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86404207"/>
    <w:bookmarkStart w:id="1" w:name="_Toc510268143"/>
    <w:p w14:paraId="6DE81F48" w14:textId="77777777" w:rsidR="00CE547F" w:rsidRPr="001D1BAE" w:rsidRDefault="00CE547F" w:rsidP="00CE547F">
      <w:pPr>
        <w:pStyle w:val="Title-sign"/>
        <w:rPr>
          <w:lang w:val="sk-SK"/>
        </w:rPr>
      </w:pPr>
      <w:r w:rsidRPr="001D1BAE">
        <w:rPr>
          <w:lang w:val="sk-SK"/>
        </w:rPr>
        <w:object w:dxaOrig="3300" w:dyaOrig="2954" w14:anchorId="786B94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3.85pt;height:149.45pt" o:ole="">
            <v:imagedata r:id="rId8" o:title=""/>
          </v:shape>
          <o:OLEObject Type="Embed" ProgID="CorelDraw.Graphic.9" ShapeID="_x0000_i1025" DrawAspect="Content" ObjectID="_1589598296" r:id="rId9"/>
        </w:object>
      </w:r>
    </w:p>
    <w:p w14:paraId="7D04EF29" w14:textId="77777777" w:rsidR="00CE547F" w:rsidRPr="001D1BAE" w:rsidRDefault="00CE547F" w:rsidP="00CE547F">
      <w:pPr>
        <w:pStyle w:val="Title-dept"/>
        <w:rPr>
          <w:lang w:val="sk-SK"/>
        </w:rPr>
      </w:pPr>
      <w:r w:rsidRPr="001D1BAE">
        <w:rPr>
          <w:lang w:val="sk-SK"/>
        </w:rPr>
        <w:t>ÚSTAV BIOMEDICÍNSKÉHO INŽENÝRSTVÍ</w:t>
      </w:r>
    </w:p>
    <w:p w14:paraId="4157E836" w14:textId="77777777" w:rsidR="00CE547F" w:rsidRPr="001D1BAE" w:rsidRDefault="00CE547F" w:rsidP="00CE547F">
      <w:pPr>
        <w:pStyle w:val="Title-pojed"/>
        <w:spacing w:before="2400" w:after="960"/>
        <w:rPr>
          <w:i w:val="0"/>
          <w:shd w:val="clear" w:color="auto" w:fill="FFFFFF"/>
          <w:lang w:val="sk-SK"/>
        </w:rPr>
      </w:pPr>
      <w:r w:rsidRPr="001D1BAE">
        <w:rPr>
          <w:i w:val="0"/>
          <w:shd w:val="clear" w:color="auto" w:fill="FFFFFF"/>
          <w:lang w:val="sk-SK"/>
        </w:rPr>
        <w:t>Stanovení parametrů pro výpočet srdečního výdeje z dat celotělové bioimpedance</w:t>
      </w:r>
    </w:p>
    <w:p w14:paraId="6474443E" w14:textId="77777777" w:rsidR="00CE547F" w:rsidRPr="001D1BAE" w:rsidRDefault="00CE547F" w:rsidP="00E948A0">
      <w:pPr>
        <w:pStyle w:val="Title-pojed"/>
        <w:spacing w:after="1800"/>
        <w:rPr>
          <w:sz w:val="40"/>
          <w:szCs w:val="40"/>
          <w:lang w:val="sk-SK"/>
        </w:rPr>
      </w:pPr>
      <w:r w:rsidRPr="001D1BAE">
        <w:rPr>
          <w:sz w:val="40"/>
          <w:szCs w:val="40"/>
          <w:lang w:val="sk-SK"/>
        </w:rPr>
        <w:t>Disertační práci</w:t>
      </w:r>
    </w:p>
    <w:p w14:paraId="5B6AFC8D" w14:textId="77777777" w:rsidR="00CE547F" w:rsidRPr="001D1BAE" w:rsidRDefault="00CE547F" w:rsidP="00CE547F">
      <w:pPr>
        <w:pStyle w:val="Title-autor"/>
        <w:spacing w:after="240"/>
        <w:ind w:left="2268" w:hanging="2268"/>
        <w:jc w:val="left"/>
        <w:rPr>
          <w:sz w:val="28"/>
          <w:szCs w:val="28"/>
          <w:lang w:val="sk-SK"/>
        </w:rPr>
      </w:pPr>
      <w:r w:rsidRPr="001D1BAE">
        <w:rPr>
          <w:sz w:val="28"/>
          <w:szCs w:val="28"/>
          <w:lang w:val="sk-SK"/>
        </w:rPr>
        <w:t>Doktorand:</w:t>
      </w:r>
      <w:r w:rsidRPr="001D1BAE">
        <w:rPr>
          <w:sz w:val="28"/>
          <w:szCs w:val="28"/>
          <w:lang w:val="sk-SK"/>
        </w:rPr>
        <w:tab/>
        <w:t>Mgr. Peter Langer</w:t>
      </w:r>
    </w:p>
    <w:p w14:paraId="32679AFE" w14:textId="77777777" w:rsidR="00CE547F" w:rsidRPr="001D1BAE" w:rsidRDefault="00CE547F" w:rsidP="00CE547F">
      <w:pPr>
        <w:pStyle w:val="Title-autor"/>
        <w:spacing w:after="1200"/>
        <w:ind w:left="2268" w:hanging="2268"/>
        <w:jc w:val="left"/>
        <w:rPr>
          <w:sz w:val="28"/>
          <w:szCs w:val="28"/>
          <w:lang w:val="sk-SK"/>
        </w:rPr>
      </w:pPr>
      <w:r w:rsidRPr="001D1BAE">
        <w:rPr>
          <w:sz w:val="28"/>
          <w:szCs w:val="28"/>
          <w:lang w:val="sk-SK"/>
        </w:rPr>
        <w:t>Školitel:</w:t>
      </w:r>
      <w:r w:rsidRPr="001D1BAE">
        <w:rPr>
          <w:sz w:val="28"/>
          <w:szCs w:val="28"/>
          <w:lang w:val="sk-SK"/>
        </w:rPr>
        <w:tab/>
        <w:t>Ing. Pavel Jurák, CSc.</w:t>
      </w:r>
    </w:p>
    <w:p w14:paraId="4BB1E015" w14:textId="77777777" w:rsidR="00CE547F" w:rsidRPr="001D1BAE" w:rsidRDefault="00CE547F" w:rsidP="00CE547F">
      <w:pPr>
        <w:pStyle w:val="Title-autor"/>
        <w:spacing w:after="2040"/>
        <w:ind w:left="2268" w:hanging="2268"/>
        <w:rPr>
          <w:sz w:val="28"/>
          <w:szCs w:val="28"/>
          <w:lang w:val="sk-SK"/>
        </w:rPr>
        <w:sectPr w:rsidR="00CE547F" w:rsidRPr="001D1BAE" w:rsidSect="00452ADC">
          <w:headerReference w:type="default" r:id="rId10"/>
          <w:footerReference w:type="default" r:id="rId11"/>
          <w:headerReference w:type="first" r:id="rId12"/>
          <w:footerReference w:type="first" r:id="rId13"/>
          <w:pgSz w:w="11907" w:h="16840" w:code="9"/>
          <w:pgMar w:top="1418" w:right="1418" w:bottom="1418" w:left="1985" w:header="737" w:footer="737" w:gutter="0"/>
          <w:cols w:space="708"/>
          <w:noEndnote/>
          <w:titlePg/>
        </w:sectPr>
      </w:pPr>
      <w:r w:rsidRPr="001D1BAE">
        <w:rPr>
          <w:sz w:val="28"/>
          <w:szCs w:val="28"/>
          <w:lang w:val="sk-SK"/>
        </w:rPr>
        <w:t>Brno, duben 2018</w:t>
      </w:r>
    </w:p>
    <w:p w14:paraId="01EE6F5B" w14:textId="77777777" w:rsidR="00CE547F" w:rsidRPr="001D1BAE" w:rsidRDefault="00CE547F" w:rsidP="00CE547F">
      <w:pPr>
        <w:pStyle w:val="Nadpis1"/>
        <w:numPr>
          <w:ilvl w:val="0"/>
          <w:numId w:val="0"/>
        </w:numPr>
        <w:rPr>
          <w:lang w:val="sk-SK"/>
        </w:rPr>
      </w:pPr>
      <w:bookmarkStart w:id="2" w:name="_Toc509993364"/>
      <w:bookmarkStart w:id="3" w:name="_Toc510359964"/>
      <w:bookmarkStart w:id="4" w:name="_Toc513981444"/>
      <w:bookmarkStart w:id="5" w:name="_Toc386404197"/>
      <w:commentRangeStart w:id="6"/>
      <w:r w:rsidRPr="001D1BAE">
        <w:rPr>
          <w:lang w:val="sk-SK"/>
        </w:rPr>
        <w:lastRenderedPageBreak/>
        <w:t>ABSTRAKT</w:t>
      </w:r>
      <w:bookmarkEnd w:id="2"/>
      <w:bookmarkEnd w:id="3"/>
      <w:bookmarkEnd w:id="4"/>
      <w:commentRangeEnd w:id="6"/>
      <w:r w:rsidR="009365B4">
        <w:rPr>
          <w:rStyle w:val="Odkaznakomentr"/>
          <w:rFonts w:asciiTheme="majorHAnsi" w:hAnsiTheme="majorHAnsi" w:cs="Times New Roman"/>
          <w:b w:val="0"/>
          <w:bCs w:val="0"/>
        </w:rPr>
        <w:commentReference w:id="6"/>
      </w:r>
    </w:p>
    <w:p w14:paraId="3332B4DA" w14:textId="77777777" w:rsidR="00CE547F" w:rsidRPr="001D1BAE" w:rsidRDefault="00CE547F" w:rsidP="00CE547F">
      <w:pPr>
        <w:rPr>
          <w:lang w:val="sk-SK"/>
        </w:rPr>
      </w:pPr>
      <w:bookmarkStart w:id="7" w:name="_Toc509993365"/>
      <w:r w:rsidRPr="001D1BAE">
        <w:rPr>
          <w:lang w:val="sk-SK"/>
        </w:rPr>
        <w:t xml:space="preserve">Kardiovaskulárne ochorenia sú celosvetovo najčastejšou príčinou úmrtia. Tepový objem je dôležitou veličinou pri diagnostike funkcie obehovej sústavy. Výpočet tepového objemu z dát bioimpedancie je metóda neinvazívna, finančne nenáročná a takisto nenáročná na obsluhu, </w:t>
      </w:r>
      <w:commentRangeStart w:id="8"/>
      <w:r w:rsidRPr="001D1BAE">
        <w:rPr>
          <w:lang w:val="sk-SK"/>
        </w:rPr>
        <w:t>v súčasnosti však nemá dobrú povesť hlavne pre nízku presnosť pri výpočte absolútnej hodnoty tepového objemu</w:t>
      </w:r>
      <w:commentRangeEnd w:id="8"/>
      <w:r w:rsidR="00E320B3">
        <w:rPr>
          <w:rStyle w:val="Odkaznakomentr"/>
        </w:rPr>
        <w:commentReference w:id="8"/>
      </w:r>
      <w:r w:rsidRPr="001D1BAE">
        <w:rPr>
          <w:lang w:val="sk-SK"/>
        </w:rPr>
        <w:t xml:space="preserve">. </w:t>
      </w:r>
      <w:commentRangeStart w:id="9"/>
      <w:r w:rsidRPr="001D1BAE">
        <w:rPr>
          <w:lang w:val="sk-SK"/>
        </w:rPr>
        <w:t xml:space="preserve">Táto nepresnosť pramení z nedostatku znalosti o pôvode bioimpedančného signálu. </w:t>
      </w:r>
      <w:commentRangeEnd w:id="9"/>
      <w:r w:rsidR="00E320B3">
        <w:rPr>
          <w:rStyle w:val="Odkaznakomentr"/>
        </w:rPr>
        <w:commentReference w:id="9"/>
      </w:r>
      <w:r w:rsidRPr="001D1BAE">
        <w:rPr>
          <w:lang w:val="sk-SK"/>
        </w:rPr>
        <w:t xml:space="preserve">Táto práca sa zaoberá vzťahmi hemodynamických parametrov vypočítaných z dát celotelovej viackanálovej bioimpedancie, krvného tlaku, EKG a srdečných zvukov. </w:t>
      </w:r>
      <w:commentRangeStart w:id="10"/>
      <w:r w:rsidRPr="001D1BAE">
        <w:rPr>
          <w:lang w:val="sk-SK"/>
        </w:rPr>
        <w:t xml:space="preserve">Prináša nové informácie </w:t>
      </w:r>
      <w:commentRangeEnd w:id="10"/>
      <w:r w:rsidR="000F6D81">
        <w:rPr>
          <w:rStyle w:val="Odkaznakomentr"/>
        </w:rPr>
        <w:commentReference w:id="10"/>
      </w:r>
      <w:r w:rsidRPr="001D1BAE">
        <w:rPr>
          <w:lang w:val="sk-SK"/>
        </w:rPr>
        <w:t>o vzťahu hemodynamickýh parametrov a ich reakcií na excitáciu srdcovocievneho systému dýchaním. Prináša takisto informácie o miere variability hemodynamických parametrov a ich vplyve na výpočet tepového objemu. V závere táto práca identifikuje novú metódu na výpočet SV z dát impedancie krku.</w:t>
      </w:r>
    </w:p>
    <w:p w14:paraId="3B50CAEB" w14:textId="77777777" w:rsidR="00CE547F" w:rsidRPr="001D1BAE" w:rsidRDefault="00CE547F" w:rsidP="00CE547F">
      <w:pPr>
        <w:pStyle w:val="Nadpis1"/>
        <w:numPr>
          <w:ilvl w:val="0"/>
          <w:numId w:val="0"/>
        </w:numPr>
        <w:ind w:left="432" w:hanging="432"/>
        <w:rPr>
          <w:lang w:val="sk-SK"/>
        </w:rPr>
      </w:pPr>
      <w:bookmarkStart w:id="11" w:name="_Toc510359965"/>
      <w:bookmarkStart w:id="12" w:name="_Toc513981445"/>
      <w:r w:rsidRPr="001D1BAE">
        <w:rPr>
          <w:lang w:val="sk-SK"/>
        </w:rPr>
        <w:t>KĽÚČOVÉ SLOVÁ</w:t>
      </w:r>
      <w:bookmarkEnd w:id="7"/>
      <w:bookmarkEnd w:id="11"/>
      <w:bookmarkEnd w:id="12"/>
    </w:p>
    <w:p w14:paraId="25855AEF" w14:textId="77777777" w:rsidR="00CE547F" w:rsidRPr="001D1BAE" w:rsidRDefault="00CE547F" w:rsidP="00CE547F">
      <w:pPr>
        <w:rPr>
          <w:lang w:val="sk-SK"/>
        </w:rPr>
      </w:pPr>
      <w:r w:rsidRPr="001D1BAE">
        <w:rPr>
          <w:lang w:val="sk-SK"/>
        </w:rPr>
        <w:t>Bioimpedancia, srdečný výdaj, tepový objem, hemodynamické parametre</w:t>
      </w:r>
    </w:p>
    <w:p w14:paraId="07FE5A32" w14:textId="77777777" w:rsidR="00CE547F" w:rsidRPr="001D1BAE" w:rsidRDefault="00CE547F" w:rsidP="00CE547F">
      <w:pPr>
        <w:overflowPunct/>
        <w:autoSpaceDE/>
        <w:autoSpaceDN/>
        <w:adjustRightInd/>
        <w:spacing w:line="240" w:lineRule="auto"/>
        <w:textAlignment w:val="auto"/>
        <w:rPr>
          <w:rFonts w:ascii="Arial" w:hAnsi="Arial" w:cs="Arial"/>
          <w:b/>
          <w:sz w:val="36"/>
          <w:szCs w:val="36"/>
          <w:lang w:val="sk-SK"/>
        </w:rPr>
      </w:pPr>
      <w:r w:rsidRPr="001D1BAE">
        <w:rPr>
          <w:rFonts w:ascii="Arial" w:hAnsi="Arial" w:cs="Arial"/>
          <w:b/>
          <w:sz w:val="36"/>
          <w:szCs w:val="36"/>
          <w:lang w:val="sk-SK"/>
        </w:rPr>
        <w:br w:type="page"/>
      </w:r>
    </w:p>
    <w:p w14:paraId="43D6DBB3" w14:textId="77777777" w:rsidR="00CE547F" w:rsidRPr="001D1BAE" w:rsidRDefault="00CE547F" w:rsidP="00CE547F">
      <w:pPr>
        <w:pStyle w:val="Nadpis1"/>
        <w:numPr>
          <w:ilvl w:val="0"/>
          <w:numId w:val="0"/>
        </w:numPr>
        <w:ind w:left="432"/>
        <w:rPr>
          <w:lang w:val="sk-SK"/>
        </w:rPr>
      </w:pPr>
      <w:bookmarkStart w:id="13" w:name="_Toc509993366"/>
      <w:bookmarkStart w:id="14" w:name="_Toc510359966"/>
      <w:bookmarkStart w:id="15" w:name="_Toc513981446"/>
      <w:r w:rsidRPr="001D1BAE">
        <w:rPr>
          <w:lang w:val="sk-SK"/>
        </w:rPr>
        <w:lastRenderedPageBreak/>
        <w:t>ABSTRACT</w:t>
      </w:r>
      <w:bookmarkEnd w:id="13"/>
      <w:bookmarkEnd w:id="14"/>
      <w:bookmarkEnd w:id="15"/>
    </w:p>
    <w:p w14:paraId="24B729F6" w14:textId="77777777" w:rsidR="00CE547F" w:rsidRPr="001D1BAE" w:rsidRDefault="00CE547F" w:rsidP="00CE547F">
      <w:pPr>
        <w:pStyle w:val="Nadpis1"/>
        <w:numPr>
          <w:ilvl w:val="0"/>
          <w:numId w:val="0"/>
        </w:numPr>
        <w:ind w:left="432"/>
        <w:rPr>
          <w:lang w:val="sk-SK"/>
        </w:rPr>
      </w:pPr>
      <w:bookmarkStart w:id="16" w:name="_Toc509993367"/>
      <w:bookmarkStart w:id="17" w:name="_Toc510359967"/>
      <w:bookmarkStart w:id="18" w:name="_Toc513981447"/>
      <w:r w:rsidRPr="001D1BAE">
        <w:rPr>
          <w:lang w:val="sk-SK"/>
        </w:rPr>
        <w:t>KEYWORDS</w:t>
      </w:r>
      <w:bookmarkEnd w:id="16"/>
      <w:bookmarkEnd w:id="17"/>
      <w:bookmarkEnd w:id="18"/>
    </w:p>
    <w:p w14:paraId="21D1843B" w14:textId="77777777" w:rsidR="00CE547F" w:rsidRPr="001D1BAE" w:rsidRDefault="00CE547F" w:rsidP="00CE547F">
      <w:pPr>
        <w:rPr>
          <w:lang w:val="sk-SK"/>
        </w:rPr>
      </w:pPr>
    </w:p>
    <w:p w14:paraId="7DCA984E" w14:textId="77777777" w:rsidR="00CE547F" w:rsidRPr="001D1BAE" w:rsidRDefault="00CE547F" w:rsidP="00CE547F">
      <w:pPr>
        <w:overflowPunct/>
        <w:autoSpaceDE/>
        <w:autoSpaceDN/>
        <w:adjustRightInd/>
        <w:spacing w:line="240" w:lineRule="auto"/>
        <w:textAlignment w:val="auto"/>
        <w:rPr>
          <w:lang w:val="sk-SK"/>
        </w:rPr>
      </w:pPr>
      <w:r w:rsidRPr="001D1BAE">
        <w:rPr>
          <w:lang w:val="sk-SK"/>
        </w:rPr>
        <w:br w:type="page"/>
      </w:r>
    </w:p>
    <w:p w14:paraId="6041F679" w14:textId="77777777" w:rsidR="00CE547F" w:rsidRPr="001D1BAE" w:rsidRDefault="00CE547F" w:rsidP="00CE547F">
      <w:pPr>
        <w:rPr>
          <w:rFonts w:ascii="Cambria" w:hAnsi="Cambria" w:cstheme="minorHAnsi"/>
          <w:sz w:val="20"/>
          <w:szCs w:val="18"/>
          <w:lang w:val="sk-SK"/>
        </w:rPr>
      </w:pPr>
    </w:p>
    <w:p w14:paraId="5D996FD3" w14:textId="77777777" w:rsidR="00CE547F" w:rsidRPr="001D1BAE" w:rsidRDefault="00CE547F" w:rsidP="00CE547F">
      <w:pPr>
        <w:rPr>
          <w:rFonts w:ascii="Cambria" w:hAnsi="Cambria" w:cstheme="minorHAnsi"/>
          <w:sz w:val="20"/>
          <w:szCs w:val="18"/>
          <w:lang w:val="sk-SK"/>
        </w:rPr>
      </w:pPr>
    </w:p>
    <w:p w14:paraId="6263D2C2" w14:textId="77777777" w:rsidR="00CE547F" w:rsidRPr="001D1BAE" w:rsidRDefault="00CE547F" w:rsidP="00CE547F">
      <w:pPr>
        <w:rPr>
          <w:rFonts w:ascii="Cambria" w:hAnsi="Cambria" w:cstheme="minorHAnsi"/>
          <w:sz w:val="20"/>
          <w:szCs w:val="18"/>
          <w:lang w:val="sk-SK"/>
        </w:rPr>
      </w:pPr>
    </w:p>
    <w:p w14:paraId="2A9945E7" w14:textId="77777777" w:rsidR="00CE547F" w:rsidRPr="001D1BAE" w:rsidRDefault="00CE547F" w:rsidP="00CE547F">
      <w:pPr>
        <w:rPr>
          <w:rFonts w:ascii="Cambria" w:hAnsi="Cambria" w:cstheme="minorHAnsi"/>
          <w:sz w:val="20"/>
          <w:szCs w:val="18"/>
          <w:lang w:val="sk-SK"/>
        </w:rPr>
      </w:pPr>
    </w:p>
    <w:p w14:paraId="551B7832" w14:textId="77777777" w:rsidR="00CE547F" w:rsidRPr="001D1BAE" w:rsidRDefault="00CE547F" w:rsidP="00CE547F">
      <w:pPr>
        <w:rPr>
          <w:rFonts w:ascii="Cambria" w:hAnsi="Cambria" w:cstheme="minorHAnsi"/>
          <w:sz w:val="20"/>
          <w:szCs w:val="18"/>
          <w:lang w:val="sk-SK"/>
        </w:rPr>
      </w:pPr>
    </w:p>
    <w:p w14:paraId="19DF08BB" w14:textId="77777777" w:rsidR="00CE547F" w:rsidRPr="001D1BAE" w:rsidRDefault="00CE547F" w:rsidP="00CE547F">
      <w:pPr>
        <w:rPr>
          <w:rFonts w:ascii="Cambria" w:hAnsi="Cambria" w:cstheme="minorHAnsi"/>
          <w:sz w:val="20"/>
          <w:szCs w:val="18"/>
          <w:lang w:val="sk-SK"/>
        </w:rPr>
      </w:pPr>
    </w:p>
    <w:p w14:paraId="1C5EBD5C" w14:textId="77777777" w:rsidR="00CE547F" w:rsidRPr="001D1BAE" w:rsidRDefault="00CE547F" w:rsidP="00CE547F">
      <w:pPr>
        <w:rPr>
          <w:rFonts w:ascii="Cambria" w:hAnsi="Cambria" w:cstheme="minorHAnsi"/>
          <w:sz w:val="20"/>
          <w:szCs w:val="18"/>
          <w:lang w:val="sk-SK"/>
        </w:rPr>
      </w:pPr>
    </w:p>
    <w:p w14:paraId="79933A93" w14:textId="77777777" w:rsidR="00CE547F" w:rsidRPr="001D1BAE" w:rsidRDefault="00CE547F" w:rsidP="00CE547F">
      <w:pPr>
        <w:rPr>
          <w:rFonts w:ascii="Cambria" w:hAnsi="Cambria" w:cstheme="minorHAnsi"/>
          <w:sz w:val="20"/>
          <w:szCs w:val="18"/>
          <w:lang w:val="sk-SK"/>
        </w:rPr>
      </w:pPr>
    </w:p>
    <w:p w14:paraId="203B1689" w14:textId="77777777" w:rsidR="00CE547F" w:rsidRPr="001D1BAE" w:rsidRDefault="00CE547F" w:rsidP="00CE547F">
      <w:pPr>
        <w:rPr>
          <w:rFonts w:ascii="Cambria" w:hAnsi="Cambria" w:cstheme="minorHAnsi"/>
          <w:sz w:val="20"/>
          <w:szCs w:val="18"/>
          <w:lang w:val="sk-SK"/>
        </w:rPr>
      </w:pPr>
    </w:p>
    <w:p w14:paraId="15DC4670" w14:textId="77777777" w:rsidR="00CE547F" w:rsidRPr="001D1BAE" w:rsidRDefault="00CE547F" w:rsidP="00CE547F">
      <w:pPr>
        <w:rPr>
          <w:rFonts w:ascii="Cambria" w:hAnsi="Cambria" w:cstheme="minorHAnsi"/>
          <w:sz w:val="20"/>
          <w:szCs w:val="18"/>
          <w:lang w:val="sk-SK"/>
        </w:rPr>
      </w:pPr>
    </w:p>
    <w:p w14:paraId="3E86E0CC" w14:textId="77777777" w:rsidR="00CE547F" w:rsidRPr="001D1BAE" w:rsidRDefault="00CE547F" w:rsidP="00CE547F">
      <w:pPr>
        <w:rPr>
          <w:rFonts w:ascii="Cambria" w:hAnsi="Cambria" w:cstheme="minorHAnsi"/>
          <w:sz w:val="20"/>
          <w:szCs w:val="18"/>
          <w:lang w:val="sk-SK"/>
        </w:rPr>
      </w:pPr>
    </w:p>
    <w:p w14:paraId="576ACF18" w14:textId="77777777" w:rsidR="00CE547F" w:rsidRPr="001D1BAE" w:rsidRDefault="00CE547F" w:rsidP="00CE547F">
      <w:pPr>
        <w:rPr>
          <w:rFonts w:ascii="Cambria" w:hAnsi="Cambria" w:cstheme="minorHAnsi"/>
          <w:sz w:val="20"/>
          <w:szCs w:val="18"/>
          <w:lang w:val="sk-SK"/>
        </w:rPr>
      </w:pPr>
    </w:p>
    <w:p w14:paraId="3797B585" w14:textId="77777777" w:rsidR="00CE547F" w:rsidRPr="001D1BAE" w:rsidRDefault="00CE547F" w:rsidP="00CE547F">
      <w:pPr>
        <w:rPr>
          <w:rFonts w:ascii="Cambria" w:hAnsi="Cambria" w:cstheme="minorHAnsi"/>
          <w:sz w:val="20"/>
          <w:szCs w:val="18"/>
          <w:lang w:val="sk-SK"/>
        </w:rPr>
      </w:pPr>
    </w:p>
    <w:p w14:paraId="521B7513" w14:textId="77777777" w:rsidR="00CE547F" w:rsidRPr="001D1BAE" w:rsidRDefault="00CE547F" w:rsidP="00CE547F">
      <w:pPr>
        <w:rPr>
          <w:rFonts w:ascii="Cambria" w:hAnsi="Cambria" w:cstheme="minorHAnsi"/>
          <w:sz w:val="20"/>
          <w:szCs w:val="18"/>
          <w:lang w:val="sk-SK"/>
        </w:rPr>
      </w:pPr>
    </w:p>
    <w:p w14:paraId="026737DE" w14:textId="77777777" w:rsidR="00CE547F" w:rsidRPr="001D1BAE" w:rsidRDefault="00CE547F" w:rsidP="00CE547F">
      <w:pPr>
        <w:rPr>
          <w:rFonts w:ascii="Cambria" w:hAnsi="Cambria" w:cstheme="minorHAnsi"/>
          <w:sz w:val="20"/>
          <w:szCs w:val="18"/>
          <w:lang w:val="sk-SK"/>
        </w:rPr>
      </w:pPr>
    </w:p>
    <w:p w14:paraId="4CD6EA95" w14:textId="77777777" w:rsidR="00CE547F" w:rsidRPr="001D1BAE" w:rsidRDefault="00CE547F" w:rsidP="00CE547F">
      <w:pPr>
        <w:rPr>
          <w:rFonts w:ascii="Cambria" w:hAnsi="Cambria" w:cstheme="minorHAnsi"/>
          <w:sz w:val="20"/>
          <w:szCs w:val="18"/>
          <w:lang w:val="sk-SK"/>
        </w:rPr>
      </w:pPr>
    </w:p>
    <w:p w14:paraId="6BF2330A" w14:textId="77777777" w:rsidR="00CE547F" w:rsidRPr="001D1BAE" w:rsidRDefault="00CE547F" w:rsidP="00CE547F">
      <w:pPr>
        <w:rPr>
          <w:rFonts w:ascii="Cambria" w:hAnsi="Cambria" w:cstheme="minorHAnsi"/>
          <w:sz w:val="20"/>
          <w:szCs w:val="18"/>
          <w:lang w:val="sk-SK"/>
        </w:rPr>
      </w:pPr>
    </w:p>
    <w:p w14:paraId="459D0077" w14:textId="77777777" w:rsidR="00CE547F" w:rsidRPr="001D1BAE" w:rsidRDefault="00CE547F" w:rsidP="00CE547F">
      <w:pPr>
        <w:rPr>
          <w:rFonts w:ascii="Cambria" w:hAnsi="Cambria" w:cstheme="minorHAnsi"/>
          <w:sz w:val="20"/>
          <w:szCs w:val="18"/>
          <w:lang w:val="sk-SK"/>
        </w:rPr>
      </w:pPr>
    </w:p>
    <w:p w14:paraId="3327BC8F" w14:textId="77777777" w:rsidR="00CE547F" w:rsidRPr="001D1BAE" w:rsidRDefault="00CE547F" w:rsidP="00CE547F">
      <w:pPr>
        <w:rPr>
          <w:rFonts w:ascii="Cambria" w:hAnsi="Cambria" w:cstheme="minorHAnsi"/>
          <w:sz w:val="20"/>
          <w:szCs w:val="18"/>
          <w:lang w:val="sk-SK"/>
        </w:rPr>
      </w:pPr>
    </w:p>
    <w:p w14:paraId="16797FEF" w14:textId="77777777" w:rsidR="00CE547F" w:rsidRPr="001D1BAE" w:rsidRDefault="00CE547F" w:rsidP="00CE547F">
      <w:pPr>
        <w:rPr>
          <w:rFonts w:ascii="Cambria" w:hAnsi="Cambria" w:cstheme="minorHAnsi"/>
          <w:sz w:val="20"/>
          <w:szCs w:val="18"/>
          <w:lang w:val="sk-SK"/>
        </w:rPr>
      </w:pPr>
    </w:p>
    <w:p w14:paraId="4E2DC053" w14:textId="77777777" w:rsidR="00CE547F" w:rsidRPr="001D1BAE" w:rsidRDefault="00CE547F" w:rsidP="00CE547F">
      <w:pPr>
        <w:rPr>
          <w:rFonts w:ascii="Cambria" w:hAnsi="Cambria" w:cstheme="minorHAnsi"/>
          <w:sz w:val="20"/>
          <w:szCs w:val="18"/>
          <w:lang w:val="sk-SK"/>
        </w:rPr>
      </w:pPr>
    </w:p>
    <w:p w14:paraId="4C381B73" w14:textId="77777777" w:rsidR="00CE547F" w:rsidRPr="001D1BAE" w:rsidRDefault="00CE547F" w:rsidP="00CE547F">
      <w:pPr>
        <w:rPr>
          <w:rFonts w:ascii="Cambria" w:hAnsi="Cambria" w:cstheme="minorHAnsi"/>
          <w:sz w:val="20"/>
          <w:szCs w:val="18"/>
          <w:lang w:val="sk-SK"/>
        </w:rPr>
      </w:pPr>
    </w:p>
    <w:p w14:paraId="1F81E8D1" w14:textId="77777777" w:rsidR="00CE547F" w:rsidRPr="001D1BAE" w:rsidRDefault="00CE547F" w:rsidP="00CE547F">
      <w:pPr>
        <w:rPr>
          <w:rFonts w:ascii="Cambria" w:hAnsi="Cambria" w:cstheme="minorHAnsi"/>
          <w:sz w:val="20"/>
          <w:szCs w:val="18"/>
          <w:lang w:val="sk-SK"/>
        </w:rPr>
      </w:pPr>
    </w:p>
    <w:p w14:paraId="55CD4BD4" w14:textId="77777777" w:rsidR="00CE547F" w:rsidRPr="001D1BAE" w:rsidRDefault="00CE547F" w:rsidP="00CE547F">
      <w:pPr>
        <w:rPr>
          <w:rFonts w:ascii="Cambria" w:hAnsi="Cambria" w:cstheme="minorHAnsi"/>
          <w:sz w:val="20"/>
          <w:szCs w:val="18"/>
          <w:lang w:val="sk-SK"/>
        </w:rPr>
      </w:pPr>
    </w:p>
    <w:p w14:paraId="3FE2DCCE" w14:textId="77777777" w:rsidR="00CE547F" w:rsidRPr="001D1BAE" w:rsidRDefault="00CE547F" w:rsidP="00CE547F">
      <w:pPr>
        <w:rPr>
          <w:rFonts w:ascii="Cambria" w:hAnsi="Cambria" w:cstheme="minorHAnsi"/>
          <w:sz w:val="20"/>
          <w:szCs w:val="18"/>
          <w:lang w:val="sk-SK"/>
        </w:rPr>
      </w:pPr>
    </w:p>
    <w:p w14:paraId="7D3DAE0A" w14:textId="77777777" w:rsidR="00CE547F" w:rsidRPr="001D1BAE" w:rsidRDefault="00CE547F" w:rsidP="00CE547F">
      <w:pPr>
        <w:rPr>
          <w:rFonts w:ascii="Cambria" w:hAnsi="Cambria" w:cstheme="minorHAnsi"/>
          <w:sz w:val="20"/>
          <w:szCs w:val="18"/>
          <w:lang w:val="sk-SK"/>
        </w:rPr>
      </w:pPr>
    </w:p>
    <w:p w14:paraId="424AA25B" w14:textId="77777777" w:rsidR="00CE547F" w:rsidRPr="001D1BAE" w:rsidRDefault="00CE547F" w:rsidP="00CE547F">
      <w:pPr>
        <w:rPr>
          <w:rFonts w:ascii="Cambria" w:hAnsi="Cambria" w:cstheme="minorHAnsi"/>
          <w:sz w:val="20"/>
          <w:szCs w:val="18"/>
          <w:lang w:val="sk-SK"/>
        </w:rPr>
      </w:pPr>
    </w:p>
    <w:p w14:paraId="4443461D" w14:textId="77777777" w:rsidR="00CE547F" w:rsidRPr="001D1BAE" w:rsidRDefault="00CE547F" w:rsidP="00CE547F">
      <w:pPr>
        <w:rPr>
          <w:rFonts w:ascii="Cambria" w:hAnsi="Cambria" w:cstheme="minorHAnsi"/>
          <w:sz w:val="20"/>
          <w:szCs w:val="18"/>
          <w:lang w:val="sk-SK"/>
        </w:rPr>
      </w:pPr>
    </w:p>
    <w:p w14:paraId="63E5A432" w14:textId="77777777" w:rsidR="00CE547F" w:rsidRPr="001D1BAE" w:rsidRDefault="00CE547F" w:rsidP="00CE547F">
      <w:pPr>
        <w:rPr>
          <w:rFonts w:ascii="Cambria" w:hAnsi="Cambria" w:cstheme="minorHAnsi"/>
          <w:sz w:val="20"/>
          <w:szCs w:val="18"/>
          <w:lang w:val="sk-SK"/>
        </w:rPr>
      </w:pPr>
    </w:p>
    <w:p w14:paraId="7BD8EDF3" w14:textId="77777777" w:rsidR="00CE547F" w:rsidRPr="001D1BAE" w:rsidRDefault="00CE547F" w:rsidP="00CE547F">
      <w:pPr>
        <w:rPr>
          <w:rFonts w:ascii="Cambria" w:hAnsi="Cambria" w:cstheme="minorHAnsi"/>
          <w:sz w:val="20"/>
          <w:szCs w:val="18"/>
          <w:lang w:val="sk-SK"/>
        </w:rPr>
      </w:pPr>
    </w:p>
    <w:p w14:paraId="4C2D70AC" w14:textId="77777777" w:rsidR="00CE547F" w:rsidRPr="001D1BAE" w:rsidRDefault="00CE547F" w:rsidP="00CE547F">
      <w:pPr>
        <w:rPr>
          <w:rFonts w:ascii="Cambria" w:hAnsi="Cambria" w:cstheme="minorHAnsi"/>
          <w:sz w:val="20"/>
          <w:szCs w:val="18"/>
          <w:lang w:val="sk-SK"/>
        </w:rPr>
      </w:pPr>
    </w:p>
    <w:p w14:paraId="064857D2" w14:textId="77777777" w:rsidR="00CE547F" w:rsidRPr="001D1BAE" w:rsidRDefault="00CE547F" w:rsidP="00CE547F">
      <w:pPr>
        <w:rPr>
          <w:rFonts w:ascii="Cambria" w:hAnsi="Cambria" w:cstheme="minorHAnsi"/>
          <w:sz w:val="20"/>
          <w:szCs w:val="18"/>
          <w:lang w:val="sk-SK"/>
        </w:rPr>
      </w:pPr>
    </w:p>
    <w:p w14:paraId="205DC4E5" w14:textId="77777777" w:rsidR="00CE547F" w:rsidRPr="001D1BAE" w:rsidRDefault="00CE547F" w:rsidP="00CE547F">
      <w:pPr>
        <w:rPr>
          <w:rFonts w:ascii="Cambria" w:hAnsi="Cambria" w:cstheme="minorHAnsi"/>
          <w:sz w:val="20"/>
          <w:szCs w:val="18"/>
          <w:lang w:val="sk-SK"/>
        </w:rPr>
      </w:pPr>
    </w:p>
    <w:p w14:paraId="4857421C" w14:textId="77777777" w:rsidR="00CE547F" w:rsidRPr="001D1BAE" w:rsidRDefault="00CE547F" w:rsidP="00CE547F">
      <w:pPr>
        <w:rPr>
          <w:rFonts w:ascii="Cambria" w:hAnsi="Cambria" w:cstheme="minorHAnsi"/>
          <w:sz w:val="20"/>
          <w:szCs w:val="18"/>
          <w:lang w:val="sk-SK"/>
        </w:rPr>
      </w:pPr>
    </w:p>
    <w:p w14:paraId="568FF97F" w14:textId="77777777" w:rsidR="00CE547F" w:rsidRPr="001D1BAE" w:rsidRDefault="00CE547F" w:rsidP="00CE547F">
      <w:pPr>
        <w:rPr>
          <w:rFonts w:ascii="Cambria" w:hAnsi="Cambria" w:cstheme="minorHAnsi"/>
          <w:sz w:val="20"/>
          <w:szCs w:val="18"/>
          <w:lang w:val="sk-SK"/>
        </w:rPr>
      </w:pPr>
    </w:p>
    <w:p w14:paraId="6C63685B" w14:textId="77777777" w:rsidR="00CE547F" w:rsidRPr="001D1BAE" w:rsidRDefault="00CE547F" w:rsidP="00CE547F">
      <w:pPr>
        <w:rPr>
          <w:rFonts w:ascii="Cambria" w:hAnsi="Cambria" w:cstheme="minorHAnsi"/>
          <w:sz w:val="20"/>
          <w:szCs w:val="18"/>
          <w:lang w:val="sk-SK"/>
        </w:rPr>
      </w:pPr>
      <w:r w:rsidRPr="001D1BAE">
        <w:rPr>
          <w:rFonts w:ascii="Cambria" w:hAnsi="Cambria" w:cstheme="minorHAnsi"/>
          <w:sz w:val="20"/>
          <w:szCs w:val="18"/>
          <w:lang w:val="sk-SK"/>
        </w:rPr>
        <w:t>LANGER, P. Stanovení parametrů pro výpočet srdečního výdeje z dat celotělové bioimpedance. Brno: Vysoké učení technické v Brně, Fakulta elektrotechniky a komunikačních technologií, 2017. 92s. Vedoucí práce Ing. Pavel Jurák, CSc.</w:t>
      </w:r>
    </w:p>
    <w:p w14:paraId="3CA7687D" w14:textId="77777777" w:rsidR="00CE547F" w:rsidRPr="001D1BAE" w:rsidRDefault="00CE547F" w:rsidP="00CE547F">
      <w:pPr>
        <w:rPr>
          <w:lang w:val="sk-SK"/>
        </w:rPr>
      </w:pPr>
      <w:r w:rsidRPr="001D1BAE">
        <w:rPr>
          <w:lang w:val="sk-SK"/>
        </w:rPr>
        <w:br w:type="page"/>
      </w:r>
    </w:p>
    <w:p w14:paraId="7D605FF1" w14:textId="77777777" w:rsidR="00CE547F" w:rsidRPr="001D1BAE" w:rsidRDefault="00CE547F" w:rsidP="00CE547F">
      <w:pPr>
        <w:pStyle w:val="Nadpis1"/>
        <w:numPr>
          <w:ilvl w:val="0"/>
          <w:numId w:val="0"/>
        </w:numPr>
        <w:ind w:left="432" w:hanging="432"/>
        <w:rPr>
          <w:lang w:val="sk-SK"/>
        </w:rPr>
      </w:pPr>
      <w:bookmarkStart w:id="19" w:name="_Toc509993368"/>
      <w:bookmarkStart w:id="20" w:name="_Toc510359968"/>
      <w:bookmarkStart w:id="21" w:name="_Toc513981448"/>
      <w:r w:rsidRPr="001D1BAE">
        <w:rPr>
          <w:lang w:val="sk-SK"/>
        </w:rPr>
        <w:lastRenderedPageBreak/>
        <w:t>PREHLÁSENIE</w:t>
      </w:r>
      <w:bookmarkEnd w:id="19"/>
      <w:bookmarkEnd w:id="20"/>
      <w:bookmarkEnd w:id="21"/>
    </w:p>
    <w:p w14:paraId="754DAD43" w14:textId="77777777" w:rsidR="00CE547F" w:rsidRPr="001D1BAE" w:rsidRDefault="00CE547F" w:rsidP="00CE547F">
      <w:pPr>
        <w:rPr>
          <w:lang w:val="sk-SK"/>
        </w:rPr>
      </w:pPr>
      <w:r w:rsidRPr="001D1BAE">
        <w:rPr>
          <w:lang w:val="sk-SK"/>
        </w:rPr>
        <w:t xml:space="preserve">Prehlasujem, že túto prácu na tému </w:t>
      </w:r>
      <w:r w:rsidRPr="001D1BAE">
        <w:rPr>
          <w:i/>
          <w:szCs w:val="18"/>
          <w:lang w:val="sk-SK"/>
        </w:rPr>
        <w:t>Stanovení parametrů pro výpočet srdečního výdeje z dat celotělové bioimpedance</w:t>
      </w:r>
      <w:r w:rsidRPr="001D1BAE">
        <w:rPr>
          <w:lang w:val="sk-SK"/>
        </w:rPr>
        <w:t xml:space="preserve"> som vypracoval samostatne pod vedením vedúceho práce a s použitím odbornej literatúry a ďalších informačných zdrojov, ktoré sú všetky citované v práci a uvedené v zozname literatúry na konci práce.</w:t>
      </w:r>
    </w:p>
    <w:p w14:paraId="3FFCE857" w14:textId="77777777" w:rsidR="00CE547F" w:rsidRPr="001D1BAE" w:rsidRDefault="00CE547F" w:rsidP="00CE547F">
      <w:pPr>
        <w:rPr>
          <w:rFonts w:ascii="Cambria" w:hAnsi="Cambria" w:cstheme="minorHAnsi"/>
          <w:lang w:val="sk-SK"/>
        </w:rPr>
      </w:pPr>
      <w:r w:rsidRPr="001D1BAE">
        <w:rPr>
          <w:rFonts w:ascii="Cambria" w:hAnsi="Cambria" w:cstheme="minorHAnsi"/>
          <w:lang w:val="sk-SK"/>
        </w:rPr>
        <w:t>Ako autor uvedenej práce ďalej prehlasujem, že v súvislosti s vytvorením tejto práce som neporušil autorské práva tretích osôb, hlavne som nezasiahol nedovoleným spôsobom do cudzích autorských práv osobnostných a/alebo majetkových a som si plne vedomí následkov porušenia ustanovení § 11 a nasledujúcich zákona č. 121/2000 Sb., o autorskom práve, o právach súvisiacich s právom autorským a o zmenenie ktorých zákonov (autorský zákon), vo znení neskorších predpisov, vrátane možných trestnoprávnych dôsledkov vyplývajúcich z ustanovení časti druhej, hlavy VI. diel 4 Trestného zákonníka č. 40/2009 Sb.</w:t>
      </w:r>
    </w:p>
    <w:p w14:paraId="646A14F7" w14:textId="77777777" w:rsidR="00CE547F" w:rsidRPr="001D1BAE" w:rsidRDefault="00CE547F" w:rsidP="00CE547F">
      <w:pPr>
        <w:rPr>
          <w:rFonts w:ascii="Cambria" w:hAnsi="Cambria" w:cstheme="minorHAnsi"/>
          <w:lang w:val="sk-SK"/>
        </w:rPr>
      </w:pPr>
    </w:p>
    <w:p w14:paraId="54B32CE2" w14:textId="77777777" w:rsidR="00CE547F" w:rsidRPr="001D1BAE" w:rsidRDefault="00CE547F" w:rsidP="00CE547F">
      <w:pPr>
        <w:pStyle w:val="Pokraovn"/>
        <w:tabs>
          <w:tab w:val="left" w:pos="5580"/>
        </w:tabs>
        <w:spacing w:line="360" w:lineRule="auto"/>
        <w:ind w:firstLine="450"/>
        <w:rPr>
          <w:rFonts w:ascii="Cambria" w:hAnsi="Cambria" w:cstheme="minorHAnsi"/>
          <w:lang w:val="sk-SK"/>
        </w:rPr>
      </w:pPr>
      <w:r w:rsidRPr="001D1BAE">
        <w:rPr>
          <w:rFonts w:ascii="Cambria" w:hAnsi="Cambria" w:cstheme="minorHAnsi"/>
          <w:lang w:val="sk-SK"/>
        </w:rPr>
        <w:t>V Brne dňa ..............................</w:t>
      </w:r>
      <w:r w:rsidRPr="001D1BAE">
        <w:rPr>
          <w:rFonts w:ascii="Cambria" w:hAnsi="Cambria" w:cstheme="minorHAnsi"/>
          <w:lang w:val="sk-SK"/>
        </w:rPr>
        <w:tab/>
        <w:t>...................................</w:t>
      </w:r>
    </w:p>
    <w:p w14:paraId="78CDBC2E" w14:textId="77777777" w:rsidR="00CE547F" w:rsidRPr="001D1BAE" w:rsidRDefault="00CE547F" w:rsidP="00CE547F">
      <w:pPr>
        <w:tabs>
          <w:tab w:val="left" w:pos="5670"/>
          <w:tab w:val="left" w:pos="5940"/>
        </w:tabs>
        <w:rPr>
          <w:rFonts w:ascii="Cambria" w:hAnsi="Cambria" w:cstheme="minorHAnsi"/>
          <w:lang w:val="sk-SK"/>
        </w:rPr>
      </w:pPr>
      <w:r w:rsidRPr="001D1BAE">
        <w:rPr>
          <w:rFonts w:ascii="Cambria" w:hAnsi="Cambria" w:cstheme="minorHAnsi"/>
          <w:lang w:val="sk-SK"/>
        </w:rPr>
        <w:tab/>
        <w:t>(podpis autora)</w:t>
      </w:r>
    </w:p>
    <w:p w14:paraId="07B92800" w14:textId="77777777" w:rsidR="00CE547F" w:rsidRPr="001D1BAE" w:rsidRDefault="00CE547F" w:rsidP="00CE547F">
      <w:pPr>
        <w:overflowPunct/>
        <w:autoSpaceDE/>
        <w:autoSpaceDN/>
        <w:adjustRightInd/>
        <w:spacing w:line="240" w:lineRule="auto"/>
        <w:textAlignment w:val="auto"/>
        <w:rPr>
          <w:lang w:val="sk-SK"/>
        </w:rPr>
      </w:pPr>
      <w:r w:rsidRPr="001D1BAE">
        <w:rPr>
          <w:lang w:val="sk-SK"/>
        </w:rPr>
        <w:br w:type="page"/>
      </w:r>
    </w:p>
    <w:p w14:paraId="65404211" w14:textId="77777777" w:rsidR="00CE547F" w:rsidRPr="001D1BAE" w:rsidRDefault="00CE547F" w:rsidP="00CE547F">
      <w:pPr>
        <w:pStyle w:val="AbstraktKlicovaslova"/>
        <w:spacing w:line="360" w:lineRule="auto"/>
        <w:rPr>
          <w:rFonts w:ascii="Cambria" w:hAnsi="Cambria" w:cstheme="minorHAnsi"/>
          <w:color w:val="auto"/>
          <w:lang w:val="sk-SK"/>
        </w:rPr>
      </w:pPr>
      <w:r w:rsidRPr="001D1BAE">
        <w:rPr>
          <w:rFonts w:ascii="Cambria" w:hAnsi="Cambria" w:cstheme="minorHAnsi"/>
          <w:color w:val="auto"/>
          <w:lang w:val="sk-SK"/>
        </w:rPr>
        <w:lastRenderedPageBreak/>
        <w:t>PoĎAkovAnIE</w:t>
      </w:r>
    </w:p>
    <w:p w14:paraId="6D337D9C" w14:textId="77777777" w:rsidR="00CE547F" w:rsidRPr="001D1BAE" w:rsidRDefault="00CE547F" w:rsidP="00CE547F">
      <w:pPr>
        <w:pStyle w:val="Pokraovn"/>
        <w:spacing w:line="360" w:lineRule="auto"/>
        <w:ind w:firstLine="450"/>
        <w:rPr>
          <w:rFonts w:ascii="Cambria" w:hAnsi="Cambria" w:cstheme="minorHAnsi"/>
          <w:color w:val="auto"/>
          <w:lang w:val="sk-SK"/>
        </w:rPr>
      </w:pPr>
      <w:r w:rsidRPr="001D1BAE">
        <w:rPr>
          <w:rFonts w:ascii="Cambria" w:hAnsi="Cambria" w:cstheme="minorHAnsi"/>
          <w:color w:val="auto"/>
          <w:lang w:val="sk-SK"/>
        </w:rPr>
        <w:t>Ďakujem vedúcemu práce Ing. Pavlovi Jurákovi, CSc. za účinnú metodickú, pedagogickú a odbornú pomoc pri spracovaní tejto práce. Ďalej ďakujem Ing. Vlastimilovi Vondrovi, CSc a Ing. Josefovi Halámkovi, CSc za cenné rady a inšpiráciu.</w:t>
      </w:r>
    </w:p>
    <w:p w14:paraId="6B66B80A" w14:textId="77777777" w:rsidR="00CE547F" w:rsidRPr="001D1BAE" w:rsidRDefault="00CE547F" w:rsidP="00CE547F">
      <w:pPr>
        <w:rPr>
          <w:rFonts w:ascii="Cambria" w:hAnsi="Cambria" w:cstheme="minorHAnsi"/>
          <w:lang w:val="sk-SK"/>
        </w:rPr>
      </w:pPr>
    </w:p>
    <w:p w14:paraId="5EAF46E6" w14:textId="77777777" w:rsidR="00CE547F" w:rsidRPr="001D1BAE" w:rsidRDefault="00CE547F" w:rsidP="00CE547F">
      <w:pPr>
        <w:pStyle w:val="Pokraovn"/>
        <w:tabs>
          <w:tab w:val="left" w:pos="5580"/>
        </w:tabs>
        <w:spacing w:line="360" w:lineRule="auto"/>
        <w:ind w:firstLine="450"/>
        <w:rPr>
          <w:rFonts w:ascii="Cambria" w:hAnsi="Cambria" w:cstheme="minorHAnsi"/>
          <w:lang w:val="sk-SK"/>
        </w:rPr>
      </w:pPr>
      <w:r w:rsidRPr="001D1BAE">
        <w:rPr>
          <w:rFonts w:ascii="Cambria" w:hAnsi="Cambria" w:cstheme="minorHAnsi"/>
          <w:lang w:val="sk-SK"/>
        </w:rPr>
        <w:t>V Brne dňa ..............................</w:t>
      </w:r>
      <w:r w:rsidRPr="001D1BAE">
        <w:rPr>
          <w:rFonts w:ascii="Cambria" w:hAnsi="Cambria" w:cstheme="minorHAnsi"/>
          <w:lang w:val="sk-SK"/>
        </w:rPr>
        <w:tab/>
        <w:t>...................................</w:t>
      </w:r>
    </w:p>
    <w:p w14:paraId="053FDBB8" w14:textId="77777777" w:rsidR="00CE547F" w:rsidRPr="001D1BAE" w:rsidRDefault="00CE547F" w:rsidP="00CE547F">
      <w:pPr>
        <w:tabs>
          <w:tab w:val="left" w:pos="5670"/>
          <w:tab w:val="left" w:pos="5940"/>
        </w:tabs>
        <w:rPr>
          <w:rFonts w:ascii="Cambria" w:hAnsi="Cambria" w:cstheme="minorHAnsi"/>
          <w:lang w:val="sk-SK"/>
        </w:rPr>
      </w:pPr>
      <w:r w:rsidRPr="001D1BAE">
        <w:rPr>
          <w:rFonts w:ascii="Cambria" w:hAnsi="Cambria" w:cstheme="minorHAnsi"/>
          <w:lang w:val="sk-SK"/>
        </w:rPr>
        <w:tab/>
        <w:t>(podpis autora)</w:t>
      </w:r>
    </w:p>
    <w:p w14:paraId="7DDCE67A" w14:textId="77777777" w:rsidR="00CE547F" w:rsidRPr="001D1BAE" w:rsidRDefault="00CE547F" w:rsidP="00CE547F">
      <w:pPr>
        <w:overflowPunct/>
        <w:autoSpaceDE/>
        <w:autoSpaceDN/>
        <w:adjustRightInd/>
        <w:spacing w:line="240" w:lineRule="auto"/>
        <w:textAlignment w:val="auto"/>
        <w:rPr>
          <w:lang w:val="sk-SK"/>
        </w:rPr>
      </w:pPr>
      <w:r w:rsidRPr="001D1BAE">
        <w:rPr>
          <w:lang w:val="sk-SK"/>
        </w:rPr>
        <w:br w:type="page"/>
      </w:r>
    </w:p>
    <w:p w14:paraId="7179F9CB" w14:textId="77777777" w:rsidR="00B85020" w:rsidRDefault="00CE547F" w:rsidP="00CE547F">
      <w:pPr>
        <w:pStyle w:val="Obsah1"/>
      </w:pPr>
      <w:r w:rsidRPr="001D1BAE">
        <w:rPr>
          <w:b w:val="0"/>
          <w:sz w:val="36"/>
          <w:szCs w:val="36"/>
          <w:lang w:val="sk-SK"/>
        </w:rPr>
        <w:lastRenderedPageBreak/>
        <w:t>Obsah</w:t>
      </w:r>
      <w:r w:rsidRPr="00FA362E">
        <w:rPr>
          <w:b w:val="0"/>
          <w:bCs w:val="0"/>
          <w:lang w:val="sk-SK"/>
        </w:rPr>
        <w:fldChar w:fldCharType="begin"/>
      </w:r>
      <w:r w:rsidRPr="001D1BAE">
        <w:rPr>
          <w:b w:val="0"/>
          <w:bCs w:val="0"/>
          <w:lang w:val="sk-SK"/>
        </w:rPr>
        <w:instrText xml:space="preserve"> TOC \o "1-3" \h \z \u </w:instrText>
      </w:r>
      <w:r w:rsidRPr="00FA362E">
        <w:rPr>
          <w:b w:val="0"/>
          <w:bCs w:val="0"/>
          <w:lang w:val="sk-SK"/>
        </w:rPr>
        <w:fldChar w:fldCharType="separate"/>
      </w:r>
    </w:p>
    <w:p w14:paraId="6F70E7D7" w14:textId="77777777" w:rsidR="00B85020" w:rsidRDefault="000603AB">
      <w:pPr>
        <w:pStyle w:val="Obsah1"/>
        <w:rPr>
          <w:rFonts w:asciiTheme="minorHAnsi" w:eastAsiaTheme="minorEastAsia" w:hAnsiTheme="minorHAnsi" w:cstheme="minorBidi"/>
          <w:b w:val="0"/>
          <w:bCs w:val="0"/>
          <w:sz w:val="22"/>
          <w:szCs w:val="22"/>
        </w:rPr>
      </w:pPr>
      <w:hyperlink w:anchor="_Toc513981444" w:history="1">
        <w:r w:rsidR="00B85020" w:rsidRPr="006B18A6">
          <w:rPr>
            <w:rStyle w:val="Hypertextovprepojenie"/>
            <w:lang w:val="sk-SK"/>
          </w:rPr>
          <w:t>ABSTRAKT</w:t>
        </w:r>
        <w:r w:rsidR="00B85020">
          <w:rPr>
            <w:webHidden/>
          </w:rPr>
          <w:tab/>
        </w:r>
        <w:r w:rsidR="00B85020">
          <w:rPr>
            <w:webHidden/>
          </w:rPr>
          <w:fldChar w:fldCharType="begin"/>
        </w:r>
        <w:r w:rsidR="00B85020">
          <w:rPr>
            <w:webHidden/>
          </w:rPr>
          <w:instrText xml:space="preserve"> PAGEREF _Toc513981444 \h </w:instrText>
        </w:r>
        <w:r w:rsidR="00B85020">
          <w:rPr>
            <w:webHidden/>
          </w:rPr>
        </w:r>
        <w:r w:rsidR="00B85020">
          <w:rPr>
            <w:webHidden/>
          </w:rPr>
          <w:fldChar w:fldCharType="separate"/>
        </w:r>
        <w:r w:rsidR="00B85020">
          <w:rPr>
            <w:webHidden/>
          </w:rPr>
          <w:t>I</w:t>
        </w:r>
        <w:r w:rsidR="00B85020">
          <w:rPr>
            <w:webHidden/>
          </w:rPr>
          <w:fldChar w:fldCharType="end"/>
        </w:r>
      </w:hyperlink>
    </w:p>
    <w:p w14:paraId="597B1020" w14:textId="77777777" w:rsidR="00B85020" w:rsidRDefault="000603AB">
      <w:pPr>
        <w:pStyle w:val="Obsah1"/>
        <w:rPr>
          <w:rFonts w:asciiTheme="minorHAnsi" w:eastAsiaTheme="minorEastAsia" w:hAnsiTheme="minorHAnsi" w:cstheme="minorBidi"/>
          <w:b w:val="0"/>
          <w:bCs w:val="0"/>
          <w:sz w:val="22"/>
          <w:szCs w:val="22"/>
        </w:rPr>
      </w:pPr>
      <w:hyperlink w:anchor="_Toc513981445" w:history="1">
        <w:r w:rsidR="00B85020" w:rsidRPr="006B18A6">
          <w:rPr>
            <w:rStyle w:val="Hypertextovprepojenie"/>
            <w:lang w:val="sk-SK"/>
          </w:rPr>
          <w:t>KĽÚČOVÉ SLOVÁ</w:t>
        </w:r>
        <w:r w:rsidR="00B85020">
          <w:rPr>
            <w:webHidden/>
          </w:rPr>
          <w:tab/>
        </w:r>
        <w:r w:rsidR="00B85020">
          <w:rPr>
            <w:webHidden/>
          </w:rPr>
          <w:fldChar w:fldCharType="begin"/>
        </w:r>
        <w:r w:rsidR="00B85020">
          <w:rPr>
            <w:webHidden/>
          </w:rPr>
          <w:instrText xml:space="preserve"> PAGEREF _Toc513981445 \h </w:instrText>
        </w:r>
        <w:r w:rsidR="00B85020">
          <w:rPr>
            <w:webHidden/>
          </w:rPr>
        </w:r>
        <w:r w:rsidR="00B85020">
          <w:rPr>
            <w:webHidden/>
          </w:rPr>
          <w:fldChar w:fldCharType="separate"/>
        </w:r>
        <w:r w:rsidR="00B85020">
          <w:rPr>
            <w:webHidden/>
          </w:rPr>
          <w:t>I</w:t>
        </w:r>
        <w:r w:rsidR="00B85020">
          <w:rPr>
            <w:webHidden/>
          </w:rPr>
          <w:fldChar w:fldCharType="end"/>
        </w:r>
      </w:hyperlink>
    </w:p>
    <w:p w14:paraId="6126808D" w14:textId="77777777" w:rsidR="00B85020" w:rsidRDefault="000603AB">
      <w:pPr>
        <w:pStyle w:val="Obsah1"/>
        <w:rPr>
          <w:rFonts w:asciiTheme="minorHAnsi" w:eastAsiaTheme="minorEastAsia" w:hAnsiTheme="minorHAnsi" w:cstheme="minorBidi"/>
          <w:b w:val="0"/>
          <w:bCs w:val="0"/>
          <w:sz w:val="22"/>
          <w:szCs w:val="22"/>
        </w:rPr>
      </w:pPr>
      <w:hyperlink w:anchor="_Toc513981446" w:history="1">
        <w:r w:rsidR="00B85020" w:rsidRPr="006B18A6">
          <w:rPr>
            <w:rStyle w:val="Hypertextovprepojenie"/>
            <w:lang w:val="sk-SK"/>
          </w:rPr>
          <w:t>ABSTRACT</w:t>
        </w:r>
        <w:r w:rsidR="00B85020">
          <w:rPr>
            <w:webHidden/>
          </w:rPr>
          <w:tab/>
        </w:r>
        <w:r w:rsidR="00B85020">
          <w:rPr>
            <w:webHidden/>
          </w:rPr>
          <w:fldChar w:fldCharType="begin"/>
        </w:r>
        <w:r w:rsidR="00B85020">
          <w:rPr>
            <w:webHidden/>
          </w:rPr>
          <w:instrText xml:space="preserve"> PAGEREF _Toc513981446 \h </w:instrText>
        </w:r>
        <w:r w:rsidR="00B85020">
          <w:rPr>
            <w:webHidden/>
          </w:rPr>
        </w:r>
        <w:r w:rsidR="00B85020">
          <w:rPr>
            <w:webHidden/>
          </w:rPr>
          <w:fldChar w:fldCharType="separate"/>
        </w:r>
        <w:r w:rsidR="00B85020">
          <w:rPr>
            <w:webHidden/>
          </w:rPr>
          <w:t>II</w:t>
        </w:r>
        <w:r w:rsidR="00B85020">
          <w:rPr>
            <w:webHidden/>
          </w:rPr>
          <w:fldChar w:fldCharType="end"/>
        </w:r>
      </w:hyperlink>
    </w:p>
    <w:p w14:paraId="1D1E94C4" w14:textId="77777777" w:rsidR="00B85020" w:rsidRDefault="000603AB">
      <w:pPr>
        <w:pStyle w:val="Obsah1"/>
        <w:rPr>
          <w:rFonts w:asciiTheme="minorHAnsi" w:eastAsiaTheme="minorEastAsia" w:hAnsiTheme="minorHAnsi" w:cstheme="minorBidi"/>
          <w:b w:val="0"/>
          <w:bCs w:val="0"/>
          <w:sz w:val="22"/>
          <w:szCs w:val="22"/>
        </w:rPr>
      </w:pPr>
      <w:hyperlink w:anchor="_Toc513981447" w:history="1">
        <w:r w:rsidR="00B85020" w:rsidRPr="006B18A6">
          <w:rPr>
            <w:rStyle w:val="Hypertextovprepojenie"/>
            <w:lang w:val="sk-SK"/>
          </w:rPr>
          <w:t>KEYWORDS</w:t>
        </w:r>
        <w:r w:rsidR="00B85020">
          <w:rPr>
            <w:webHidden/>
          </w:rPr>
          <w:tab/>
        </w:r>
        <w:r w:rsidR="00B85020">
          <w:rPr>
            <w:webHidden/>
          </w:rPr>
          <w:fldChar w:fldCharType="begin"/>
        </w:r>
        <w:r w:rsidR="00B85020">
          <w:rPr>
            <w:webHidden/>
          </w:rPr>
          <w:instrText xml:space="preserve"> PAGEREF _Toc513981447 \h </w:instrText>
        </w:r>
        <w:r w:rsidR="00B85020">
          <w:rPr>
            <w:webHidden/>
          </w:rPr>
        </w:r>
        <w:r w:rsidR="00B85020">
          <w:rPr>
            <w:webHidden/>
          </w:rPr>
          <w:fldChar w:fldCharType="separate"/>
        </w:r>
        <w:r w:rsidR="00B85020">
          <w:rPr>
            <w:webHidden/>
          </w:rPr>
          <w:t>II</w:t>
        </w:r>
        <w:r w:rsidR="00B85020">
          <w:rPr>
            <w:webHidden/>
          </w:rPr>
          <w:fldChar w:fldCharType="end"/>
        </w:r>
      </w:hyperlink>
    </w:p>
    <w:p w14:paraId="393DDA20" w14:textId="77777777" w:rsidR="00B85020" w:rsidRDefault="000603AB">
      <w:pPr>
        <w:pStyle w:val="Obsah1"/>
        <w:rPr>
          <w:rFonts w:asciiTheme="minorHAnsi" w:eastAsiaTheme="minorEastAsia" w:hAnsiTheme="minorHAnsi" w:cstheme="minorBidi"/>
          <w:b w:val="0"/>
          <w:bCs w:val="0"/>
          <w:sz w:val="22"/>
          <w:szCs w:val="22"/>
        </w:rPr>
      </w:pPr>
      <w:hyperlink w:anchor="_Toc513981448" w:history="1">
        <w:r w:rsidR="00B85020" w:rsidRPr="006B18A6">
          <w:rPr>
            <w:rStyle w:val="Hypertextovprepojenie"/>
            <w:lang w:val="sk-SK"/>
          </w:rPr>
          <w:t>PREHLÁSENIE</w:t>
        </w:r>
        <w:r w:rsidR="00B85020">
          <w:rPr>
            <w:webHidden/>
          </w:rPr>
          <w:tab/>
        </w:r>
        <w:r w:rsidR="00B85020">
          <w:rPr>
            <w:webHidden/>
          </w:rPr>
          <w:fldChar w:fldCharType="begin"/>
        </w:r>
        <w:r w:rsidR="00B85020">
          <w:rPr>
            <w:webHidden/>
          </w:rPr>
          <w:instrText xml:space="preserve"> PAGEREF _Toc513981448 \h </w:instrText>
        </w:r>
        <w:r w:rsidR="00B85020">
          <w:rPr>
            <w:webHidden/>
          </w:rPr>
        </w:r>
        <w:r w:rsidR="00B85020">
          <w:rPr>
            <w:webHidden/>
          </w:rPr>
          <w:fldChar w:fldCharType="separate"/>
        </w:r>
        <w:r w:rsidR="00B85020">
          <w:rPr>
            <w:webHidden/>
          </w:rPr>
          <w:t>IV</w:t>
        </w:r>
        <w:r w:rsidR="00B85020">
          <w:rPr>
            <w:webHidden/>
          </w:rPr>
          <w:fldChar w:fldCharType="end"/>
        </w:r>
      </w:hyperlink>
    </w:p>
    <w:p w14:paraId="14E5DCF0" w14:textId="77777777" w:rsidR="00B85020" w:rsidRDefault="000603AB">
      <w:pPr>
        <w:pStyle w:val="Obsah1"/>
        <w:rPr>
          <w:rFonts w:asciiTheme="minorHAnsi" w:eastAsiaTheme="minorEastAsia" w:hAnsiTheme="minorHAnsi" w:cstheme="minorBidi"/>
          <w:b w:val="0"/>
          <w:bCs w:val="0"/>
          <w:sz w:val="22"/>
          <w:szCs w:val="22"/>
        </w:rPr>
      </w:pPr>
      <w:hyperlink w:anchor="_Toc513981449" w:history="1">
        <w:r w:rsidR="00B85020" w:rsidRPr="006B18A6">
          <w:rPr>
            <w:rStyle w:val="Hypertextovprepojenie"/>
            <w:lang w:val="sk-SK"/>
          </w:rPr>
          <w:t>ZOZNAM OBRÁZKOV</w:t>
        </w:r>
        <w:r w:rsidR="00B85020">
          <w:rPr>
            <w:webHidden/>
          </w:rPr>
          <w:tab/>
        </w:r>
        <w:r w:rsidR="00B85020">
          <w:rPr>
            <w:webHidden/>
          </w:rPr>
          <w:fldChar w:fldCharType="begin"/>
        </w:r>
        <w:r w:rsidR="00B85020">
          <w:rPr>
            <w:webHidden/>
          </w:rPr>
          <w:instrText xml:space="preserve"> PAGEREF _Toc513981449 \h </w:instrText>
        </w:r>
        <w:r w:rsidR="00B85020">
          <w:rPr>
            <w:webHidden/>
          </w:rPr>
        </w:r>
        <w:r w:rsidR="00B85020">
          <w:rPr>
            <w:webHidden/>
          </w:rPr>
          <w:fldChar w:fldCharType="separate"/>
        </w:r>
        <w:r w:rsidR="00B85020">
          <w:rPr>
            <w:webHidden/>
          </w:rPr>
          <w:t>IX</w:t>
        </w:r>
        <w:r w:rsidR="00B85020">
          <w:rPr>
            <w:webHidden/>
          </w:rPr>
          <w:fldChar w:fldCharType="end"/>
        </w:r>
      </w:hyperlink>
    </w:p>
    <w:p w14:paraId="51599876" w14:textId="77777777" w:rsidR="00B85020" w:rsidRDefault="000603AB">
      <w:pPr>
        <w:pStyle w:val="Obsah1"/>
        <w:rPr>
          <w:rFonts w:asciiTheme="minorHAnsi" w:eastAsiaTheme="minorEastAsia" w:hAnsiTheme="minorHAnsi" w:cstheme="minorBidi"/>
          <w:b w:val="0"/>
          <w:bCs w:val="0"/>
          <w:sz w:val="22"/>
          <w:szCs w:val="22"/>
        </w:rPr>
      </w:pPr>
      <w:hyperlink w:anchor="_Toc513981450" w:history="1">
        <w:r w:rsidR="00B85020" w:rsidRPr="006B18A6">
          <w:rPr>
            <w:rStyle w:val="Hypertextovprepojenie"/>
            <w:lang w:val="sk-SK"/>
          </w:rPr>
          <w:t>ZOZNAM TABULIEK</w:t>
        </w:r>
        <w:r w:rsidR="00B85020">
          <w:rPr>
            <w:webHidden/>
          </w:rPr>
          <w:tab/>
        </w:r>
        <w:r w:rsidR="00B85020">
          <w:rPr>
            <w:webHidden/>
          </w:rPr>
          <w:fldChar w:fldCharType="begin"/>
        </w:r>
        <w:r w:rsidR="00B85020">
          <w:rPr>
            <w:webHidden/>
          </w:rPr>
          <w:instrText xml:space="preserve"> PAGEREF _Toc513981450 \h </w:instrText>
        </w:r>
        <w:r w:rsidR="00B85020">
          <w:rPr>
            <w:webHidden/>
          </w:rPr>
        </w:r>
        <w:r w:rsidR="00B85020">
          <w:rPr>
            <w:webHidden/>
          </w:rPr>
          <w:fldChar w:fldCharType="separate"/>
        </w:r>
        <w:r w:rsidR="00B85020">
          <w:rPr>
            <w:webHidden/>
          </w:rPr>
          <w:t>XI</w:t>
        </w:r>
        <w:r w:rsidR="00B85020">
          <w:rPr>
            <w:webHidden/>
          </w:rPr>
          <w:fldChar w:fldCharType="end"/>
        </w:r>
      </w:hyperlink>
    </w:p>
    <w:p w14:paraId="753AC653" w14:textId="77777777" w:rsidR="00B85020" w:rsidRDefault="000603AB">
      <w:pPr>
        <w:pStyle w:val="Obsah1"/>
        <w:rPr>
          <w:rFonts w:asciiTheme="minorHAnsi" w:eastAsiaTheme="minorEastAsia" w:hAnsiTheme="minorHAnsi" w:cstheme="minorBidi"/>
          <w:b w:val="0"/>
          <w:bCs w:val="0"/>
          <w:sz w:val="22"/>
          <w:szCs w:val="22"/>
        </w:rPr>
      </w:pPr>
      <w:hyperlink w:anchor="_Toc513981451" w:history="1">
        <w:r w:rsidR="00B85020" w:rsidRPr="006B18A6">
          <w:rPr>
            <w:rStyle w:val="Hypertextovprepojenie"/>
            <w:lang w:val="sk-SK"/>
          </w:rPr>
          <w:t>Úvod</w:t>
        </w:r>
        <w:r w:rsidR="00B85020">
          <w:rPr>
            <w:webHidden/>
          </w:rPr>
          <w:tab/>
        </w:r>
        <w:r w:rsidR="00B85020">
          <w:rPr>
            <w:webHidden/>
          </w:rPr>
          <w:fldChar w:fldCharType="begin"/>
        </w:r>
        <w:r w:rsidR="00B85020">
          <w:rPr>
            <w:webHidden/>
          </w:rPr>
          <w:instrText xml:space="preserve"> PAGEREF _Toc513981451 \h </w:instrText>
        </w:r>
        <w:r w:rsidR="00B85020">
          <w:rPr>
            <w:webHidden/>
          </w:rPr>
        </w:r>
        <w:r w:rsidR="00B85020">
          <w:rPr>
            <w:webHidden/>
          </w:rPr>
          <w:fldChar w:fldCharType="separate"/>
        </w:r>
        <w:r w:rsidR="00B85020">
          <w:rPr>
            <w:webHidden/>
          </w:rPr>
          <w:t>1</w:t>
        </w:r>
        <w:r w:rsidR="00B85020">
          <w:rPr>
            <w:webHidden/>
          </w:rPr>
          <w:fldChar w:fldCharType="end"/>
        </w:r>
      </w:hyperlink>
    </w:p>
    <w:p w14:paraId="6AD747B9" w14:textId="77777777" w:rsidR="00B85020" w:rsidRDefault="000603AB">
      <w:pPr>
        <w:pStyle w:val="Obsah1"/>
        <w:rPr>
          <w:rFonts w:asciiTheme="minorHAnsi" w:eastAsiaTheme="minorEastAsia" w:hAnsiTheme="minorHAnsi" w:cstheme="minorBidi"/>
          <w:b w:val="0"/>
          <w:bCs w:val="0"/>
          <w:sz w:val="22"/>
          <w:szCs w:val="22"/>
        </w:rPr>
      </w:pPr>
      <w:hyperlink w:anchor="_Toc513981452" w:history="1">
        <w:r w:rsidR="00B85020" w:rsidRPr="006B18A6">
          <w:rPr>
            <w:rStyle w:val="Hypertextovprepojenie"/>
            <w:lang w:val="sk-SK"/>
          </w:rPr>
          <w:t>1</w:t>
        </w:r>
        <w:r w:rsidR="00B85020">
          <w:rPr>
            <w:rFonts w:asciiTheme="minorHAnsi" w:eastAsiaTheme="minorEastAsia" w:hAnsiTheme="minorHAnsi" w:cstheme="minorBidi"/>
            <w:b w:val="0"/>
            <w:bCs w:val="0"/>
            <w:sz w:val="22"/>
            <w:szCs w:val="22"/>
          </w:rPr>
          <w:tab/>
        </w:r>
        <w:r w:rsidR="00B85020" w:rsidRPr="006B18A6">
          <w:rPr>
            <w:rStyle w:val="Hypertextovprepojenie"/>
            <w:lang w:val="sk-SK"/>
          </w:rPr>
          <w:t>Teoretická časť</w:t>
        </w:r>
        <w:r w:rsidR="00B85020">
          <w:rPr>
            <w:webHidden/>
          </w:rPr>
          <w:tab/>
        </w:r>
        <w:r w:rsidR="00B85020">
          <w:rPr>
            <w:webHidden/>
          </w:rPr>
          <w:fldChar w:fldCharType="begin"/>
        </w:r>
        <w:r w:rsidR="00B85020">
          <w:rPr>
            <w:webHidden/>
          </w:rPr>
          <w:instrText xml:space="preserve"> PAGEREF _Toc513981452 \h </w:instrText>
        </w:r>
        <w:r w:rsidR="00B85020">
          <w:rPr>
            <w:webHidden/>
          </w:rPr>
        </w:r>
        <w:r w:rsidR="00B85020">
          <w:rPr>
            <w:webHidden/>
          </w:rPr>
          <w:fldChar w:fldCharType="separate"/>
        </w:r>
        <w:r w:rsidR="00B85020">
          <w:rPr>
            <w:webHidden/>
          </w:rPr>
          <w:t>4</w:t>
        </w:r>
        <w:r w:rsidR="00B85020">
          <w:rPr>
            <w:webHidden/>
          </w:rPr>
          <w:fldChar w:fldCharType="end"/>
        </w:r>
      </w:hyperlink>
    </w:p>
    <w:p w14:paraId="5FE781DC" w14:textId="77777777" w:rsidR="00B85020" w:rsidRDefault="000603AB">
      <w:pPr>
        <w:pStyle w:val="Obsah2"/>
        <w:rPr>
          <w:rFonts w:asciiTheme="minorHAnsi" w:eastAsiaTheme="minorEastAsia" w:hAnsiTheme="minorHAnsi" w:cstheme="minorBidi"/>
          <w:noProof/>
          <w:sz w:val="22"/>
          <w:szCs w:val="22"/>
        </w:rPr>
      </w:pPr>
      <w:hyperlink w:anchor="_Toc513981453" w:history="1">
        <w:r w:rsidR="00B85020" w:rsidRPr="006B18A6">
          <w:rPr>
            <w:rStyle w:val="Hypertextovprepojenie"/>
            <w:noProof/>
            <w:lang w:val="sk-SK"/>
          </w:rPr>
          <w:t>1.1</w:t>
        </w:r>
        <w:r w:rsidR="00B85020">
          <w:rPr>
            <w:rFonts w:asciiTheme="minorHAnsi" w:eastAsiaTheme="minorEastAsia" w:hAnsiTheme="minorHAnsi" w:cstheme="minorBidi"/>
            <w:noProof/>
            <w:sz w:val="22"/>
            <w:szCs w:val="22"/>
          </w:rPr>
          <w:tab/>
        </w:r>
        <w:r w:rsidR="00B85020" w:rsidRPr="006B18A6">
          <w:rPr>
            <w:rStyle w:val="Hypertextovprepojenie"/>
            <w:noProof/>
            <w:lang w:val="sk-SK"/>
          </w:rPr>
          <w:t>Kardiovaskulárne parametre</w:t>
        </w:r>
        <w:r w:rsidR="00B85020">
          <w:rPr>
            <w:noProof/>
            <w:webHidden/>
          </w:rPr>
          <w:tab/>
        </w:r>
        <w:r w:rsidR="00B85020">
          <w:rPr>
            <w:noProof/>
            <w:webHidden/>
          </w:rPr>
          <w:fldChar w:fldCharType="begin"/>
        </w:r>
        <w:r w:rsidR="00B85020">
          <w:rPr>
            <w:noProof/>
            <w:webHidden/>
          </w:rPr>
          <w:instrText xml:space="preserve"> PAGEREF _Toc513981453 \h </w:instrText>
        </w:r>
        <w:r w:rsidR="00B85020">
          <w:rPr>
            <w:noProof/>
            <w:webHidden/>
          </w:rPr>
        </w:r>
        <w:r w:rsidR="00B85020">
          <w:rPr>
            <w:noProof/>
            <w:webHidden/>
          </w:rPr>
          <w:fldChar w:fldCharType="separate"/>
        </w:r>
        <w:r w:rsidR="00B85020">
          <w:rPr>
            <w:noProof/>
            <w:webHidden/>
          </w:rPr>
          <w:t>6</w:t>
        </w:r>
        <w:r w:rsidR="00B85020">
          <w:rPr>
            <w:noProof/>
            <w:webHidden/>
          </w:rPr>
          <w:fldChar w:fldCharType="end"/>
        </w:r>
      </w:hyperlink>
    </w:p>
    <w:p w14:paraId="4F6DC64A" w14:textId="77777777" w:rsidR="00B85020" w:rsidRDefault="000603AB">
      <w:pPr>
        <w:pStyle w:val="Obsah3"/>
        <w:rPr>
          <w:rFonts w:asciiTheme="minorHAnsi" w:eastAsiaTheme="minorEastAsia" w:hAnsiTheme="minorHAnsi" w:cstheme="minorBidi"/>
          <w:noProof/>
          <w:sz w:val="22"/>
          <w:szCs w:val="22"/>
        </w:rPr>
      </w:pPr>
      <w:hyperlink w:anchor="_Toc513981454" w:history="1">
        <w:r w:rsidR="00B85020" w:rsidRPr="006B18A6">
          <w:rPr>
            <w:rStyle w:val="Hypertextovprepojenie"/>
            <w:noProof/>
            <w:lang w:val="sk-SK"/>
          </w:rPr>
          <w:t>1.1.1</w:t>
        </w:r>
        <w:r w:rsidR="00B85020">
          <w:rPr>
            <w:rFonts w:asciiTheme="minorHAnsi" w:eastAsiaTheme="minorEastAsia" w:hAnsiTheme="minorHAnsi" w:cstheme="minorBidi"/>
            <w:noProof/>
            <w:sz w:val="22"/>
            <w:szCs w:val="22"/>
          </w:rPr>
          <w:tab/>
        </w:r>
        <w:r w:rsidR="00B85020" w:rsidRPr="006B18A6">
          <w:rPr>
            <w:rStyle w:val="Hypertextovprepojenie"/>
            <w:noProof/>
            <w:lang w:val="sk-SK"/>
          </w:rPr>
          <w:t>Rozťažnosť artérií</w:t>
        </w:r>
        <w:r w:rsidR="00B85020">
          <w:rPr>
            <w:noProof/>
            <w:webHidden/>
          </w:rPr>
          <w:tab/>
        </w:r>
        <w:r w:rsidR="00B85020">
          <w:rPr>
            <w:noProof/>
            <w:webHidden/>
          </w:rPr>
          <w:fldChar w:fldCharType="begin"/>
        </w:r>
        <w:r w:rsidR="00B85020">
          <w:rPr>
            <w:noProof/>
            <w:webHidden/>
          </w:rPr>
          <w:instrText xml:space="preserve"> PAGEREF _Toc513981454 \h </w:instrText>
        </w:r>
        <w:r w:rsidR="00B85020">
          <w:rPr>
            <w:noProof/>
            <w:webHidden/>
          </w:rPr>
        </w:r>
        <w:r w:rsidR="00B85020">
          <w:rPr>
            <w:noProof/>
            <w:webHidden/>
          </w:rPr>
          <w:fldChar w:fldCharType="separate"/>
        </w:r>
        <w:r w:rsidR="00B85020">
          <w:rPr>
            <w:noProof/>
            <w:webHidden/>
          </w:rPr>
          <w:t>6</w:t>
        </w:r>
        <w:r w:rsidR="00B85020">
          <w:rPr>
            <w:noProof/>
            <w:webHidden/>
          </w:rPr>
          <w:fldChar w:fldCharType="end"/>
        </w:r>
      </w:hyperlink>
    </w:p>
    <w:p w14:paraId="415CD7E7" w14:textId="77777777" w:rsidR="00B85020" w:rsidRDefault="000603AB">
      <w:pPr>
        <w:pStyle w:val="Obsah3"/>
        <w:rPr>
          <w:rFonts w:asciiTheme="minorHAnsi" w:eastAsiaTheme="minorEastAsia" w:hAnsiTheme="minorHAnsi" w:cstheme="minorBidi"/>
          <w:noProof/>
          <w:sz w:val="22"/>
          <w:szCs w:val="22"/>
        </w:rPr>
      </w:pPr>
      <w:hyperlink w:anchor="_Toc513981455" w:history="1">
        <w:r w:rsidR="00B85020" w:rsidRPr="006B18A6">
          <w:rPr>
            <w:rStyle w:val="Hypertextovprepojenie"/>
            <w:noProof/>
            <w:lang w:val="sk-SK"/>
          </w:rPr>
          <w:t>1.1.2</w:t>
        </w:r>
        <w:r w:rsidR="00B85020">
          <w:rPr>
            <w:rFonts w:asciiTheme="minorHAnsi" w:eastAsiaTheme="minorEastAsia" w:hAnsiTheme="minorHAnsi" w:cstheme="minorBidi"/>
            <w:noProof/>
            <w:sz w:val="22"/>
            <w:szCs w:val="22"/>
          </w:rPr>
          <w:tab/>
        </w:r>
        <w:r w:rsidR="00B85020" w:rsidRPr="006B18A6">
          <w:rPr>
            <w:rStyle w:val="Hypertextovprepojenie"/>
            <w:noProof/>
            <w:lang w:val="sk-SK"/>
          </w:rPr>
          <w:t>Periférny odbor</w:t>
        </w:r>
        <w:r w:rsidR="00B85020">
          <w:rPr>
            <w:noProof/>
            <w:webHidden/>
          </w:rPr>
          <w:tab/>
        </w:r>
        <w:r w:rsidR="00B85020">
          <w:rPr>
            <w:noProof/>
            <w:webHidden/>
          </w:rPr>
          <w:fldChar w:fldCharType="begin"/>
        </w:r>
        <w:r w:rsidR="00B85020">
          <w:rPr>
            <w:noProof/>
            <w:webHidden/>
          </w:rPr>
          <w:instrText xml:space="preserve"> PAGEREF _Toc513981455 \h </w:instrText>
        </w:r>
        <w:r w:rsidR="00B85020">
          <w:rPr>
            <w:noProof/>
            <w:webHidden/>
          </w:rPr>
        </w:r>
        <w:r w:rsidR="00B85020">
          <w:rPr>
            <w:noProof/>
            <w:webHidden/>
          </w:rPr>
          <w:fldChar w:fldCharType="separate"/>
        </w:r>
        <w:r w:rsidR="00B85020">
          <w:rPr>
            <w:noProof/>
            <w:webHidden/>
          </w:rPr>
          <w:t>6</w:t>
        </w:r>
        <w:r w:rsidR="00B85020">
          <w:rPr>
            <w:noProof/>
            <w:webHidden/>
          </w:rPr>
          <w:fldChar w:fldCharType="end"/>
        </w:r>
      </w:hyperlink>
    </w:p>
    <w:p w14:paraId="21D39CA6" w14:textId="77777777" w:rsidR="00B85020" w:rsidRDefault="000603AB">
      <w:pPr>
        <w:pStyle w:val="Obsah3"/>
        <w:rPr>
          <w:rFonts w:asciiTheme="minorHAnsi" w:eastAsiaTheme="minorEastAsia" w:hAnsiTheme="minorHAnsi" w:cstheme="minorBidi"/>
          <w:noProof/>
          <w:sz w:val="22"/>
          <w:szCs w:val="22"/>
        </w:rPr>
      </w:pPr>
      <w:hyperlink w:anchor="_Toc513981456" w:history="1">
        <w:r w:rsidR="00B85020" w:rsidRPr="006B18A6">
          <w:rPr>
            <w:rStyle w:val="Hypertextovprepojenie"/>
            <w:noProof/>
            <w:lang w:val="sk-SK"/>
          </w:rPr>
          <w:t>1.1.3</w:t>
        </w:r>
        <w:r w:rsidR="00B85020">
          <w:rPr>
            <w:rFonts w:asciiTheme="minorHAnsi" w:eastAsiaTheme="minorEastAsia" w:hAnsiTheme="minorHAnsi" w:cstheme="minorBidi"/>
            <w:noProof/>
            <w:sz w:val="22"/>
            <w:szCs w:val="22"/>
          </w:rPr>
          <w:tab/>
        </w:r>
        <w:r w:rsidR="00B85020" w:rsidRPr="006B18A6">
          <w:rPr>
            <w:rStyle w:val="Hypertextovprepojenie"/>
            <w:noProof/>
            <w:lang w:val="sk-SK"/>
          </w:rPr>
          <w:t>Intertancia krvi</w:t>
        </w:r>
        <w:r w:rsidR="00B85020">
          <w:rPr>
            <w:noProof/>
            <w:webHidden/>
          </w:rPr>
          <w:tab/>
        </w:r>
        <w:r w:rsidR="00B85020">
          <w:rPr>
            <w:noProof/>
            <w:webHidden/>
          </w:rPr>
          <w:fldChar w:fldCharType="begin"/>
        </w:r>
        <w:r w:rsidR="00B85020">
          <w:rPr>
            <w:noProof/>
            <w:webHidden/>
          </w:rPr>
          <w:instrText xml:space="preserve"> PAGEREF _Toc513981456 \h </w:instrText>
        </w:r>
        <w:r w:rsidR="00B85020">
          <w:rPr>
            <w:noProof/>
            <w:webHidden/>
          </w:rPr>
        </w:r>
        <w:r w:rsidR="00B85020">
          <w:rPr>
            <w:noProof/>
            <w:webHidden/>
          </w:rPr>
          <w:fldChar w:fldCharType="separate"/>
        </w:r>
        <w:r w:rsidR="00B85020">
          <w:rPr>
            <w:noProof/>
            <w:webHidden/>
          </w:rPr>
          <w:t>7</w:t>
        </w:r>
        <w:r w:rsidR="00B85020">
          <w:rPr>
            <w:noProof/>
            <w:webHidden/>
          </w:rPr>
          <w:fldChar w:fldCharType="end"/>
        </w:r>
      </w:hyperlink>
    </w:p>
    <w:p w14:paraId="4E2D5D14" w14:textId="77777777" w:rsidR="00B85020" w:rsidRDefault="000603AB">
      <w:pPr>
        <w:pStyle w:val="Obsah2"/>
        <w:rPr>
          <w:rFonts w:asciiTheme="minorHAnsi" w:eastAsiaTheme="minorEastAsia" w:hAnsiTheme="minorHAnsi" w:cstheme="minorBidi"/>
          <w:noProof/>
          <w:sz w:val="22"/>
          <w:szCs w:val="22"/>
        </w:rPr>
      </w:pPr>
      <w:hyperlink w:anchor="_Toc513981457" w:history="1">
        <w:r w:rsidR="00B85020" w:rsidRPr="006B18A6">
          <w:rPr>
            <w:rStyle w:val="Hypertextovprepojenie"/>
            <w:noProof/>
            <w:lang w:val="sk-SK"/>
          </w:rPr>
          <w:t>1.2</w:t>
        </w:r>
        <w:r w:rsidR="00B85020">
          <w:rPr>
            <w:rFonts w:asciiTheme="minorHAnsi" w:eastAsiaTheme="minorEastAsia" w:hAnsiTheme="minorHAnsi" w:cstheme="minorBidi"/>
            <w:noProof/>
            <w:sz w:val="22"/>
            <w:szCs w:val="22"/>
          </w:rPr>
          <w:tab/>
        </w:r>
        <w:r w:rsidR="00B85020" w:rsidRPr="006B18A6">
          <w:rPr>
            <w:rStyle w:val="Hypertextovprepojenie"/>
            <w:noProof/>
            <w:lang w:val="sk-SK"/>
          </w:rPr>
          <w:t>Dvojprvkový Windeksselov hemodynamický model</w:t>
        </w:r>
        <w:r w:rsidR="00B85020">
          <w:rPr>
            <w:noProof/>
            <w:webHidden/>
          </w:rPr>
          <w:tab/>
        </w:r>
        <w:r w:rsidR="00B85020">
          <w:rPr>
            <w:noProof/>
            <w:webHidden/>
          </w:rPr>
          <w:fldChar w:fldCharType="begin"/>
        </w:r>
        <w:r w:rsidR="00B85020">
          <w:rPr>
            <w:noProof/>
            <w:webHidden/>
          </w:rPr>
          <w:instrText xml:space="preserve"> PAGEREF _Toc513981457 \h </w:instrText>
        </w:r>
        <w:r w:rsidR="00B85020">
          <w:rPr>
            <w:noProof/>
            <w:webHidden/>
          </w:rPr>
        </w:r>
        <w:r w:rsidR="00B85020">
          <w:rPr>
            <w:noProof/>
            <w:webHidden/>
          </w:rPr>
          <w:fldChar w:fldCharType="separate"/>
        </w:r>
        <w:r w:rsidR="00B85020">
          <w:rPr>
            <w:noProof/>
            <w:webHidden/>
          </w:rPr>
          <w:t>7</w:t>
        </w:r>
        <w:r w:rsidR="00B85020">
          <w:rPr>
            <w:noProof/>
            <w:webHidden/>
          </w:rPr>
          <w:fldChar w:fldCharType="end"/>
        </w:r>
      </w:hyperlink>
    </w:p>
    <w:p w14:paraId="3D589AC3" w14:textId="77777777" w:rsidR="00B85020" w:rsidRDefault="000603AB">
      <w:pPr>
        <w:pStyle w:val="Obsah2"/>
        <w:rPr>
          <w:rFonts w:asciiTheme="minorHAnsi" w:eastAsiaTheme="minorEastAsia" w:hAnsiTheme="minorHAnsi" w:cstheme="minorBidi"/>
          <w:noProof/>
          <w:sz w:val="22"/>
          <w:szCs w:val="22"/>
        </w:rPr>
      </w:pPr>
      <w:hyperlink w:anchor="_Toc513981458" w:history="1">
        <w:r w:rsidR="00B85020" w:rsidRPr="006B18A6">
          <w:rPr>
            <w:rStyle w:val="Hypertextovprepojenie"/>
            <w:noProof/>
            <w:lang w:val="sk-SK"/>
          </w:rPr>
          <w:t>1.3</w:t>
        </w:r>
        <w:r w:rsidR="00B85020">
          <w:rPr>
            <w:rFonts w:asciiTheme="minorHAnsi" w:eastAsiaTheme="minorEastAsia" w:hAnsiTheme="minorHAnsi" w:cstheme="minorBidi"/>
            <w:noProof/>
            <w:sz w:val="22"/>
            <w:szCs w:val="22"/>
          </w:rPr>
          <w:tab/>
        </w:r>
        <w:r w:rsidR="00B85020" w:rsidRPr="006B18A6">
          <w:rPr>
            <w:rStyle w:val="Hypertextovprepojenie"/>
            <w:noProof/>
            <w:lang w:val="sk-SK"/>
          </w:rPr>
          <w:t>Trojprvkový Windeksselov hemodynamický model</w:t>
        </w:r>
        <w:r w:rsidR="00B85020">
          <w:rPr>
            <w:noProof/>
            <w:webHidden/>
          </w:rPr>
          <w:tab/>
        </w:r>
        <w:r w:rsidR="00B85020">
          <w:rPr>
            <w:noProof/>
            <w:webHidden/>
          </w:rPr>
          <w:fldChar w:fldCharType="begin"/>
        </w:r>
        <w:r w:rsidR="00B85020">
          <w:rPr>
            <w:noProof/>
            <w:webHidden/>
          </w:rPr>
          <w:instrText xml:space="preserve"> PAGEREF _Toc513981458 \h </w:instrText>
        </w:r>
        <w:r w:rsidR="00B85020">
          <w:rPr>
            <w:noProof/>
            <w:webHidden/>
          </w:rPr>
        </w:r>
        <w:r w:rsidR="00B85020">
          <w:rPr>
            <w:noProof/>
            <w:webHidden/>
          </w:rPr>
          <w:fldChar w:fldCharType="separate"/>
        </w:r>
        <w:r w:rsidR="00B85020">
          <w:rPr>
            <w:noProof/>
            <w:webHidden/>
          </w:rPr>
          <w:t>9</w:t>
        </w:r>
        <w:r w:rsidR="00B85020">
          <w:rPr>
            <w:noProof/>
            <w:webHidden/>
          </w:rPr>
          <w:fldChar w:fldCharType="end"/>
        </w:r>
      </w:hyperlink>
    </w:p>
    <w:p w14:paraId="0B360428" w14:textId="77777777" w:rsidR="00B85020" w:rsidRDefault="000603AB">
      <w:pPr>
        <w:pStyle w:val="Obsah2"/>
        <w:rPr>
          <w:rFonts w:asciiTheme="minorHAnsi" w:eastAsiaTheme="minorEastAsia" w:hAnsiTheme="minorHAnsi" w:cstheme="minorBidi"/>
          <w:noProof/>
          <w:sz w:val="22"/>
          <w:szCs w:val="22"/>
        </w:rPr>
      </w:pPr>
      <w:hyperlink w:anchor="_Toc513981459" w:history="1">
        <w:r w:rsidR="00B85020" w:rsidRPr="006B18A6">
          <w:rPr>
            <w:rStyle w:val="Hypertextovprepojenie"/>
            <w:noProof/>
            <w:lang w:val="sk-SK"/>
          </w:rPr>
          <w:t>1.4</w:t>
        </w:r>
        <w:r w:rsidR="00B85020">
          <w:rPr>
            <w:rFonts w:asciiTheme="minorHAnsi" w:eastAsiaTheme="minorEastAsia" w:hAnsiTheme="minorHAnsi" w:cstheme="minorBidi"/>
            <w:noProof/>
            <w:sz w:val="22"/>
            <w:szCs w:val="22"/>
          </w:rPr>
          <w:tab/>
        </w:r>
        <w:r w:rsidR="00B85020" w:rsidRPr="006B18A6">
          <w:rPr>
            <w:rStyle w:val="Hypertextovprepojenie"/>
            <w:noProof/>
            <w:lang w:val="sk-SK"/>
          </w:rPr>
          <w:t>Štvordielny Windeksselov hemodynamický model</w:t>
        </w:r>
        <w:r w:rsidR="00B85020">
          <w:rPr>
            <w:noProof/>
            <w:webHidden/>
          </w:rPr>
          <w:tab/>
        </w:r>
        <w:r w:rsidR="00B85020">
          <w:rPr>
            <w:noProof/>
            <w:webHidden/>
          </w:rPr>
          <w:fldChar w:fldCharType="begin"/>
        </w:r>
        <w:r w:rsidR="00B85020">
          <w:rPr>
            <w:noProof/>
            <w:webHidden/>
          </w:rPr>
          <w:instrText xml:space="preserve"> PAGEREF _Toc513981459 \h </w:instrText>
        </w:r>
        <w:r w:rsidR="00B85020">
          <w:rPr>
            <w:noProof/>
            <w:webHidden/>
          </w:rPr>
        </w:r>
        <w:r w:rsidR="00B85020">
          <w:rPr>
            <w:noProof/>
            <w:webHidden/>
          </w:rPr>
          <w:fldChar w:fldCharType="separate"/>
        </w:r>
        <w:r w:rsidR="00B85020">
          <w:rPr>
            <w:noProof/>
            <w:webHidden/>
          </w:rPr>
          <w:t>11</w:t>
        </w:r>
        <w:r w:rsidR="00B85020">
          <w:rPr>
            <w:noProof/>
            <w:webHidden/>
          </w:rPr>
          <w:fldChar w:fldCharType="end"/>
        </w:r>
      </w:hyperlink>
    </w:p>
    <w:p w14:paraId="324A39CA" w14:textId="77777777" w:rsidR="00B85020" w:rsidRDefault="000603AB">
      <w:pPr>
        <w:pStyle w:val="Obsah2"/>
        <w:rPr>
          <w:rFonts w:asciiTheme="minorHAnsi" w:eastAsiaTheme="minorEastAsia" w:hAnsiTheme="minorHAnsi" w:cstheme="minorBidi"/>
          <w:noProof/>
          <w:sz w:val="22"/>
          <w:szCs w:val="22"/>
        </w:rPr>
      </w:pPr>
      <w:hyperlink w:anchor="_Toc513981460" w:history="1">
        <w:r w:rsidR="00B85020" w:rsidRPr="006B18A6">
          <w:rPr>
            <w:rStyle w:val="Hypertextovprepojenie"/>
            <w:noProof/>
            <w:lang w:val="sk-SK"/>
          </w:rPr>
          <w:t>1.5</w:t>
        </w:r>
        <w:r w:rsidR="00B85020">
          <w:rPr>
            <w:rFonts w:asciiTheme="minorHAnsi" w:eastAsiaTheme="minorEastAsia" w:hAnsiTheme="minorHAnsi" w:cstheme="minorBidi"/>
            <w:noProof/>
            <w:sz w:val="22"/>
            <w:szCs w:val="22"/>
          </w:rPr>
          <w:tab/>
        </w:r>
        <w:r w:rsidR="00B85020" w:rsidRPr="006B18A6">
          <w:rPr>
            <w:rStyle w:val="Hypertextovprepojenie"/>
            <w:noProof/>
            <w:lang w:val="sk-SK"/>
          </w:rPr>
          <w:t>Spôsoby merania srdcového výdaja – SV</w:t>
        </w:r>
        <w:r w:rsidR="00B85020">
          <w:rPr>
            <w:noProof/>
            <w:webHidden/>
          </w:rPr>
          <w:tab/>
        </w:r>
        <w:r w:rsidR="00B85020">
          <w:rPr>
            <w:noProof/>
            <w:webHidden/>
          </w:rPr>
          <w:fldChar w:fldCharType="begin"/>
        </w:r>
        <w:r w:rsidR="00B85020">
          <w:rPr>
            <w:noProof/>
            <w:webHidden/>
          </w:rPr>
          <w:instrText xml:space="preserve"> PAGEREF _Toc513981460 \h </w:instrText>
        </w:r>
        <w:r w:rsidR="00B85020">
          <w:rPr>
            <w:noProof/>
            <w:webHidden/>
          </w:rPr>
        </w:r>
        <w:r w:rsidR="00B85020">
          <w:rPr>
            <w:noProof/>
            <w:webHidden/>
          </w:rPr>
          <w:fldChar w:fldCharType="separate"/>
        </w:r>
        <w:r w:rsidR="00B85020">
          <w:rPr>
            <w:noProof/>
            <w:webHidden/>
          </w:rPr>
          <w:t>11</w:t>
        </w:r>
        <w:r w:rsidR="00B85020">
          <w:rPr>
            <w:noProof/>
            <w:webHidden/>
          </w:rPr>
          <w:fldChar w:fldCharType="end"/>
        </w:r>
      </w:hyperlink>
    </w:p>
    <w:p w14:paraId="6497CA41" w14:textId="77777777" w:rsidR="00B85020" w:rsidRDefault="000603AB">
      <w:pPr>
        <w:pStyle w:val="Obsah3"/>
        <w:rPr>
          <w:rFonts w:asciiTheme="minorHAnsi" w:eastAsiaTheme="minorEastAsia" w:hAnsiTheme="minorHAnsi" w:cstheme="minorBidi"/>
          <w:noProof/>
          <w:sz w:val="22"/>
          <w:szCs w:val="22"/>
        </w:rPr>
      </w:pPr>
      <w:hyperlink w:anchor="_Toc513981461" w:history="1">
        <w:r w:rsidR="00B85020" w:rsidRPr="006B18A6">
          <w:rPr>
            <w:rStyle w:val="Hypertextovprepojenie"/>
            <w:noProof/>
            <w:lang w:val="sk-SK"/>
          </w:rPr>
          <w:t>1.5.1</w:t>
        </w:r>
        <w:r w:rsidR="00B85020">
          <w:rPr>
            <w:rFonts w:asciiTheme="minorHAnsi" w:eastAsiaTheme="minorEastAsia" w:hAnsiTheme="minorHAnsi" w:cstheme="minorBidi"/>
            <w:noProof/>
            <w:sz w:val="22"/>
            <w:szCs w:val="22"/>
          </w:rPr>
          <w:tab/>
        </w:r>
        <w:r w:rsidR="00B85020" w:rsidRPr="006B18A6">
          <w:rPr>
            <w:rStyle w:val="Hypertextovprepojenie"/>
            <w:noProof/>
            <w:lang w:val="sk-SK"/>
          </w:rPr>
          <w:t>Invazívne</w:t>
        </w:r>
        <w:r w:rsidR="00B85020">
          <w:rPr>
            <w:noProof/>
            <w:webHidden/>
          </w:rPr>
          <w:tab/>
        </w:r>
        <w:r w:rsidR="00B85020">
          <w:rPr>
            <w:noProof/>
            <w:webHidden/>
          </w:rPr>
          <w:fldChar w:fldCharType="begin"/>
        </w:r>
        <w:r w:rsidR="00B85020">
          <w:rPr>
            <w:noProof/>
            <w:webHidden/>
          </w:rPr>
          <w:instrText xml:space="preserve"> PAGEREF _Toc513981461 \h </w:instrText>
        </w:r>
        <w:r w:rsidR="00B85020">
          <w:rPr>
            <w:noProof/>
            <w:webHidden/>
          </w:rPr>
        </w:r>
        <w:r w:rsidR="00B85020">
          <w:rPr>
            <w:noProof/>
            <w:webHidden/>
          </w:rPr>
          <w:fldChar w:fldCharType="separate"/>
        </w:r>
        <w:r w:rsidR="00B85020">
          <w:rPr>
            <w:noProof/>
            <w:webHidden/>
          </w:rPr>
          <w:t>11</w:t>
        </w:r>
        <w:r w:rsidR="00B85020">
          <w:rPr>
            <w:noProof/>
            <w:webHidden/>
          </w:rPr>
          <w:fldChar w:fldCharType="end"/>
        </w:r>
      </w:hyperlink>
    </w:p>
    <w:p w14:paraId="2E371195" w14:textId="77777777" w:rsidR="00B85020" w:rsidRDefault="000603AB">
      <w:pPr>
        <w:pStyle w:val="Obsah3"/>
        <w:rPr>
          <w:rFonts w:asciiTheme="minorHAnsi" w:eastAsiaTheme="minorEastAsia" w:hAnsiTheme="minorHAnsi" w:cstheme="minorBidi"/>
          <w:noProof/>
          <w:sz w:val="22"/>
          <w:szCs w:val="22"/>
        </w:rPr>
      </w:pPr>
      <w:hyperlink w:anchor="_Toc513981462" w:history="1">
        <w:r w:rsidR="00B85020" w:rsidRPr="006B18A6">
          <w:rPr>
            <w:rStyle w:val="Hypertextovprepojenie"/>
            <w:noProof/>
            <w:lang w:val="sk-SK"/>
          </w:rPr>
          <w:t>1.5.2</w:t>
        </w:r>
        <w:r w:rsidR="00B85020">
          <w:rPr>
            <w:rFonts w:asciiTheme="minorHAnsi" w:eastAsiaTheme="minorEastAsia" w:hAnsiTheme="minorHAnsi" w:cstheme="minorBidi"/>
            <w:noProof/>
            <w:sz w:val="22"/>
            <w:szCs w:val="22"/>
          </w:rPr>
          <w:tab/>
        </w:r>
        <w:r w:rsidR="00B85020" w:rsidRPr="006B18A6">
          <w:rPr>
            <w:rStyle w:val="Hypertextovprepojenie"/>
            <w:noProof/>
            <w:lang w:val="sk-SK"/>
          </w:rPr>
          <w:t>Neinvazívne</w:t>
        </w:r>
        <w:r w:rsidR="00B85020">
          <w:rPr>
            <w:noProof/>
            <w:webHidden/>
          </w:rPr>
          <w:tab/>
        </w:r>
        <w:r w:rsidR="00B85020">
          <w:rPr>
            <w:noProof/>
            <w:webHidden/>
          </w:rPr>
          <w:fldChar w:fldCharType="begin"/>
        </w:r>
        <w:r w:rsidR="00B85020">
          <w:rPr>
            <w:noProof/>
            <w:webHidden/>
          </w:rPr>
          <w:instrText xml:space="preserve"> PAGEREF _Toc513981462 \h </w:instrText>
        </w:r>
        <w:r w:rsidR="00B85020">
          <w:rPr>
            <w:noProof/>
            <w:webHidden/>
          </w:rPr>
        </w:r>
        <w:r w:rsidR="00B85020">
          <w:rPr>
            <w:noProof/>
            <w:webHidden/>
          </w:rPr>
          <w:fldChar w:fldCharType="separate"/>
        </w:r>
        <w:r w:rsidR="00B85020">
          <w:rPr>
            <w:noProof/>
            <w:webHidden/>
          </w:rPr>
          <w:t>12</w:t>
        </w:r>
        <w:r w:rsidR="00B85020">
          <w:rPr>
            <w:noProof/>
            <w:webHidden/>
          </w:rPr>
          <w:fldChar w:fldCharType="end"/>
        </w:r>
      </w:hyperlink>
    </w:p>
    <w:p w14:paraId="11AA3F2C" w14:textId="77777777" w:rsidR="00B85020" w:rsidRDefault="000603AB">
      <w:pPr>
        <w:pStyle w:val="Obsah2"/>
        <w:rPr>
          <w:rFonts w:asciiTheme="minorHAnsi" w:eastAsiaTheme="minorEastAsia" w:hAnsiTheme="minorHAnsi" w:cstheme="minorBidi"/>
          <w:noProof/>
          <w:sz w:val="22"/>
          <w:szCs w:val="22"/>
        </w:rPr>
      </w:pPr>
      <w:hyperlink w:anchor="_Toc513981463" w:history="1">
        <w:r w:rsidR="00B85020" w:rsidRPr="006B18A6">
          <w:rPr>
            <w:rStyle w:val="Hypertextovprepojenie"/>
            <w:noProof/>
            <w:lang w:val="sk-SK"/>
          </w:rPr>
          <w:t>1.6</w:t>
        </w:r>
        <w:r w:rsidR="00B85020">
          <w:rPr>
            <w:rFonts w:asciiTheme="minorHAnsi" w:eastAsiaTheme="minorEastAsia" w:hAnsiTheme="minorHAnsi" w:cstheme="minorBidi"/>
            <w:noProof/>
            <w:sz w:val="22"/>
            <w:szCs w:val="22"/>
          </w:rPr>
          <w:tab/>
        </w:r>
        <w:r w:rsidR="00B85020" w:rsidRPr="006B18A6">
          <w:rPr>
            <w:rStyle w:val="Hypertextovprepojenie"/>
            <w:noProof/>
            <w:lang w:val="sk-SK"/>
          </w:rPr>
          <w:t>Impedančná kardiografia</w:t>
        </w:r>
        <w:r w:rsidR="00B85020">
          <w:rPr>
            <w:noProof/>
            <w:webHidden/>
          </w:rPr>
          <w:tab/>
        </w:r>
        <w:r w:rsidR="00B85020">
          <w:rPr>
            <w:noProof/>
            <w:webHidden/>
          </w:rPr>
          <w:fldChar w:fldCharType="begin"/>
        </w:r>
        <w:r w:rsidR="00B85020">
          <w:rPr>
            <w:noProof/>
            <w:webHidden/>
          </w:rPr>
          <w:instrText xml:space="preserve"> PAGEREF _Toc513981463 \h </w:instrText>
        </w:r>
        <w:r w:rsidR="00B85020">
          <w:rPr>
            <w:noProof/>
            <w:webHidden/>
          </w:rPr>
        </w:r>
        <w:r w:rsidR="00B85020">
          <w:rPr>
            <w:noProof/>
            <w:webHidden/>
          </w:rPr>
          <w:fldChar w:fldCharType="separate"/>
        </w:r>
        <w:r w:rsidR="00B85020">
          <w:rPr>
            <w:noProof/>
            <w:webHidden/>
          </w:rPr>
          <w:t>13</w:t>
        </w:r>
        <w:r w:rsidR="00B85020">
          <w:rPr>
            <w:noProof/>
            <w:webHidden/>
          </w:rPr>
          <w:fldChar w:fldCharType="end"/>
        </w:r>
      </w:hyperlink>
    </w:p>
    <w:p w14:paraId="4B463DBF" w14:textId="77777777" w:rsidR="00B85020" w:rsidRDefault="000603AB">
      <w:pPr>
        <w:pStyle w:val="Obsah2"/>
        <w:rPr>
          <w:rFonts w:asciiTheme="minorHAnsi" w:eastAsiaTheme="minorEastAsia" w:hAnsiTheme="minorHAnsi" w:cstheme="minorBidi"/>
          <w:noProof/>
          <w:sz w:val="22"/>
          <w:szCs w:val="22"/>
        </w:rPr>
      </w:pPr>
      <w:hyperlink w:anchor="_Toc513981464" w:history="1">
        <w:r w:rsidR="00B85020" w:rsidRPr="006B18A6">
          <w:rPr>
            <w:rStyle w:val="Hypertextovprepojenie"/>
            <w:noProof/>
            <w:lang w:val="sk-SK"/>
          </w:rPr>
          <w:t>1.7</w:t>
        </w:r>
        <w:r w:rsidR="00B85020">
          <w:rPr>
            <w:rFonts w:asciiTheme="minorHAnsi" w:eastAsiaTheme="minorEastAsia" w:hAnsiTheme="minorHAnsi" w:cstheme="minorBidi"/>
            <w:noProof/>
            <w:sz w:val="22"/>
            <w:szCs w:val="22"/>
          </w:rPr>
          <w:tab/>
        </w:r>
        <w:r w:rsidR="00B85020" w:rsidRPr="006B18A6">
          <w:rPr>
            <w:rStyle w:val="Hypertextovprepojenie"/>
            <w:noProof/>
            <w:lang w:val="sk-SK"/>
          </w:rPr>
          <w:t>Výpočet SV</w:t>
        </w:r>
        <w:r w:rsidR="00B85020">
          <w:rPr>
            <w:noProof/>
            <w:webHidden/>
          </w:rPr>
          <w:tab/>
        </w:r>
        <w:r w:rsidR="00B85020">
          <w:rPr>
            <w:noProof/>
            <w:webHidden/>
          </w:rPr>
          <w:fldChar w:fldCharType="begin"/>
        </w:r>
        <w:r w:rsidR="00B85020">
          <w:rPr>
            <w:noProof/>
            <w:webHidden/>
          </w:rPr>
          <w:instrText xml:space="preserve"> PAGEREF _Toc513981464 \h </w:instrText>
        </w:r>
        <w:r w:rsidR="00B85020">
          <w:rPr>
            <w:noProof/>
            <w:webHidden/>
          </w:rPr>
        </w:r>
        <w:r w:rsidR="00B85020">
          <w:rPr>
            <w:noProof/>
            <w:webHidden/>
          </w:rPr>
          <w:fldChar w:fldCharType="separate"/>
        </w:r>
        <w:r w:rsidR="00B85020">
          <w:rPr>
            <w:noProof/>
            <w:webHidden/>
          </w:rPr>
          <w:t>17</w:t>
        </w:r>
        <w:r w:rsidR="00B85020">
          <w:rPr>
            <w:noProof/>
            <w:webHidden/>
          </w:rPr>
          <w:fldChar w:fldCharType="end"/>
        </w:r>
      </w:hyperlink>
    </w:p>
    <w:p w14:paraId="60BB9C28" w14:textId="77777777" w:rsidR="00B85020" w:rsidRDefault="000603AB">
      <w:pPr>
        <w:pStyle w:val="Obsah3"/>
        <w:rPr>
          <w:rFonts w:asciiTheme="minorHAnsi" w:eastAsiaTheme="minorEastAsia" w:hAnsiTheme="minorHAnsi" w:cstheme="minorBidi"/>
          <w:noProof/>
          <w:sz w:val="22"/>
          <w:szCs w:val="22"/>
        </w:rPr>
      </w:pPr>
      <w:hyperlink w:anchor="_Toc513981465" w:history="1">
        <w:r w:rsidR="00B85020" w:rsidRPr="006B18A6">
          <w:rPr>
            <w:rStyle w:val="Hypertextovprepojenie"/>
            <w:noProof/>
            <w:lang w:val="sk-SK"/>
          </w:rPr>
          <w:t>1.7.1</w:t>
        </w:r>
        <w:r w:rsidR="00B85020">
          <w:rPr>
            <w:rFonts w:asciiTheme="minorHAnsi" w:eastAsiaTheme="minorEastAsia" w:hAnsiTheme="minorHAnsi" w:cstheme="minorBidi"/>
            <w:noProof/>
            <w:sz w:val="22"/>
            <w:szCs w:val="22"/>
          </w:rPr>
          <w:tab/>
        </w:r>
        <w:r w:rsidR="00B85020" w:rsidRPr="006B18A6">
          <w:rPr>
            <w:rStyle w:val="Hypertextovprepojenie"/>
            <w:noProof/>
            <w:lang w:val="sk-SK"/>
          </w:rPr>
          <w:t>Metódy výpočtu SV na základe zmeny objemu krvi</w:t>
        </w:r>
        <w:r w:rsidR="00B85020">
          <w:rPr>
            <w:noProof/>
            <w:webHidden/>
          </w:rPr>
          <w:tab/>
        </w:r>
        <w:r w:rsidR="00B85020">
          <w:rPr>
            <w:noProof/>
            <w:webHidden/>
          </w:rPr>
          <w:fldChar w:fldCharType="begin"/>
        </w:r>
        <w:r w:rsidR="00B85020">
          <w:rPr>
            <w:noProof/>
            <w:webHidden/>
          </w:rPr>
          <w:instrText xml:space="preserve"> PAGEREF _Toc513981465 \h </w:instrText>
        </w:r>
        <w:r w:rsidR="00B85020">
          <w:rPr>
            <w:noProof/>
            <w:webHidden/>
          </w:rPr>
        </w:r>
        <w:r w:rsidR="00B85020">
          <w:rPr>
            <w:noProof/>
            <w:webHidden/>
          </w:rPr>
          <w:fldChar w:fldCharType="separate"/>
        </w:r>
        <w:r w:rsidR="00B85020">
          <w:rPr>
            <w:noProof/>
            <w:webHidden/>
          </w:rPr>
          <w:t>18</w:t>
        </w:r>
        <w:r w:rsidR="00B85020">
          <w:rPr>
            <w:noProof/>
            <w:webHidden/>
          </w:rPr>
          <w:fldChar w:fldCharType="end"/>
        </w:r>
      </w:hyperlink>
    </w:p>
    <w:p w14:paraId="18628738" w14:textId="77777777" w:rsidR="00B85020" w:rsidRDefault="000603AB">
      <w:pPr>
        <w:pStyle w:val="Obsah3"/>
        <w:rPr>
          <w:rFonts w:asciiTheme="minorHAnsi" w:eastAsiaTheme="minorEastAsia" w:hAnsiTheme="minorHAnsi" w:cstheme="minorBidi"/>
          <w:noProof/>
          <w:sz w:val="22"/>
          <w:szCs w:val="22"/>
        </w:rPr>
      </w:pPr>
      <w:hyperlink w:anchor="_Toc513981466" w:history="1">
        <w:r w:rsidR="00B85020" w:rsidRPr="006B18A6">
          <w:rPr>
            <w:rStyle w:val="Hypertextovprepojenie"/>
            <w:noProof/>
            <w:lang w:val="sk-SK"/>
          </w:rPr>
          <w:t>1.7.2</w:t>
        </w:r>
        <w:r w:rsidR="00B85020">
          <w:rPr>
            <w:rFonts w:asciiTheme="minorHAnsi" w:eastAsiaTheme="minorEastAsia" w:hAnsiTheme="minorHAnsi" w:cstheme="minorBidi"/>
            <w:noProof/>
            <w:sz w:val="22"/>
            <w:szCs w:val="22"/>
          </w:rPr>
          <w:tab/>
        </w:r>
        <w:r w:rsidR="00B85020" w:rsidRPr="006B18A6">
          <w:rPr>
            <w:rStyle w:val="Hypertextovprepojenie"/>
            <w:noProof/>
            <w:lang w:val="sk-SK"/>
          </w:rPr>
          <w:t>Metódy výpočtu SV na základe zmeny vodivosti krvi</w:t>
        </w:r>
        <w:r w:rsidR="00B85020">
          <w:rPr>
            <w:noProof/>
            <w:webHidden/>
          </w:rPr>
          <w:tab/>
        </w:r>
        <w:r w:rsidR="00B85020">
          <w:rPr>
            <w:noProof/>
            <w:webHidden/>
          </w:rPr>
          <w:fldChar w:fldCharType="begin"/>
        </w:r>
        <w:r w:rsidR="00B85020">
          <w:rPr>
            <w:noProof/>
            <w:webHidden/>
          </w:rPr>
          <w:instrText xml:space="preserve"> PAGEREF _Toc513981466 \h </w:instrText>
        </w:r>
        <w:r w:rsidR="00B85020">
          <w:rPr>
            <w:noProof/>
            <w:webHidden/>
          </w:rPr>
        </w:r>
        <w:r w:rsidR="00B85020">
          <w:rPr>
            <w:noProof/>
            <w:webHidden/>
          </w:rPr>
          <w:fldChar w:fldCharType="separate"/>
        </w:r>
        <w:r w:rsidR="00B85020">
          <w:rPr>
            <w:noProof/>
            <w:webHidden/>
          </w:rPr>
          <w:t>22</w:t>
        </w:r>
        <w:r w:rsidR="00B85020">
          <w:rPr>
            <w:noProof/>
            <w:webHidden/>
          </w:rPr>
          <w:fldChar w:fldCharType="end"/>
        </w:r>
      </w:hyperlink>
    </w:p>
    <w:p w14:paraId="16EA3D46" w14:textId="77777777" w:rsidR="00B85020" w:rsidRDefault="000603AB">
      <w:pPr>
        <w:pStyle w:val="Obsah3"/>
        <w:rPr>
          <w:rFonts w:asciiTheme="minorHAnsi" w:eastAsiaTheme="minorEastAsia" w:hAnsiTheme="minorHAnsi" w:cstheme="minorBidi"/>
          <w:noProof/>
          <w:sz w:val="22"/>
          <w:szCs w:val="22"/>
        </w:rPr>
      </w:pPr>
      <w:hyperlink w:anchor="_Toc513981467" w:history="1">
        <w:r w:rsidR="00B85020" w:rsidRPr="006B18A6">
          <w:rPr>
            <w:rStyle w:val="Hypertextovprepojenie"/>
            <w:noProof/>
            <w:lang w:val="sk-SK"/>
          </w:rPr>
          <w:t>1.7.3</w:t>
        </w:r>
        <w:r w:rsidR="00B85020">
          <w:rPr>
            <w:rFonts w:asciiTheme="minorHAnsi" w:eastAsiaTheme="minorEastAsia" w:hAnsiTheme="minorHAnsi" w:cstheme="minorBidi"/>
            <w:noProof/>
            <w:sz w:val="22"/>
            <w:szCs w:val="22"/>
          </w:rPr>
          <w:tab/>
        </w:r>
        <w:r w:rsidR="00B85020" w:rsidRPr="006B18A6">
          <w:rPr>
            <w:rStyle w:val="Hypertextovprepojenie"/>
            <w:noProof/>
            <w:lang w:val="sk-SK"/>
          </w:rPr>
          <w:t>Meranie SV z brachiálnej artérie</w:t>
        </w:r>
        <w:r w:rsidR="00B85020">
          <w:rPr>
            <w:noProof/>
            <w:webHidden/>
          </w:rPr>
          <w:tab/>
        </w:r>
        <w:r w:rsidR="00B85020">
          <w:rPr>
            <w:noProof/>
            <w:webHidden/>
          </w:rPr>
          <w:fldChar w:fldCharType="begin"/>
        </w:r>
        <w:r w:rsidR="00B85020">
          <w:rPr>
            <w:noProof/>
            <w:webHidden/>
          </w:rPr>
          <w:instrText xml:space="preserve"> PAGEREF _Toc513981467 \h </w:instrText>
        </w:r>
        <w:r w:rsidR="00B85020">
          <w:rPr>
            <w:noProof/>
            <w:webHidden/>
          </w:rPr>
        </w:r>
        <w:r w:rsidR="00B85020">
          <w:rPr>
            <w:noProof/>
            <w:webHidden/>
          </w:rPr>
          <w:fldChar w:fldCharType="separate"/>
        </w:r>
        <w:r w:rsidR="00B85020">
          <w:rPr>
            <w:noProof/>
            <w:webHidden/>
          </w:rPr>
          <w:t>27</w:t>
        </w:r>
        <w:r w:rsidR="00B85020">
          <w:rPr>
            <w:noProof/>
            <w:webHidden/>
          </w:rPr>
          <w:fldChar w:fldCharType="end"/>
        </w:r>
      </w:hyperlink>
    </w:p>
    <w:p w14:paraId="333D564F" w14:textId="77777777" w:rsidR="00B85020" w:rsidRDefault="000603AB">
      <w:pPr>
        <w:pStyle w:val="Obsah2"/>
        <w:rPr>
          <w:rFonts w:asciiTheme="minorHAnsi" w:eastAsiaTheme="minorEastAsia" w:hAnsiTheme="minorHAnsi" w:cstheme="minorBidi"/>
          <w:noProof/>
          <w:sz w:val="22"/>
          <w:szCs w:val="22"/>
        </w:rPr>
      </w:pPr>
      <w:hyperlink w:anchor="_Toc513981468" w:history="1">
        <w:r w:rsidR="00B85020" w:rsidRPr="006B18A6">
          <w:rPr>
            <w:rStyle w:val="Hypertextovprepojenie"/>
            <w:noProof/>
            <w:lang w:val="sk-SK"/>
          </w:rPr>
          <w:t>1.8</w:t>
        </w:r>
        <w:r w:rsidR="00B85020">
          <w:rPr>
            <w:rFonts w:asciiTheme="minorHAnsi" w:eastAsiaTheme="minorEastAsia" w:hAnsiTheme="minorHAnsi" w:cstheme="minorBidi"/>
            <w:noProof/>
            <w:sz w:val="22"/>
            <w:szCs w:val="22"/>
          </w:rPr>
          <w:tab/>
        </w:r>
        <w:r w:rsidR="00B85020" w:rsidRPr="006B18A6">
          <w:rPr>
            <w:rStyle w:val="Hypertextovprepojenie"/>
            <w:noProof/>
            <w:lang w:val="sk-SK"/>
          </w:rPr>
          <w:t>Parametre výpočtu SV</w:t>
        </w:r>
        <w:r w:rsidR="00B85020">
          <w:rPr>
            <w:noProof/>
            <w:webHidden/>
          </w:rPr>
          <w:tab/>
        </w:r>
        <w:r w:rsidR="00B85020">
          <w:rPr>
            <w:noProof/>
            <w:webHidden/>
          </w:rPr>
          <w:fldChar w:fldCharType="begin"/>
        </w:r>
        <w:r w:rsidR="00B85020">
          <w:rPr>
            <w:noProof/>
            <w:webHidden/>
          </w:rPr>
          <w:instrText xml:space="preserve"> PAGEREF _Toc513981468 \h </w:instrText>
        </w:r>
        <w:r w:rsidR="00B85020">
          <w:rPr>
            <w:noProof/>
            <w:webHidden/>
          </w:rPr>
        </w:r>
        <w:r w:rsidR="00B85020">
          <w:rPr>
            <w:noProof/>
            <w:webHidden/>
          </w:rPr>
          <w:fldChar w:fldCharType="separate"/>
        </w:r>
        <w:r w:rsidR="00B85020">
          <w:rPr>
            <w:noProof/>
            <w:webHidden/>
          </w:rPr>
          <w:t>27</w:t>
        </w:r>
        <w:r w:rsidR="00B85020">
          <w:rPr>
            <w:noProof/>
            <w:webHidden/>
          </w:rPr>
          <w:fldChar w:fldCharType="end"/>
        </w:r>
      </w:hyperlink>
    </w:p>
    <w:p w14:paraId="5324F129" w14:textId="77777777" w:rsidR="00B85020" w:rsidRDefault="000603AB">
      <w:pPr>
        <w:pStyle w:val="Obsah3"/>
        <w:rPr>
          <w:rFonts w:asciiTheme="minorHAnsi" w:eastAsiaTheme="minorEastAsia" w:hAnsiTheme="minorHAnsi" w:cstheme="minorBidi"/>
          <w:noProof/>
          <w:sz w:val="22"/>
          <w:szCs w:val="22"/>
        </w:rPr>
      </w:pPr>
      <w:hyperlink w:anchor="_Toc513981469" w:history="1">
        <w:r w:rsidR="00B85020" w:rsidRPr="006B18A6">
          <w:rPr>
            <w:rStyle w:val="Hypertextovprepojenie"/>
            <w:noProof/>
            <w:lang w:val="sk-SK"/>
          </w:rPr>
          <w:t>1.8.1</w:t>
        </w:r>
        <w:r w:rsidR="00B85020">
          <w:rPr>
            <w:rFonts w:asciiTheme="minorHAnsi" w:eastAsiaTheme="minorEastAsia" w:hAnsiTheme="minorHAnsi" w:cstheme="minorBidi"/>
            <w:noProof/>
            <w:sz w:val="22"/>
            <w:szCs w:val="22"/>
          </w:rPr>
          <w:tab/>
        </w:r>
        <w:r w:rsidR="00B85020" w:rsidRPr="006B18A6">
          <w:rPr>
            <w:rStyle w:val="Hypertextovprepojenie"/>
            <w:noProof/>
            <w:lang w:val="sk-SK"/>
          </w:rPr>
          <w:t>Maximum derivovaného impedančného signálu -dZ/dt</w:t>
        </w:r>
        <w:r w:rsidR="00B85020" w:rsidRPr="006B18A6">
          <w:rPr>
            <w:rStyle w:val="Hypertextovprepojenie"/>
            <w:noProof/>
            <w:vertAlign w:val="subscript"/>
            <w:lang w:val="sk-SK"/>
          </w:rPr>
          <w:t>max</w:t>
        </w:r>
        <w:r w:rsidR="00B85020">
          <w:rPr>
            <w:noProof/>
            <w:webHidden/>
          </w:rPr>
          <w:tab/>
        </w:r>
        <w:r w:rsidR="00B85020">
          <w:rPr>
            <w:noProof/>
            <w:webHidden/>
          </w:rPr>
          <w:fldChar w:fldCharType="begin"/>
        </w:r>
        <w:r w:rsidR="00B85020">
          <w:rPr>
            <w:noProof/>
            <w:webHidden/>
          </w:rPr>
          <w:instrText xml:space="preserve"> PAGEREF _Toc513981469 \h </w:instrText>
        </w:r>
        <w:r w:rsidR="00B85020">
          <w:rPr>
            <w:noProof/>
            <w:webHidden/>
          </w:rPr>
        </w:r>
        <w:r w:rsidR="00B85020">
          <w:rPr>
            <w:noProof/>
            <w:webHidden/>
          </w:rPr>
          <w:fldChar w:fldCharType="separate"/>
        </w:r>
        <w:r w:rsidR="00B85020">
          <w:rPr>
            <w:noProof/>
            <w:webHidden/>
          </w:rPr>
          <w:t>28</w:t>
        </w:r>
        <w:r w:rsidR="00B85020">
          <w:rPr>
            <w:noProof/>
            <w:webHidden/>
          </w:rPr>
          <w:fldChar w:fldCharType="end"/>
        </w:r>
      </w:hyperlink>
    </w:p>
    <w:p w14:paraId="4B449147" w14:textId="77777777" w:rsidR="00B85020" w:rsidRDefault="000603AB">
      <w:pPr>
        <w:pStyle w:val="Obsah2"/>
        <w:rPr>
          <w:rFonts w:asciiTheme="minorHAnsi" w:eastAsiaTheme="minorEastAsia" w:hAnsiTheme="minorHAnsi" w:cstheme="minorBidi"/>
          <w:noProof/>
          <w:sz w:val="22"/>
          <w:szCs w:val="22"/>
        </w:rPr>
      </w:pPr>
      <w:hyperlink w:anchor="_Toc513981470" w:history="1">
        <w:r w:rsidR="00B85020" w:rsidRPr="006B18A6">
          <w:rPr>
            <w:rStyle w:val="Hypertextovprepojenie"/>
            <w:noProof/>
            <w:lang w:val="sk-SK"/>
          </w:rPr>
          <w:t>1.1</w:t>
        </w:r>
        <w:r w:rsidR="00B85020">
          <w:rPr>
            <w:rFonts w:asciiTheme="minorHAnsi" w:eastAsiaTheme="minorEastAsia" w:hAnsiTheme="minorHAnsi" w:cstheme="minorBidi"/>
            <w:noProof/>
            <w:sz w:val="22"/>
            <w:szCs w:val="22"/>
          </w:rPr>
          <w:tab/>
        </w:r>
        <w:r w:rsidR="00B85020" w:rsidRPr="006B18A6">
          <w:rPr>
            <w:rStyle w:val="Hypertextovprepojenie"/>
            <w:noProof/>
            <w:lang w:val="sk-SK"/>
          </w:rPr>
          <w:t>Stanovenie parametrov zo Srdečných zvukov (HS)</w:t>
        </w:r>
        <w:r w:rsidR="00B85020">
          <w:rPr>
            <w:noProof/>
            <w:webHidden/>
          </w:rPr>
          <w:tab/>
        </w:r>
        <w:r w:rsidR="00B85020">
          <w:rPr>
            <w:noProof/>
            <w:webHidden/>
          </w:rPr>
          <w:fldChar w:fldCharType="begin"/>
        </w:r>
        <w:r w:rsidR="00B85020">
          <w:rPr>
            <w:noProof/>
            <w:webHidden/>
          </w:rPr>
          <w:instrText xml:space="preserve"> PAGEREF _Toc513981470 \h </w:instrText>
        </w:r>
        <w:r w:rsidR="00B85020">
          <w:rPr>
            <w:noProof/>
            <w:webHidden/>
          </w:rPr>
        </w:r>
        <w:r w:rsidR="00B85020">
          <w:rPr>
            <w:noProof/>
            <w:webHidden/>
          </w:rPr>
          <w:fldChar w:fldCharType="separate"/>
        </w:r>
        <w:r w:rsidR="00B85020">
          <w:rPr>
            <w:noProof/>
            <w:webHidden/>
          </w:rPr>
          <w:t>29</w:t>
        </w:r>
        <w:r w:rsidR="00B85020">
          <w:rPr>
            <w:noProof/>
            <w:webHidden/>
          </w:rPr>
          <w:fldChar w:fldCharType="end"/>
        </w:r>
      </w:hyperlink>
    </w:p>
    <w:p w14:paraId="20863367" w14:textId="77777777" w:rsidR="00B85020" w:rsidRDefault="000603AB">
      <w:pPr>
        <w:pStyle w:val="Obsah3"/>
        <w:rPr>
          <w:rFonts w:asciiTheme="minorHAnsi" w:eastAsiaTheme="minorEastAsia" w:hAnsiTheme="minorHAnsi" w:cstheme="minorBidi"/>
          <w:noProof/>
          <w:sz w:val="22"/>
          <w:szCs w:val="22"/>
        </w:rPr>
      </w:pPr>
      <w:hyperlink w:anchor="_Toc513981471" w:history="1">
        <w:r w:rsidR="00B85020" w:rsidRPr="006B18A6">
          <w:rPr>
            <w:rStyle w:val="Hypertextovprepojenie"/>
            <w:noProof/>
            <w:lang w:val="sk-SK"/>
          </w:rPr>
          <w:t>1.1.1</w:t>
        </w:r>
        <w:r w:rsidR="00B85020">
          <w:rPr>
            <w:rFonts w:asciiTheme="minorHAnsi" w:eastAsiaTheme="minorEastAsia" w:hAnsiTheme="minorHAnsi" w:cstheme="minorBidi"/>
            <w:noProof/>
            <w:sz w:val="22"/>
            <w:szCs w:val="22"/>
          </w:rPr>
          <w:tab/>
        </w:r>
        <w:r w:rsidR="00B85020" w:rsidRPr="006B18A6">
          <w:rPr>
            <w:rStyle w:val="Hypertextovprepojenie"/>
            <w:noProof/>
            <w:lang w:val="sk-SK"/>
          </w:rPr>
          <w:t>LVET interval- určenie počiatku systoly</w:t>
        </w:r>
        <w:r w:rsidR="00B85020">
          <w:rPr>
            <w:noProof/>
            <w:webHidden/>
          </w:rPr>
          <w:tab/>
        </w:r>
        <w:r w:rsidR="00B85020">
          <w:rPr>
            <w:noProof/>
            <w:webHidden/>
          </w:rPr>
          <w:fldChar w:fldCharType="begin"/>
        </w:r>
        <w:r w:rsidR="00B85020">
          <w:rPr>
            <w:noProof/>
            <w:webHidden/>
          </w:rPr>
          <w:instrText xml:space="preserve"> PAGEREF _Toc513981471 \h </w:instrText>
        </w:r>
        <w:r w:rsidR="00B85020">
          <w:rPr>
            <w:noProof/>
            <w:webHidden/>
          </w:rPr>
        </w:r>
        <w:r w:rsidR="00B85020">
          <w:rPr>
            <w:noProof/>
            <w:webHidden/>
          </w:rPr>
          <w:fldChar w:fldCharType="separate"/>
        </w:r>
        <w:r w:rsidR="00B85020">
          <w:rPr>
            <w:noProof/>
            <w:webHidden/>
          </w:rPr>
          <w:t>30</w:t>
        </w:r>
        <w:r w:rsidR="00B85020">
          <w:rPr>
            <w:noProof/>
            <w:webHidden/>
          </w:rPr>
          <w:fldChar w:fldCharType="end"/>
        </w:r>
      </w:hyperlink>
    </w:p>
    <w:p w14:paraId="576EAB64" w14:textId="77777777" w:rsidR="00B85020" w:rsidRDefault="000603AB">
      <w:pPr>
        <w:pStyle w:val="Obsah3"/>
        <w:rPr>
          <w:rFonts w:asciiTheme="minorHAnsi" w:eastAsiaTheme="minorEastAsia" w:hAnsiTheme="minorHAnsi" w:cstheme="minorBidi"/>
          <w:noProof/>
          <w:sz w:val="22"/>
          <w:szCs w:val="22"/>
        </w:rPr>
      </w:pPr>
      <w:hyperlink w:anchor="_Toc513981472" w:history="1">
        <w:r w:rsidR="00B85020" w:rsidRPr="006B18A6">
          <w:rPr>
            <w:rStyle w:val="Hypertextovprepojenie"/>
            <w:noProof/>
            <w:lang w:val="sk-SK"/>
          </w:rPr>
          <w:t>1.1.2</w:t>
        </w:r>
        <w:r w:rsidR="00B85020">
          <w:rPr>
            <w:rFonts w:asciiTheme="minorHAnsi" w:eastAsiaTheme="minorEastAsia" w:hAnsiTheme="minorHAnsi" w:cstheme="minorBidi"/>
            <w:noProof/>
            <w:sz w:val="22"/>
            <w:szCs w:val="22"/>
          </w:rPr>
          <w:tab/>
        </w:r>
        <w:r w:rsidR="00B85020" w:rsidRPr="006B18A6">
          <w:rPr>
            <w:rStyle w:val="Hypertextovprepojenie"/>
            <w:noProof/>
            <w:lang w:val="sk-SK"/>
          </w:rPr>
          <w:t>LVET interval  - určenie konca systoly</w:t>
        </w:r>
        <w:r w:rsidR="00B85020">
          <w:rPr>
            <w:noProof/>
            <w:webHidden/>
          </w:rPr>
          <w:tab/>
        </w:r>
        <w:r w:rsidR="00B85020">
          <w:rPr>
            <w:noProof/>
            <w:webHidden/>
          </w:rPr>
          <w:fldChar w:fldCharType="begin"/>
        </w:r>
        <w:r w:rsidR="00B85020">
          <w:rPr>
            <w:noProof/>
            <w:webHidden/>
          </w:rPr>
          <w:instrText xml:space="preserve"> PAGEREF _Toc513981472 \h </w:instrText>
        </w:r>
        <w:r w:rsidR="00B85020">
          <w:rPr>
            <w:noProof/>
            <w:webHidden/>
          </w:rPr>
        </w:r>
        <w:r w:rsidR="00B85020">
          <w:rPr>
            <w:noProof/>
            <w:webHidden/>
          </w:rPr>
          <w:fldChar w:fldCharType="separate"/>
        </w:r>
        <w:r w:rsidR="00B85020">
          <w:rPr>
            <w:noProof/>
            <w:webHidden/>
          </w:rPr>
          <w:t>30</w:t>
        </w:r>
        <w:r w:rsidR="00B85020">
          <w:rPr>
            <w:noProof/>
            <w:webHidden/>
          </w:rPr>
          <w:fldChar w:fldCharType="end"/>
        </w:r>
      </w:hyperlink>
    </w:p>
    <w:p w14:paraId="4BB20547" w14:textId="77777777" w:rsidR="00B85020" w:rsidRDefault="000603AB">
      <w:pPr>
        <w:pStyle w:val="Obsah3"/>
        <w:rPr>
          <w:rFonts w:asciiTheme="minorHAnsi" w:eastAsiaTheme="minorEastAsia" w:hAnsiTheme="minorHAnsi" w:cstheme="minorBidi"/>
          <w:noProof/>
          <w:sz w:val="22"/>
          <w:szCs w:val="22"/>
        </w:rPr>
      </w:pPr>
      <w:hyperlink w:anchor="_Toc513981473" w:history="1">
        <w:r w:rsidR="00B85020" w:rsidRPr="006B18A6">
          <w:rPr>
            <w:rStyle w:val="Hypertextovprepojenie"/>
            <w:noProof/>
            <w:lang w:val="sk-SK"/>
          </w:rPr>
          <w:t>1.1.3</w:t>
        </w:r>
        <w:r w:rsidR="00B85020">
          <w:rPr>
            <w:rFonts w:asciiTheme="minorHAnsi" w:eastAsiaTheme="minorEastAsia" w:hAnsiTheme="minorHAnsi" w:cstheme="minorBidi"/>
            <w:noProof/>
            <w:sz w:val="22"/>
            <w:szCs w:val="22"/>
          </w:rPr>
          <w:tab/>
        </w:r>
        <w:r w:rsidR="00B85020" w:rsidRPr="006B18A6">
          <w:rPr>
            <w:rStyle w:val="Hypertextovprepojenie"/>
            <w:noProof/>
            <w:lang w:val="sk-SK"/>
          </w:rPr>
          <w:t>Spracovanie HS</w:t>
        </w:r>
        <w:r w:rsidR="00B85020">
          <w:rPr>
            <w:noProof/>
            <w:webHidden/>
          </w:rPr>
          <w:tab/>
        </w:r>
        <w:r w:rsidR="00B85020">
          <w:rPr>
            <w:noProof/>
            <w:webHidden/>
          </w:rPr>
          <w:fldChar w:fldCharType="begin"/>
        </w:r>
        <w:r w:rsidR="00B85020">
          <w:rPr>
            <w:noProof/>
            <w:webHidden/>
          </w:rPr>
          <w:instrText xml:space="preserve"> PAGEREF _Toc513981473 \h </w:instrText>
        </w:r>
        <w:r w:rsidR="00B85020">
          <w:rPr>
            <w:noProof/>
            <w:webHidden/>
          </w:rPr>
        </w:r>
        <w:r w:rsidR="00B85020">
          <w:rPr>
            <w:noProof/>
            <w:webHidden/>
          </w:rPr>
          <w:fldChar w:fldCharType="separate"/>
        </w:r>
        <w:r w:rsidR="00B85020">
          <w:rPr>
            <w:noProof/>
            <w:webHidden/>
          </w:rPr>
          <w:t>31</w:t>
        </w:r>
        <w:r w:rsidR="00B85020">
          <w:rPr>
            <w:noProof/>
            <w:webHidden/>
          </w:rPr>
          <w:fldChar w:fldCharType="end"/>
        </w:r>
      </w:hyperlink>
    </w:p>
    <w:p w14:paraId="0781487E" w14:textId="77777777" w:rsidR="00B85020" w:rsidRDefault="000603AB">
      <w:pPr>
        <w:pStyle w:val="Obsah3"/>
        <w:rPr>
          <w:rFonts w:asciiTheme="minorHAnsi" w:eastAsiaTheme="minorEastAsia" w:hAnsiTheme="minorHAnsi" w:cstheme="minorBidi"/>
          <w:noProof/>
          <w:sz w:val="22"/>
          <w:szCs w:val="22"/>
        </w:rPr>
      </w:pPr>
      <w:hyperlink w:anchor="_Toc513981474" w:history="1">
        <w:r w:rsidR="00B85020" w:rsidRPr="006B18A6">
          <w:rPr>
            <w:rStyle w:val="Hypertextovprepojenie"/>
            <w:noProof/>
            <w:lang w:val="sk-SK"/>
          </w:rPr>
          <w:t>1.1.4</w:t>
        </w:r>
        <w:r w:rsidR="00B85020">
          <w:rPr>
            <w:rFonts w:asciiTheme="minorHAnsi" w:eastAsiaTheme="minorEastAsia" w:hAnsiTheme="minorHAnsi" w:cstheme="minorBidi"/>
            <w:noProof/>
            <w:sz w:val="22"/>
            <w:szCs w:val="22"/>
          </w:rPr>
          <w:tab/>
        </w:r>
        <w:r w:rsidR="00B85020" w:rsidRPr="006B18A6">
          <w:rPr>
            <w:rStyle w:val="Hypertextovprepojenie"/>
            <w:noProof/>
            <w:lang w:val="sk-SK"/>
          </w:rPr>
          <w:t>Komplikácie pri spracovaní HS</w:t>
        </w:r>
        <w:r w:rsidR="00B85020">
          <w:rPr>
            <w:noProof/>
            <w:webHidden/>
          </w:rPr>
          <w:tab/>
        </w:r>
        <w:r w:rsidR="00B85020">
          <w:rPr>
            <w:noProof/>
            <w:webHidden/>
          </w:rPr>
          <w:fldChar w:fldCharType="begin"/>
        </w:r>
        <w:r w:rsidR="00B85020">
          <w:rPr>
            <w:noProof/>
            <w:webHidden/>
          </w:rPr>
          <w:instrText xml:space="preserve"> PAGEREF _Toc513981474 \h </w:instrText>
        </w:r>
        <w:r w:rsidR="00B85020">
          <w:rPr>
            <w:noProof/>
            <w:webHidden/>
          </w:rPr>
        </w:r>
        <w:r w:rsidR="00B85020">
          <w:rPr>
            <w:noProof/>
            <w:webHidden/>
          </w:rPr>
          <w:fldChar w:fldCharType="separate"/>
        </w:r>
        <w:r w:rsidR="00B85020">
          <w:rPr>
            <w:noProof/>
            <w:webHidden/>
          </w:rPr>
          <w:t>32</w:t>
        </w:r>
        <w:r w:rsidR="00B85020">
          <w:rPr>
            <w:noProof/>
            <w:webHidden/>
          </w:rPr>
          <w:fldChar w:fldCharType="end"/>
        </w:r>
      </w:hyperlink>
    </w:p>
    <w:p w14:paraId="05C6B922" w14:textId="77777777" w:rsidR="00B85020" w:rsidRDefault="000603AB">
      <w:pPr>
        <w:pStyle w:val="Obsah1"/>
        <w:rPr>
          <w:rFonts w:asciiTheme="minorHAnsi" w:eastAsiaTheme="minorEastAsia" w:hAnsiTheme="minorHAnsi" w:cstheme="minorBidi"/>
          <w:b w:val="0"/>
          <w:bCs w:val="0"/>
          <w:sz w:val="22"/>
          <w:szCs w:val="22"/>
        </w:rPr>
      </w:pPr>
      <w:hyperlink w:anchor="_Toc513981475" w:history="1">
        <w:r w:rsidR="00B85020" w:rsidRPr="006B18A6">
          <w:rPr>
            <w:rStyle w:val="Hypertextovprepojenie"/>
            <w:lang w:val="sk-SK"/>
          </w:rPr>
          <w:t>2</w:t>
        </w:r>
        <w:r w:rsidR="00B85020">
          <w:rPr>
            <w:rFonts w:asciiTheme="minorHAnsi" w:eastAsiaTheme="minorEastAsia" w:hAnsiTheme="minorHAnsi" w:cstheme="minorBidi"/>
            <w:b w:val="0"/>
            <w:bCs w:val="0"/>
            <w:sz w:val="22"/>
            <w:szCs w:val="22"/>
          </w:rPr>
          <w:tab/>
        </w:r>
        <w:r w:rsidR="00B85020" w:rsidRPr="006B18A6">
          <w:rPr>
            <w:rStyle w:val="Hypertextovprepojenie"/>
            <w:lang w:val="sk-SK"/>
          </w:rPr>
          <w:t>Ciele dizertácie</w:t>
        </w:r>
        <w:r w:rsidR="00B85020">
          <w:rPr>
            <w:webHidden/>
          </w:rPr>
          <w:tab/>
        </w:r>
        <w:r w:rsidR="00B85020">
          <w:rPr>
            <w:webHidden/>
          </w:rPr>
          <w:fldChar w:fldCharType="begin"/>
        </w:r>
        <w:r w:rsidR="00B85020">
          <w:rPr>
            <w:webHidden/>
          </w:rPr>
          <w:instrText xml:space="preserve"> PAGEREF _Toc513981475 \h </w:instrText>
        </w:r>
        <w:r w:rsidR="00B85020">
          <w:rPr>
            <w:webHidden/>
          </w:rPr>
        </w:r>
        <w:r w:rsidR="00B85020">
          <w:rPr>
            <w:webHidden/>
          </w:rPr>
          <w:fldChar w:fldCharType="separate"/>
        </w:r>
        <w:r w:rsidR="00B85020">
          <w:rPr>
            <w:webHidden/>
          </w:rPr>
          <w:t>33</w:t>
        </w:r>
        <w:r w:rsidR="00B85020">
          <w:rPr>
            <w:webHidden/>
          </w:rPr>
          <w:fldChar w:fldCharType="end"/>
        </w:r>
      </w:hyperlink>
    </w:p>
    <w:p w14:paraId="33B8F909" w14:textId="77777777" w:rsidR="00B85020" w:rsidRDefault="000603AB">
      <w:pPr>
        <w:pStyle w:val="Obsah1"/>
        <w:rPr>
          <w:rFonts w:asciiTheme="minorHAnsi" w:eastAsiaTheme="minorEastAsia" w:hAnsiTheme="minorHAnsi" w:cstheme="minorBidi"/>
          <w:b w:val="0"/>
          <w:bCs w:val="0"/>
          <w:sz w:val="22"/>
          <w:szCs w:val="22"/>
        </w:rPr>
      </w:pPr>
      <w:hyperlink w:anchor="_Toc513981476" w:history="1">
        <w:r w:rsidR="00B85020" w:rsidRPr="006B18A6">
          <w:rPr>
            <w:rStyle w:val="Hypertextovprepojenie"/>
            <w:lang w:val="sk-SK"/>
          </w:rPr>
          <w:t>3</w:t>
        </w:r>
        <w:r w:rsidR="00B85020">
          <w:rPr>
            <w:rFonts w:asciiTheme="minorHAnsi" w:eastAsiaTheme="minorEastAsia" w:hAnsiTheme="minorHAnsi" w:cstheme="minorBidi"/>
            <w:b w:val="0"/>
            <w:bCs w:val="0"/>
            <w:sz w:val="22"/>
            <w:szCs w:val="22"/>
          </w:rPr>
          <w:tab/>
        </w:r>
        <w:r w:rsidR="00B85020" w:rsidRPr="006B18A6">
          <w:rPr>
            <w:rStyle w:val="Hypertextovprepojenie"/>
            <w:lang w:val="sk-SK"/>
          </w:rPr>
          <w:t>Dosiahnuté vedecké poznatky</w:t>
        </w:r>
        <w:r w:rsidR="00B85020">
          <w:rPr>
            <w:webHidden/>
          </w:rPr>
          <w:tab/>
        </w:r>
        <w:r w:rsidR="00B85020">
          <w:rPr>
            <w:webHidden/>
          </w:rPr>
          <w:fldChar w:fldCharType="begin"/>
        </w:r>
        <w:r w:rsidR="00B85020">
          <w:rPr>
            <w:webHidden/>
          </w:rPr>
          <w:instrText xml:space="preserve"> PAGEREF _Toc513981476 \h </w:instrText>
        </w:r>
        <w:r w:rsidR="00B85020">
          <w:rPr>
            <w:webHidden/>
          </w:rPr>
        </w:r>
        <w:r w:rsidR="00B85020">
          <w:rPr>
            <w:webHidden/>
          </w:rPr>
          <w:fldChar w:fldCharType="separate"/>
        </w:r>
        <w:r w:rsidR="00B85020">
          <w:rPr>
            <w:webHidden/>
          </w:rPr>
          <w:t>34</w:t>
        </w:r>
        <w:r w:rsidR="00B85020">
          <w:rPr>
            <w:webHidden/>
          </w:rPr>
          <w:fldChar w:fldCharType="end"/>
        </w:r>
      </w:hyperlink>
    </w:p>
    <w:p w14:paraId="5A36A423" w14:textId="77777777" w:rsidR="00B85020" w:rsidRDefault="000603AB">
      <w:pPr>
        <w:pStyle w:val="Obsah2"/>
        <w:rPr>
          <w:rFonts w:asciiTheme="minorHAnsi" w:eastAsiaTheme="minorEastAsia" w:hAnsiTheme="minorHAnsi" w:cstheme="minorBidi"/>
          <w:noProof/>
          <w:sz w:val="22"/>
          <w:szCs w:val="22"/>
        </w:rPr>
      </w:pPr>
      <w:hyperlink w:anchor="_Toc513981477" w:history="1">
        <w:r w:rsidR="00B85020" w:rsidRPr="006B18A6">
          <w:rPr>
            <w:rStyle w:val="Hypertextovprepojenie"/>
            <w:noProof/>
            <w:lang w:val="sk-SK"/>
          </w:rPr>
          <w:t>3.1</w:t>
        </w:r>
        <w:r w:rsidR="00B85020">
          <w:rPr>
            <w:rFonts w:asciiTheme="minorHAnsi" w:eastAsiaTheme="minorEastAsia" w:hAnsiTheme="minorHAnsi" w:cstheme="minorBidi"/>
            <w:noProof/>
            <w:sz w:val="22"/>
            <w:szCs w:val="22"/>
          </w:rPr>
          <w:tab/>
        </w:r>
        <w:r w:rsidR="00B85020" w:rsidRPr="006B18A6">
          <w:rPr>
            <w:rStyle w:val="Hypertextovprepojenie"/>
            <w:noProof/>
            <w:lang w:val="sk-SK"/>
          </w:rPr>
          <w:t>Detekcia bioimpedančných parametrov</w:t>
        </w:r>
        <w:r w:rsidR="00B85020">
          <w:rPr>
            <w:noProof/>
            <w:webHidden/>
          </w:rPr>
          <w:tab/>
        </w:r>
        <w:r w:rsidR="00B85020">
          <w:rPr>
            <w:noProof/>
            <w:webHidden/>
          </w:rPr>
          <w:fldChar w:fldCharType="begin"/>
        </w:r>
        <w:r w:rsidR="00B85020">
          <w:rPr>
            <w:noProof/>
            <w:webHidden/>
          </w:rPr>
          <w:instrText xml:space="preserve"> PAGEREF _Toc513981477 \h </w:instrText>
        </w:r>
        <w:r w:rsidR="00B85020">
          <w:rPr>
            <w:noProof/>
            <w:webHidden/>
          </w:rPr>
        </w:r>
        <w:r w:rsidR="00B85020">
          <w:rPr>
            <w:noProof/>
            <w:webHidden/>
          </w:rPr>
          <w:fldChar w:fldCharType="separate"/>
        </w:r>
        <w:r w:rsidR="00B85020">
          <w:rPr>
            <w:noProof/>
            <w:webHidden/>
          </w:rPr>
          <w:t>34</w:t>
        </w:r>
        <w:r w:rsidR="00B85020">
          <w:rPr>
            <w:noProof/>
            <w:webHidden/>
          </w:rPr>
          <w:fldChar w:fldCharType="end"/>
        </w:r>
      </w:hyperlink>
    </w:p>
    <w:p w14:paraId="7D43B2B2" w14:textId="77777777" w:rsidR="00B85020" w:rsidRDefault="000603AB">
      <w:pPr>
        <w:pStyle w:val="Obsah3"/>
        <w:rPr>
          <w:rFonts w:asciiTheme="minorHAnsi" w:eastAsiaTheme="minorEastAsia" w:hAnsiTheme="minorHAnsi" w:cstheme="minorBidi"/>
          <w:noProof/>
          <w:sz w:val="22"/>
          <w:szCs w:val="22"/>
        </w:rPr>
      </w:pPr>
      <w:hyperlink w:anchor="_Toc513981478" w:history="1">
        <w:r w:rsidR="00B85020" w:rsidRPr="006B18A6">
          <w:rPr>
            <w:rStyle w:val="Hypertextovprepojenie"/>
            <w:noProof/>
            <w:lang w:val="sk-SK"/>
          </w:rPr>
          <w:t>3.1.1</w:t>
        </w:r>
        <w:r w:rsidR="00B85020">
          <w:rPr>
            <w:rFonts w:asciiTheme="minorHAnsi" w:eastAsiaTheme="minorEastAsia" w:hAnsiTheme="minorHAnsi" w:cstheme="minorBidi"/>
            <w:noProof/>
            <w:sz w:val="22"/>
            <w:szCs w:val="22"/>
          </w:rPr>
          <w:tab/>
        </w:r>
        <w:r w:rsidR="00B85020" w:rsidRPr="006B18A6">
          <w:rPr>
            <w:rStyle w:val="Hypertextovprepojenie"/>
            <w:noProof/>
            <w:lang w:val="sk-SK"/>
          </w:rPr>
          <w:t>Meraní dobrovoľníci</w:t>
        </w:r>
        <w:r w:rsidR="00B85020">
          <w:rPr>
            <w:noProof/>
            <w:webHidden/>
          </w:rPr>
          <w:tab/>
        </w:r>
        <w:r w:rsidR="00B85020">
          <w:rPr>
            <w:noProof/>
            <w:webHidden/>
          </w:rPr>
          <w:fldChar w:fldCharType="begin"/>
        </w:r>
        <w:r w:rsidR="00B85020">
          <w:rPr>
            <w:noProof/>
            <w:webHidden/>
          </w:rPr>
          <w:instrText xml:space="preserve"> PAGEREF _Toc513981478 \h </w:instrText>
        </w:r>
        <w:r w:rsidR="00B85020">
          <w:rPr>
            <w:noProof/>
            <w:webHidden/>
          </w:rPr>
        </w:r>
        <w:r w:rsidR="00B85020">
          <w:rPr>
            <w:noProof/>
            <w:webHidden/>
          </w:rPr>
          <w:fldChar w:fldCharType="separate"/>
        </w:r>
        <w:r w:rsidR="00B85020">
          <w:rPr>
            <w:noProof/>
            <w:webHidden/>
          </w:rPr>
          <w:t>34</w:t>
        </w:r>
        <w:r w:rsidR="00B85020">
          <w:rPr>
            <w:noProof/>
            <w:webHidden/>
          </w:rPr>
          <w:fldChar w:fldCharType="end"/>
        </w:r>
      </w:hyperlink>
    </w:p>
    <w:p w14:paraId="292B4AA8" w14:textId="77777777" w:rsidR="00B85020" w:rsidRDefault="000603AB">
      <w:pPr>
        <w:pStyle w:val="Obsah3"/>
        <w:rPr>
          <w:rFonts w:asciiTheme="minorHAnsi" w:eastAsiaTheme="minorEastAsia" w:hAnsiTheme="minorHAnsi" w:cstheme="minorBidi"/>
          <w:noProof/>
          <w:sz w:val="22"/>
          <w:szCs w:val="22"/>
        </w:rPr>
      </w:pPr>
      <w:hyperlink w:anchor="_Toc513981479" w:history="1">
        <w:r w:rsidR="00B85020" w:rsidRPr="006B18A6">
          <w:rPr>
            <w:rStyle w:val="Hypertextovprepojenie"/>
            <w:noProof/>
            <w:lang w:val="sk-SK"/>
          </w:rPr>
          <w:t>3.1.2</w:t>
        </w:r>
        <w:r w:rsidR="00B85020">
          <w:rPr>
            <w:rFonts w:asciiTheme="minorHAnsi" w:eastAsiaTheme="minorEastAsia" w:hAnsiTheme="minorHAnsi" w:cstheme="minorBidi"/>
            <w:noProof/>
            <w:sz w:val="22"/>
            <w:szCs w:val="22"/>
          </w:rPr>
          <w:tab/>
        </w:r>
        <w:r w:rsidR="00B85020" w:rsidRPr="006B18A6">
          <w:rPr>
            <w:rStyle w:val="Hypertextovprepojenie"/>
            <w:noProof/>
            <w:lang w:val="sk-SK"/>
          </w:rPr>
          <w:t>Merací protokol</w:t>
        </w:r>
        <w:r w:rsidR="00B85020">
          <w:rPr>
            <w:noProof/>
            <w:webHidden/>
          </w:rPr>
          <w:tab/>
        </w:r>
        <w:r w:rsidR="00B85020">
          <w:rPr>
            <w:noProof/>
            <w:webHidden/>
          </w:rPr>
          <w:fldChar w:fldCharType="begin"/>
        </w:r>
        <w:r w:rsidR="00B85020">
          <w:rPr>
            <w:noProof/>
            <w:webHidden/>
          </w:rPr>
          <w:instrText xml:space="preserve"> PAGEREF _Toc513981479 \h </w:instrText>
        </w:r>
        <w:r w:rsidR="00B85020">
          <w:rPr>
            <w:noProof/>
            <w:webHidden/>
          </w:rPr>
        </w:r>
        <w:r w:rsidR="00B85020">
          <w:rPr>
            <w:noProof/>
            <w:webHidden/>
          </w:rPr>
          <w:fldChar w:fldCharType="separate"/>
        </w:r>
        <w:r w:rsidR="00B85020">
          <w:rPr>
            <w:noProof/>
            <w:webHidden/>
          </w:rPr>
          <w:t>35</w:t>
        </w:r>
        <w:r w:rsidR="00B85020">
          <w:rPr>
            <w:noProof/>
            <w:webHidden/>
          </w:rPr>
          <w:fldChar w:fldCharType="end"/>
        </w:r>
      </w:hyperlink>
    </w:p>
    <w:p w14:paraId="7CDBC966" w14:textId="77777777" w:rsidR="00B85020" w:rsidRDefault="000603AB">
      <w:pPr>
        <w:pStyle w:val="Obsah3"/>
        <w:rPr>
          <w:rFonts w:asciiTheme="minorHAnsi" w:eastAsiaTheme="minorEastAsia" w:hAnsiTheme="minorHAnsi" w:cstheme="minorBidi"/>
          <w:noProof/>
          <w:sz w:val="22"/>
          <w:szCs w:val="22"/>
        </w:rPr>
      </w:pPr>
      <w:hyperlink w:anchor="_Toc513981480" w:history="1">
        <w:r w:rsidR="00B85020" w:rsidRPr="006B18A6">
          <w:rPr>
            <w:rStyle w:val="Hypertextovprepojenie"/>
            <w:noProof/>
            <w:lang w:val="sk-SK"/>
          </w:rPr>
          <w:t>3.1.3</w:t>
        </w:r>
        <w:r w:rsidR="00B85020">
          <w:rPr>
            <w:rFonts w:asciiTheme="minorHAnsi" w:eastAsiaTheme="minorEastAsia" w:hAnsiTheme="minorHAnsi" w:cstheme="minorBidi"/>
            <w:noProof/>
            <w:sz w:val="22"/>
            <w:szCs w:val="22"/>
          </w:rPr>
          <w:tab/>
        </w:r>
        <w:r w:rsidR="00B85020" w:rsidRPr="006B18A6">
          <w:rPr>
            <w:rStyle w:val="Hypertextovprepojenie"/>
            <w:noProof/>
            <w:lang w:val="sk-SK"/>
          </w:rPr>
          <w:t>Merané signály</w:t>
        </w:r>
        <w:r w:rsidR="00B85020">
          <w:rPr>
            <w:noProof/>
            <w:webHidden/>
          </w:rPr>
          <w:tab/>
        </w:r>
        <w:r w:rsidR="00B85020">
          <w:rPr>
            <w:noProof/>
            <w:webHidden/>
          </w:rPr>
          <w:fldChar w:fldCharType="begin"/>
        </w:r>
        <w:r w:rsidR="00B85020">
          <w:rPr>
            <w:noProof/>
            <w:webHidden/>
          </w:rPr>
          <w:instrText xml:space="preserve"> PAGEREF _Toc513981480 \h </w:instrText>
        </w:r>
        <w:r w:rsidR="00B85020">
          <w:rPr>
            <w:noProof/>
            <w:webHidden/>
          </w:rPr>
        </w:r>
        <w:r w:rsidR="00B85020">
          <w:rPr>
            <w:noProof/>
            <w:webHidden/>
          </w:rPr>
          <w:fldChar w:fldCharType="separate"/>
        </w:r>
        <w:r w:rsidR="00B85020">
          <w:rPr>
            <w:noProof/>
            <w:webHidden/>
          </w:rPr>
          <w:t>35</w:t>
        </w:r>
        <w:r w:rsidR="00B85020">
          <w:rPr>
            <w:noProof/>
            <w:webHidden/>
          </w:rPr>
          <w:fldChar w:fldCharType="end"/>
        </w:r>
      </w:hyperlink>
    </w:p>
    <w:p w14:paraId="16CA3B01" w14:textId="77777777" w:rsidR="00B85020" w:rsidRDefault="000603AB">
      <w:pPr>
        <w:pStyle w:val="Obsah3"/>
        <w:rPr>
          <w:rFonts w:asciiTheme="minorHAnsi" w:eastAsiaTheme="minorEastAsia" w:hAnsiTheme="minorHAnsi" w:cstheme="minorBidi"/>
          <w:noProof/>
          <w:sz w:val="22"/>
          <w:szCs w:val="22"/>
        </w:rPr>
      </w:pPr>
      <w:hyperlink w:anchor="_Toc513981481" w:history="1">
        <w:r w:rsidR="00B85020" w:rsidRPr="006B18A6">
          <w:rPr>
            <w:rStyle w:val="Hypertextovprepojenie"/>
            <w:noProof/>
            <w:lang w:val="sk-SK"/>
          </w:rPr>
          <w:t>3.1.1</w:t>
        </w:r>
        <w:r w:rsidR="00B85020">
          <w:rPr>
            <w:rFonts w:asciiTheme="minorHAnsi" w:eastAsiaTheme="minorEastAsia" w:hAnsiTheme="minorHAnsi" w:cstheme="minorBidi"/>
            <w:noProof/>
            <w:sz w:val="22"/>
            <w:szCs w:val="22"/>
          </w:rPr>
          <w:tab/>
        </w:r>
        <w:r w:rsidR="00B85020" w:rsidRPr="006B18A6">
          <w:rPr>
            <w:rStyle w:val="Hypertextovprepojenie"/>
            <w:noProof/>
            <w:lang w:val="sk-SK"/>
          </w:rPr>
          <w:t>Multikanálový bioimpedančný monitor</w:t>
        </w:r>
        <w:r w:rsidR="00B85020">
          <w:rPr>
            <w:noProof/>
            <w:webHidden/>
          </w:rPr>
          <w:tab/>
        </w:r>
        <w:r w:rsidR="00B85020">
          <w:rPr>
            <w:noProof/>
            <w:webHidden/>
          </w:rPr>
          <w:fldChar w:fldCharType="begin"/>
        </w:r>
        <w:r w:rsidR="00B85020">
          <w:rPr>
            <w:noProof/>
            <w:webHidden/>
          </w:rPr>
          <w:instrText xml:space="preserve"> PAGEREF _Toc513981481 \h </w:instrText>
        </w:r>
        <w:r w:rsidR="00B85020">
          <w:rPr>
            <w:noProof/>
            <w:webHidden/>
          </w:rPr>
        </w:r>
        <w:r w:rsidR="00B85020">
          <w:rPr>
            <w:noProof/>
            <w:webHidden/>
          </w:rPr>
          <w:fldChar w:fldCharType="separate"/>
        </w:r>
        <w:r w:rsidR="00B85020">
          <w:rPr>
            <w:noProof/>
            <w:webHidden/>
          </w:rPr>
          <w:t>38</w:t>
        </w:r>
        <w:r w:rsidR="00B85020">
          <w:rPr>
            <w:noProof/>
            <w:webHidden/>
          </w:rPr>
          <w:fldChar w:fldCharType="end"/>
        </w:r>
      </w:hyperlink>
    </w:p>
    <w:p w14:paraId="67464D08" w14:textId="77777777" w:rsidR="00B85020" w:rsidRDefault="000603AB">
      <w:pPr>
        <w:pStyle w:val="Obsah3"/>
        <w:rPr>
          <w:rFonts w:asciiTheme="minorHAnsi" w:eastAsiaTheme="minorEastAsia" w:hAnsiTheme="minorHAnsi" w:cstheme="minorBidi"/>
          <w:noProof/>
          <w:sz w:val="22"/>
          <w:szCs w:val="22"/>
        </w:rPr>
      </w:pPr>
      <w:hyperlink w:anchor="_Toc513981482" w:history="1">
        <w:r w:rsidR="00B85020" w:rsidRPr="006B18A6">
          <w:rPr>
            <w:rStyle w:val="Hypertextovprepojenie"/>
            <w:noProof/>
            <w:lang w:val="sk-SK"/>
          </w:rPr>
          <w:t>3.1.2</w:t>
        </w:r>
        <w:r w:rsidR="00B85020">
          <w:rPr>
            <w:rFonts w:asciiTheme="minorHAnsi" w:eastAsiaTheme="minorEastAsia" w:hAnsiTheme="minorHAnsi" w:cstheme="minorBidi"/>
            <w:noProof/>
            <w:sz w:val="22"/>
            <w:szCs w:val="22"/>
          </w:rPr>
          <w:tab/>
        </w:r>
        <w:r w:rsidR="00B85020" w:rsidRPr="006B18A6">
          <w:rPr>
            <w:rStyle w:val="Hypertextovprepojenie"/>
            <w:noProof/>
            <w:lang w:val="sk-SK"/>
          </w:rPr>
          <w:t>Spracovanie dát</w:t>
        </w:r>
        <w:r w:rsidR="00B85020">
          <w:rPr>
            <w:noProof/>
            <w:webHidden/>
          </w:rPr>
          <w:tab/>
        </w:r>
        <w:r w:rsidR="00B85020">
          <w:rPr>
            <w:noProof/>
            <w:webHidden/>
          </w:rPr>
          <w:fldChar w:fldCharType="begin"/>
        </w:r>
        <w:r w:rsidR="00B85020">
          <w:rPr>
            <w:noProof/>
            <w:webHidden/>
          </w:rPr>
          <w:instrText xml:space="preserve"> PAGEREF _Toc513981482 \h </w:instrText>
        </w:r>
        <w:r w:rsidR="00B85020">
          <w:rPr>
            <w:noProof/>
            <w:webHidden/>
          </w:rPr>
        </w:r>
        <w:r w:rsidR="00B85020">
          <w:rPr>
            <w:noProof/>
            <w:webHidden/>
          </w:rPr>
          <w:fldChar w:fldCharType="separate"/>
        </w:r>
        <w:r w:rsidR="00B85020">
          <w:rPr>
            <w:noProof/>
            <w:webHidden/>
          </w:rPr>
          <w:t>40</w:t>
        </w:r>
        <w:r w:rsidR="00B85020">
          <w:rPr>
            <w:noProof/>
            <w:webHidden/>
          </w:rPr>
          <w:fldChar w:fldCharType="end"/>
        </w:r>
      </w:hyperlink>
    </w:p>
    <w:p w14:paraId="0F062A8A" w14:textId="77777777" w:rsidR="00B85020" w:rsidRDefault="000603AB">
      <w:pPr>
        <w:pStyle w:val="Obsah3"/>
        <w:rPr>
          <w:rFonts w:asciiTheme="minorHAnsi" w:eastAsiaTheme="minorEastAsia" w:hAnsiTheme="minorHAnsi" w:cstheme="minorBidi"/>
          <w:noProof/>
          <w:sz w:val="22"/>
          <w:szCs w:val="22"/>
        </w:rPr>
      </w:pPr>
      <w:hyperlink w:anchor="_Toc513981483" w:history="1">
        <w:r w:rsidR="00B85020" w:rsidRPr="006B18A6">
          <w:rPr>
            <w:rStyle w:val="Hypertextovprepojenie"/>
            <w:noProof/>
            <w:lang w:val="sk-SK"/>
          </w:rPr>
          <w:t>3.1.3</w:t>
        </w:r>
        <w:r w:rsidR="00B85020">
          <w:rPr>
            <w:rFonts w:asciiTheme="minorHAnsi" w:eastAsiaTheme="minorEastAsia" w:hAnsiTheme="minorHAnsi" w:cstheme="minorBidi"/>
            <w:noProof/>
            <w:sz w:val="22"/>
            <w:szCs w:val="22"/>
          </w:rPr>
          <w:tab/>
        </w:r>
        <w:r w:rsidR="00B85020" w:rsidRPr="006B18A6">
          <w:rPr>
            <w:rStyle w:val="Hypertextovprepojenie"/>
            <w:noProof/>
            <w:lang w:val="sk-SK"/>
          </w:rPr>
          <w:t>Detekcia prvého srdečného zvuku (S1)</w:t>
        </w:r>
        <w:r w:rsidR="00B85020">
          <w:rPr>
            <w:noProof/>
            <w:webHidden/>
          </w:rPr>
          <w:tab/>
        </w:r>
        <w:r w:rsidR="00B85020">
          <w:rPr>
            <w:noProof/>
            <w:webHidden/>
          </w:rPr>
          <w:fldChar w:fldCharType="begin"/>
        </w:r>
        <w:r w:rsidR="00B85020">
          <w:rPr>
            <w:noProof/>
            <w:webHidden/>
          </w:rPr>
          <w:instrText xml:space="preserve"> PAGEREF _Toc513981483 \h </w:instrText>
        </w:r>
        <w:r w:rsidR="00B85020">
          <w:rPr>
            <w:noProof/>
            <w:webHidden/>
          </w:rPr>
        </w:r>
        <w:r w:rsidR="00B85020">
          <w:rPr>
            <w:noProof/>
            <w:webHidden/>
          </w:rPr>
          <w:fldChar w:fldCharType="separate"/>
        </w:r>
        <w:r w:rsidR="00B85020">
          <w:rPr>
            <w:noProof/>
            <w:webHidden/>
          </w:rPr>
          <w:t>42</w:t>
        </w:r>
        <w:r w:rsidR="00B85020">
          <w:rPr>
            <w:noProof/>
            <w:webHidden/>
          </w:rPr>
          <w:fldChar w:fldCharType="end"/>
        </w:r>
      </w:hyperlink>
    </w:p>
    <w:p w14:paraId="7A9AA28E" w14:textId="77777777" w:rsidR="00B85020" w:rsidRDefault="000603AB">
      <w:pPr>
        <w:pStyle w:val="Obsah3"/>
        <w:rPr>
          <w:rFonts w:asciiTheme="minorHAnsi" w:eastAsiaTheme="minorEastAsia" w:hAnsiTheme="minorHAnsi" w:cstheme="minorBidi"/>
          <w:noProof/>
          <w:sz w:val="22"/>
          <w:szCs w:val="22"/>
        </w:rPr>
      </w:pPr>
      <w:hyperlink w:anchor="_Toc513981484" w:history="1">
        <w:r w:rsidR="00B85020" w:rsidRPr="006B18A6">
          <w:rPr>
            <w:rStyle w:val="Hypertextovprepojenie"/>
            <w:noProof/>
            <w:lang w:val="sk-SK"/>
          </w:rPr>
          <w:t>3.1.4</w:t>
        </w:r>
        <w:r w:rsidR="00B85020">
          <w:rPr>
            <w:rFonts w:asciiTheme="minorHAnsi" w:eastAsiaTheme="minorEastAsia" w:hAnsiTheme="minorHAnsi" w:cstheme="minorBidi"/>
            <w:noProof/>
            <w:sz w:val="22"/>
            <w:szCs w:val="22"/>
          </w:rPr>
          <w:tab/>
        </w:r>
        <w:r w:rsidR="00B85020" w:rsidRPr="006B18A6">
          <w:rPr>
            <w:rStyle w:val="Hypertextovprepojenie"/>
            <w:noProof/>
            <w:lang w:val="sk-SK"/>
          </w:rPr>
          <w:t>Detekcia srdečného zvuku S2</w:t>
        </w:r>
        <w:r w:rsidR="00B85020">
          <w:rPr>
            <w:noProof/>
            <w:webHidden/>
          </w:rPr>
          <w:tab/>
        </w:r>
        <w:r w:rsidR="00B85020">
          <w:rPr>
            <w:noProof/>
            <w:webHidden/>
          </w:rPr>
          <w:fldChar w:fldCharType="begin"/>
        </w:r>
        <w:r w:rsidR="00B85020">
          <w:rPr>
            <w:noProof/>
            <w:webHidden/>
          </w:rPr>
          <w:instrText xml:space="preserve"> PAGEREF _Toc513981484 \h </w:instrText>
        </w:r>
        <w:r w:rsidR="00B85020">
          <w:rPr>
            <w:noProof/>
            <w:webHidden/>
          </w:rPr>
        </w:r>
        <w:r w:rsidR="00B85020">
          <w:rPr>
            <w:noProof/>
            <w:webHidden/>
          </w:rPr>
          <w:fldChar w:fldCharType="separate"/>
        </w:r>
        <w:r w:rsidR="00B85020">
          <w:rPr>
            <w:noProof/>
            <w:webHidden/>
          </w:rPr>
          <w:t>52</w:t>
        </w:r>
        <w:r w:rsidR="00B85020">
          <w:rPr>
            <w:noProof/>
            <w:webHidden/>
          </w:rPr>
          <w:fldChar w:fldCharType="end"/>
        </w:r>
      </w:hyperlink>
    </w:p>
    <w:p w14:paraId="195B2B28" w14:textId="77777777" w:rsidR="00B85020" w:rsidRDefault="000603AB">
      <w:pPr>
        <w:pStyle w:val="Obsah2"/>
        <w:rPr>
          <w:rFonts w:asciiTheme="minorHAnsi" w:eastAsiaTheme="minorEastAsia" w:hAnsiTheme="minorHAnsi" w:cstheme="minorBidi"/>
          <w:noProof/>
          <w:sz w:val="22"/>
          <w:szCs w:val="22"/>
        </w:rPr>
      </w:pPr>
      <w:hyperlink w:anchor="_Toc513981485" w:history="1">
        <w:r w:rsidR="00B85020" w:rsidRPr="006B18A6">
          <w:rPr>
            <w:rStyle w:val="Hypertextovprepojenie"/>
            <w:noProof/>
            <w:lang w:val="sk-SK"/>
          </w:rPr>
          <w:t>3.2</w:t>
        </w:r>
        <w:r w:rsidR="00B85020">
          <w:rPr>
            <w:rFonts w:asciiTheme="minorHAnsi" w:eastAsiaTheme="minorEastAsia" w:hAnsiTheme="minorHAnsi" w:cstheme="minorBidi"/>
            <w:noProof/>
            <w:sz w:val="22"/>
            <w:szCs w:val="22"/>
          </w:rPr>
          <w:tab/>
        </w:r>
        <w:r w:rsidR="00B85020" w:rsidRPr="006B18A6">
          <w:rPr>
            <w:rStyle w:val="Hypertextovprepojenie"/>
            <w:noProof/>
            <w:lang w:val="sk-SK"/>
          </w:rPr>
          <w:t>Detekcia bioimpedančných parametrov</w:t>
        </w:r>
        <w:r w:rsidR="00B85020">
          <w:rPr>
            <w:noProof/>
            <w:webHidden/>
          </w:rPr>
          <w:tab/>
        </w:r>
        <w:r w:rsidR="00B85020">
          <w:rPr>
            <w:noProof/>
            <w:webHidden/>
          </w:rPr>
          <w:fldChar w:fldCharType="begin"/>
        </w:r>
        <w:r w:rsidR="00B85020">
          <w:rPr>
            <w:noProof/>
            <w:webHidden/>
          </w:rPr>
          <w:instrText xml:space="preserve"> PAGEREF _Toc513981485 \h </w:instrText>
        </w:r>
        <w:r w:rsidR="00B85020">
          <w:rPr>
            <w:noProof/>
            <w:webHidden/>
          </w:rPr>
        </w:r>
        <w:r w:rsidR="00B85020">
          <w:rPr>
            <w:noProof/>
            <w:webHidden/>
          </w:rPr>
          <w:fldChar w:fldCharType="separate"/>
        </w:r>
        <w:r w:rsidR="00B85020">
          <w:rPr>
            <w:noProof/>
            <w:webHidden/>
          </w:rPr>
          <w:t>53</w:t>
        </w:r>
        <w:r w:rsidR="00B85020">
          <w:rPr>
            <w:noProof/>
            <w:webHidden/>
          </w:rPr>
          <w:fldChar w:fldCharType="end"/>
        </w:r>
      </w:hyperlink>
    </w:p>
    <w:p w14:paraId="599363E3" w14:textId="77777777" w:rsidR="00B85020" w:rsidRDefault="000603AB">
      <w:pPr>
        <w:pStyle w:val="Obsah3"/>
        <w:rPr>
          <w:rFonts w:asciiTheme="minorHAnsi" w:eastAsiaTheme="minorEastAsia" w:hAnsiTheme="minorHAnsi" w:cstheme="minorBidi"/>
          <w:noProof/>
          <w:sz w:val="22"/>
          <w:szCs w:val="22"/>
        </w:rPr>
      </w:pPr>
      <w:hyperlink w:anchor="_Toc513981486" w:history="1">
        <w:r w:rsidR="00B85020" w:rsidRPr="006B18A6">
          <w:rPr>
            <w:rStyle w:val="Hypertextovprepojenie"/>
            <w:noProof/>
            <w:lang w:val="sk-SK"/>
          </w:rPr>
          <w:t>3.2.1</w:t>
        </w:r>
        <w:r w:rsidR="00B85020">
          <w:rPr>
            <w:rFonts w:asciiTheme="minorHAnsi" w:eastAsiaTheme="minorEastAsia" w:hAnsiTheme="minorHAnsi" w:cstheme="minorBidi"/>
            <w:noProof/>
            <w:sz w:val="22"/>
            <w:szCs w:val="22"/>
          </w:rPr>
          <w:tab/>
        </w:r>
        <w:r w:rsidR="00B85020" w:rsidRPr="006B18A6">
          <w:rPr>
            <w:rStyle w:val="Hypertextovprepojenie"/>
            <w:noProof/>
            <w:lang w:val="sk-SK"/>
          </w:rPr>
          <w:t>Úvod do navrhnutej metodiky</w:t>
        </w:r>
        <w:r w:rsidR="00B85020">
          <w:rPr>
            <w:noProof/>
            <w:webHidden/>
          </w:rPr>
          <w:tab/>
        </w:r>
        <w:r w:rsidR="00B85020">
          <w:rPr>
            <w:noProof/>
            <w:webHidden/>
          </w:rPr>
          <w:fldChar w:fldCharType="begin"/>
        </w:r>
        <w:r w:rsidR="00B85020">
          <w:rPr>
            <w:noProof/>
            <w:webHidden/>
          </w:rPr>
          <w:instrText xml:space="preserve"> PAGEREF _Toc513981486 \h </w:instrText>
        </w:r>
        <w:r w:rsidR="00B85020">
          <w:rPr>
            <w:noProof/>
            <w:webHidden/>
          </w:rPr>
        </w:r>
        <w:r w:rsidR="00B85020">
          <w:rPr>
            <w:noProof/>
            <w:webHidden/>
          </w:rPr>
          <w:fldChar w:fldCharType="separate"/>
        </w:r>
        <w:r w:rsidR="00B85020">
          <w:rPr>
            <w:noProof/>
            <w:webHidden/>
          </w:rPr>
          <w:t>53</w:t>
        </w:r>
        <w:r w:rsidR="00B85020">
          <w:rPr>
            <w:noProof/>
            <w:webHidden/>
          </w:rPr>
          <w:fldChar w:fldCharType="end"/>
        </w:r>
      </w:hyperlink>
    </w:p>
    <w:p w14:paraId="066BEAD0" w14:textId="77777777" w:rsidR="00B85020" w:rsidRDefault="000603AB">
      <w:pPr>
        <w:pStyle w:val="Obsah3"/>
        <w:rPr>
          <w:rFonts w:asciiTheme="minorHAnsi" w:eastAsiaTheme="minorEastAsia" w:hAnsiTheme="minorHAnsi" w:cstheme="minorBidi"/>
          <w:noProof/>
          <w:sz w:val="22"/>
          <w:szCs w:val="22"/>
        </w:rPr>
      </w:pPr>
      <w:hyperlink w:anchor="_Toc513981487" w:history="1">
        <w:r w:rsidR="00B85020" w:rsidRPr="006B18A6">
          <w:rPr>
            <w:rStyle w:val="Hypertextovprepojenie"/>
            <w:noProof/>
            <w:lang w:val="sk-SK"/>
          </w:rPr>
          <w:t>3.2.2</w:t>
        </w:r>
        <w:r w:rsidR="00B85020">
          <w:rPr>
            <w:rFonts w:asciiTheme="minorHAnsi" w:eastAsiaTheme="minorEastAsia" w:hAnsiTheme="minorHAnsi" w:cstheme="minorBidi"/>
            <w:noProof/>
            <w:sz w:val="22"/>
            <w:szCs w:val="22"/>
          </w:rPr>
          <w:tab/>
        </w:r>
        <w:r w:rsidR="00B85020" w:rsidRPr="006B18A6">
          <w:rPr>
            <w:rStyle w:val="Hypertextovprepojenie"/>
            <w:noProof/>
            <w:lang w:val="sk-SK"/>
          </w:rPr>
          <w:t>Popisná štatistika - spontánne dýchanie</w:t>
        </w:r>
        <w:r w:rsidR="00B85020">
          <w:rPr>
            <w:noProof/>
            <w:webHidden/>
          </w:rPr>
          <w:tab/>
        </w:r>
        <w:r w:rsidR="00B85020">
          <w:rPr>
            <w:noProof/>
            <w:webHidden/>
          </w:rPr>
          <w:fldChar w:fldCharType="begin"/>
        </w:r>
        <w:r w:rsidR="00B85020">
          <w:rPr>
            <w:noProof/>
            <w:webHidden/>
          </w:rPr>
          <w:instrText xml:space="preserve"> PAGEREF _Toc513981487 \h </w:instrText>
        </w:r>
        <w:r w:rsidR="00B85020">
          <w:rPr>
            <w:noProof/>
            <w:webHidden/>
          </w:rPr>
        </w:r>
        <w:r w:rsidR="00B85020">
          <w:rPr>
            <w:noProof/>
            <w:webHidden/>
          </w:rPr>
          <w:fldChar w:fldCharType="separate"/>
        </w:r>
        <w:r w:rsidR="00B85020">
          <w:rPr>
            <w:noProof/>
            <w:webHidden/>
          </w:rPr>
          <w:t>57</w:t>
        </w:r>
        <w:r w:rsidR="00B85020">
          <w:rPr>
            <w:noProof/>
            <w:webHidden/>
          </w:rPr>
          <w:fldChar w:fldCharType="end"/>
        </w:r>
      </w:hyperlink>
    </w:p>
    <w:p w14:paraId="751BDDE3" w14:textId="77777777" w:rsidR="00B85020" w:rsidRDefault="000603AB">
      <w:pPr>
        <w:pStyle w:val="Obsah3"/>
        <w:rPr>
          <w:rFonts w:asciiTheme="minorHAnsi" w:eastAsiaTheme="minorEastAsia" w:hAnsiTheme="minorHAnsi" w:cstheme="minorBidi"/>
          <w:noProof/>
          <w:sz w:val="22"/>
          <w:szCs w:val="22"/>
        </w:rPr>
      </w:pPr>
      <w:hyperlink w:anchor="_Toc513981488" w:history="1">
        <w:r w:rsidR="00B85020" w:rsidRPr="006B18A6">
          <w:rPr>
            <w:rStyle w:val="Hypertextovprepojenie"/>
            <w:noProof/>
            <w:lang w:val="sk-SK"/>
          </w:rPr>
          <w:t>3.2.3</w:t>
        </w:r>
        <w:r w:rsidR="00B85020">
          <w:rPr>
            <w:rFonts w:asciiTheme="minorHAnsi" w:eastAsiaTheme="minorEastAsia" w:hAnsiTheme="minorHAnsi" w:cstheme="minorBidi"/>
            <w:noProof/>
            <w:sz w:val="22"/>
            <w:szCs w:val="22"/>
          </w:rPr>
          <w:tab/>
        </w:r>
        <w:r w:rsidR="00B85020" w:rsidRPr="006B18A6">
          <w:rPr>
            <w:rStyle w:val="Hypertextovprepojenie"/>
            <w:noProof/>
            <w:lang w:val="sk-SK"/>
          </w:rPr>
          <w:t>Popisná štatistika - Hlboké dýchanie</w:t>
        </w:r>
        <w:r w:rsidR="00B85020">
          <w:rPr>
            <w:noProof/>
            <w:webHidden/>
          </w:rPr>
          <w:tab/>
        </w:r>
        <w:r w:rsidR="00B85020">
          <w:rPr>
            <w:noProof/>
            <w:webHidden/>
          </w:rPr>
          <w:fldChar w:fldCharType="begin"/>
        </w:r>
        <w:r w:rsidR="00B85020">
          <w:rPr>
            <w:noProof/>
            <w:webHidden/>
          </w:rPr>
          <w:instrText xml:space="preserve"> PAGEREF _Toc513981488 \h </w:instrText>
        </w:r>
        <w:r w:rsidR="00B85020">
          <w:rPr>
            <w:noProof/>
            <w:webHidden/>
          </w:rPr>
        </w:r>
        <w:r w:rsidR="00B85020">
          <w:rPr>
            <w:noProof/>
            <w:webHidden/>
          </w:rPr>
          <w:fldChar w:fldCharType="separate"/>
        </w:r>
        <w:r w:rsidR="00B85020">
          <w:rPr>
            <w:noProof/>
            <w:webHidden/>
          </w:rPr>
          <w:t>61</w:t>
        </w:r>
        <w:r w:rsidR="00B85020">
          <w:rPr>
            <w:noProof/>
            <w:webHidden/>
          </w:rPr>
          <w:fldChar w:fldCharType="end"/>
        </w:r>
      </w:hyperlink>
    </w:p>
    <w:p w14:paraId="491C53BC" w14:textId="77777777" w:rsidR="00B85020" w:rsidRDefault="000603AB">
      <w:pPr>
        <w:pStyle w:val="Obsah3"/>
        <w:rPr>
          <w:rFonts w:asciiTheme="minorHAnsi" w:eastAsiaTheme="minorEastAsia" w:hAnsiTheme="minorHAnsi" w:cstheme="minorBidi"/>
          <w:noProof/>
          <w:sz w:val="22"/>
          <w:szCs w:val="22"/>
        </w:rPr>
      </w:pPr>
      <w:hyperlink w:anchor="_Toc513981489" w:history="1">
        <w:r w:rsidR="00B85020" w:rsidRPr="006B18A6">
          <w:rPr>
            <w:rStyle w:val="Hypertextovprepojenie"/>
            <w:noProof/>
            <w:lang w:val="sk-SK"/>
          </w:rPr>
          <w:t>3.2.4</w:t>
        </w:r>
        <w:r w:rsidR="00B85020">
          <w:rPr>
            <w:rFonts w:asciiTheme="minorHAnsi" w:eastAsiaTheme="minorEastAsia" w:hAnsiTheme="minorHAnsi" w:cstheme="minorBidi"/>
            <w:noProof/>
            <w:sz w:val="22"/>
            <w:szCs w:val="22"/>
          </w:rPr>
          <w:tab/>
        </w:r>
        <w:r w:rsidR="00B85020" w:rsidRPr="006B18A6">
          <w:rPr>
            <w:rStyle w:val="Hypertextovprepojenie"/>
            <w:noProof/>
            <w:lang w:val="sk-SK"/>
          </w:rPr>
          <w:t>Porovnanie výsledkov meraní s meraniami z literatúry</w:t>
        </w:r>
        <w:r w:rsidR="00B85020">
          <w:rPr>
            <w:noProof/>
            <w:webHidden/>
          </w:rPr>
          <w:tab/>
        </w:r>
        <w:r w:rsidR="00B85020">
          <w:rPr>
            <w:noProof/>
            <w:webHidden/>
          </w:rPr>
          <w:fldChar w:fldCharType="begin"/>
        </w:r>
        <w:r w:rsidR="00B85020">
          <w:rPr>
            <w:noProof/>
            <w:webHidden/>
          </w:rPr>
          <w:instrText xml:space="preserve"> PAGEREF _Toc513981489 \h </w:instrText>
        </w:r>
        <w:r w:rsidR="00B85020">
          <w:rPr>
            <w:noProof/>
            <w:webHidden/>
          </w:rPr>
        </w:r>
        <w:r w:rsidR="00B85020">
          <w:rPr>
            <w:noProof/>
            <w:webHidden/>
          </w:rPr>
          <w:fldChar w:fldCharType="separate"/>
        </w:r>
        <w:r w:rsidR="00B85020">
          <w:rPr>
            <w:noProof/>
            <w:webHidden/>
          </w:rPr>
          <w:t>63</w:t>
        </w:r>
        <w:r w:rsidR="00B85020">
          <w:rPr>
            <w:noProof/>
            <w:webHidden/>
          </w:rPr>
          <w:fldChar w:fldCharType="end"/>
        </w:r>
      </w:hyperlink>
    </w:p>
    <w:p w14:paraId="5EC54051" w14:textId="77777777" w:rsidR="00B85020" w:rsidRDefault="000603AB">
      <w:pPr>
        <w:pStyle w:val="Obsah3"/>
        <w:rPr>
          <w:rFonts w:asciiTheme="minorHAnsi" w:eastAsiaTheme="minorEastAsia" w:hAnsiTheme="minorHAnsi" w:cstheme="minorBidi"/>
          <w:noProof/>
          <w:sz w:val="22"/>
          <w:szCs w:val="22"/>
        </w:rPr>
      </w:pPr>
      <w:hyperlink w:anchor="_Toc513981490" w:history="1">
        <w:r w:rsidR="00B85020" w:rsidRPr="006B18A6">
          <w:rPr>
            <w:rStyle w:val="Hypertextovprepojenie"/>
            <w:noProof/>
            <w:lang w:val="sk-SK"/>
          </w:rPr>
          <w:t>3.2.5</w:t>
        </w:r>
        <w:r w:rsidR="00B85020">
          <w:rPr>
            <w:rFonts w:asciiTheme="minorHAnsi" w:eastAsiaTheme="minorEastAsia" w:hAnsiTheme="minorHAnsi" w:cstheme="minorBidi"/>
            <w:noProof/>
            <w:sz w:val="22"/>
            <w:szCs w:val="22"/>
          </w:rPr>
          <w:tab/>
        </w:r>
        <w:r w:rsidR="00B85020" w:rsidRPr="006B18A6">
          <w:rPr>
            <w:rStyle w:val="Hypertextovprepojenie"/>
            <w:noProof/>
            <w:lang w:val="sk-SK"/>
          </w:rPr>
          <w:t>Reakcia hemodynamických parametrov na dýchanie</w:t>
        </w:r>
        <w:r w:rsidR="00B85020">
          <w:rPr>
            <w:noProof/>
            <w:webHidden/>
          </w:rPr>
          <w:tab/>
        </w:r>
        <w:r w:rsidR="00B85020">
          <w:rPr>
            <w:noProof/>
            <w:webHidden/>
          </w:rPr>
          <w:fldChar w:fldCharType="begin"/>
        </w:r>
        <w:r w:rsidR="00B85020">
          <w:rPr>
            <w:noProof/>
            <w:webHidden/>
          </w:rPr>
          <w:instrText xml:space="preserve"> PAGEREF _Toc513981490 \h </w:instrText>
        </w:r>
        <w:r w:rsidR="00B85020">
          <w:rPr>
            <w:noProof/>
            <w:webHidden/>
          </w:rPr>
        </w:r>
        <w:r w:rsidR="00B85020">
          <w:rPr>
            <w:noProof/>
            <w:webHidden/>
          </w:rPr>
          <w:fldChar w:fldCharType="separate"/>
        </w:r>
        <w:r w:rsidR="00B85020">
          <w:rPr>
            <w:noProof/>
            <w:webHidden/>
          </w:rPr>
          <w:t>64</w:t>
        </w:r>
        <w:r w:rsidR="00B85020">
          <w:rPr>
            <w:noProof/>
            <w:webHidden/>
          </w:rPr>
          <w:fldChar w:fldCharType="end"/>
        </w:r>
      </w:hyperlink>
    </w:p>
    <w:p w14:paraId="50414847" w14:textId="77777777" w:rsidR="00B85020" w:rsidRDefault="000603AB">
      <w:pPr>
        <w:pStyle w:val="Obsah3"/>
        <w:rPr>
          <w:rFonts w:asciiTheme="minorHAnsi" w:eastAsiaTheme="minorEastAsia" w:hAnsiTheme="minorHAnsi" w:cstheme="minorBidi"/>
          <w:noProof/>
          <w:sz w:val="22"/>
          <w:szCs w:val="22"/>
        </w:rPr>
      </w:pPr>
      <w:hyperlink w:anchor="_Toc513981491" w:history="1">
        <w:r w:rsidR="00B85020" w:rsidRPr="006B18A6">
          <w:rPr>
            <w:rStyle w:val="Hypertextovprepojenie"/>
            <w:noProof/>
            <w:lang w:val="sk-SK"/>
          </w:rPr>
          <w:t>3.2.6</w:t>
        </w:r>
        <w:r w:rsidR="00B85020">
          <w:rPr>
            <w:rFonts w:asciiTheme="minorHAnsi" w:eastAsiaTheme="minorEastAsia" w:hAnsiTheme="minorHAnsi" w:cstheme="minorBidi"/>
            <w:noProof/>
            <w:sz w:val="22"/>
            <w:szCs w:val="22"/>
          </w:rPr>
          <w:tab/>
        </w:r>
        <w:r w:rsidR="00B85020" w:rsidRPr="006B18A6">
          <w:rPr>
            <w:rStyle w:val="Hypertextovprepojenie"/>
            <w:noProof/>
            <w:lang w:val="sk-SK"/>
          </w:rPr>
          <w:t xml:space="preserve">Parameter rozloženia krvi: </w:t>
        </w:r>
        <m:oMath>
          <m:r>
            <m:rPr>
              <m:sty m:val="bi"/>
            </m:rPr>
            <w:rPr>
              <w:rStyle w:val="Hypertextovprepojenie"/>
              <w:rFonts w:ascii="Cambria Math" w:hAnsi="Cambria Math"/>
              <w:noProof/>
              <w:lang w:val="sk-SK"/>
            </w:rPr>
            <m:t>Z</m:t>
          </m:r>
          <m:r>
            <m:rPr>
              <m:sty m:val="bi"/>
            </m:rPr>
            <w:rPr>
              <w:rStyle w:val="Hypertextovprepojenie"/>
              <w:rFonts w:ascii="Cambria Math" w:hAnsi="Cambria Math"/>
              <w:noProof/>
              <w:lang w:val="sk-SK"/>
            </w:rPr>
            <m:t>0</m:t>
          </m:r>
          <m:r>
            <m:rPr>
              <m:sty m:val="bi"/>
            </m:rPr>
            <w:rPr>
              <w:rStyle w:val="Hypertextovprepojenie"/>
              <w:rFonts w:ascii="Cambria Math" w:hAnsi="Cambria Math"/>
              <w:noProof/>
              <w:lang w:val="sk-SK"/>
            </w:rPr>
            <m:t>i</m:t>
          </m:r>
        </m:oMath>
        <w:r w:rsidR="00B85020">
          <w:rPr>
            <w:noProof/>
            <w:webHidden/>
          </w:rPr>
          <w:tab/>
        </w:r>
        <w:r w:rsidR="00B85020">
          <w:rPr>
            <w:noProof/>
            <w:webHidden/>
          </w:rPr>
          <w:fldChar w:fldCharType="begin"/>
        </w:r>
        <w:r w:rsidR="00B85020">
          <w:rPr>
            <w:noProof/>
            <w:webHidden/>
          </w:rPr>
          <w:instrText xml:space="preserve"> PAGEREF _Toc513981491 \h </w:instrText>
        </w:r>
        <w:r w:rsidR="00B85020">
          <w:rPr>
            <w:noProof/>
            <w:webHidden/>
          </w:rPr>
        </w:r>
        <w:r w:rsidR="00B85020">
          <w:rPr>
            <w:noProof/>
            <w:webHidden/>
          </w:rPr>
          <w:fldChar w:fldCharType="separate"/>
        </w:r>
        <w:r w:rsidR="00B85020">
          <w:rPr>
            <w:noProof/>
            <w:webHidden/>
          </w:rPr>
          <w:t>70</w:t>
        </w:r>
        <w:r w:rsidR="00B85020">
          <w:rPr>
            <w:noProof/>
            <w:webHidden/>
          </w:rPr>
          <w:fldChar w:fldCharType="end"/>
        </w:r>
      </w:hyperlink>
    </w:p>
    <w:p w14:paraId="737EB85C" w14:textId="77777777" w:rsidR="00B85020" w:rsidRDefault="000603AB">
      <w:pPr>
        <w:pStyle w:val="Obsah3"/>
        <w:rPr>
          <w:rFonts w:asciiTheme="minorHAnsi" w:eastAsiaTheme="minorEastAsia" w:hAnsiTheme="minorHAnsi" w:cstheme="minorBidi"/>
          <w:noProof/>
          <w:sz w:val="22"/>
          <w:szCs w:val="22"/>
        </w:rPr>
      </w:pPr>
      <w:hyperlink w:anchor="_Toc513981492" w:history="1">
        <w:r w:rsidR="00B85020" w:rsidRPr="006B18A6">
          <w:rPr>
            <w:rStyle w:val="Hypertextovprepojenie"/>
            <w:noProof/>
            <w:lang w:val="sk-SK"/>
          </w:rPr>
          <w:t>3.2.7</w:t>
        </w:r>
        <w:r w:rsidR="00B85020">
          <w:rPr>
            <w:rFonts w:asciiTheme="minorHAnsi" w:eastAsiaTheme="minorEastAsia" w:hAnsiTheme="minorHAnsi" w:cstheme="minorBidi"/>
            <w:noProof/>
            <w:sz w:val="22"/>
            <w:szCs w:val="22"/>
          </w:rPr>
          <w:tab/>
        </w:r>
        <w:r w:rsidR="00B85020" w:rsidRPr="006B18A6">
          <w:rPr>
            <w:rStyle w:val="Hypertextovprepojenie"/>
            <w:noProof/>
            <w:lang w:val="sk-SK"/>
          </w:rPr>
          <w:t xml:space="preserve">Parameter toku krvi: </w:t>
        </w:r>
        <m:oMath>
          <m:r>
            <m:rPr>
              <m:sty m:val="p"/>
            </m:rPr>
            <w:rPr>
              <w:rStyle w:val="Hypertextovprepojenie"/>
              <w:rFonts w:ascii="Cambria Math" w:hAnsi="Cambria Math"/>
              <w:noProof/>
              <w:lang w:val="sk-SK"/>
            </w:rPr>
            <m:t>-</m:t>
          </m:r>
          <m:r>
            <m:rPr>
              <m:sty m:val="bi"/>
            </m:rPr>
            <w:rPr>
              <w:rStyle w:val="Hypertextovprepojenie"/>
              <w:rFonts w:ascii="Cambria Math" w:hAnsi="Cambria Math"/>
              <w:noProof/>
              <w:lang w:val="sk-SK"/>
            </w:rPr>
            <m:t>dZi</m:t>
          </m:r>
          <m:r>
            <m:rPr>
              <m:sty m:val="p"/>
            </m:rPr>
            <w:rPr>
              <w:rStyle w:val="Hypertextovprepojenie"/>
              <w:rFonts w:ascii="Cambria Math" w:hAnsi="Cambria Math"/>
              <w:noProof/>
              <w:lang w:val="sk-SK"/>
            </w:rPr>
            <m:t>(</m:t>
          </m:r>
          <m:r>
            <m:rPr>
              <m:sty m:val="bi"/>
            </m:rPr>
            <w:rPr>
              <w:rStyle w:val="Hypertextovprepojenie"/>
              <w:rFonts w:ascii="Cambria Math" w:hAnsi="Cambria Math"/>
              <w:noProof/>
              <w:lang w:val="sk-SK"/>
            </w:rPr>
            <m:t>t</m:t>
          </m:r>
          <m:r>
            <m:rPr>
              <m:sty m:val="p"/>
            </m:rPr>
            <w:rPr>
              <w:rStyle w:val="Hypertextovprepojenie"/>
              <w:rFonts w:ascii="Cambria Math" w:hAnsi="Cambria Math"/>
              <w:noProof/>
              <w:lang w:val="sk-SK"/>
            </w:rPr>
            <m:t>)</m:t>
          </m:r>
          <m:r>
            <m:rPr>
              <m:sty m:val="bi"/>
            </m:rPr>
            <w:rPr>
              <w:rStyle w:val="Hypertextovprepojenie"/>
              <w:rFonts w:ascii="Cambria Math" w:hAnsi="Cambria Math"/>
              <w:noProof/>
              <w:lang w:val="sk-SK"/>
            </w:rPr>
            <m:t>dtmax</m:t>
          </m:r>
        </m:oMath>
        <w:r w:rsidR="00B85020">
          <w:rPr>
            <w:noProof/>
            <w:webHidden/>
          </w:rPr>
          <w:tab/>
        </w:r>
        <w:r w:rsidR="00B85020">
          <w:rPr>
            <w:noProof/>
            <w:webHidden/>
          </w:rPr>
          <w:fldChar w:fldCharType="begin"/>
        </w:r>
        <w:r w:rsidR="00B85020">
          <w:rPr>
            <w:noProof/>
            <w:webHidden/>
          </w:rPr>
          <w:instrText xml:space="preserve"> PAGEREF _Toc513981492 \h </w:instrText>
        </w:r>
        <w:r w:rsidR="00B85020">
          <w:rPr>
            <w:noProof/>
            <w:webHidden/>
          </w:rPr>
        </w:r>
        <w:r w:rsidR="00B85020">
          <w:rPr>
            <w:noProof/>
            <w:webHidden/>
          </w:rPr>
          <w:fldChar w:fldCharType="separate"/>
        </w:r>
        <w:r w:rsidR="00B85020">
          <w:rPr>
            <w:noProof/>
            <w:webHidden/>
          </w:rPr>
          <w:t>71</w:t>
        </w:r>
        <w:r w:rsidR="00B85020">
          <w:rPr>
            <w:noProof/>
            <w:webHidden/>
          </w:rPr>
          <w:fldChar w:fldCharType="end"/>
        </w:r>
      </w:hyperlink>
    </w:p>
    <w:p w14:paraId="5F73A931" w14:textId="77777777" w:rsidR="00B85020" w:rsidRDefault="000603AB">
      <w:pPr>
        <w:pStyle w:val="Obsah3"/>
        <w:rPr>
          <w:rFonts w:asciiTheme="minorHAnsi" w:eastAsiaTheme="minorEastAsia" w:hAnsiTheme="minorHAnsi" w:cstheme="minorBidi"/>
          <w:noProof/>
          <w:sz w:val="22"/>
          <w:szCs w:val="22"/>
        </w:rPr>
      </w:pPr>
      <w:hyperlink w:anchor="_Toc513981493" w:history="1">
        <w:r w:rsidR="00B85020" w:rsidRPr="006B18A6">
          <w:rPr>
            <w:rStyle w:val="Hypertextovprepojenie"/>
            <w:noProof/>
            <w:lang w:val="sk-SK"/>
          </w:rPr>
          <w:t>3.2.8</w:t>
        </w:r>
        <w:r w:rsidR="00B85020">
          <w:rPr>
            <w:rFonts w:asciiTheme="minorHAnsi" w:eastAsiaTheme="minorEastAsia" w:hAnsiTheme="minorHAnsi" w:cstheme="minorBidi"/>
            <w:noProof/>
            <w:sz w:val="22"/>
            <w:szCs w:val="22"/>
          </w:rPr>
          <w:tab/>
        </w:r>
        <w:r w:rsidR="00B85020" w:rsidRPr="006B18A6">
          <w:rPr>
            <w:rStyle w:val="Hypertextovprepojenie"/>
            <w:noProof/>
            <w:lang w:val="sk-SK"/>
          </w:rPr>
          <w:t>Rýchlosť pulznej vlny: PVW</w:t>
        </w:r>
        <w:r w:rsidR="00B85020">
          <w:rPr>
            <w:noProof/>
            <w:webHidden/>
          </w:rPr>
          <w:tab/>
        </w:r>
        <w:r w:rsidR="00B85020">
          <w:rPr>
            <w:noProof/>
            <w:webHidden/>
          </w:rPr>
          <w:fldChar w:fldCharType="begin"/>
        </w:r>
        <w:r w:rsidR="00B85020">
          <w:rPr>
            <w:noProof/>
            <w:webHidden/>
          </w:rPr>
          <w:instrText xml:space="preserve"> PAGEREF _Toc513981493 \h </w:instrText>
        </w:r>
        <w:r w:rsidR="00B85020">
          <w:rPr>
            <w:noProof/>
            <w:webHidden/>
          </w:rPr>
        </w:r>
        <w:r w:rsidR="00B85020">
          <w:rPr>
            <w:noProof/>
            <w:webHidden/>
          </w:rPr>
          <w:fldChar w:fldCharType="separate"/>
        </w:r>
        <w:r w:rsidR="00B85020">
          <w:rPr>
            <w:noProof/>
            <w:webHidden/>
          </w:rPr>
          <w:t>71</w:t>
        </w:r>
        <w:r w:rsidR="00B85020">
          <w:rPr>
            <w:noProof/>
            <w:webHidden/>
          </w:rPr>
          <w:fldChar w:fldCharType="end"/>
        </w:r>
      </w:hyperlink>
    </w:p>
    <w:p w14:paraId="732E9BBB" w14:textId="77777777" w:rsidR="00B85020" w:rsidRDefault="000603AB">
      <w:pPr>
        <w:pStyle w:val="Obsah3"/>
        <w:rPr>
          <w:rFonts w:asciiTheme="minorHAnsi" w:eastAsiaTheme="minorEastAsia" w:hAnsiTheme="minorHAnsi" w:cstheme="minorBidi"/>
          <w:noProof/>
          <w:sz w:val="22"/>
          <w:szCs w:val="22"/>
        </w:rPr>
      </w:pPr>
      <w:hyperlink w:anchor="_Toc513981494" w:history="1">
        <w:r w:rsidR="00B85020" w:rsidRPr="006B18A6">
          <w:rPr>
            <w:rStyle w:val="Hypertextovprepojenie"/>
            <w:noProof/>
            <w:lang w:val="sk-SK"/>
          </w:rPr>
          <w:t>3.2.9</w:t>
        </w:r>
        <w:r w:rsidR="00B85020">
          <w:rPr>
            <w:rFonts w:asciiTheme="minorHAnsi" w:eastAsiaTheme="minorEastAsia" w:hAnsiTheme="minorHAnsi" w:cstheme="minorBidi"/>
            <w:noProof/>
            <w:sz w:val="22"/>
            <w:szCs w:val="22"/>
          </w:rPr>
          <w:tab/>
        </w:r>
        <w:r w:rsidR="00B85020" w:rsidRPr="006B18A6">
          <w:rPr>
            <w:rStyle w:val="Hypertextovprepojenie"/>
            <w:noProof/>
            <w:lang w:val="sk-SK"/>
          </w:rPr>
          <w:t>Srdečné zvuky</w:t>
        </w:r>
        <w:r w:rsidR="00B85020">
          <w:rPr>
            <w:noProof/>
            <w:webHidden/>
          </w:rPr>
          <w:tab/>
        </w:r>
        <w:r w:rsidR="00B85020">
          <w:rPr>
            <w:noProof/>
            <w:webHidden/>
          </w:rPr>
          <w:fldChar w:fldCharType="begin"/>
        </w:r>
        <w:r w:rsidR="00B85020">
          <w:rPr>
            <w:noProof/>
            <w:webHidden/>
          </w:rPr>
          <w:instrText xml:space="preserve"> PAGEREF _Toc513981494 \h </w:instrText>
        </w:r>
        <w:r w:rsidR="00B85020">
          <w:rPr>
            <w:noProof/>
            <w:webHidden/>
          </w:rPr>
        </w:r>
        <w:r w:rsidR="00B85020">
          <w:rPr>
            <w:noProof/>
            <w:webHidden/>
          </w:rPr>
          <w:fldChar w:fldCharType="separate"/>
        </w:r>
        <w:r w:rsidR="00B85020">
          <w:rPr>
            <w:noProof/>
            <w:webHidden/>
          </w:rPr>
          <w:t>73</w:t>
        </w:r>
        <w:r w:rsidR="00B85020">
          <w:rPr>
            <w:noProof/>
            <w:webHidden/>
          </w:rPr>
          <w:fldChar w:fldCharType="end"/>
        </w:r>
      </w:hyperlink>
    </w:p>
    <w:p w14:paraId="5E195A74" w14:textId="77777777" w:rsidR="00B85020" w:rsidRDefault="000603AB">
      <w:pPr>
        <w:pStyle w:val="Obsah3"/>
        <w:rPr>
          <w:rFonts w:asciiTheme="minorHAnsi" w:eastAsiaTheme="minorEastAsia" w:hAnsiTheme="minorHAnsi" w:cstheme="minorBidi"/>
          <w:noProof/>
          <w:sz w:val="22"/>
          <w:szCs w:val="22"/>
        </w:rPr>
      </w:pPr>
      <w:hyperlink w:anchor="_Toc513981495" w:history="1">
        <w:r w:rsidR="00B85020" w:rsidRPr="006B18A6">
          <w:rPr>
            <w:rStyle w:val="Hypertextovprepojenie"/>
            <w:noProof/>
            <w:lang w:val="sk-SK"/>
          </w:rPr>
          <w:t>3.2.10</w:t>
        </w:r>
        <w:r w:rsidR="00B85020">
          <w:rPr>
            <w:rFonts w:asciiTheme="minorHAnsi" w:eastAsiaTheme="minorEastAsia" w:hAnsiTheme="minorHAnsi" w:cstheme="minorBidi"/>
            <w:noProof/>
            <w:sz w:val="22"/>
            <w:szCs w:val="22"/>
          </w:rPr>
          <w:tab/>
        </w:r>
        <w:r w:rsidR="00B85020" w:rsidRPr="006B18A6">
          <w:rPr>
            <w:rStyle w:val="Hypertextovprepojenie"/>
            <w:noProof/>
            <w:lang w:val="sk-SK"/>
          </w:rPr>
          <w:t>RR intervaly</w:t>
        </w:r>
        <w:r w:rsidR="00B85020">
          <w:rPr>
            <w:noProof/>
            <w:webHidden/>
          </w:rPr>
          <w:tab/>
        </w:r>
        <w:r w:rsidR="00B85020">
          <w:rPr>
            <w:noProof/>
            <w:webHidden/>
          </w:rPr>
          <w:fldChar w:fldCharType="begin"/>
        </w:r>
        <w:r w:rsidR="00B85020">
          <w:rPr>
            <w:noProof/>
            <w:webHidden/>
          </w:rPr>
          <w:instrText xml:space="preserve"> PAGEREF _Toc513981495 \h </w:instrText>
        </w:r>
        <w:r w:rsidR="00B85020">
          <w:rPr>
            <w:noProof/>
            <w:webHidden/>
          </w:rPr>
        </w:r>
        <w:r w:rsidR="00B85020">
          <w:rPr>
            <w:noProof/>
            <w:webHidden/>
          </w:rPr>
          <w:fldChar w:fldCharType="separate"/>
        </w:r>
        <w:r w:rsidR="00B85020">
          <w:rPr>
            <w:noProof/>
            <w:webHidden/>
          </w:rPr>
          <w:t>73</w:t>
        </w:r>
        <w:r w:rsidR="00B85020">
          <w:rPr>
            <w:noProof/>
            <w:webHidden/>
          </w:rPr>
          <w:fldChar w:fldCharType="end"/>
        </w:r>
      </w:hyperlink>
    </w:p>
    <w:p w14:paraId="0DB0085C" w14:textId="77777777" w:rsidR="00B85020" w:rsidRDefault="000603AB">
      <w:pPr>
        <w:pStyle w:val="Obsah2"/>
        <w:rPr>
          <w:rFonts w:asciiTheme="minorHAnsi" w:eastAsiaTheme="minorEastAsia" w:hAnsiTheme="minorHAnsi" w:cstheme="minorBidi"/>
          <w:noProof/>
          <w:sz w:val="22"/>
          <w:szCs w:val="22"/>
        </w:rPr>
      </w:pPr>
      <w:hyperlink w:anchor="_Toc513981496" w:history="1">
        <w:r w:rsidR="00B85020" w:rsidRPr="006B18A6">
          <w:rPr>
            <w:rStyle w:val="Hypertextovprepojenie"/>
            <w:noProof/>
            <w:lang w:val="sk-SK"/>
          </w:rPr>
          <w:t>3.3</w:t>
        </w:r>
        <w:r w:rsidR="00B85020">
          <w:rPr>
            <w:rFonts w:asciiTheme="minorHAnsi" w:eastAsiaTheme="minorEastAsia" w:hAnsiTheme="minorHAnsi" w:cstheme="minorBidi"/>
            <w:noProof/>
            <w:sz w:val="22"/>
            <w:szCs w:val="22"/>
          </w:rPr>
          <w:tab/>
        </w:r>
        <w:r w:rsidR="00B85020" w:rsidRPr="006B18A6">
          <w:rPr>
            <w:rStyle w:val="Hypertextovprepojenie"/>
            <w:noProof/>
            <w:lang w:val="sk-SK"/>
          </w:rPr>
          <w:t>Počítanie SV u subjektov po transplantácií srdca</w:t>
        </w:r>
        <w:r w:rsidR="00B85020">
          <w:rPr>
            <w:noProof/>
            <w:webHidden/>
          </w:rPr>
          <w:tab/>
        </w:r>
        <w:r w:rsidR="00B85020">
          <w:rPr>
            <w:noProof/>
            <w:webHidden/>
          </w:rPr>
          <w:fldChar w:fldCharType="begin"/>
        </w:r>
        <w:r w:rsidR="00B85020">
          <w:rPr>
            <w:noProof/>
            <w:webHidden/>
          </w:rPr>
          <w:instrText xml:space="preserve"> PAGEREF _Toc513981496 \h </w:instrText>
        </w:r>
        <w:r w:rsidR="00B85020">
          <w:rPr>
            <w:noProof/>
            <w:webHidden/>
          </w:rPr>
        </w:r>
        <w:r w:rsidR="00B85020">
          <w:rPr>
            <w:noProof/>
            <w:webHidden/>
          </w:rPr>
          <w:fldChar w:fldCharType="separate"/>
        </w:r>
        <w:r w:rsidR="00B85020">
          <w:rPr>
            <w:noProof/>
            <w:webHidden/>
          </w:rPr>
          <w:t>73</w:t>
        </w:r>
        <w:r w:rsidR="00B85020">
          <w:rPr>
            <w:noProof/>
            <w:webHidden/>
          </w:rPr>
          <w:fldChar w:fldCharType="end"/>
        </w:r>
      </w:hyperlink>
    </w:p>
    <w:p w14:paraId="353D5A55" w14:textId="77777777" w:rsidR="00B85020" w:rsidRDefault="000603AB">
      <w:pPr>
        <w:pStyle w:val="Obsah3"/>
        <w:rPr>
          <w:rFonts w:asciiTheme="minorHAnsi" w:eastAsiaTheme="minorEastAsia" w:hAnsiTheme="minorHAnsi" w:cstheme="minorBidi"/>
          <w:noProof/>
          <w:sz w:val="22"/>
          <w:szCs w:val="22"/>
        </w:rPr>
      </w:pPr>
      <w:hyperlink w:anchor="_Toc513981497" w:history="1">
        <w:r w:rsidR="00B85020" w:rsidRPr="006B18A6">
          <w:rPr>
            <w:rStyle w:val="Hypertextovprepojenie"/>
            <w:noProof/>
            <w:lang w:val="sk-SK"/>
          </w:rPr>
          <w:t>3.3.1</w:t>
        </w:r>
        <w:r w:rsidR="00B85020">
          <w:rPr>
            <w:rFonts w:asciiTheme="minorHAnsi" w:eastAsiaTheme="minorEastAsia" w:hAnsiTheme="minorHAnsi" w:cstheme="minorBidi"/>
            <w:noProof/>
            <w:sz w:val="22"/>
            <w:szCs w:val="22"/>
          </w:rPr>
          <w:tab/>
        </w:r>
        <w:r w:rsidR="00B85020" w:rsidRPr="006B18A6">
          <w:rPr>
            <w:rStyle w:val="Hypertextovprepojenie"/>
            <w:noProof/>
            <w:lang w:val="sk-SK"/>
          </w:rPr>
          <w:t>Protokol</w:t>
        </w:r>
        <w:r w:rsidR="00B85020">
          <w:rPr>
            <w:noProof/>
            <w:webHidden/>
          </w:rPr>
          <w:tab/>
        </w:r>
        <w:r w:rsidR="00B85020">
          <w:rPr>
            <w:noProof/>
            <w:webHidden/>
          </w:rPr>
          <w:fldChar w:fldCharType="begin"/>
        </w:r>
        <w:r w:rsidR="00B85020">
          <w:rPr>
            <w:noProof/>
            <w:webHidden/>
          </w:rPr>
          <w:instrText xml:space="preserve"> PAGEREF _Toc513981497 \h </w:instrText>
        </w:r>
        <w:r w:rsidR="00B85020">
          <w:rPr>
            <w:noProof/>
            <w:webHidden/>
          </w:rPr>
        </w:r>
        <w:r w:rsidR="00B85020">
          <w:rPr>
            <w:noProof/>
            <w:webHidden/>
          </w:rPr>
          <w:fldChar w:fldCharType="separate"/>
        </w:r>
        <w:r w:rsidR="00B85020">
          <w:rPr>
            <w:noProof/>
            <w:webHidden/>
          </w:rPr>
          <w:t>74</w:t>
        </w:r>
        <w:r w:rsidR="00B85020">
          <w:rPr>
            <w:noProof/>
            <w:webHidden/>
          </w:rPr>
          <w:fldChar w:fldCharType="end"/>
        </w:r>
      </w:hyperlink>
    </w:p>
    <w:p w14:paraId="0DBF4F77" w14:textId="77777777" w:rsidR="00B85020" w:rsidRDefault="000603AB">
      <w:pPr>
        <w:pStyle w:val="Obsah2"/>
        <w:rPr>
          <w:rFonts w:asciiTheme="minorHAnsi" w:eastAsiaTheme="minorEastAsia" w:hAnsiTheme="minorHAnsi" w:cstheme="minorBidi"/>
          <w:noProof/>
          <w:sz w:val="22"/>
          <w:szCs w:val="22"/>
        </w:rPr>
      </w:pPr>
      <w:hyperlink w:anchor="_Toc513981498" w:history="1">
        <w:r w:rsidR="00B85020" w:rsidRPr="006B18A6">
          <w:rPr>
            <w:rStyle w:val="Hypertextovprepojenie"/>
            <w:noProof/>
            <w:lang w:val="sk-SK"/>
          </w:rPr>
          <w:t>Nová metóda na výpočet srdečného výdaja z impedancie krku</w:t>
        </w:r>
        <w:r w:rsidR="00B85020">
          <w:rPr>
            <w:noProof/>
            <w:webHidden/>
          </w:rPr>
          <w:tab/>
        </w:r>
        <w:r w:rsidR="00B85020">
          <w:rPr>
            <w:noProof/>
            <w:webHidden/>
          </w:rPr>
          <w:fldChar w:fldCharType="begin"/>
        </w:r>
        <w:r w:rsidR="00B85020">
          <w:rPr>
            <w:noProof/>
            <w:webHidden/>
          </w:rPr>
          <w:instrText xml:space="preserve"> PAGEREF _Toc513981498 \h </w:instrText>
        </w:r>
        <w:r w:rsidR="00B85020">
          <w:rPr>
            <w:noProof/>
            <w:webHidden/>
          </w:rPr>
        </w:r>
        <w:r w:rsidR="00B85020">
          <w:rPr>
            <w:noProof/>
            <w:webHidden/>
          </w:rPr>
          <w:fldChar w:fldCharType="separate"/>
        </w:r>
        <w:r w:rsidR="00B85020">
          <w:rPr>
            <w:noProof/>
            <w:webHidden/>
          </w:rPr>
          <w:t>75</w:t>
        </w:r>
        <w:r w:rsidR="00B85020">
          <w:rPr>
            <w:noProof/>
            <w:webHidden/>
          </w:rPr>
          <w:fldChar w:fldCharType="end"/>
        </w:r>
      </w:hyperlink>
    </w:p>
    <w:p w14:paraId="7F5840DF" w14:textId="77777777" w:rsidR="00B85020" w:rsidRDefault="000603AB">
      <w:pPr>
        <w:pStyle w:val="Obsah3"/>
        <w:rPr>
          <w:rFonts w:asciiTheme="minorHAnsi" w:eastAsiaTheme="minorEastAsia" w:hAnsiTheme="minorHAnsi" w:cstheme="minorBidi"/>
          <w:noProof/>
          <w:sz w:val="22"/>
          <w:szCs w:val="22"/>
        </w:rPr>
      </w:pPr>
      <w:hyperlink w:anchor="_Toc513981499" w:history="1">
        <w:r w:rsidR="00B85020" w:rsidRPr="006B18A6">
          <w:rPr>
            <w:rStyle w:val="Hypertextovprepojenie"/>
            <w:noProof/>
            <w:lang w:val="sk-SK"/>
          </w:rPr>
          <w:t>3.3.2</w:t>
        </w:r>
        <w:r w:rsidR="00B85020">
          <w:rPr>
            <w:rFonts w:asciiTheme="minorHAnsi" w:eastAsiaTheme="minorEastAsia" w:hAnsiTheme="minorHAnsi" w:cstheme="minorBidi"/>
            <w:noProof/>
            <w:sz w:val="22"/>
            <w:szCs w:val="22"/>
          </w:rPr>
          <w:tab/>
        </w:r>
        <w:r w:rsidR="00B85020" w:rsidRPr="006B18A6">
          <w:rPr>
            <w:rStyle w:val="Hypertextovprepojenie"/>
            <w:noProof/>
            <w:lang w:val="sk-SK"/>
          </w:rPr>
          <w:t>Štatistické vyhodnotenie simultánneho merania</w:t>
        </w:r>
        <w:r w:rsidR="00B85020">
          <w:rPr>
            <w:noProof/>
            <w:webHidden/>
          </w:rPr>
          <w:tab/>
        </w:r>
        <w:r w:rsidR="00B85020">
          <w:rPr>
            <w:noProof/>
            <w:webHidden/>
          </w:rPr>
          <w:fldChar w:fldCharType="begin"/>
        </w:r>
        <w:r w:rsidR="00B85020">
          <w:rPr>
            <w:noProof/>
            <w:webHidden/>
          </w:rPr>
          <w:instrText xml:space="preserve"> PAGEREF _Toc513981499 \h </w:instrText>
        </w:r>
        <w:r w:rsidR="00B85020">
          <w:rPr>
            <w:noProof/>
            <w:webHidden/>
          </w:rPr>
        </w:r>
        <w:r w:rsidR="00B85020">
          <w:rPr>
            <w:noProof/>
            <w:webHidden/>
          </w:rPr>
          <w:fldChar w:fldCharType="separate"/>
        </w:r>
        <w:r w:rsidR="00B85020">
          <w:rPr>
            <w:noProof/>
            <w:webHidden/>
          </w:rPr>
          <w:t>76</w:t>
        </w:r>
        <w:r w:rsidR="00B85020">
          <w:rPr>
            <w:noProof/>
            <w:webHidden/>
          </w:rPr>
          <w:fldChar w:fldCharType="end"/>
        </w:r>
      </w:hyperlink>
    </w:p>
    <w:p w14:paraId="77BDB780" w14:textId="77777777" w:rsidR="00B85020" w:rsidRDefault="000603AB">
      <w:pPr>
        <w:pStyle w:val="Obsah3"/>
        <w:rPr>
          <w:rFonts w:asciiTheme="minorHAnsi" w:eastAsiaTheme="minorEastAsia" w:hAnsiTheme="minorHAnsi" w:cstheme="minorBidi"/>
          <w:noProof/>
          <w:sz w:val="22"/>
          <w:szCs w:val="22"/>
        </w:rPr>
      </w:pPr>
      <w:hyperlink w:anchor="_Toc513981500" w:history="1">
        <w:r w:rsidR="00B85020" w:rsidRPr="006B18A6">
          <w:rPr>
            <w:rStyle w:val="Hypertextovprepojenie"/>
            <w:noProof/>
            <w:lang w:val="sk-SK"/>
          </w:rPr>
          <w:t>3.3.3</w:t>
        </w:r>
        <w:r w:rsidR="00B85020">
          <w:rPr>
            <w:rFonts w:asciiTheme="minorHAnsi" w:eastAsiaTheme="minorEastAsia" w:hAnsiTheme="minorHAnsi" w:cstheme="minorBidi"/>
            <w:noProof/>
            <w:sz w:val="22"/>
            <w:szCs w:val="22"/>
          </w:rPr>
          <w:tab/>
        </w:r>
        <w:r w:rsidR="00B85020" w:rsidRPr="006B18A6">
          <w:rPr>
            <w:rStyle w:val="Hypertextovprepojenie"/>
            <w:noProof/>
            <w:lang w:val="sk-SK"/>
          </w:rPr>
          <w:t>Bland Altmanova štatistická analýza</w:t>
        </w:r>
        <w:r w:rsidR="00B85020">
          <w:rPr>
            <w:noProof/>
            <w:webHidden/>
          </w:rPr>
          <w:tab/>
        </w:r>
        <w:r w:rsidR="00B85020">
          <w:rPr>
            <w:noProof/>
            <w:webHidden/>
          </w:rPr>
          <w:fldChar w:fldCharType="begin"/>
        </w:r>
        <w:r w:rsidR="00B85020">
          <w:rPr>
            <w:noProof/>
            <w:webHidden/>
          </w:rPr>
          <w:instrText xml:space="preserve"> PAGEREF _Toc513981500 \h </w:instrText>
        </w:r>
        <w:r w:rsidR="00B85020">
          <w:rPr>
            <w:noProof/>
            <w:webHidden/>
          </w:rPr>
        </w:r>
        <w:r w:rsidR="00B85020">
          <w:rPr>
            <w:noProof/>
            <w:webHidden/>
          </w:rPr>
          <w:fldChar w:fldCharType="separate"/>
        </w:r>
        <w:r w:rsidR="00B85020">
          <w:rPr>
            <w:noProof/>
            <w:webHidden/>
          </w:rPr>
          <w:t>78</w:t>
        </w:r>
        <w:r w:rsidR="00B85020">
          <w:rPr>
            <w:noProof/>
            <w:webHidden/>
          </w:rPr>
          <w:fldChar w:fldCharType="end"/>
        </w:r>
      </w:hyperlink>
    </w:p>
    <w:p w14:paraId="44359985" w14:textId="77777777" w:rsidR="00B85020" w:rsidRDefault="000603AB">
      <w:pPr>
        <w:pStyle w:val="Obsah3"/>
        <w:rPr>
          <w:rFonts w:asciiTheme="minorHAnsi" w:eastAsiaTheme="minorEastAsia" w:hAnsiTheme="minorHAnsi" w:cstheme="minorBidi"/>
          <w:noProof/>
          <w:sz w:val="22"/>
          <w:szCs w:val="22"/>
        </w:rPr>
      </w:pPr>
      <w:hyperlink w:anchor="_Toc513981501" w:history="1">
        <w:r w:rsidR="00B85020" w:rsidRPr="006B18A6">
          <w:rPr>
            <w:rStyle w:val="Hypertextovprepojenie"/>
            <w:noProof/>
            <w:lang w:val="sk-SK"/>
          </w:rPr>
          <w:t>3.3.4</w:t>
        </w:r>
        <w:r w:rsidR="00B85020">
          <w:rPr>
            <w:rFonts w:asciiTheme="minorHAnsi" w:eastAsiaTheme="minorEastAsia" w:hAnsiTheme="minorHAnsi" w:cstheme="minorBidi"/>
            <w:noProof/>
            <w:sz w:val="22"/>
            <w:szCs w:val="22"/>
          </w:rPr>
          <w:tab/>
        </w:r>
        <w:r w:rsidR="00B85020" w:rsidRPr="006B18A6">
          <w:rPr>
            <w:rStyle w:val="Hypertextovprepojenie"/>
            <w:noProof/>
            <w:lang w:val="sk-SK"/>
          </w:rPr>
          <w:t xml:space="preserve">Plocha pod krivkou </w:t>
        </w:r>
        <m:oMath>
          <m:r>
            <m:rPr>
              <m:sty m:val="p"/>
            </m:rPr>
            <w:rPr>
              <w:rStyle w:val="Hypertextovprepojenie"/>
              <w:rFonts w:ascii="Cambria Math" w:hAnsi="Cambria Math"/>
              <w:noProof/>
              <w:lang w:val="sk-SK"/>
            </w:rPr>
            <m:t>-</m:t>
          </m:r>
          <m:r>
            <m:rPr>
              <m:sty m:val="bi"/>
            </m:rPr>
            <w:rPr>
              <w:rStyle w:val="Hypertextovprepojenie"/>
              <w:rFonts w:ascii="Cambria Math" w:hAnsi="Cambria Math"/>
              <w:noProof/>
              <w:lang w:val="sk-SK"/>
            </w:rPr>
            <m:t>dZi</m:t>
          </m:r>
          <m:r>
            <m:rPr>
              <m:sty m:val="p"/>
            </m:rPr>
            <w:rPr>
              <w:rStyle w:val="Hypertextovprepojenie"/>
              <w:rFonts w:ascii="Cambria Math" w:hAnsi="Cambria Math"/>
              <w:noProof/>
              <w:lang w:val="sk-SK"/>
            </w:rPr>
            <m:t>(</m:t>
          </m:r>
          <m:r>
            <m:rPr>
              <m:sty m:val="bi"/>
            </m:rPr>
            <w:rPr>
              <w:rStyle w:val="Hypertextovprepojenie"/>
              <w:rFonts w:ascii="Cambria Math" w:hAnsi="Cambria Math"/>
              <w:noProof/>
              <w:lang w:val="sk-SK"/>
            </w:rPr>
            <m:t>t</m:t>
          </m:r>
          <m:r>
            <m:rPr>
              <m:sty m:val="p"/>
            </m:rPr>
            <w:rPr>
              <w:rStyle w:val="Hypertextovprepojenie"/>
              <w:rFonts w:ascii="Cambria Math" w:hAnsi="Cambria Math"/>
              <w:noProof/>
              <w:lang w:val="sk-SK"/>
            </w:rPr>
            <m:t>)</m:t>
          </m:r>
          <m:r>
            <m:rPr>
              <m:sty m:val="bi"/>
            </m:rPr>
            <w:rPr>
              <w:rStyle w:val="Hypertextovprepojenie"/>
              <w:rFonts w:ascii="Cambria Math" w:hAnsi="Cambria Math"/>
              <w:noProof/>
              <w:lang w:val="sk-SK"/>
            </w:rPr>
            <m:t>dt</m:t>
          </m:r>
        </m:oMath>
        <w:r w:rsidR="00B85020">
          <w:rPr>
            <w:noProof/>
            <w:webHidden/>
          </w:rPr>
          <w:tab/>
        </w:r>
        <w:r w:rsidR="00B85020">
          <w:rPr>
            <w:noProof/>
            <w:webHidden/>
          </w:rPr>
          <w:fldChar w:fldCharType="begin"/>
        </w:r>
        <w:r w:rsidR="00B85020">
          <w:rPr>
            <w:noProof/>
            <w:webHidden/>
          </w:rPr>
          <w:instrText xml:space="preserve"> PAGEREF _Toc513981501 \h </w:instrText>
        </w:r>
        <w:r w:rsidR="00B85020">
          <w:rPr>
            <w:noProof/>
            <w:webHidden/>
          </w:rPr>
        </w:r>
        <w:r w:rsidR="00B85020">
          <w:rPr>
            <w:noProof/>
            <w:webHidden/>
          </w:rPr>
          <w:fldChar w:fldCharType="separate"/>
        </w:r>
        <w:r w:rsidR="00B85020">
          <w:rPr>
            <w:noProof/>
            <w:webHidden/>
          </w:rPr>
          <w:t>80</w:t>
        </w:r>
        <w:r w:rsidR="00B85020">
          <w:rPr>
            <w:noProof/>
            <w:webHidden/>
          </w:rPr>
          <w:fldChar w:fldCharType="end"/>
        </w:r>
      </w:hyperlink>
    </w:p>
    <w:p w14:paraId="574F4C12" w14:textId="77777777" w:rsidR="00B85020" w:rsidRDefault="000603AB">
      <w:pPr>
        <w:pStyle w:val="Obsah3"/>
        <w:rPr>
          <w:rFonts w:asciiTheme="minorHAnsi" w:eastAsiaTheme="minorEastAsia" w:hAnsiTheme="minorHAnsi" w:cstheme="minorBidi"/>
          <w:noProof/>
          <w:sz w:val="22"/>
          <w:szCs w:val="22"/>
        </w:rPr>
      </w:pPr>
      <w:hyperlink w:anchor="_Toc513981502" w:history="1">
        <w:r w:rsidR="00B85020" w:rsidRPr="006B18A6">
          <w:rPr>
            <w:rStyle w:val="Hypertextovprepojenie"/>
            <w:noProof/>
            <w:lang w:val="sk-SK"/>
          </w:rPr>
          <w:t>3.3.5</w:t>
        </w:r>
        <w:r w:rsidR="00B85020">
          <w:rPr>
            <w:rFonts w:asciiTheme="minorHAnsi" w:eastAsiaTheme="minorEastAsia" w:hAnsiTheme="minorHAnsi" w:cstheme="minorBidi"/>
            <w:noProof/>
            <w:sz w:val="22"/>
            <w:szCs w:val="22"/>
          </w:rPr>
          <w:tab/>
        </w:r>
        <w:r w:rsidR="00B85020" w:rsidRPr="006B18A6">
          <w:rPr>
            <w:rStyle w:val="Hypertextovprepojenie"/>
            <w:noProof/>
            <w:lang w:val="sk-SK"/>
          </w:rPr>
          <w:t xml:space="preserve">Plocha nad krivkou </w:t>
        </w:r>
        <m:oMath>
          <m:r>
            <m:rPr>
              <m:sty m:val="bi"/>
            </m:rPr>
            <w:rPr>
              <w:rStyle w:val="Hypertextovprepojenie"/>
              <w:rFonts w:ascii="Cambria Math" w:hAnsi="Cambria Math"/>
              <w:noProof/>
              <w:lang w:val="sk-SK"/>
            </w:rPr>
            <m:t>Zi</m:t>
          </m:r>
          <m:r>
            <w:rPr>
              <w:rStyle w:val="Hypertextovprepojenie"/>
              <w:rFonts w:ascii="Cambria Math" w:hAnsi="Cambria Math"/>
              <w:noProof/>
              <w:lang w:val="sk-SK"/>
            </w:rPr>
            <m:t>(</m:t>
          </m:r>
          <m:r>
            <m:rPr>
              <m:sty m:val="bi"/>
            </m:rPr>
            <w:rPr>
              <w:rStyle w:val="Hypertextovprepojenie"/>
              <w:rFonts w:ascii="Cambria Math" w:hAnsi="Cambria Math"/>
              <w:noProof/>
              <w:lang w:val="sk-SK"/>
            </w:rPr>
            <m:t>t</m:t>
          </m:r>
          <m:r>
            <w:rPr>
              <w:rStyle w:val="Hypertextovprepojenie"/>
              <w:rFonts w:ascii="Cambria Math" w:hAnsi="Cambria Math"/>
              <w:noProof/>
              <w:lang w:val="sk-SK"/>
            </w:rPr>
            <m:t>)</m:t>
          </m:r>
        </m:oMath>
        <w:r w:rsidR="00B85020">
          <w:rPr>
            <w:noProof/>
            <w:webHidden/>
          </w:rPr>
          <w:tab/>
        </w:r>
        <w:r w:rsidR="00B85020">
          <w:rPr>
            <w:noProof/>
            <w:webHidden/>
          </w:rPr>
          <w:fldChar w:fldCharType="begin"/>
        </w:r>
        <w:r w:rsidR="00B85020">
          <w:rPr>
            <w:noProof/>
            <w:webHidden/>
          </w:rPr>
          <w:instrText xml:space="preserve"> PAGEREF _Toc513981502 \h </w:instrText>
        </w:r>
        <w:r w:rsidR="00B85020">
          <w:rPr>
            <w:noProof/>
            <w:webHidden/>
          </w:rPr>
        </w:r>
        <w:r w:rsidR="00B85020">
          <w:rPr>
            <w:noProof/>
            <w:webHidden/>
          </w:rPr>
          <w:fldChar w:fldCharType="separate"/>
        </w:r>
        <w:r w:rsidR="00B85020">
          <w:rPr>
            <w:noProof/>
            <w:webHidden/>
          </w:rPr>
          <w:t>81</w:t>
        </w:r>
        <w:r w:rsidR="00B85020">
          <w:rPr>
            <w:noProof/>
            <w:webHidden/>
          </w:rPr>
          <w:fldChar w:fldCharType="end"/>
        </w:r>
      </w:hyperlink>
    </w:p>
    <w:p w14:paraId="182636B1" w14:textId="77777777" w:rsidR="00B85020" w:rsidRDefault="000603AB">
      <w:pPr>
        <w:pStyle w:val="Obsah2"/>
        <w:rPr>
          <w:rFonts w:asciiTheme="minorHAnsi" w:eastAsiaTheme="minorEastAsia" w:hAnsiTheme="minorHAnsi" w:cstheme="minorBidi"/>
          <w:noProof/>
          <w:sz w:val="22"/>
          <w:szCs w:val="22"/>
        </w:rPr>
      </w:pPr>
      <w:hyperlink w:anchor="_Toc513981503" w:history="1">
        <w:r w:rsidR="00B85020" w:rsidRPr="006B18A6">
          <w:rPr>
            <w:rStyle w:val="Hypertextovprepojenie"/>
            <w:noProof/>
            <w:lang w:val="sk-SK"/>
          </w:rPr>
          <w:t>3.4</w:t>
        </w:r>
        <w:r w:rsidR="00B85020">
          <w:rPr>
            <w:rFonts w:asciiTheme="minorHAnsi" w:eastAsiaTheme="minorEastAsia" w:hAnsiTheme="minorHAnsi" w:cstheme="minorBidi"/>
            <w:noProof/>
            <w:sz w:val="22"/>
            <w:szCs w:val="22"/>
          </w:rPr>
          <w:tab/>
        </w:r>
        <w:r w:rsidR="00B85020" w:rsidRPr="006B18A6">
          <w:rPr>
            <w:rStyle w:val="Hypertextovprepojenie"/>
            <w:noProof/>
            <w:lang w:val="sk-SK"/>
          </w:rPr>
          <w:t>Relatívne zmeny SV u subjektov po transplantácií srdca</w:t>
        </w:r>
        <w:r w:rsidR="00B85020">
          <w:rPr>
            <w:noProof/>
            <w:webHidden/>
          </w:rPr>
          <w:tab/>
        </w:r>
        <w:r w:rsidR="00B85020">
          <w:rPr>
            <w:noProof/>
            <w:webHidden/>
          </w:rPr>
          <w:fldChar w:fldCharType="begin"/>
        </w:r>
        <w:r w:rsidR="00B85020">
          <w:rPr>
            <w:noProof/>
            <w:webHidden/>
          </w:rPr>
          <w:instrText xml:space="preserve"> PAGEREF _Toc513981503 \h </w:instrText>
        </w:r>
        <w:r w:rsidR="00B85020">
          <w:rPr>
            <w:noProof/>
            <w:webHidden/>
          </w:rPr>
        </w:r>
        <w:r w:rsidR="00B85020">
          <w:rPr>
            <w:noProof/>
            <w:webHidden/>
          </w:rPr>
          <w:fldChar w:fldCharType="separate"/>
        </w:r>
        <w:r w:rsidR="00B85020">
          <w:rPr>
            <w:noProof/>
            <w:webHidden/>
          </w:rPr>
          <w:t>81</w:t>
        </w:r>
        <w:r w:rsidR="00B85020">
          <w:rPr>
            <w:noProof/>
            <w:webHidden/>
          </w:rPr>
          <w:fldChar w:fldCharType="end"/>
        </w:r>
      </w:hyperlink>
    </w:p>
    <w:p w14:paraId="0D0CEA36" w14:textId="77777777" w:rsidR="00B85020" w:rsidRDefault="000603AB">
      <w:pPr>
        <w:pStyle w:val="Obsah1"/>
        <w:rPr>
          <w:rFonts w:asciiTheme="minorHAnsi" w:eastAsiaTheme="minorEastAsia" w:hAnsiTheme="minorHAnsi" w:cstheme="minorBidi"/>
          <w:b w:val="0"/>
          <w:bCs w:val="0"/>
          <w:sz w:val="22"/>
          <w:szCs w:val="22"/>
        </w:rPr>
      </w:pPr>
      <w:hyperlink w:anchor="_Toc513981504" w:history="1">
        <w:r w:rsidR="00B85020" w:rsidRPr="006B18A6">
          <w:rPr>
            <w:rStyle w:val="Hypertextovprepojenie"/>
            <w:lang w:val="sk-SK"/>
          </w:rPr>
          <w:t>4</w:t>
        </w:r>
        <w:r w:rsidR="00B85020">
          <w:rPr>
            <w:rFonts w:asciiTheme="minorHAnsi" w:eastAsiaTheme="minorEastAsia" w:hAnsiTheme="minorHAnsi" w:cstheme="minorBidi"/>
            <w:b w:val="0"/>
            <w:bCs w:val="0"/>
            <w:sz w:val="22"/>
            <w:szCs w:val="22"/>
          </w:rPr>
          <w:tab/>
        </w:r>
        <w:r w:rsidR="00B85020" w:rsidRPr="006B18A6">
          <w:rPr>
            <w:rStyle w:val="Hypertextovprepojenie"/>
            <w:lang w:val="sk-SK"/>
          </w:rPr>
          <w:t>Záver</w:t>
        </w:r>
        <w:r w:rsidR="00B85020">
          <w:rPr>
            <w:webHidden/>
          </w:rPr>
          <w:tab/>
        </w:r>
        <w:r w:rsidR="00B85020">
          <w:rPr>
            <w:webHidden/>
          </w:rPr>
          <w:fldChar w:fldCharType="begin"/>
        </w:r>
        <w:r w:rsidR="00B85020">
          <w:rPr>
            <w:webHidden/>
          </w:rPr>
          <w:instrText xml:space="preserve"> PAGEREF _Toc513981504 \h </w:instrText>
        </w:r>
        <w:r w:rsidR="00B85020">
          <w:rPr>
            <w:webHidden/>
          </w:rPr>
        </w:r>
        <w:r w:rsidR="00B85020">
          <w:rPr>
            <w:webHidden/>
          </w:rPr>
          <w:fldChar w:fldCharType="separate"/>
        </w:r>
        <w:r w:rsidR="00B85020">
          <w:rPr>
            <w:webHidden/>
          </w:rPr>
          <w:t>85</w:t>
        </w:r>
        <w:r w:rsidR="00B85020">
          <w:rPr>
            <w:webHidden/>
          </w:rPr>
          <w:fldChar w:fldCharType="end"/>
        </w:r>
      </w:hyperlink>
    </w:p>
    <w:p w14:paraId="4381DF27" w14:textId="77777777" w:rsidR="00B85020" w:rsidRDefault="000603AB">
      <w:pPr>
        <w:pStyle w:val="Obsah1"/>
        <w:rPr>
          <w:rFonts w:asciiTheme="minorHAnsi" w:eastAsiaTheme="minorEastAsia" w:hAnsiTheme="minorHAnsi" w:cstheme="minorBidi"/>
          <w:b w:val="0"/>
          <w:bCs w:val="0"/>
          <w:sz w:val="22"/>
          <w:szCs w:val="22"/>
        </w:rPr>
      </w:pPr>
      <w:hyperlink w:anchor="_Toc513981505" w:history="1">
        <w:r w:rsidR="00B85020" w:rsidRPr="006B18A6">
          <w:rPr>
            <w:rStyle w:val="Hypertextovprepojenie"/>
            <w:lang w:val="sk-SK"/>
          </w:rPr>
          <w:t>Literatúra</w:t>
        </w:r>
        <w:r w:rsidR="00B85020">
          <w:rPr>
            <w:webHidden/>
          </w:rPr>
          <w:tab/>
        </w:r>
        <w:r w:rsidR="00B85020">
          <w:rPr>
            <w:webHidden/>
          </w:rPr>
          <w:fldChar w:fldCharType="begin"/>
        </w:r>
        <w:r w:rsidR="00B85020">
          <w:rPr>
            <w:webHidden/>
          </w:rPr>
          <w:instrText xml:space="preserve"> PAGEREF _Toc513981505 \h </w:instrText>
        </w:r>
        <w:r w:rsidR="00B85020">
          <w:rPr>
            <w:webHidden/>
          </w:rPr>
        </w:r>
        <w:r w:rsidR="00B85020">
          <w:rPr>
            <w:webHidden/>
          </w:rPr>
          <w:fldChar w:fldCharType="separate"/>
        </w:r>
        <w:r w:rsidR="00B85020">
          <w:rPr>
            <w:webHidden/>
          </w:rPr>
          <w:t>87</w:t>
        </w:r>
        <w:r w:rsidR="00B85020">
          <w:rPr>
            <w:webHidden/>
          </w:rPr>
          <w:fldChar w:fldCharType="end"/>
        </w:r>
      </w:hyperlink>
    </w:p>
    <w:p w14:paraId="685AA439" w14:textId="77777777" w:rsidR="00B85020" w:rsidRDefault="000603AB">
      <w:pPr>
        <w:pStyle w:val="Obsah1"/>
        <w:rPr>
          <w:rFonts w:asciiTheme="minorHAnsi" w:eastAsiaTheme="minorEastAsia" w:hAnsiTheme="minorHAnsi" w:cstheme="minorBidi"/>
          <w:b w:val="0"/>
          <w:bCs w:val="0"/>
          <w:sz w:val="22"/>
          <w:szCs w:val="22"/>
        </w:rPr>
      </w:pPr>
      <w:hyperlink w:anchor="_Toc513981506" w:history="1">
        <w:r w:rsidR="00B85020" w:rsidRPr="006B18A6">
          <w:rPr>
            <w:rStyle w:val="Hypertextovprepojenie"/>
            <w:lang w:val="sk-SK"/>
          </w:rPr>
          <w:t>ZOZNAM SYMBOLOV, VELIČÍN A SKRATIEK</w:t>
        </w:r>
        <w:r w:rsidR="00B85020">
          <w:rPr>
            <w:webHidden/>
          </w:rPr>
          <w:tab/>
        </w:r>
        <w:r w:rsidR="00B85020">
          <w:rPr>
            <w:webHidden/>
          </w:rPr>
          <w:fldChar w:fldCharType="begin"/>
        </w:r>
        <w:r w:rsidR="00B85020">
          <w:rPr>
            <w:webHidden/>
          </w:rPr>
          <w:instrText xml:space="preserve"> PAGEREF _Toc513981506 \h </w:instrText>
        </w:r>
        <w:r w:rsidR="00B85020">
          <w:rPr>
            <w:webHidden/>
          </w:rPr>
        </w:r>
        <w:r w:rsidR="00B85020">
          <w:rPr>
            <w:webHidden/>
          </w:rPr>
          <w:fldChar w:fldCharType="separate"/>
        </w:r>
        <w:r w:rsidR="00B85020">
          <w:rPr>
            <w:webHidden/>
          </w:rPr>
          <w:t>91</w:t>
        </w:r>
        <w:r w:rsidR="00B85020">
          <w:rPr>
            <w:webHidden/>
          </w:rPr>
          <w:fldChar w:fldCharType="end"/>
        </w:r>
      </w:hyperlink>
    </w:p>
    <w:p w14:paraId="43E75546" w14:textId="77777777" w:rsidR="00CE547F" w:rsidRPr="00FA362E" w:rsidRDefault="00CE547F" w:rsidP="00CE547F">
      <w:pPr>
        <w:pStyle w:val="Obsah1"/>
        <w:rPr>
          <w:b w:val="0"/>
          <w:bCs w:val="0"/>
          <w:lang w:val="sk-SK"/>
        </w:rPr>
      </w:pPr>
      <w:r w:rsidRPr="00FA362E">
        <w:rPr>
          <w:b w:val="0"/>
          <w:bCs w:val="0"/>
          <w:lang w:val="sk-SK"/>
        </w:rPr>
        <w:fldChar w:fldCharType="end"/>
      </w:r>
      <w:r w:rsidRPr="00FA362E">
        <w:rPr>
          <w:b w:val="0"/>
          <w:bCs w:val="0"/>
          <w:lang w:val="sk-SK"/>
        </w:rPr>
        <w:br w:type="page"/>
      </w:r>
    </w:p>
    <w:p w14:paraId="1CBF2623" w14:textId="77777777" w:rsidR="00CE547F" w:rsidRPr="00FA362E" w:rsidRDefault="00CE547F" w:rsidP="00CE547F">
      <w:pPr>
        <w:pStyle w:val="Nadpis1"/>
        <w:numPr>
          <w:ilvl w:val="0"/>
          <w:numId w:val="0"/>
        </w:numPr>
        <w:ind w:left="432" w:hanging="432"/>
        <w:rPr>
          <w:lang w:val="sk-SK"/>
        </w:rPr>
      </w:pPr>
      <w:bookmarkStart w:id="22" w:name="_Toc513981449"/>
      <w:r w:rsidRPr="00FA362E">
        <w:rPr>
          <w:lang w:val="sk-SK"/>
        </w:rPr>
        <w:lastRenderedPageBreak/>
        <w:t>ZOZNAM OBRÁZKOV</w:t>
      </w:r>
      <w:bookmarkEnd w:id="22"/>
    </w:p>
    <w:p w14:paraId="6C26E008" w14:textId="77777777" w:rsidR="00CE547F" w:rsidRPr="00FA362E" w:rsidRDefault="00CE547F" w:rsidP="00CE547F">
      <w:pPr>
        <w:rPr>
          <w:lang w:val="sk-SK"/>
        </w:rPr>
      </w:pPr>
    </w:p>
    <w:p w14:paraId="0F9DD74A" w14:textId="77777777" w:rsidR="00B85020" w:rsidRDefault="00CE547F">
      <w:pPr>
        <w:pStyle w:val="Zoznamobrzkov"/>
        <w:tabs>
          <w:tab w:val="right" w:leader="dot" w:pos="8494"/>
        </w:tabs>
        <w:rPr>
          <w:rFonts w:eastAsiaTheme="minorEastAsia" w:cstheme="minorBidi"/>
          <w:smallCaps w:val="0"/>
          <w:noProof/>
          <w:sz w:val="22"/>
          <w:szCs w:val="22"/>
        </w:rPr>
      </w:pPr>
      <w:r w:rsidRPr="00FA362E">
        <w:rPr>
          <w:lang w:val="sk-SK"/>
        </w:rPr>
        <w:fldChar w:fldCharType="begin"/>
      </w:r>
      <w:r w:rsidRPr="00FA362E">
        <w:rPr>
          <w:lang w:val="sk-SK"/>
        </w:rPr>
        <w:instrText xml:space="preserve"> TOC \h \z \c "Obrázok" </w:instrText>
      </w:r>
      <w:r w:rsidRPr="00FA362E">
        <w:rPr>
          <w:lang w:val="sk-SK"/>
        </w:rPr>
        <w:fldChar w:fldCharType="separate"/>
      </w:r>
      <w:hyperlink w:anchor="_Toc513981507" w:history="1">
        <w:r w:rsidR="00B85020" w:rsidRPr="003B55BB">
          <w:rPr>
            <w:rStyle w:val="Hypertextovprepojenie"/>
            <w:noProof/>
            <w:lang w:val="sk-SK" w:bidi="en-US"/>
          </w:rPr>
          <w:t>Obrázok 1.1:Mechanická analógia2-prvkového Windkesselovho modelu</w:t>
        </w:r>
        <w:r w:rsidR="00B85020">
          <w:rPr>
            <w:noProof/>
            <w:webHidden/>
          </w:rPr>
          <w:tab/>
        </w:r>
        <w:r w:rsidR="00B85020">
          <w:rPr>
            <w:noProof/>
            <w:webHidden/>
          </w:rPr>
          <w:fldChar w:fldCharType="begin"/>
        </w:r>
        <w:r w:rsidR="00B85020">
          <w:rPr>
            <w:noProof/>
            <w:webHidden/>
          </w:rPr>
          <w:instrText xml:space="preserve"> PAGEREF _Toc513981507 \h </w:instrText>
        </w:r>
        <w:r w:rsidR="00B85020">
          <w:rPr>
            <w:noProof/>
            <w:webHidden/>
          </w:rPr>
        </w:r>
        <w:r w:rsidR="00B85020">
          <w:rPr>
            <w:noProof/>
            <w:webHidden/>
          </w:rPr>
          <w:fldChar w:fldCharType="separate"/>
        </w:r>
        <w:r w:rsidR="00B85020">
          <w:rPr>
            <w:noProof/>
            <w:webHidden/>
          </w:rPr>
          <w:t>7</w:t>
        </w:r>
        <w:r w:rsidR="00B85020">
          <w:rPr>
            <w:noProof/>
            <w:webHidden/>
          </w:rPr>
          <w:fldChar w:fldCharType="end"/>
        </w:r>
      </w:hyperlink>
    </w:p>
    <w:p w14:paraId="3558F518" w14:textId="77777777" w:rsidR="00B85020" w:rsidRDefault="000603AB">
      <w:pPr>
        <w:pStyle w:val="Zoznamobrzkov"/>
        <w:tabs>
          <w:tab w:val="right" w:leader="dot" w:pos="8494"/>
        </w:tabs>
        <w:rPr>
          <w:rFonts w:eastAsiaTheme="minorEastAsia" w:cstheme="minorBidi"/>
          <w:smallCaps w:val="0"/>
          <w:noProof/>
          <w:sz w:val="22"/>
          <w:szCs w:val="22"/>
        </w:rPr>
      </w:pPr>
      <w:hyperlink w:anchor="_Toc513981508" w:history="1">
        <w:r w:rsidR="00B85020" w:rsidRPr="003B55BB">
          <w:rPr>
            <w:rStyle w:val="Hypertextovprepojenie"/>
            <w:noProof/>
            <w:lang w:val="sk-SK" w:bidi="en-US"/>
          </w:rPr>
          <w:t>Obrázok 1.2:Náhradná el. schéma 2-dielneho Windkesselovho modelu</w:t>
        </w:r>
        <w:r w:rsidR="00B85020">
          <w:rPr>
            <w:noProof/>
            <w:webHidden/>
          </w:rPr>
          <w:tab/>
        </w:r>
        <w:r w:rsidR="00B85020">
          <w:rPr>
            <w:noProof/>
            <w:webHidden/>
          </w:rPr>
          <w:fldChar w:fldCharType="begin"/>
        </w:r>
        <w:r w:rsidR="00B85020">
          <w:rPr>
            <w:noProof/>
            <w:webHidden/>
          </w:rPr>
          <w:instrText xml:space="preserve"> PAGEREF _Toc513981508 \h </w:instrText>
        </w:r>
        <w:r w:rsidR="00B85020">
          <w:rPr>
            <w:noProof/>
            <w:webHidden/>
          </w:rPr>
        </w:r>
        <w:r w:rsidR="00B85020">
          <w:rPr>
            <w:noProof/>
            <w:webHidden/>
          </w:rPr>
          <w:fldChar w:fldCharType="separate"/>
        </w:r>
        <w:r w:rsidR="00B85020">
          <w:rPr>
            <w:noProof/>
            <w:webHidden/>
          </w:rPr>
          <w:t>8</w:t>
        </w:r>
        <w:r w:rsidR="00B85020">
          <w:rPr>
            <w:noProof/>
            <w:webHidden/>
          </w:rPr>
          <w:fldChar w:fldCharType="end"/>
        </w:r>
      </w:hyperlink>
    </w:p>
    <w:p w14:paraId="30BF70F0" w14:textId="77777777" w:rsidR="00B85020" w:rsidRDefault="000603AB">
      <w:pPr>
        <w:pStyle w:val="Zoznamobrzkov"/>
        <w:tabs>
          <w:tab w:val="right" w:leader="dot" w:pos="8494"/>
        </w:tabs>
        <w:rPr>
          <w:rFonts w:eastAsiaTheme="minorEastAsia" w:cstheme="minorBidi"/>
          <w:smallCaps w:val="0"/>
          <w:noProof/>
          <w:sz w:val="22"/>
          <w:szCs w:val="22"/>
        </w:rPr>
      </w:pPr>
      <w:hyperlink w:anchor="_Toc513981509" w:history="1">
        <w:r w:rsidR="00B85020" w:rsidRPr="003B55BB">
          <w:rPr>
            <w:rStyle w:val="Hypertextovprepojenie"/>
            <w:noProof/>
            <w:lang w:val="sk-SK" w:bidi="en-US"/>
          </w:rPr>
          <w:t>Obrázok 1.3: Tvar krivky arteriálneho krvného tlaku v rôznych artériách</w:t>
        </w:r>
        <w:r w:rsidR="00B85020">
          <w:rPr>
            <w:noProof/>
            <w:webHidden/>
          </w:rPr>
          <w:tab/>
        </w:r>
        <w:r w:rsidR="00B85020">
          <w:rPr>
            <w:noProof/>
            <w:webHidden/>
          </w:rPr>
          <w:fldChar w:fldCharType="begin"/>
        </w:r>
        <w:r w:rsidR="00B85020">
          <w:rPr>
            <w:noProof/>
            <w:webHidden/>
          </w:rPr>
          <w:instrText xml:space="preserve"> PAGEREF _Toc513981509 \h </w:instrText>
        </w:r>
        <w:r w:rsidR="00B85020">
          <w:rPr>
            <w:noProof/>
            <w:webHidden/>
          </w:rPr>
        </w:r>
        <w:r w:rsidR="00B85020">
          <w:rPr>
            <w:noProof/>
            <w:webHidden/>
          </w:rPr>
          <w:fldChar w:fldCharType="separate"/>
        </w:r>
        <w:r w:rsidR="00B85020">
          <w:rPr>
            <w:noProof/>
            <w:webHidden/>
          </w:rPr>
          <w:t>9</w:t>
        </w:r>
        <w:r w:rsidR="00B85020">
          <w:rPr>
            <w:noProof/>
            <w:webHidden/>
          </w:rPr>
          <w:fldChar w:fldCharType="end"/>
        </w:r>
      </w:hyperlink>
    </w:p>
    <w:p w14:paraId="3B5C6B26" w14:textId="77777777" w:rsidR="00B85020" w:rsidRDefault="000603AB">
      <w:pPr>
        <w:pStyle w:val="Zoznamobrzkov"/>
        <w:tabs>
          <w:tab w:val="right" w:leader="dot" w:pos="8494"/>
        </w:tabs>
        <w:rPr>
          <w:rFonts w:eastAsiaTheme="minorEastAsia" w:cstheme="minorBidi"/>
          <w:smallCaps w:val="0"/>
          <w:noProof/>
          <w:sz w:val="22"/>
          <w:szCs w:val="22"/>
        </w:rPr>
      </w:pPr>
      <w:hyperlink w:anchor="_Toc513981510" w:history="1">
        <w:r w:rsidR="00B85020" w:rsidRPr="003B55BB">
          <w:rPr>
            <w:rStyle w:val="Hypertextovprepojenie"/>
            <w:noProof/>
            <w:lang w:val="sk-SK" w:bidi="en-US"/>
          </w:rPr>
          <w:t>Obrázok 1.4: Mechanická a elektrická analógia 2,3 a 4 dielneho Windkesselovho modelu</w:t>
        </w:r>
        <w:r w:rsidR="00B85020">
          <w:rPr>
            <w:noProof/>
            <w:webHidden/>
          </w:rPr>
          <w:tab/>
        </w:r>
        <w:r w:rsidR="00B85020">
          <w:rPr>
            <w:noProof/>
            <w:webHidden/>
          </w:rPr>
          <w:fldChar w:fldCharType="begin"/>
        </w:r>
        <w:r w:rsidR="00B85020">
          <w:rPr>
            <w:noProof/>
            <w:webHidden/>
          </w:rPr>
          <w:instrText xml:space="preserve"> PAGEREF _Toc513981510 \h </w:instrText>
        </w:r>
        <w:r w:rsidR="00B85020">
          <w:rPr>
            <w:noProof/>
            <w:webHidden/>
          </w:rPr>
        </w:r>
        <w:r w:rsidR="00B85020">
          <w:rPr>
            <w:noProof/>
            <w:webHidden/>
          </w:rPr>
          <w:fldChar w:fldCharType="separate"/>
        </w:r>
        <w:r w:rsidR="00B85020">
          <w:rPr>
            <w:noProof/>
            <w:webHidden/>
          </w:rPr>
          <w:t>10</w:t>
        </w:r>
        <w:r w:rsidR="00B85020">
          <w:rPr>
            <w:noProof/>
            <w:webHidden/>
          </w:rPr>
          <w:fldChar w:fldCharType="end"/>
        </w:r>
      </w:hyperlink>
    </w:p>
    <w:p w14:paraId="638760FA" w14:textId="77777777" w:rsidR="00B85020" w:rsidRDefault="000603AB">
      <w:pPr>
        <w:pStyle w:val="Zoznamobrzkov"/>
        <w:tabs>
          <w:tab w:val="right" w:leader="dot" w:pos="8494"/>
        </w:tabs>
        <w:rPr>
          <w:rFonts w:eastAsiaTheme="minorEastAsia" w:cstheme="minorBidi"/>
          <w:smallCaps w:val="0"/>
          <w:noProof/>
          <w:sz w:val="22"/>
          <w:szCs w:val="22"/>
        </w:rPr>
      </w:pPr>
      <w:hyperlink w:anchor="_Toc513981511" w:history="1">
        <w:r w:rsidR="00B85020" w:rsidRPr="003B55BB">
          <w:rPr>
            <w:rStyle w:val="Hypertextovprepojenie"/>
            <w:noProof/>
            <w:lang w:val="sk-SK" w:bidi="en-US"/>
          </w:rPr>
          <w:t>Obrázok 1.5: Elektrická schéma paralelne zapojených odporov hrudníka.</w:t>
        </w:r>
        <w:r w:rsidR="00B85020">
          <w:rPr>
            <w:noProof/>
            <w:webHidden/>
          </w:rPr>
          <w:tab/>
        </w:r>
        <w:r w:rsidR="00B85020">
          <w:rPr>
            <w:noProof/>
            <w:webHidden/>
          </w:rPr>
          <w:fldChar w:fldCharType="begin"/>
        </w:r>
        <w:r w:rsidR="00B85020">
          <w:rPr>
            <w:noProof/>
            <w:webHidden/>
          </w:rPr>
          <w:instrText xml:space="preserve"> PAGEREF _Toc513981511 \h </w:instrText>
        </w:r>
        <w:r w:rsidR="00B85020">
          <w:rPr>
            <w:noProof/>
            <w:webHidden/>
          </w:rPr>
        </w:r>
        <w:r w:rsidR="00B85020">
          <w:rPr>
            <w:noProof/>
            <w:webHidden/>
          </w:rPr>
          <w:fldChar w:fldCharType="separate"/>
        </w:r>
        <w:r w:rsidR="00B85020">
          <w:rPr>
            <w:noProof/>
            <w:webHidden/>
          </w:rPr>
          <w:t>15</w:t>
        </w:r>
        <w:r w:rsidR="00B85020">
          <w:rPr>
            <w:noProof/>
            <w:webHidden/>
          </w:rPr>
          <w:fldChar w:fldCharType="end"/>
        </w:r>
      </w:hyperlink>
    </w:p>
    <w:p w14:paraId="5BA03E4B" w14:textId="77777777" w:rsidR="00B85020" w:rsidRDefault="000603AB">
      <w:pPr>
        <w:pStyle w:val="Zoznamobrzkov"/>
        <w:tabs>
          <w:tab w:val="right" w:leader="dot" w:pos="8494"/>
        </w:tabs>
        <w:rPr>
          <w:rFonts w:eastAsiaTheme="minorEastAsia" w:cstheme="minorBidi"/>
          <w:smallCaps w:val="0"/>
          <w:noProof/>
          <w:sz w:val="22"/>
          <w:szCs w:val="22"/>
        </w:rPr>
      </w:pPr>
      <w:hyperlink w:anchor="_Toc513981512" w:history="1">
        <w:r w:rsidR="00B85020" w:rsidRPr="003B55BB">
          <w:rPr>
            <w:rStyle w:val="Hypertextovprepojenie"/>
            <w:noProof/>
            <w:lang w:val="sk-SK" w:bidi="en-US"/>
          </w:rPr>
          <w:t>Obrázok 1.6:Princíp zmeny vodivosti krvi</w:t>
        </w:r>
        <w:r w:rsidR="00B85020">
          <w:rPr>
            <w:noProof/>
            <w:webHidden/>
          </w:rPr>
          <w:tab/>
        </w:r>
        <w:r w:rsidR="00B85020">
          <w:rPr>
            <w:noProof/>
            <w:webHidden/>
          </w:rPr>
          <w:fldChar w:fldCharType="begin"/>
        </w:r>
        <w:r w:rsidR="00B85020">
          <w:rPr>
            <w:noProof/>
            <w:webHidden/>
          </w:rPr>
          <w:instrText xml:space="preserve"> PAGEREF _Toc513981512 \h </w:instrText>
        </w:r>
        <w:r w:rsidR="00B85020">
          <w:rPr>
            <w:noProof/>
            <w:webHidden/>
          </w:rPr>
        </w:r>
        <w:r w:rsidR="00B85020">
          <w:rPr>
            <w:noProof/>
            <w:webHidden/>
          </w:rPr>
          <w:fldChar w:fldCharType="separate"/>
        </w:r>
        <w:r w:rsidR="00B85020">
          <w:rPr>
            <w:noProof/>
            <w:webHidden/>
          </w:rPr>
          <w:t>16</w:t>
        </w:r>
        <w:r w:rsidR="00B85020">
          <w:rPr>
            <w:noProof/>
            <w:webHidden/>
          </w:rPr>
          <w:fldChar w:fldCharType="end"/>
        </w:r>
      </w:hyperlink>
    </w:p>
    <w:p w14:paraId="2D82BD88" w14:textId="77777777" w:rsidR="00B85020" w:rsidRDefault="000603AB">
      <w:pPr>
        <w:pStyle w:val="Zoznamobrzkov"/>
        <w:tabs>
          <w:tab w:val="right" w:leader="dot" w:pos="8494"/>
        </w:tabs>
        <w:rPr>
          <w:rFonts w:eastAsiaTheme="minorEastAsia" w:cstheme="minorBidi"/>
          <w:smallCaps w:val="0"/>
          <w:noProof/>
          <w:sz w:val="22"/>
          <w:szCs w:val="22"/>
        </w:rPr>
      </w:pPr>
      <w:hyperlink w:anchor="_Toc513981513" w:history="1">
        <w:r w:rsidR="00B85020" w:rsidRPr="003B55BB">
          <w:rPr>
            <w:rStyle w:val="Hypertextovprepojenie"/>
            <w:noProof/>
            <w:lang w:val="sk-SK" w:bidi="en-US"/>
          </w:rPr>
          <w:t>Obrázok 1.7: Vzťah zmeny rýchlosti krvi a vodivosti krvi</w:t>
        </w:r>
        <w:r w:rsidR="00B85020">
          <w:rPr>
            <w:noProof/>
            <w:webHidden/>
          </w:rPr>
          <w:tab/>
        </w:r>
        <w:r w:rsidR="00B85020">
          <w:rPr>
            <w:noProof/>
            <w:webHidden/>
          </w:rPr>
          <w:fldChar w:fldCharType="begin"/>
        </w:r>
        <w:r w:rsidR="00B85020">
          <w:rPr>
            <w:noProof/>
            <w:webHidden/>
          </w:rPr>
          <w:instrText xml:space="preserve"> PAGEREF _Toc513981513 \h </w:instrText>
        </w:r>
        <w:r w:rsidR="00B85020">
          <w:rPr>
            <w:noProof/>
            <w:webHidden/>
          </w:rPr>
        </w:r>
        <w:r w:rsidR="00B85020">
          <w:rPr>
            <w:noProof/>
            <w:webHidden/>
          </w:rPr>
          <w:fldChar w:fldCharType="separate"/>
        </w:r>
        <w:r w:rsidR="00B85020">
          <w:rPr>
            <w:noProof/>
            <w:webHidden/>
          </w:rPr>
          <w:t>17</w:t>
        </w:r>
        <w:r w:rsidR="00B85020">
          <w:rPr>
            <w:noProof/>
            <w:webHidden/>
          </w:rPr>
          <w:fldChar w:fldCharType="end"/>
        </w:r>
      </w:hyperlink>
    </w:p>
    <w:p w14:paraId="0BADCEAB" w14:textId="77777777" w:rsidR="00B85020" w:rsidRDefault="000603AB">
      <w:pPr>
        <w:pStyle w:val="Zoznamobrzkov"/>
        <w:tabs>
          <w:tab w:val="right" w:leader="dot" w:pos="8494"/>
        </w:tabs>
        <w:rPr>
          <w:rFonts w:eastAsiaTheme="minorEastAsia" w:cstheme="minorBidi"/>
          <w:smallCaps w:val="0"/>
          <w:noProof/>
          <w:sz w:val="22"/>
          <w:szCs w:val="22"/>
        </w:rPr>
      </w:pPr>
      <w:hyperlink w:anchor="_Toc513981514" w:history="1">
        <w:r w:rsidR="00B85020" w:rsidRPr="003B55BB">
          <w:rPr>
            <w:rStyle w:val="Hypertextovprepojenie"/>
            <w:noProof/>
            <w:lang w:val="sk-SK" w:bidi="en-US"/>
          </w:rPr>
          <w:t xml:space="preserve">Obrázok 1.8: Spätná extrapolácia </w:t>
        </w:r>
        <m:oMath>
          <m:r>
            <w:rPr>
              <w:rStyle w:val="Hypertextovprepojenie"/>
              <w:rFonts w:ascii="Cambria Math" w:hAnsi="Cambria Math"/>
              <w:noProof/>
              <w:lang w:val="sk-SK" w:bidi="en-US"/>
            </w:rPr>
            <m:t>∆Z</m:t>
          </m:r>
          <m:r>
            <m:rPr>
              <m:sty m:val="p"/>
            </m:rPr>
            <w:rPr>
              <w:rStyle w:val="Hypertextovprepojenie"/>
              <w:rFonts w:ascii="Cambria Math" w:hAnsi="Cambria Math"/>
              <w:noProof/>
              <w:lang w:val="sk-SK" w:bidi="en-US"/>
            </w:rPr>
            <m:t>max⁡</m:t>
          </m:r>
        </m:oMath>
        <w:r w:rsidR="00B85020" w:rsidRPr="003B55BB">
          <w:rPr>
            <w:rStyle w:val="Hypertextovprepojenie"/>
            <w:noProof/>
            <w:lang w:val="sk-SK" w:bidi="en-US"/>
          </w:rPr>
          <w:t xml:space="preserve"> a dopredná extrapolácia </w:t>
        </w:r>
        <m:oMath>
          <m:r>
            <w:rPr>
              <w:rStyle w:val="Hypertextovprepojenie"/>
              <w:rFonts w:ascii="Cambria Math" w:hAnsi="Cambria Math"/>
              <w:noProof/>
              <w:lang w:val="sk-SK" w:bidi="en-US"/>
            </w:rPr>
            <m:t>-dZ/dtmax</m:t>
          </m:r>
        </m:oMath>
        <w:r w:rsidR="00B85020">
          <w:rPr>
            <w:noProof/>
            <w:webHidden/>
          </w:rPr>
          <w:tab/>
        </w:r>
        <w:r w:rsidR="00B85020">
          <w:rPr>
            <w:noProof/>
            <w:webHidden/>
          </w:rPr>
          <w:fldChar w:fldCharType="begin"/>
        </w:r>
        <w:r w:rsidR="00B85020">
          <w:rPr>
            <w:noProof/>
            <w:webHidden/>
          </w:rPr>
          <w:instrText xml:space="preserve"> PAGEREF _Toc513981514 \h </w:instrText>
        </w:r>
        <w:r w:rsidR="00B85020">
          <w:rPr>
            <w:noProof/>
            <w:webHidden/>
          </w:rPr>
        </w:r>
        <w:r w:rsidR="00B85020">
          <w:rPr>
            <w:noProof/>
            <w:webHidden/>
          </w:rPr>
          <w:fldChar w:fldCharType="separate"/>
        </w:r>
        <w:r w:rsidR="00B85020">
          <w:rPr>
            <w:noProof/>
            <w:webHidden/>
          </w:rPr>
          <w:t>19</w:t>
        </w:r>
        <w:r w:rsidR="00B85020">
          <w:rPr>
            <w:noProof/>
            <w:webHidden/>
          </w:rPr>
          <w:fldChar w:fldCharType="end"/>
        </w:r>
      </w:hyperlink>
    </w:p>
    <w:p w14:paraId="25DE3BCE" w14:textId="77777777" w:rsidR="00B85020" w:rsidRDefault="000603AB">
      <w:pPr>
        <w:pStyle w:val="Zoznamobrzkov"/>
        <w:tabs>
          <w:tab w:val="right" w:leader="dot" w:pos="8494"/>
        </w:tabs>
        <w:rPr>
          <w:rFonts w:eastAsiaTheme="minorEastAsia" w:cstheme="minorBidi"/>
          <w:smallCaps w:val="0"/>
          <w:noProof/>
          <w:sz w:val="22"/>
          <w:szCs w:val="22"/>
        </w:rPr>
      </w:pPr>
      <w:hyperlink w:anchor="_Toc513981515" w:history="1">
        <w:r w:rsidR="00B85020" w:rsidRPr="003B55BB">
          <w:rPr>
            <w:rStyle w:val="Hypertextovprepojenie"/>
            <w:noProof/>
            <w:lang w:val="sk-SK" w:bidi="en-US"/>
          </w:rPr>
          <w:t>Obrázok 1.9: Vzťah maximálneho toku krvi a </w:t>
        </w:r>
        <m:oMath>
          <m:r>
            <w:rPr>
              <w:rStyle w:val="Hypertextovprepojenie"/>
              <w:rFonts w:ascii="Cambria Math" w:hAnsi="Cambria Math"/>
              <w:noProof/>
              <w:lang w:val="sk-SK" w:bidi="en-US"/>
            </w:rPr>
            <m:t>-dZ/dtmax</m:t>
          </m:r>
        </m:oMath>
        <w:r w:rsidR="00B85020">
          <w:rPr>
            <w:noProof/>
            <w:webHidden/>
          </w:rPr>
          <w:tab/>
        </w:r>
        <w:r w:rsidR="00B85020">
          <w:rPr>
            <w:noProof/>
            <w:webHidden/>
          </w:rPr>
          <w:fldChar w:fldCharType="begin"/>
        </w:r>
        <w:r w:rsidR="00B85020">
          <w:rPr>
            <w:noProof/>
            <w:webHidden/>
          </w:rPr>
          <w:instrText xml:space="preserve"> PAGEREF _Toc513981515 \h </w:instrText>
        </w:r>
        <w:r w:rsidR="00B85020">
          <w:rPr>
            <w:noProof/>
            <w:webHidden/>
          </w:rPr>
        </w:r>
        <w:r w:rsidR="00B85020">
          <w:rPr>
            <w:noProof/>
            <w:webHidden/>
          </w:rPr>
          <w:fldChar w:fldCharType="separate"/>
        </w:r>
        <w:r w:rsidR="00B85020">
          <w:rPr>
            <w:noProof/>
            <w:webHidden/>
          </w:rPr>
          <w:t>23</w:t>
        </w:r>
        <w:r w:rsidR="00B85020">
          <w:rPr>
            <w:noProof/>
            <w:webHidden/>
          </w:rPr>
          <w:fldChar w:fldCharType="end"/>
        </w:r>
      </w:hyperlink>
    </w:p>
    <w:p w14:paraId="59A924D4" w14:textId="77777777" w:rsidR="00B85020" w:rsidRDefault="000603AB">
      <w:pPr>
        <w:pStyle w:val="Zoznamobrzkov"/>
        <w:tabs>
          <w:tab w:val="right" w:leader="dot" w:pos="8494"/>
        </w:tabs>
        <w:rPr>
          <w:rFonts w:eastAsiaTheme="minorEastAsia" w:cstheme="minorBidi"/>
          <w:smallCaps w:val="0"/>
          <w:noProof/>
          <w:sz w:val="22"/>
          <w:szCs w:val="22"/>
        </w:rPr>
      </w:pPr>
      <w:hyperlink w:anchor="_Toc513981516" w:history="1">
        <w:r w:rsidR="00B85020" w:rsidRPr="003B55BB">
          <w:rPr>
            <w:rStyle w:val="Hypertextovprepojenie"/>
            <w:noProof/>
            <w:lang w:val="sk-SK" w:bidi="en-US"/>
          </w:rPr>
          <w:t>Obrázok 1.10: Identifikovanie povodu -dZ/dtmax z krivky dP/dt</w:t>
        </w:r>
        <w:r w:rsidR="00B85020">
          <w:rPr>
            <w:noProof/>
            <w:webHidden/>
          </w:rPr>
          <w:tab/>
        </w:r>
        <w:r w:rsidR="00B85020">
          <w:rPr>
            <w:noProof/>
            <w:webHidden/>
          </w:rPr>
          <w:fldChar w:fldCharType="begin"/>
        </w:r>
        <w:r w:rsidR="00B85020">
          <w:rPr>
            <w:noProof/>
            <w:webHidden/>
          </w:rPr>
          <w:instrText xml:space="preserve"> PAGEREF _Toc513981516 \h </w:instrText>
        </w:r>
        <w:r w:rsidR="00B85020">
          <w:rPr>
            <w:noProof/>
            <w:webHidden/>
          </w:rPr>
        </w:r>
        <w:r w:rsidR="00B85020">
          <w:rPr>
            <w:noProof/>
            <w:webHidden/>
          </w:rPr>
          <w:fldChar w:fldCharType="separate"/>
        </w:r>
        <w:r w:rsidR="00B85020">
          <w:rPr>
            <w:noProof/>
            <w:webHidden/>
          </w:rPr>
          <w:t>24</w:t>
        </w:r>
        <w:r w:rsidR="00B85020">
          <w:rPr>
            <w:noProof/>
            <w:webHidden/>
          </w:rPr>
          <w:fldChar w:fldCharType="end"/>
        </w:r>
      </w:hyperlink>
    </w:p>
    <w:p w14:paraId="48F6AE6F" w14:textId="77777777" w:rsidR="00B85020" w:rsidRDefault="000603AB">
      <w:pPr>
        <w:pStyle w:val="Zoznamobrzkov"/>
        <w:tabs>
          <w:tab w:val="right" w:leader="dot" w:pos="8494"/>
        </w:tabs>
        <w:rPr>
          <w:rFonts w:eastAsiaTheme="minorEastAsia" w:cstheme="minorBidi"/>
          <w:smallCaps w:val="0"/>
          <w:noProof/>
          <w:sz w:val="22"/>
          <w:szCs w:val="22"/>
        </w:rPr>
      </w:pPr>
      <w:hyperlink w:anchor="_Toc513981517" w:history="1">
        <w:r w:rsidR="00B85020" w:rsidRPr="003B55BB">
          <w:rPr>
            <w:rStyle w:val="Hypertextovprepojenie"/>
            <w:noProof/>
            <w:lang w:val="sk-SK" w:bidi="en-US"/>
          </w:rPr>
          <w:t>Obrázok 1.11: Rôzne tvary krivky -dZ/dt; počiatok systoly – B bod a koniec systoly – X bod</w:t>
        </w:r>
        <w:r w:rsidR="00B85020">
          <w:rPr>
            <w:noProof/>
            <w:webHidden/>
          </w:rPr>
          <w:tab/>
        </w:r>
        <w:r w:rsidR="00B85020">
          <w:rPr>
            <w:noProof/>
            <w:webHidden/>
          </w:rPr>
          <w:fldChar w:fldCharType="begin"/>
        </w:r>
        <w:r w:rsidR="00B85020">
          <w:rPr>
            <w:noProof/>
            <w:webHidden/>
          </w:rPr>
          <w:instrText xml:space="preserve"> PAGEREF _Toc513981517 \h </w:instrText>
        </w:r>
        <w:r w:rsidR="00B85020">
          <w:rPr>
            <w:noProof/>
            <w:webHidden/>
          </w:rPr>
        </w:r>
        <w:r w:rsidR="00B85020">
          <w:rPr>
            <w:noProof/>
            <w:webHidden/>
          </w:rPr>
          <w:fldChar w:fldCharType="separate"/>
        </w:r>
        <w:r w:rsidR="00B85020">
          <w:rPr>
            <w:noProof/>
            <w:webHidden/>
          </w:rPr>
          <w:t>29</w:t>
        </w:r>
        <w:r w:rsidR="00B85020">
          <w:rPr>
            <w:noProof/>
            <w:webHidden/>
          </w:rPr>
          <w:fldChar w:fldCharType="end"/>
        </w:r>
      </w:hyperlink>
    </w:p>
    <w:p w14:paraId="3A8EB4DC" w14:textId="77777777" w:rsidR="00B85020" w:rsidRDefault="000603AB">
      <w:pPr>
        <w:pStyle w:val="Zoznamobrzkov"/>
        <w:tabs>
          <w:tab w:val="right" w:leader="dot" w:pos="8494"/>
        </w:tabs>
        <w:rPr>
          <w:rFonts w:eastAsiaTheme="minorEastAsia" w:cstheme="minorBidi"/>
          <w:smallCaps w:val="0"/>
          <w:noProof/>
          <w:sz w:val="22"/>
          <w:szCs w:val="22"/>
        </w:rPr>
      </w:pPr>
      <w:hyperlink w:anchor="_Toc513981518" w:history="1">
        <w:r w:rsidR="00B85020" w:rsidRPr="003B55BB">
          <w:rPr>
            <w:rStyle w:val="Hypertextovprepojenie"/>
            <w:noProof/>
            <w:lang w:val="sk-SK" w:bidi="en-US"/>
          </w:rPr>
          <w:t>Obrázok 3.1: Poloha meraných hemodynamických signálov na ľudskom tele.</w:t>
        </w:r>
        <w:r w:rsidR="00B85020">
          <w:rPr>
            <w:noProof/>
            <w:webHidden/>
          </w:rPr>
          <w:tab/>
        </w:r>
        <w:r w:rsidR="00B85020">
          <w:rPr>
            <w:noProof/>
            <w:webHidden/>
          </w:rPr>
          <w:fldChar w:fldCharType="begin"/>
        </w:r>
        <w:r w:rsidR="00B85020">
          <w:rPr>
            <w:noProof/>
            <w:webHidden/>
          </w:rPr>
          <w:instrText xml:space="preserve"> PAGEREF _Toc513981518 \h </w:instrText>
        </w:r>
        <w:r w:rsidR="00B85020">
          <w:rPr>
            <w:noProof/>
            <w:webHidden/>
          </w:rPr>
        </w:r>
        <w:r w:rsidR="00B85020">
          <w:rPr>
            <w:noProof/>
            <w:webHidden/>
          </w:rPr>
          <w:fldChar w:fldCharType="separate"/>
        </w:r>
        <w:r w:rsidR="00B85020">
          <w:rPr>
            <w:noProof/>
            <w:webHidden/>
          </w:rPr>
          <w:t>37</w:t>
        </w:r>
        <w:r w:rsidR="00B85020">
          <w:rPr>
            <w:noProof/>
            <w:webHidden/>
          </w:rPr>
          <w:fldChar w:fldCharType="end"/>
        </w:r>
      </w:hyperlink>
    </w:p>
    <w:p w14:paraId="0FBD4247" w14:textId="77777777" w:rsidR="00B85020" w:rsidRDefault="000603AB">
      <w:pPr>
        <w:pStyle w:val="Zoznamobrzkov"/>
        <w:tabs>
          <w:tab w:val="right" w:leader="dot" w:pos="8494"/>
        </w:tabs>
        <w:rPr>
          <w:rFonts w:eastAsiaTheme="minorEastAsia" w:cstheme="minorBidi"/>
          <w:smallCaps w:val="0"/>
          <w:noProof/>
          <w:sz w:val="22"/>
          <w:szCs w:val="22"/>
        </w:rPr>
      </w:pPr>
      <w:hyperlink w:anchor="_Toc513981519" w:history="1">
        <w:r w:rsidR="00B85020" w:rsidRPr="003B55BB">
          <w:rPr>
            <w:rStyle w:val="Hypertextovprepojenie"/>
            <w:noProof/>
            <w:lang w:val="sk-SK" w:bidi="en-US"/>
          </w:rPr>
          <w:t>Obrázok 3.2: Dobrovoľník počas merania bioimpedančným monitorom MBM.</w:t>
        </w:r>
        <w:r w:rsidR="00B85020">
          <w:rPr>
            <w:noProof/>
            <w:webHidden/>
          </w:rPr>
          <w:tab/>
        </w:r>
        <w:r w:rsidR="00B85020">
          <w:rPr>
            <w:noProof/>
            <w:webHidden/>
          </w:rPr>
          <w:fldChar w:fldCharType="begin"/>
        </w:r>
        <w:r w:rsidR="00B85020">
          <w:rPr>
            <w:noProof/>
            <w:webHidden/>
          </w:rPr>
          <w:instrText xml:space="preserve"> PAGEREF _Toc513981519 \h </w:instrText>
        </w:r>
        <w:r w:rsidR="00B85020">
          <w:rPr>
            <w:noProof/>
            <w:webHidden/>
          </w:rPr>
        </w:r>
        <w:r w:rsidR="00B85020">
          <w:rPr>
            <w:noProof/>
            <w:webHidden/>
          </w:rPr>
          <w:fldChar w:fldCharType="separate"/>
        </w:r>
        <w:r w:rsidR="00B85020">
          <w:rPr>
            <w:noProof/>
            <w:webHidden/>
          </w:rPr>
          <w:t>39</w:t>
        </w:r>
        <w:r w:rsidR="00B85020">
          <w:rPr>
            <w:noProof/>
            <w:webHidden/>
          </w:rPr>
          <w:fldChar w:fldCharType="end"/>
        </w:r>
      </w:hyperlink>
    </w:p>
    <w:p w14:paraId="6AA455E9" w14:textId="77777777" w:rsidR="00B85020" w:rsidRDefault="000603AB">
      <w:pPr>
        <w:pStyle w:val="Zoznamobrzkov"/>
        <w:tabs>
          <w:tab w:val="right" w:leader="dot" w:pos="8494"/>
        </w:tabs>
        <w:rPr>
          <w:rFonts w:eastAsiaTheme="minorEastAsia" w:cstheme="minorBidi"/>
          <w:smallCaps w:val="0"/>
          <w:noProof/>
          <w:sz w:val="22"/>
          <w:szCs w:val="22"/>
        </w:rPr>
      </w:pPr>
      <w:hyperlink w:anchor="_Toc513981520" w:history="1">
        <w:r w:rsidR="00B85020" w:rsidRPr="003B55BB">
          <w:rPr>
            <w:rStyle w:val="Hypertextovprepojenie"/>
            <w:noProof/>
            <w:lang w:val="sk-SK" w:bidi="en-US"/>
          </w:rPr>
          <w:t>Obrázok 3.3: Problémový tvar signálu -dZ/dt max. Nízky pomer signál-šum</w:t>
        </w:r>
        <w:r w:rsidR="00B85020">
          <w:rPr>
            <w:noProof/>
            <w:webHidden/>
          </w:rPr>
          <w:tab/>
        </w:r>
        <w:r w:rsidR="00B85020">
          <w:rPr>
            <w:noProof/>
            <w:webHidden/>
          </w:rPr>
          <w:fldChar w:fldCharType="begin"/>
        </w:r>
        <w:r w:rsidR="00B85020">
          <w:rPr>
            <w:noProof/>
            <w:webHidden/>
          </w:rPr>
          <w:instrText xml:space="preserve"> PAGEREF _Toc513981520 \h </w:instrText>
        </w:r>
        <w:r w:rsidR="00B85020">
          <w:rPr>
            <w:noProof/>
            <w:webHidden/>
          </w:rPr>
        </w:r>
        <w:r w:rsidR="00B85020">
          <w:rPr>
            <w:noProof/>
            <w:webHidden/>
          </w:rPr>
          <w:fldChar w:fldCharType="separate"/>
        </w:r>
        <w:r w:rsidR="00B85020">
          <w:rPr>
            <w:noProof/>
            <w:webHidden/>
          </w:rPr>
          <w:t>40</w:t>
        </w:r>
        <w:r w:rsidR="00B85020">
          <w:rPr>
            <w:noProof/>
            <w:webHidden/>
          </w:rPr>
          <w:fldChar w:fldCharType="end"/>
        </w:r>
      </w:hyperlink>
    </w:p>
    <w:p w14:paraId="3D80CDB8" w14:textId="77777777" w:rsidR="00B85020" w:rsidRDefault="000603AB">
      <w:pPr>
        <w:pStyle w:val="Zoznamobrzkov"/>
        <w:tabs>
          <w:tab w:val="right" w:leader="dot" w:pos="8494"/>
        </w:tabs>
        <w:rPr>
          <w:rFonts w:eastAsiaTheme="minorEastAsia" w:cstheme="minorBidi"/>
          <w:smallCaps w:val="0"/>
          <w:noProof/>
          <w:sz w:val="22"/>
          <w:szCs w:val="22"/>
        </w:rPr>
      </w:pPr>
      <w:hyperlink w:anchor="_Toc513981521" w:history="1">
        <w:r w:rsidR="00B85020" w:rsidRPr="003B55BB">
          <w:rPr>
            <w:rStyle w:val="Hypertextovprepojenie"/>
            <w:noProof/>
            <w:lang w:val="sk-SK" w:bidi="en-US"/>
          </w:rPr>
          <w:t xml:space="preserve">Obrázok 3.4: Problémový tvar signálu </w:t>
        </w:r>
        <w:r w:rsidR="00B85020" w:rsidRPr="003B55BB">
          <w:rPr>
            <w:rStyle w:val="Hypertextovprepojenie"/>
            <w:i/>
            <w:noProof/>
            <w:lang w:val="sk-SK" w:bidi="en-US"/>
          </w:rPr>
          <w:t>-dZ/dt</w:t>
        </w:r>
        <w:r w:rsidR="00B85020" w:rsidRPr="003B55BB">
          <w:rPr>
            <w:rStyle w:val="Hypertextovprepojenie"/>
            <w:noProof/>
            <w:lang w:val="sk-SK" w:bidi="en-US"/>
          </w:rPr>
          <w:t>. V signály prítomný druhý vrchol -dZ/dt max</w:t>
        </w:r>
        <w:r w:rsidR="00B85020">
          <w:rPr>
            <w:noProof/>
            <w:webHidden/>
          </w:rPr>
          <w:tab/>
        </w:r>
        <w:r w:rsidR="00B85020">
          <w:rPr>
            <w:noProof/>
            <w:webHidden/>
          </w:rPr>
          <w:fldChar w:fldCharType="begin"/>
        </w:r>
        <w:r w:rsidR="00B85020">
          <w:rPr>
            <w:noProof/>
            <w:webHidden/>
          </w:rPr>
          <w:instrText xml:space="preserve"> PAGEREF _Toc513981521 \h </w:instrText>
        </w:r>
        <w:r w:rsidR="00B85020">
          <w:rPr>
            <w:noProof/>
            <w:webHidden/>
          </w:rPr>
        </w:r>
        <w:r w:rsidR="00B85020">
          <w:rPr>
            <w:noProof/>
            <w:webHidden/>
          </w:rPr>
          <w:fldChar w:fldCharType="separate"/>
        </w:r>
        <w:r w:rsidR="00B85020">
          <w:rPr>
            <w:noProof/>
            <w:webHidden/>
          </w:rPr>
          <w:t>41</w:t>
        </w:r>
        <w:r w:rsidR="00B85020">
          <w:rPr>
            <w:noProof/>
            <w:webHidden/>
          </w:rPr>
          <w:fldChar w:fldCharType="end"/>
        </w:r>
      </w:hyperlink>
    </w:p>
    <w:p w14:paraId="1160F246" w14:textId="77777777" w:rsidR="00B85020" w:rsidRDefault="000603AB">
      <w:pPr>
        <w:pStyle w:val="Zoznamobrzkov"/>
        <w:tabs>
          <w:tab w:val="right" w:leader="dot" w:pos="8494"/>
        </w:tabs>
        <w:rPr>
          <w:rFonts w:eastAsiaTheme="minorEastAsia" w:cstheme="minorBidi"/>
          <w:smallCaps w:val="0"/>
          <w:noProof/>
          <w:sz w:val="22"/>
          <w:szCs w:val="22"/>
        </w:rPr>
      </w:pPr>
      <w:hyperlink w:anchor="_Toc513981522" w:history="1">
        <w:r w:rsidR="00B85020" w:rsidRPr="003B55BB">
          <w:rPr>
            <w:rStyle w:val="Hypertextovprepojenie"/>
            <w:noProof/>
            <w:lang w:val="sk-SK" w:bidi="en-US"/>
          </w:rPr>
          <w:t xml:space="preserve">Obrázok 3.5: Problémový tvar signálu </w:t>
        </w:r>
        <w:r w:rsidR="00B85020" w:rsidRPr="003B55BB">
          <w:rPr>
            <w:rStyle w:val="Hypertextovprepojenie"/>
            <w:i/>
            <w:noProof/>
            <w:lang w:val="sk-SK" w:bidi="en-US"/>
          </w:rPr>
          <w:t>-dZ/dt</w:t>
        </w:r>
        <w:r w:rsidR="00B85020" w:rsidRPr="003B55BB">
          <w:rPr>
            <w:rStyle w:val="Hypertextovprepojenie"/>
            <w:noProof/>
            <w:lang w:val="sk-SK" w:bidi="en-US"/>
          </w:rPr>
          <w:t>. Vrchol -dZ/dt max je rozdvojený</w:t>
        </w:r>
        <w:r w:rsidR="00B85020">
          <w:rPr>
            <w:noProof/>
            <w:webHidden/>
          </w:rPr>
          <w:tab/>
        </w:r>
        <w:r w:rsidR="00B85020">
          <w:rPr>
            <w:noProof/>
            <w:webHidden/>
          </w:rPr>
          <w:fldChar w:fldCharType="begin"/>
        </w:r>
        <w:r w:rsidR="00B85020">
          <w:rPr>
            <w:noProof/>
            <w:webHidden/>
          </w:rPr>
          <w:instrText xml:space="preserve"> PAGEREF _Toc513981522 \h </w:instrText>
        </w:r>
        <w:r w:rsidR="00B85020">
          <w:rPr>
            <w:noProof/>
            <w:webHidden/>
          </w:rPr>
        </w:r>
        <w:r w:rsidR="00B85020">
          <w:rPr>
            <w:noProof/>
            <w:webHidden/>
          </w:rPr>
          <w:fldChar w:fldCharType="separate"/>
        </w:r>
        <w:r w:rsidR="00B85020">
          <w:rPr>
            <w:noProof/>
            <w:webHidden/>
          </w:rPr>
          <w:t>41</w:t>
        </w:r>
        <w:r w:rsidR="00B85020">
          <w:rPr>
            <w:noProof/>
            <w:webHidden/>
          </w:rPr>
          <w:fldChar w:fldCharType="end"/>
        </w:r>
      </w:hyperlink>
    </w:p>
    <w:p w14:paraId="4F3B2685" w14:textId="77777777" w:rsidR="00B85020" w:rsidRDefault="000603AB">
      <w:pPr>
        <w:pStyle w:val="Zoznamobrzkov"/>
        <w:tabs>
          <w:tab w:val="right" w:leader="dot" w:pos="8494"/>
        </w:tabs>
        <w:rPr>
          <w:rFonts w:eastAsiaTheme="minorEastAsia" w:cstheme="minorBidi"/>
          <w:smallCaps w:val="0"/>
          <w:noProof/>
          <w:sz w:val="22"/>
          <w:szCs w:val="22"/>
        </w:rPr>
      </w:pPr>
      <w:hyperlink w:anchor="_Toc513981523" w:history="1">
        <w:r w:rsidR="00B85020" w:rsidRPr="003B55BB">
          <w:rPr>
            <w:rStyle w:val="Hypertextovprepojenie"/>
            <w:noProof/>
            <w:lang w:val="sk-SK" w:bidi="en-US"/>
          </w:rPr>
          <w:t xml:space="preserve">Obrázok 3.6: Problémový tvar signálu </w:t>
        </w:r>
        <w:r w:rsidR="00B85020" w:rsidRPr="003B55BB">
          <w:rPr>
            <w:rStyle w:val="Hypertextovprepojenie"/>
            <w:i/>
            <w:noProof/>
            <w:lang w:val="sk-SK" w:bidi="en-US"/>
          </w:rPr>
          <w:t xml:space="preserve">-dZ/dt. </w:t>
        </w:r>
        <w:r w:rsidR="00B85020" w:rsidRPr="003B55BB">
          <w:rPr>
            <w:rStyle w:val="Hypertextovprepojenie"/>
            <w:noProof/>
            <w:lang w:val="sk-SK" w:bidi="en-US"/>
          </w:rPr>
          <w:t xml:space="preserve">Pravdepodobne nefyziologické rozdiely v po sebe nasledujúcich hodnotách </w:t>
        </w:r>
        <w:r w:rsidR="00B85020" w:rsidRPr="003B55BB">
          <w:rPr>
            <w:rStyle w:val="Hypertextovprepojenie"/>
            <w:i/>
            <w:noProof/>
            <w:lang w:val="sk-SK" w:bidi="en-US"/>
          </w:rPr>
          <w:t>-dZ/dt max</w:t>
        </w:r>
        <w:r w:rsidR="00B85020">
          <w:rPr>
            <w:noProof/>
            <w:webHidden/>
          </w:rPr>
          <w:tab/>
        </w:r>
        <w:r w:rsidR="00B85020">
          <w:rPr>
            <w:noProof/>
            <w:webHidden/>
          </w:rPr>
          <w:fldChar w:fldCharType="begin"/>
        </w:r>
        <w:r w:rsidR="00B85020">
          <w:rPr>
            <w:noProof/>
            <w:webHidden/>
          </w:rPr>
          <w:instrText xml:space="preserve"> PAGEREF _Toc513981523 \h </w:instrText>
        </w:r>
        <w:r w:rsidR="00B85020">
          <w:rPr>
            <w:noProof/>
            <w:webHidden/>
          </w:rPr>
        </w:r>
        <w:r w:rsidR="00B85020">
          <w:rPr>
            <w:noProof/>
            <w:webHidden/>
          </w:rPr>
          <w:fldChar w:fldCharType="separate"/>
        </w:r>
        <w:r w:rsidR="00B85020">
          <w:rPr>
            <w:noProof/>
            <w:webHidden/>
          </w:rPr>
          <w:t>41</w:t>
        </w:r>
        <w:r w:rsidR="00B85020">
          <w:rPr>
            <w:noProof/>
            <w:webHidden/>
          </w:rPr>
          <w:fldChar w:fldCharType="end"/>
        </w:r>
      </w:hyperlink>
    </w:p>
    <w:p w14:paraId="2B4193E9" w14:textId="77777777" w:rsidR="00B85020" w:rsidRDefault="000603AB">
      <w:pPr>
        <w:pStyle w:val="Zoznamobrzkov"/>
        <w:tabs>
          <w:tab w:val="right" w:leader="dot" w:pos="8494"/>
        </w:tabs>
        <w:rPr>
          <w:rFonts w:eastAsiaTheme="minorEastAsia" w:cstheme="minorBidi"/>
          <w:smallCaps w:val="0"/>
          <w:noProof/>
          <w:sz w:val="22"/>
          <w:szCs w:val="22"/>
        </w:rPr>
      </w:pPr>
      <w:hyperlink w:anchor="_Toc513981524" w:history="1">
        <w:r w:rsidR="00B85020" w:rsidRPr="003B55BB">
          <w:rPr>
            <w:rStyle w:val="Hypertextovprepojenie"/>
            <w:noProof/>
            <w:lang w:val="sk-SK" w:bidi="en-US"/>
          </w:rPr>
          <w:t>Obrázok 3.7: Spektrum prvého srdečného zvuku S1 subjektu A.</w:t>
        </w:r>
        <w:r w:rsidR="00B85020">
          <w:rPr>
            <w:noProof/>
            <w:webHidden/>
          </w:rPr>
          <w:tab/>
        </w:r>
        <w:r w:rsidR="00B85020">
          <w:rPr>
            <w:noProof/>
            <w:webHidden/>
          </w:rPr>
          <w:fldChar w:fldCharType="begin"/>
        </w:r>
        <w:r w:rsidR="00B85020">
          <w:rPr>
            <w:noProof/>
            <w:webHidden/>
          </w:rPr>
          <w:instrText xml:space="preserve"> PAGEREF _Toc513981524 \h </w:instrText>
        </w:r>
        <w:r w:rsidR="00B85020">
          <w:rPr>
            <w:noProof/>
            <w:webHidden/>
          </w:rPr>
        </w:r>
        <w:r w:rsidR="00B85020">
          <w:rPr>
            <w:noProof/>
            <w:webHidden/>
          </w:rPr>
          <w:fldChar w:fldCharType="separate"/>
        </w:r>
        <w:r w:rsidR="00B85020">
          <w:rPr>
            <w:noProof/>
            <w:webHidden/>
          </w:rPr>
          <w:t>43</w:t>
        </w:r>
        <w:r w:rsidR="00B85020">
          <w:rPr>
            <w:noProof/>
            <w:webHidden/>
          </w:rPr>
          <w:fldChar w:fldCharType="end"/>
        </w:r>
      </w:hyperlink>
    </w:p>
    <w:p w14:paraId="0DD41216" w14:textId="77777777" w:rsidR="00B85020" w:rsidRDefault="000603AB">
      <w:pPr>
        <w:pStyle w:val="Zoznamobrzkov"/>
        <w:tabs>
          <w:tab w:val="right" w:leader="dot" w:pos="8494"/>
        </w:tabs>
        <w:rPr>
          <w:rFonts w:eastAsiaTheme="minorEastAsia" w:cstheme="minorBidi"/>
          <w:smallCaps w:val="0"/>
          <w:noProof/>
          <w:sz w:val="22"/>
          <w:szCs w:val="22"/>
        </w:rPr>
      </w:pPr>
      <w:hyperlink w:anchor="_Toc513981525" w:history="1">
        <w:r w:rsidR="00B85020" w:rsidRPr="003B55BB">
          <w:rPr>
            <w:rStyle w:val="Hypertextovprepojenie"/>
            <w:noProof/>
            <w:lang w:val="sk-SK" w:bidi="en-US"/>
          </w:rPr>
          <w:t>Obrázok 3.8 Spektrum prvého srdečného zvuku S1 subjektu B.</w:t>
        </w:r>
        <w:r w:rsidR="00B85020">
          <w:rPr>
            <w:noProof/>
            <w:webHidden/>
          </w:rPr>
          <w:tab/>
        </w:r>
        <w:r w:rsidR="00B85020">
          <w:rPr>
            <w:noProof/>
            <w:webHidden/>
          </w:rPr>
          <w:fldChar w:fldCharType="begin"/>
        </w:r>
        <w:r w:rsidR="00B85020">
          <w:rPr>
            <w:noProof/>
            <w:webHidden/>
          </w:rPr>
          <w:instrText xml:space="preserve"> PAGEREF _Toc513981525 \h </w:instrText>
        </w:r>
        <w:r w:rsidR="00B85020">
          <w:rPr>
            <w:noProof/>
            <w:webHidden/>
          </w:rPr>
        </w:r>
        <w:r w:rsidR="00B85020">
          <w:rPr>
            <w:noProof/>
            <w:webHidden/>
          </w:rPr>
          <w:fldChar w:fldCharType="separate"/>
        </w:r>
        <w:r w:rsidR="00B85020">
          <w:rPr>
            <w:noProof/>
            <w:webHidden/>
          </w:rPr>
          <w:t>43</w:t>
        </w:r>
        <w:r w:rsidR="00B85020">
          <w:rPr>
            <w:noProof/>
            <w:webHidden/>
          </w:rPr>
          <w:fldChar w:fldCharType="end"/>
        </w:r>
      </w:hyperlink>
    </w:p>
    <w:p w14:paraId="1BC69190" w14:textId="77777777" w:rsidR="00B85020" w:rsidRDefault="000603AB">
      <w:pPr>
        <w:pStyle w:val="Zoznamobrzkov"/>
        <w:tabs>
          <w:tab w:val="right" w:leader="dot" w:pos="8494"/>
        </w:tabs>
        <w:rPr>
          <w:rFonts w:eastAsiaTheme="minorEastAsia" w:cstheme="minorBidi"/>
          <w:smallCaps w:val="0"/>
          <w:noProof/>
          <w:sz w:val="22"/>
          <w:szCs w:val="22"/>
        </w:rPr>
      </w:pPr>
      <w:hyperlink w:anchor="_Toc513981526" w:history="1">
        <w:r w:rsidR="00B85020" w:rsidRPr="003B55BB">
          <w:rPr>
            <w:rStyle w:val="Hypertextovprepojenie"/>
            <w:noProof/>
            <w:lang w:val="sk-SK" w:bidi="en-US"/>
          </w:rPr>
          <w:t>Obrázok 3.9 Spektrum prvého srdečného zvuku S1 pre 30 ľudí.</w:t>
        </w:r>
        <w:r w:rsidR="00B85020">
          <w:rPr>
            <w:noProof/>
            <w:webHidden/>
          </w:rPr>
          <w:tab/>
        </w:r>
        <w:r w:rsidR="00B85020">
          <w:rPr>
            <w:noProof/>
            <w:webHidden/>
          </w:rPr>
          <w:fldChar w:fldCharType="begin"/>
        </w:r>
        <w:r w:rsidR="00B85020">
          <w:rPr>
            <w:noProof/>
            <w:webHidden/>
          </w:rPr>
          <w:instrText xml:space="preserve"> PAGEREF _Toc513981526 \h </w:instrText>
        </w:r>
        <w:r w:rsidR="00B85020">
          <w:rPr>
            <w:noProof/>
            <w:webHidden/>
          </w:rPr>
        </w:r>
        <w:r w:rsidR="00B85020">
          <w:rPr>
            <w:noProof/>
            <w:webHidden/>
          </w:rPr>
          <w:fldChar w:fldCharType="separate"/>
        </w:r>
        <w:r w:rsidR="00B85020">
          <w:rPr>
            <w:noProof/>
            <w:webHidden/>
          </w:rPr>
          <w:t>43</w:t>
        </w:r>
        <w:r w:rsidR="00B85020">
          <w:rPr>
            <w:noProof/>
            <w:webHidden/>
          </w:rPr>
          <w:fldChar w:fldCharType="end"/>
        </w:r>
      </w:hyperlink>
    </w:p>
    <w:p w14:paraId="2BCB044D" w14:textId="77777777" w:rsidR="00B85020" w:rsidRDefault="000603AB">
      <w:pPr>
        <w:pStyle w:val="Zoznamobrzkov"/>
        <w:tabs>
          <w:tab w:val="right" w:leader="dot" w:pos="8494"/>
        </w:tabs>
        <w:rPr>
          <w:rFonts w:eastAsiaTheme="minorEastAsia" w:cstheme="minorBidi"/>
          <w:smallCaps w:val="0"/>
          <w:noProof/>
          <w:sz w:val="22"/>
          <w:szCs w:val="22"/>
        </w:rPr>
      </w:pPr>
      <w:hyperlink w:anchor="_Toc513981527" w:history="1">
        <w:r w:rsidR="00B85020" w:rsidRPr="003B55BB">
          <w:rPr>
            <w:rStyle w:val="Hypertextovprepojenie"/>
            <w:noProof/>
            <w:lang w:val="sk-SK" w:bidi="en-US"/>
          </w:rPr>
          <w:t>Obrázok 3.10: Detekcia prvého srdečného zvuku – S1</w:t>
        </w:r>
        <w:r w:rsidR="00B85020">
          <w:rPr>
            <w:noProof/>
            <w:webHidden/>
          </w:rPr>
          <w:tab/>
        </w:r>
        <w:r w:rsidR="00B85020">
          <w:rPr>
            <w:noProof/>
            <w:webHidden/>
          </w:rPr>
          <w:fldChar w:fldCharType="begin"/>
        </w:r>
        <w:r w:rsidR="00B85020">
          <w:rPr>
            <w:noProof/>
            <w:webHidden/>
          </w:rPr>
          <w:instrText xml:space="preserve"> PAGEREF _Toc513981527 \h </w:instrText>
        </w:r>
        <w:r w:rsidR="00B85020">
          <w:rPr>
            <w:noProof/>
            <w:webHidden/>
          </w:rPr>
        </w:r>
        <w:r w:rsidR="00B85020">
          <w:rPr>
            <w:noProof/>
            <w:webHidden/>
          </w:rPr>
          <w:fldChar w:fldCharType="separate"/>
        </w:r>
        <w:r w:rsidR="00B85020">
          <w:rPr>
            <w:noProof/>
            <w:webHidden/>
          </w:rPr>
          <w:t>48</w:t>
        </w:r>
        <w:r w:rsidR="00B85020">
          <w:rPr>
            <w:noProof/>
            <w:webHidden/>
          </w:rPr>
          <w:fldChar w:fldCharType="end"/>
        </w:r>
      </w:hyperlink>
    </w:p>
    <w:p w14:paraId="2670C049" w14:textId="77777777" w:rsidR="00B85020" w:rsidRDefault="000603AB">
      <w:pPr>
        <w:pStyle w:val="Zoznamobrzkov"/>
        <w:tabs>
          <w:tab w:val="right" w:leader="dot" w:pos="8494"/>
        </w:tabs>
        <w:rPr>
          <w:rFonts w:eastAsiaTheme="minorEastAsia" w:cstheme="minorBidi"/>
          <w:smallCaps w:val="0"/>
          <w:noProof/>
          <w:sz w:val="22"/>
          <w:szCs w:val="22"/>
        </w:rPr>
      </w:pPr>
      <w:hyperlink w:anchor="_Toc513981528" w:history="1">
        <w:r w:rsidR="00B85020" w:rsidRPr="003B55BB">
          <w:rPr>
            <w:rStyle w:val="Hypertextovprepojenie"/>
            <w:noProof/>
            <w:lang w:val="sk-SK" w:bidi="en-US"/>
          </w:rPr>
          <w:t>Obrázok 3.11: Korelačne koeficienty respiračnej krivky a 10 oneskorených R-S1 kriviek.</w:t>
        </w:r>
        <w:r w:rsidR="00B85020">
          <w:rPr>
            <w:noProof/>
            <w:webHidden/>
          </w:rPr>
          <w:tab/>
        </w:r>
        <w:r w:rsidR="00B85020">
          <w:rPr>
            <w:noProof/>
            <w:webHidden/>
          </w:rPr>
          <w:fldChar w:fldCharType="begin"/>
        </w:r>
        <w:r w:rsidR="00B85020">
          <w:rPr>
            <w:noProof/>
            <w:webHidden/>
          </w:rPr>
          <w:instrText xml:space="preserve"> PAGEREF _Toc513981528 \h </w:instrText>
        </w:r>
        <w:r w:rsidR="00B85020">
          <w:rPr>
            <w:noProof/>
            <w:webHidden/>
          </w:rPr>
        </w:r>
        <w:r w:rsidR="00B85020">
          <w:rPr>
            <w:noProof/>
            <w:webHidden/>
          </w:rPr>
          <w:fldChar w:fldCharType="separate"/>
        </w:r>
        <w:r w:rsidR="00B85020">
          <w:rPr>
            <w:noProof/>
            <w:webHidden/>
          </w:rPr>
          <w:t>49</w:t>
        </w:r>
        <w:r w:rsidR="00B85020">
          <w:rPr>
            <w:noProof/>
            <w:webHidden/>
          </w:rPr>
          <w:fldChar w:fldCharType="end"/>
        </w:r>
      </w:hyperlink>
    </w:p>
    <w:p w14:paraId="4E8D80D8" w14:textId="77777777" w:rsidR="00B85020" w:rsidRDefault="000603AB">
      <w:pPr>
        <w:pStyle w:val="Zoznamobrzkov"/>
        <w:tabs>
          <w:tab w:val="right" w:leader="dot" w:pos="8494"/>
        </w:tabs>
        <w:rPr>
          <w:rFonts w:eastAsiaTheme="minorEastAsia" w:cstheme="minorBidi"/>
          <w:smallCaps w:val="0"/>
          <w:noProof/>
          <w:sz w:val="22"/>
          <w:szCs w:val="22"/>
        </w:rPr>
      </w:pPr>
      <w:hyperlink w:anchor="_Toc513981529" w:history="1">
        <w:r w:rsidR="00B85020" w:rsidRPr="003B55BB">
          <w:rPr>
            <w:rStyle w:val="Hypertextovprepojenie"/>
            <w:noProof/>
            <w:lang w:val="sk-SK" w:bidi="en-US"/>
          </w:rPr>
          <w:t>Obrázok 3.12: Detekcia parametrov obehovej sústavy</w:t>
        </w:r>
        <w:r w:rsidR="00B85020">
          <w:rPr>
            <w:noProof/>
            <w:webHidden/>
          </w:rPr>
          <w:tab/>
        </w:r>
        <w:r w:rsidR="00B85020">
          <w:rPr>
            <w:noProof/>
            <w:webHidden/>
          </w:rPr>
          <w:fldChar w:fldCharType="begin"/>
        </w:r>
        <w:r w:rsidR="00B85020">
          <w:rPr>
            <w:noProof/>
            <w:webHidden/>
          </w:rPr>
          <w:instrText xml:space="preserve"> PAGEREF _Toc513981529 \h </w:instrText>
        </w:r>
        <w:r w:rsidR="00B85020">
          <w:rPr>
            <w:noProof/>
            <w:webHidden/>
          </w:rPr>
        </w:r>
        <w:r w:rsidR="00B85020">
          <w:rPr>
            <w:noProof/>
            <w:webHidden/>
          </w:rPr>
          <w:fldChar w:fldCharType="separate"/>
        </w:r>
        <w:r w:rsidR="00B85020">
          <w:rPr>
            <w:noProof/>
            <w:webHidden/>
          </w:rPr>
          <w:t>55</w:t>
        </w:r>
        <w:r w:rsidR="00B85020">
          <w:rPr>
            <w:noProof/>
            <w:webHidden/>
          </w:rPr>
          <w:fldChar w:fldCharType="end"/>
        </w:r>
      </w:hyperlink>
    </w:p>
    <w:p w14:paraId="2594AD85" w14:textId="77777777" w:rsidR="00B85020" w:rsidRDefault="000603AB">
      <w:pPr>
        <w:pStyle w:val="Zoznamobrzkov"/>
        <w:tabs>
          <w:tab w:val="right" w:leader="dot" w:pos="8494"/>
        </w:tabs>
        <w:rPr>
          <w:rFonts w:eastAsiaTheme="minorEastAsia" w:cstheme="minorBidi"/>
          <w:smallCaps w:val="0"/>
          <w:noProof/>
          <w:sz w:val="22"/>
          <w:szCs w:val="22"/>
        </w:rPr>
      </w:pPr>
      <w:hyperlink w:anchor="_Toc513981530" w:history="1">
        <w:r w:rsidR="00B85020" w:rsidRPr="003B55BB">
          <w:rPr>
            <w:rStyle w:val="Hypertextovprepojenie"/>
            <w:noProof/>
            <w:lang w:val="sk-SK" w:bidi="en-US"/>
          </w:rPr>
          <w:t xml:space="preserve">Obrázok 3.13: Popisná štatistika parametra </w:t>
        </w:r>
        <m:oMath>
          <m:r>
            <m:rPr>
              <m:sty m:val="bi"/>
            </m:rPr>
            <w:rPr>
              <w:rStyle w:val="Hypertextovprepojenie"/>
              <w:rFonts w:ascii="Cambria Math" w:hAnsi="Cambria Math"/>
              <w:noProof/>
              <w:lang w:val="sk-SK" w:bidi="en-US"/>
            </w:rPr>
            <m:t>-dZ</m:t>
          </m:r>
          <m:r>
            <m:rPr>
              <m:sty m:val="bi"/>
            </m:rPr>
            <w:rPr>
              <w:rStyle w:val="Hypertextovprepojenie"/>
              <w:rFonts w:ascii="Cambria Math" w:hAnsi="Cambria Math"/>
              <w:noProof/>
              <w:lang w:val="sk-SK" w:bidi="en-US"/>
            </w:rPr>
            <m:t>4(t)/dtmax</m:t>
          </m:r>
        </m:oMath>
        <w:r w:rsidR="00B85020" w:rsidRPr="003B55BB">
          <w:rPr>
            <w:rStyle w:val="Hypertextovprepojenie"/>
            <w:b/>
            <w:noProof/>
            <w:lang w:val="sk-SK" w:bidi="en-US"/>
          </w:rPr>
          <w:t>.</w:t>
        </w:r>
        <w:r w:rsidR="00B85020">
          <w:rPr>
            <w:noProof/>
            <w:webHidden/>
          </w:rPr>
          <w:tab/>
        </w:r>
        <w:r w:rsidR="00B85020">
          <w:rPr>
            <w:noProof/>
            <w:webHidden/>
          </w:rPr>
          <w:fldChar w:fldCharType="begin"/>
        </w:r>
        <w:r w:rsidR="00B85020">
          <w:rPr>
            <w:noProof/>
            <w:webHidden/>
          </w:rPr>
          <w:instrText xml:space="preserve"> PAGEREF _Toc513981530 \h </w:instrText>
        </w:r>
        <w:r w:rsidR="00B85020">
          <w:rPr>
            <w:noProof/>
            <w:webHidden/>
          </w:rPr>
        </w:r>
        <w:r w:rsidR="00B85020">
          <w:rPr>
            <w:noProof/>
            <w:webHidden/>
          </w:rPr>
          <w:fldChar w:fldCharType="separate"/>
        </w:r>
        <w:r w:rsidR="00B85020">
          <w:rPr>
            <w:noProof/>
            <w:webHidden/>
          </w:rPr>
          <w:t>58</w:t>
        </w:r>
        <w:r w:rsidR="00B85020">
          <w:rPr>
            <w:noProof/>
            <w:webHidden/>
          </w:rPr>
          <w:fldChar w:fldCharType="end"/>
        </w:r>
      </w:hyperlink>
    </w:p>
    <w:p w14:paraId="53D192FE" w14:textId="77777777" w:rsidR="00B85020" w:rsidRDefault="000603AB">
      <w:pPr>
        <w:pStyle w:val="Zoznamobrzkov"/>
        <w:tabs>
          <w:tab w:val="right" w:leader="dot" w:pos="8494"/>
        </w:tabs>
        <w:rPr>
          <w:rFonts w:eastAsiaTheme="minorEastAsia" w:cstheme="minorBidi"/>
          <w:smallCaps w:val="0"/>
          <w:noProof/>
          <w:sz w:val="22"/>
          <w:szCs w:val="22"/>
        </w:rPr>
      </w:pPr>
      <w:hyperlink w:anchor="_Toc513981531" w:history="1">
        <w:r w:rsidR="00B85020" w:rsidRPr="003B55BB">
          <w:rPr>
            <w:rStyle w:val="Hypertextovprepojenie"/>
            <w:noProof/>
            <w:lang w:val="sk-SK"/>
          </w:rPr>
          <w:t>Obrázok 3.14: Vytvorenie lineárne interpolovanej krivky parametra</w:t>
        </w:r>
        <w:r w:rsidR="00B85020">
          <w:rPr>
            <w:noProof/>
            <w:webHidden/>
          </w:rPr>
          <w:tab/>
        </w:r>
        <w:r w:rsidR="00B85020">
          <w:rPr>
            <w:noProof/>
            <w:webHidden/>
          </w:rPr>
          <w:fldChar w:fldCharType="begin"/>
        </w:r>
        <w:r w:rsidR="00B85020">
          <w:rPr>
            <w:noProof/>
            <w:webHidden/>
          </w:rPr>
          <w:instrText xml:space="preserve"> PAGEREF _Toc513981531 \h </w:instrText>
        </w:r>
        <w:r w:rsidR="00B85020">
          <w:rPr>
            <w:noProof/>
            <w:webHidden/>
          </w:rPr>
        </w:r>
        <w:r w:rsidR="00B85020">
          <w:rPr>
            <w:noProof/>
            <w:webHidden/>
          </w:rPr>
          <w:fldChar w:fldCharType="separate"/>
        </w:r>
        <w:r w:rsidR="00B85020">
          <w:rPr>
            <w:noProof/>
            <w:webHidden/>
          </w:rPr>
          <w:t>65</w:t>
        </w:r>
        <w:r w:rsidR="00B85020">
          <w:rPr>
            <w:noProof/>
            <w:webHidden/>
          </w:rPr>
          <w:fldChar w:fldCharType="end"/>
        </w:r>
      </w:hyperlink>
    </w:p>
    <w:p w14:paraId="2A0105A6" w14:textId="7EFB5C8A" w:rsidR="00B85020" w:rsidRDefault="000603AB">
      <w:pPr>
        <w:pStyle w:val="Zoznamobrzkov"/>
        <w:tabs>
          <w:tab w:val="right" w:leader="dot" w:pos="8494"/>
        </w:tabs>
        <w:rPr>
          <w:rFonts w:eastAsiaTheme="minorEastAsia" w:cstheme="minorBidi"/>
          <w:smallCaps w:val="0"/>
          <w:noProof/>
          <w:sz w:val="22"/>
          <w:szCs w:val="22"/>
        </w:rPr>
      </w:pPr>
      <w:hyperlink w:anchor="_Toc513981532" w:history="1">
        <w:r w:rsidR="00B85020" w:rsidRPr="003B55BB">
          <w:rPr>
            <w:rStyle w:val="Hypertextovprepojenie"/>
            <w:noProof/>
            <w:lang w:bidi="en-US"/>
          </w:rPr>
          <w:t xml:space="preserve"> Obrázok 3.15: LI postupnosti hemodynamických parametrov.</w:t>
        </w:r>
        <w:r w:rsidR="00B85020">
          <w:rPr>
            <w:noProof/>
            <w:webHidden/>
          </w:rPr>
          <w:tab/>
        </w:r>
        <w:r w:rsidR="00B85020">
          <w:rPr>
            <w:noProof/>
            <w:webHidden/>
          </w:rPr>
          <w:fldChar w:fldCharType="begin"/>
        </w:r>
        <w:r w:rsidR="00B85020">
          <w:rPr>
            <w:noProof/>
            <w:webHidden/>
          </w:rPr>
          <w:instrText xml:space="preserve"> PAGEREF _Toc513981532 \h </w:instrText>
        </w:r>
        <w:r w:rsidR="00B85020">
          <w:rPr>
            <w:noProof/>
            <w:webHidden/>
          </w:rPr>
        </w:r>
        <w:r w:rsidR="00B85020">
          <w:rPr>
            <w:noProof/>
            <w:webHidden/>
          </w:rPr>
          <w:fldChar w:fldCharType="separate"/>
        </w:r>
        <w:r w:rsidR="00B85020">
          <w:rPr>
            <w:noProof/>
            <w:webHidden/>
          </w:rPr>
          <w:t>66</w:t>
        </w:r>
        <w:r w:rsidR="00B85020">
          <w:rPr>
            <w:noProof/>
            <w:webHidden/>
          </w:rPr>
          <w:fldChar w:fldCharType="end"/>
        </w:r>
      </w:hyperlink>
    </w:p>
    <w:p w14:paraId="04426FF3" w14:textId="0C1A207C" w:rsidR="00B85020" w:rsidRDefault="000603AB">
      <w:pPr>
        <w:pStyle w:val="Zoznamobrzkov"/>
        <w:tabs>
          <w:tab w:val="right" w:leader="dot" w:pos="8494"/>
        </w:tabs>
        <w:rPr>
          <w:rFonts w:eastAsiaTheme="minorEastAsia" w:cstheme="minorBidi"/>
          <w:smallCaps w:val="0"/>
          <w:noProof/>
          <w:sz w:val="22"/>
          <w:szCs w:val="22"/>
        </w:rPr>
      </w:pPr>
      <w:hyperlink w:anchor="_Toc513981533" w:history="1">
        <w:r w:rsidR="00B85020" w:rsidRPr="003B55BB">
          <w:rPr>
            <w:rStyle w:val="Hypertextovprepojenie"/>
            <w:noProof/>
            <w:lang w:val="sk-SK" w:bidi="en-US"/>
          </w:rPr>
          <w:t xml:space="preserve"> Obrázok 3.16: Polárne diagramy znázorňujú odozvu kardiovaskulárnych parametrov na hlboké dýchanie (0,1Hz).</w:t>
        </w:r>
        <w:r w:rsidR="00B85020">
          <w:rPr>
            <w:noProof/>
            <w:webHidden/>
          </w:rPr>
          <w:tab/>
        </w:r>
        <w:r w:rsidR="00B85020">
          <w:rPr>
            <w:noProof/>
            <w:webHidden/>
          </w:rPr>
          <w:fldChar w:fldCharType="begin"/>
        </w:r>
        <w:r w:rsidR="00B85020">
          <w:rPr>
            <w:noProof/>
            <w:webHidden/>
          </w:rPr>
          <w:instrText xml:space="preserve"> PAGEREF _Toc513981533 \h </w:instrText>
        </w:r>
        <w:r w:rsidR="00B85020">
          <w:rPr>
            <w:noProof/>
            <w:webHidden/>
          </w:rPr>
        </w:r>
        <w:r w:rsidR="00B85020">
          <w:rPr>
            <w:noProof/>
            <w:webHidden/>
          </w:rPr>
          <w:fldChar w:fldCharType="separate"/>
        </w:r>
        <w:r w:rsidR="00B85020">
          <w:rPr>
            <w:noProof/>
            <w:webHidden/>
          </w:rPr>
          <w:t>70</w:t>
        </w:r>
        <w:r w:rsidR="00B85020">
          <w:rPr>
            <w:noProof/>
            <w:webHidden/>
          </w:rPr>
          <w:fldChar w:fldCharType="end"/>
        </w:r>
      </w:hyperlink>
    </w:p>
    <w:p w14:paraId="03CD6B10" w14:textId="77777777" w:rsidR="00B85020" w:rsidRDefault="000603AB">
      <w:pPr>
        <w:pStyle w:val="Zoznamobrzkov"/>
        <w:tabs>
          <w:tab w:val="right" w:leader="dot" w:pos="8494"/>
        </w:tabs>
        <w:rPr>
          <w:rFonts w:eastAsiaTheme="minorEastAsia" w:cstheme="minorBidi"/>
          <w:smallCaps w:val="0"/>
          <w:noProof/>
          <w:sz w:val="22"/>
          <w:szCs w:val="22"/>
        </w:rPr>
      </w:pPr>
      <w:hyperlink w:anchor="_Toc513981534" w:history="1">
        <w:r w:rsidR="00B85020" w:rsidRPr="003B55BB">
          <w:rPr>
            <w:rStyle w:val="Hypertextovprepojenie"/>
            <w:noProof/>
            <w:lang w:val="sk-SK" w:bidi="en-US"/>
          </w:rPr>
          <w:t>Obrázok 3.17: Výpočet SV z impedancie krku a jeho porovnanie s meraním SV echokardiografiou</w:t>
        </w:r>
        <w:r w:rsidR="00B85020">
          <w:rPr>
            <w:noProof/>
            <w:webHidden/>
          </w:rPr>
          <w:tab/>
        </w:r>
        <w:r w:rsidR="00B85020">
          <w:rPr>
            <w:noProof/>
            <w:webHidden/>
          </w:rPr>
          <w:fldChar w:fldCharType="begin"/>
        </w:r>
        <w:r w:rsidR="00B85020">
          <w:rPr>
            <w:noProof/>
            <w:webHidden/>
          </w:rPr>
          <w:instrText xml:space="preserve"> PAGEREF _Toc513981534 \h </w:instrText>
        </w:r>
        <w:r w:rsidR="00B85020">
          <w:rPr>
            <w:noProof/>
            <w:webHidden/>
          </w:rPr>
        </w:r>
        <w:r w:rsidR="00B85020">
          <w:rPr>
            <w:noProof/>
            <w:webHidden/>
          </w:rPr>
          <w:fldChar w:fldCharType="separate"/>
        </w:r>
        <w:r w:rsidR="00B85020">
          <w:rPr>
            <w:noProof/>
            <w:webHidden/>
          </w:rPr>
          <w:t>77</w:t>
        </w:r>
        <w:r w:rsidR="00B85020">
          <w:rPr>
            <w:noProof/>
            <w:webHidden/>
          </w:rPr>
          <w:fldChar w:fldCharType="end"/>
        </w:r>
      </w:hyperlink>
    </w:p>
    <w:p w14:paraId="7A90F79C" w14:textId="77777777" w:rsidR="00B85020" w:rsidRDefault="000603AB">
      <w:pPr>
        <w:pStyle w:val="Zoznamobrzkov"/>
        <w:tabs>
          <w:tab w:val="right" w:leader="dot" w:pos="8494"/>
        </w:tabs>
        <w:rPr>
          <w:rFonts w:eastAsiaTheme="minorEastAsia" w:cstheme="minorBidi"/>
          <w:smallCaps w:val="0"/>
          <w:noProof/>
          <w:sz w:val="22"/>
          <w:szCs w:val="22"/>
        </w:rPr>
      </w:pPr>
      <w:hyperlink w:anchor="_Toc513981535" w:history="1">
        <w:r w:rsidR="00B85020" w:rsidRPr="003B55BB">
          <w:rPr>
            <w:rStyle w:val="Hypertextovprepojenie"/>
            <w:noProof/>
            <w:lang w:bidi="en-US"/>
          </w:rPr>
          <w:t xml:space="preserve">Obrázok 3.18. </w:t>
        </w:r>
        <w:r w:rsidR="00B85020" w:rsidRPr="003B55BB">
          <w:rPr>
            <w:rStyle w:val="Hypertextovprepojenie"/>
            <w:noProof/>
            <w:lang w:val="sk-SK" w:bidi="en-US"/>
          </w:rPr>
          <w:t>Výpočet SV z impedancie hrudníka a jeho porovnanie s meraním SV echokardiografiou</w:t>
        </w:r>
        <w:r w:rsidR="00B85020">
          <w:rPr>
            <w:noProof/>
            <w:webHidden/>
          </w:rPr>
          <w:tab/>
        </w:r>
        <w:r w:rsidR="00B85020">
          <w:rPr>
            <w:noProof/>
            <w:webHidden/>
          </w:rPr>
          <w:fldChar w:fldCharType="begin"/>
        </w:r>
        <w:r w:rsidR="00B85020">
          <w:rPr>
            <w:noProof/>
            <w:webHidden/>
          </w:rPr>
          <w:instrText xml:space="preserve"> PAGEREF _Toc513981535 \h </w:instrText>
        </w:r>
        <w:r w:rsidR="00B85020">
          <w:rPr>
            <w:noProof/>
            <w:webHidden/>
          </w:rPr>
        </w:r>
        <w:r w:rsidR="00B85020">
          <w:rPr>
            <w:noProof/>
            <w:webHidden/>
          </w:rPr>
          <w:fldChar w:fldCharType="separate"/>
        </w:r>
        <w:r w:rsidR="00B85020">
          <w:rPr>
            <w:noProof/>
            <w:webHidden/>
          </w:rPr>
          <w:t>78</w:t>
        </w:r>
        <w:r w:rsidR="00B85020">
          <w:rPr>
            <w:noProof/>
            <w:webHidden/>
          </w:rPr>
          <w:fldChar w:fldCharType="end"/>
        </w:r>
      </w:hyperlink>
    </w:p>
    <w:p w14:paraId="267821B8" w14:textId="77777777" w:rsidR="00B85020" w:rsidRDefault="000603AB">
      <w:pPr>
        <w:pStyle w:val="Zoznamobrzkov"/>
        <w:tabs>
          <w:tab w:val="right" w:leader="dot" w:pos="8494"/>
        </w:tabs>
        <w:rPr>
          <w:rFonts w:eastAsiaTheme="minorEastAsia" w:cstheme="minorBidi"/>
          <w:smallCaps w:val="0"/>
          <w:noProof/>
          <w:sz w:val="22"/>
          <w:szCs w:val="22"/>
        </w:rPr>
      </w:pPr>
      <w:hyperlink w:anchor="_Toc513981536" w:history="1">
        <w:r w:rsidR="00B85020" w:rsidRPr="003B55BB">
          <w:rPr>
            <w:rStyle w:val="Hypertextovprepojenie"/>
            <w:noProof/>
            <w:lang w:val="sk-SK" w:bidi="en-US"/>
          </w:rPr>
          <w:t>Obrázok 3.19: Bland Altmanova analýza zhody medzi meraním SV z impedancie krku a echokardiografiou.</w:t>
        </w:r>
        <w:r w:rsidR="00B85020">
          <w:rPr>
            <w:noProof/>
            <w:webHidden/>
          </w:rPr>
          <w:tab/>
        </w:r>
        <w:r w:rsidR="00B85020">
          <w:rPr>
            <w:noProof/>
            <w:webHidden/>
          </w:rPr>
          <w:fldChar w:fldCharType="begin"/>
        </w:r>
        <w:r w:rsidR="00B85020">
          <w:rPr>
            <w:noProof/>
            <w:webHidden/>
          </w:rPr>
          <w:instrText xml:space="preserve"> PAGEREF _Toc513981536 \h </w:instrText>
        </w:r>
        <w:r w:rsidR="00B85020">
          <w:rPr>
            <w:noProof/>
            <w:webHidden/>
          </w:rPr>
        </w:r>
        <w:r w:rsidR="00B85020">
          <w:rPr>
            <w:noProof/>
            <w:webHidden/>
          </w:rPr>
          <w:fldChar w:fldCharType="separate"/>
        </w:r>
        <w:r w:rsidR="00B85020">
          <w:rPr>
            <w:noProof/>
            <w:webHidden/>
          </w:rPr>
          <w:t>79</w:t>
        </w:r>
        <w:r w:rsidR="00B85020">
          <w:rPr>
            <w:noProof/>
            <w:webHidden/>
          </w:rPr>
          <w:fldChar w:fldCharType="end"/>
        </w:r>
      </w:hyperlink>
    </w:p>
    <w:p w14:paraId="69B26808" w14:textId="77777777" w:rsidR="00B85020" w:rsidRDefault="000603AB">
      <w:pPr>
        <w:pStyle w:val="Zoznamobrzkov"/>
        <w:tabs>
          <w:tab w:val="right" w:leader="dot" w:pos="8494"/>
        </w:tabs>
        <w:rPr>
          <w:rFonts w:eastAsiaTheme="minorEastAsia" w:cstheme="minorBidi"/>
          <w:smallCaps w:val="0"/>
          <w:noProof/>
          <w:sz w:val="22"/>
          <w:szCs w:val="22"/>
        </w:rPr>
      </w:pPr>
      <w:hyperlink w:anchor="_Toc513981537" w:history="1">
        <w:r w:rsidR="00B85020" w:rsidRPr="003B55BB">
          <w:rPr>
            <w:rStyle w:val="Hypertextovprepojenie"/>
            <w:noProof/>
            <w:lang w:bidi="en-US"/>
          </w:rPr>
          <w:t xml:space="preserve">Obrázok 3.20: </w:t>
        </w:r>
        <w:r w:rsidR="00B85020" w:rsidRPr="003B55BB">
          <w:rPr>
            <w:rStyle w:val="Hypertextovprepojenie"/>
            <w:noProof/>
            <w:lang w:val="sk-SK" w:bidi="en-US"/>
          </w:rPr>
          <w:t>Bland Altmanova analýza zhody medzi meraním SV z impedancie hrudníka a echokardiografiou.</w:t>
        </w:r>
        <w:r w:rsidR="00B85020">
          <w:rPr>
            <w:noProof/>
            <w:webHidden/>
          </w:rPr>
          <w:tab/>
        </w:r>
        <w:r w:rsidR="00B85020">
          <w:rPr>
            <w:noProof/>
            <w:webHidden/>
          </w:rPr>
          <w:fldChar w:fldCharType="begin"/>
        </w:r>
        <w:r w:rsidR="00B85020">
          <w:rPr>
            <w:noProof/>
            <w:webHidden/>
          </w:rPr>
          <w:instrText xml:space="preserve"> PAGEREF _Toc513981537 \h </w:instrText>
        </w:r>
        <w:r w:rsidR="00B85020">
          <w:rPr>
            <w:noProof/>
            <w:webHidden/>
          </w:rPr>
        </w:r>
        <w:r w:rsidR="00B85020">
          <w:rPr>
            <w:noProof/>
            <w:webHidden/>
          </w:rPr>
          <w:fldChar w:fldCharType="separate"/>
        </w:r>
        <w:r w:rsidR="00B85020">
          <w:rPr>
            <w:noProof/>
            <w:webHidden/>
          </w:rPr>
          <w:t>80</w:t>
        </w:r>
        <w:r w:rsidR="00B85020">
          <w:rPr>
            <w:noProof/>
            <w:webHidden/>
          </w:rPr>
          <w:fldChar w:fldCharType="end"/>
        </w:r>
      </w:hyperlink>
    </w:p>
    <w:p w14:paraId="7C4DF316" w14:textId="77777777" w:rsidR="00B85020" w:rsidRDefault="000603AB">
      <w:pPr>
        <w:pStyle w:val="Zoznamobrzkov"/>
        <w:tabs>
          <w:tab w:val="right" w:leader="dot" w:pos="8494"/>
        </w:tabs>
        <w:rPr>
          <w:rFonts w:eastAsiaTheme="minorEastAsia" w:cstheme="minorBidi"/>
          <w:smallCaps w:val="0"/>
          <w:noProof/>
          <w:sz w:val="22"/>
          <w:szCs w:val="22"/>
        </w:rPr>
      </w:pPr>
      <w:hyperlink w:anchor="_Toc513981538" w:history="1">
        <w:r w:rsidR="00B85020" w:rsidRPr="003B55BB">
          <w:rPr>
            <w:rStyle w:val="Hypertextovprepojenie"/>
            <w:noProof/>
            <w:lang w:val="sk-SK" w:bidi="en-US"/>
          </w:rPr>
          <w:t>Obrázok 3.21: Relatívne zmeny SV subjektu 53 pri záťaži.</w:t>
        </w:r>
        <w:r w:rsidR="00B85020">
          <w:rPr>
            <w:noProof/>
            <w:webHidden/>
          </w:rPr>
          <w:tab/>
        </w:r>
        <w:r w:rsidR="00B85020">
          <w:rPr>
            <w:noProof/>
            <w:webHidden/>
          </w:rPr>
          <w:fldChar w:fldCharType="begin"/>
        </w:r>
        <w:r w:rsidR="00B85020">
          <w:rPr>
            <w:noProof/>
            <w:webHidden/>
          </w:rPr>
          <w:instrText xml:space="preserve"> PAGEREF _Toc513981538 \h </w:instrText>
        </w:r>
        <w:r w:rsidR="00B85020">
          <w:rPr>
            <w:noProof/>
            <w:webHidden/>
          </w:rPr>
        </w:r>
        <w:r w:rsidR="00B85020">
          <w:rPr>
            <w:noProof/>
            <w:webHidden/>
          </w:rPr>
          <w:fldChar w:fldCharType="separate"/>
        </w:r>
        <w:r w:rsidR="00B85020">
          <w:rPr>
            <w:noProof/>
            <w:webHidden/>
          </w:rPr>
          <w:t>82</w:t>
        </w:r>
        <w:r w:rsidR="00B85020">
          <w:rPr>
            <w:noProof/>
            <w:webHidden/>
          </w:rPr>
          <w:fldChar w:fldCharType="end"/>
        </w:r>
      </w:hyperlink>
    </w:p>
    <w:p w14:paraId="5573A0AE" w14:textId="77777777" w:rsidR="00B85020" w:rsidRDefault="000603AB">
      <w:pPr>
        <w:pStyle w:val="Zoznamobrzkov"/>
        <w:tabs>
          <w:tab w:val="right" w:leader="dot" w:pos="8494"/>
        </w:tabs>
        <w:rPr>
          <w:rFonts w:eastAsiaTheme="minorEastAsia" w:cstheme="minorBidi"/>
          <w:smallCaps w:val="0"/>
          <w:noProof/>
          <w:sz w:val="22"/>
          <w:szCs w:val="22"/>
        </w:rPr>
      </w:pPr>
      <w:hyperlink w:anchor="_Toc513981539" w:history="1">
        <w:r w:rsidR="00B85020" w:rsidRPr="003B55BB">
          <w:rPr>
            <w:rStyle w:val="Hypertextovprepojenie"/>
            <w:noProof/>
            <w:lang w:val="sk-SK" w:bidi="en-US"/>
          </w:rPr>
          <w:t>Obrázok 3.22: Relatívne zmeny SV subjektu 49 pri záťaži.</w:t>
        </w:r>
        <w:r w:rsidR="00B85020">
          <w:rPr>
            <w:noProof/>
            <w:webHidden/>
          </w:rPr>
          <w:tab/>
        </w:r>
        <w:r w:rsidR="00B85020">
          <w:rPr>
            <w:noProof/>
            <w:webHidden/>
          </w:rPr>
          <w:fldChar w:fldCharType="begin"/>
        </w:r>
        <w:r w:rsidR="00B85020">
          <w:rPr>
            <w:noProof/>
            <w:webHidden/>
          </w:rPr>
          <w:instrText xml:space="preserve"> PAGEREF _Toc513981539 \h </w:instrText>
        </w:r>
        <w:r w:rsidR="00B85020">
          <w:rPr>
            <w:noProof/>
            <w:webHidden/>
          </w:rPr>
        </w:r>
        <w:r w:rsidR="00B85020">
          <w:rPr>
            <w:noProof/>
            <w:webHidden/>
          </w:rPr>
          <w:fldChar w:fldCharType="separate"/>
        </w:r>
        <w:r w:rsidR="00B85020">
          <w:rPr>
            <w:noProof/>
            <w:webHidden/>
          </w:rPr>
          <w:t>83</w:t>
        </w:r>
        <w:r w:rsidR="00B85020">
          <w:rPr>
            <w:noProof/>
            <w:webHidden/>
          </w:rPr>
          <w:fldChar w:fldCharType="end"/>
        </w:r>
      </w:hyperlink>
    </w:p>
    <w:p w14:paraId="5C3C64F5" w14:textId="77777777" w:rsidR="00CE547F" w:rsidRPr="00FA362E" w:rsidRDefault="00CE547F" w:rsidP="00CE547F">
      <w:pPr>
        <w:rPr>
          <w:lang w:val="sk-SK"/>
        </w:rPr>
      </w:pPr>
      <w:r w:rsidRPr="00FA362E">
        <w:rPr>
          <w:lang w:val="sk-SK"/>
        </w:rPr>
        <w:fldChar w:fldCharType="end"/>
      </w:r>
    </w:p>
    <w:p w14:paraId="13F9F136" w14:textId="77777777" w:rsidR="00CE547F" w:rsidRPr="00FA362E" w:rsidRDefault="00CE547F" w:rsidP="00CE547F">
      <w:pPr>
        <w:overflowPunct/>
        <w:autoSpaceDE/>
        <w:autoSpaceDN/>
        <w:adjustRightInd/>
        <w:spacing w:line="240" w:lineRule="auto"/>
        <w:textAlignment w:val="auto"/>
        <w:rPr>
          <w:lang w:val="sk-SK"/>
        </w:rPr>
      </w:pPr>
      <w:r w:rsidRPr="00FA362E">
        <w:rPr>
          <w:lang w:val="sk-SK"/>
        </w:rPr>
        <w:br w:type="page"/>
      </w:r>
    </w:p>
    <w:p w14:paraId="76A74ECC" w14:textId="77777777" w:rsidR="00CE547F" w:rsidRDefault="00CE547F" w:rsidP="00CE547F">
      <w:pPr>
        <w:pStyle w:val="Nadpis1"/>
        <w:numPr>
          <w:ilvl w:val="0"/>
          <w:numId w:val="0"/>
        </w:numPr>
        <w:ind w:left="432" w:hanging="432"/>
        <w:rPr>
          <w:lang w:val="sk-SK"/>
        </w:rPr>
      </w:pPr>
      <w:bookmarkStart w:id="23" w:name="_Toc513981450"/>
      <w:r w:rsidRPr="00FA362E">
        <w:rPr>
          <w:lang w:val="sk-SK"/>
        </w:rPr>
        <w:lastRenderedPageBreak/>
        <w:t>ZOZNAM TABULIEK</w:t>
      </w:r>
      <w:bookmarkEnd w:id="23"/>
    </w:p>
    <w:p w14:paraId="6CC36C60" w14:textId="77777777" w:rsidR="003E40AE" w:rsidRDefault="003E40AE" w:rsidP="003E40AE">
      <w:pPr>
        <w:rPr>
          <w:lang w:val="sk-SK"/>
        </w:rPr>
      </w:pPr>
    </w:p>
    <w:p w14:paraId="10DBAD34" w14:textId="77777777" w:rsidR="00B85020" w:rsidRDefault="003E40AE">
      <w:pPr>
        <w:pStyle w:val="Zoznamobrzkov"/>
        <w:tabs>
          <w:tab w:val="right" w:leader="dot" w:pos="8494"/>
        </w:tabs>
        <w:rPr>
          <w:rFonts w:eastAsiaTheme="minorEastAsia" w:cstheme="minorBidi"/>
          <w:smallCaps w:val="0"/>
          <w:noProof/>
          <w:sz w:val="22"/>
          <w:szCs w:val="22"/>
        </w:rPr>
      </w:pPr>
      <w:r>
        <w:rPr>
          <w:lang w:val="sk-SK"/>
        </w:rPr>
        <w:fldChar w:fldCharType="begin"/>
      </w:r>
      <w:r>
        <w:rPr>
          <w:lang w:val="sk-SK"/>
        </w:rPr>
        <w:instrText xml:space="preserve"> TOC \h \z \c "Tabuľka" </w:instrText>
      </w:r>
      <w:r>
        <w:rPr>
          <w:lang w:val="sk-SK"/>
        </w:rPr>
        <w:fldChar w:fldCharType="separate"/>
      </w:r>
      <w:hyperlink w:anchor="_Toc513981540" w:history="1">
        <w:r w:rsidR="00B85020" w:rsidRPr="00923F8B">
          <w:rPr>
            <w:rStyle w:val="Hypertextovprepojenie"/>
            <w:noProof/>
            <w:lang w:val="sk-SK" w:bidi="en-US"/>
          </w:rPr>
          <w:t>Tabuľka 1: Komponenty obehovej sústavy.</w:t>
        </w:r>
        <w:r w:rsidR="00B85020">
          <w:rPr>
            <w:noProof/>
            <w:webHidden/>
          </w:rPr>
          <w:tab/>
        </w:r>
        <w:r w:rsidR="00B85020">
          <w:rPr>
            <w:noProof/>
            <w:webHidden/>
          </w:rPr>
          <w:fldChar w:fldCharType="begin"/>
        </w:r>
        <w:r w:rsidR="00B85020">
          <w:rPr>
            <w:noProof/>
            <w:webHidden/>
          </w:rPr>
          <w:instrText xml:space="preserve"> PAGEREF _Toc513981540 \h </w:instrText>
        </w:r>
        <w:r w:rsidR="00B85020">
          <w:rPr>
            <w:noProof/>
            <w:webHidden/>
          </w:rPr>
        </w:r>
        <w:r w:rsidR="00B85020">
          <w:rPr>
            <w:noProof/>
            <w:webHidden/>
          </w:rPr>
          <w:fldChar w:fldCharType="separate"/>
        </w:r>
        <w:r w:rsidR="00B85020">
          <w:rPr>
            <w:noProof/>
            <w:webHidden/>
          </w:rPr>
          <w:t>5</w:t>
        </w:r>
        <w:r w:rsidR="00B85020">
          <w:rPr>
            <w:noProof/>
            <w:webHidden/>
          </w:rPr>
          <w:fldChar w:fldCharType="end"/>
        </w:r>
      </w:hyperlink>
    </w:p>
    <w:p w14:paraId="56904C93" w14:textId="77777777" w:rsidR="00B85020" w:rsidRDefault="000603AB">
      <w:pPr>
        <w:pStyle w:val="Zoznamobrzkov"/>
        <w:tabs>
          <w:tab w:val="right" w:leader="dot" w:pos="8494"/>
        </w:tabs>
        <w:rPr>
          <w:rFonts w:eastAsiaTheme="minorEastAsia" w:cstheme="minorBidi"/>
          <w:smallCaps w:val="0"/>
          <w:noProof/>
          <w:sz w:val="22"/>
          <w:szCs w:val="22"/>
        </w:rPr>
      </w:pPr>
      <w:hyperlink w:anchor="_Toc513981541" w:history="1">
        <w:r w:rsidR="00B85020" w:rsidRPr="00923F8B">
          <w:rPr>
            <w:rStyle w:val="Hypertextovprepojenie"/>
            <w:noProof/>
            <w:lang w:val="sk-SK" w:bidi="en-US"/>
          </w:rPr>
          <w:t>Tabuľka 2: Charakteristiky meraných dobrovoľníkov.</w:t>
        </w:r>
        <w:r w:rsidR="00B85020">
          <w:rPr>
            <w:noProof/>
            <w:webHidden/>
          </w:rPr>
          <w:tab/>
        </w:r>
        <w:r w:rsidR="00B85020">
          <w:rPr>
            <w:noProof/>
            <w:webHidden/>
          </w:rPr>
          <w:fldChar w:fldCharType="begin"/>
        </w:r>
        <w:r w:rsidR="00B85020">
          <w:rPr>
            <w:noProof/>
            <w:webHidden/>
          </w:rPr>
          <w:instrText xml:space="preserve"> PAGEREF _Toc513981541 \h </w:instrText>
        </w:r>
        <w:r w:rsidR="00B85020">
          <w:rPr>
            <w:noProof/>
            <w:webHidden/>
          </w:rPr>
        </w:r>
        <w:r w:rsidR="00B85020">
          <w:rPr>
            <w:noProof/>
            <w:webHidden/>
          </w:rPr>
          <w:fldChar w:fldCharType="separate"/>
        </w:r>
        <w:r w:rsidR="00B85020">
          <w:rPr>
            <w:noProof/>
            <w:webHidden/>
          </w:rPr>
          <w:t>35</w:t>
        </w:r>
        <w:r w:rsidR="00B85020">
          <w:rPr>
            <w:noProof/>
            <w:webHidden/>
          </w:rPr>
          <w:fldChar w:fldCharType="end"/>
        </w:r>
      </w:hyperlink>
    </w:p>
    <w:p w14:paraId="78D69571" w14:textId="77777777" w:rsidR="00B85020" w:rsidRDefault="000603AB">
      <w:pPr>
        <w:pStyle w:val="Zoznamobrzkov"/>
        <w:tabs>
          <w:tab w:val="right" w:leader="dot" w:pos="8494"/>
        </w:tabs>
        <w:rPr>
          <w:rFonts w:eastAsiaTheme="minorEastAsia" w:cstheme="minorBidi"/>
          <w:smallCaps w:val="0"/>
          <w:noProof/>
          <w:sz w:val="22"/>
          <w:szCs w:val="22"/>
        </w:rPr>
      </w:pPr>
      <w:hyperlink w:anchor="_Toc513981542" w:history="1">
        <w:r w:rsidR="00B85020" w:rsidRPr="00923F8B">
          <w:rPr>
            <w:rStyle w:val="Hypertextovprepojenie"/>
            <w:noProof/>
            <w:lang w:bidi="en-US"/>
          </w:rPr>
          <w:t>Tabuľka 3:</w:t>
        </w:r>
        <w:r w:rsidR="00B85020" w:rsidRPr="00923F8B">
          <w:rPr>
            <w:rStyle w:val="Hypertextovprepojenie"/>
            <w:noProof/>
            <w:lang w:val="sk-SK" w:bidi="en-US"/>
          </w:rPr>
          <w:t xml:space="preserve"> Tabuľka pásmových filtrov so spodnými a hornými hraničnými frekvenciami.</w:t>
        </w:r>
        <w:r w:rsidR="00B85020">
          <w:rPr>
            <w:noProof/>
            <w:webHidden/>
          </w:rPr>
          <w:tab/>
        </w:r>
        <w:r w:rsidR="00B85020">
          <w:rPr>
            <w:noProof/>
            <w:webHidden/>
          </w:rPr>
          <w:fldChar w:fldCharType="begin"/>
        </w:r>
        <w:r w:rsidR="00B85020">
          <w:rPr>
            <w:noProof/>
            <w:webHidden/>
          </w:rPr>
          <w:instrText xml:space="preserve"> PAGEREF _Toc513981542 \h </w:instrText>
        </w:r>
        <w:r w:rsidR="00B85020">
          <w:rPr>
            <w:noProof/>
            <w:webHidden/>
          </w:rPr>
        </w:r>
        <w:r w:rsidR="00B85020">
          <w:rPr>
            <w:noProof/>
            <w:webHidden/>
          </w:rPr>
          <w:fldChar w:fldCharType="separate"/>
        </w:r>
        <w:r w:rsidR="00B85020">
          <w:rPr>
            <w:noProof/>
            <w:webHidden/>
          </w:rPr>
          <w:t>45</w:t>
        </w:r>
        <w:r w:rsidR="00B85020">
          <w:rPr>
            <w:noProof/>
            <w:webHidden/>
          </w:rPr>
          <w:fldChar w:fldCharType="end"/>
        </w:r>
      </w:hyperlink>
    </w:p>
    <w:p w14:paraId="5B2FFB6C" w14:textId="77777777" w:rsidR="00B85020" w:rsidRDefault="000603AB">
      <w:pPr>
        <w:pStyle w:val="Zoznamobrzkov"/>
        <w:tabs>
          <w:tab w:val="right" w:leader="dot" w:pos="8494"/>
        </w:tabs>
        <w:rPr>
          <w:rFonts w:eastAsiaTheme="minorEastAsia" w:cstheme="minorBidi"/>
          <w:smallCaps w:val="0"/>
          <w:noProof/>
          <w:sz w:val="22"/>
          <w:szCs w:val="22"/>
        </w:rPr>
      </w:pPr>
      <w:hyperlink w:anchor="_Toc513981543" w:history="1">
        <w:r w:rsidR="00B85020" w:rsidRPr="00923F8B">
          <w:rPr>
            <w:rStyle w:val="Hypertextovprepojenie"/>
            <w:noProof/>
            <w:lang w:val="sk-SK" w:bidi="en-US"/>
          </w:rPr>
          <w:t>Tabuľka 4: Stupne rozkladu DWT a im prislúchajúce frekvenčné pásma.</w:t>
        </w:r>
        <w:r w:rsidR="00B85020">
          <w:rPr>
            <w:noProof/>
            <w:webHidden/>
          </w:rPr>
          <w:tab/>
        </w:r>
        <w:r w:rsidR="00B85020">
          <w:rPr>
            <w:noProof/>
            <w:webHidden/>
          </w:rPr>
          <w:fldChar w:fldCharType="begin"/>
        </w:r>
        <w:r w:rsidR="00B85020">
          <w:rPr>
            <w:noProof/>
            <w:webHidden/>
          </w:rPr>
          <w:instrText xml:space="preserve"> PAGEREF _Toc513981543 \h </w:instrText>
        </w:r>
        <w:r w:rsidR="00B85020">
          <w:rPr>
            <w:noProof/>
            <w:webHidden/>
          </w:rPr>
        </w:r>
        <w:r w:rsidR="00B85020">
          <w:rPr>
            <w:noProof/>
            <w:webHidden/>
          </w:rPr>
          <w:fldChar w:fldCharType="separate"/>
        </w:r>
        <w:r w:rsidR="00B85020">
          <w:rPr>
            <w:noProof/>
            <w:webHidden/>
          </w:rPr>
          <w:t>45</w:t>
        </w:r>
        <w:r w:rsidR="00B85020">
          <w:rPr>
            <w:noProof/>
            <w:webHidden/>
          </w:rPr>
          <w:fldChar w:fldCharType="end"/>
        </w:r>
      </w:hyperlink>
    </w:p>
    <w:p w14:paraId="5ACD4350" w14:textId="77777777" w:rsidR="00B85020" w:rsidRDefault="000603AB">
      <w:pPr>
        <w:pStyle w:val="Zoznamobrzkov"/>
        <w:tabs>
          <w:tab w:val="right" w:leader="dot" w:pos="8494"/>
        </w:tabs>
        <w:rPr>
          <w:rFonts w:eastAsiaTheme="minorEastAsia" w:cstheme="minorBidi"/>
          <w:smallCaps w:val="0"/>
          <w:noProof/>
          <w:sz w:val="22"/>
          <w:szCs w:val="22"/>
        </w:rPr>
      </w:pPr>
      <w:hyperlink w:anchor="_Toc513981544" w:history="1">
        <w:r w:rsidR="00B85020" w:rsidRPr="00923F8B">
          <w:rPr>
            <w:rStyle w:val="Hypertextovprepojenie"/>
            <w:noProof/>
            <w:lang w:val="sk-SK" w:bidi="en-US"/>
          </w:rPr>
          <w:t>Tabuľka 5: Tabuľka filtrov DWT s najnižším (pravý stĺpec) a najvyšším (prvý riadok) stupňom rozkladu.</w:t>
        </w:r>
        <w:r w:rsidR="00B85020">
          <w:rPr>
            <w:noProof/>
            <w:webHidden/>
          </w:rPr>
          <w:tab/>
        </w:r>
        <w:r w:rsidR="00B85020">
          <w:rPr>
            <w:noProof/>
            <w:webHidden/>
          </w:rPr>
          <w:fldChar w:fldCharType="begin"/>
        </w:r>
        <w:r w:rsidR="00B85020">
          <w:rPr>
            <w:noProof/>
            <w:webHidden/>
          </w:rPr>
          <w:instrText xml:space="preserve"> PAGEREF _Toc513981544 \h </w:instrText>
        </w:r>
        <w:r w:rsidR="00B85020">
          <w:rPr>
            <w:noProof/>
            <w:webHidden/>
          </w:rPr>
        </w:r>
        <w:r w:rsidR="00B85020">
          <w:rPr>
            <w:noProof/>
            <w:webHidden/>
          </w:rPr>
          <w:fldChar w:fldCharType="separate"/>
        </w:r>
        <w:r w:rsidR="00B85020">
          <w:rPr>
            <w:noProof/>
            <w:webHidden/>
          </w:rPr>
          <w:t>46</w:t>
        </w:r>
        <w:r w:rsidR="00B85020">
          <w:rPr>
            <w:noProof/>
            <w:webHidden/>
          </w:rPr>
          <w:fldChar w:fldCharType="end"/>
        </w:r>
      </w:hyperlink>
    </w:p>
    <w:p w14:paraId="0F9C2F2E" w14:textId="77777777" w:rsidR="00B85020" w:rsidRDefault="000603AB">
      <w:pPr>
        <w:pStyle w:val="Zoznamobrzkov"/>
        <w:tabs>
          <w:tab w:val="right" w:leader="dot" w:pos="8494"/>
        </w:tabs>
        <w:rPr>
          <w:rFonts w:eastAsiaTheme="minorEastAsia" w:cstheme="minorBidi"/>
          <w:smallCaps w:val="0"/>
          <w:noProof/>
          <w:sz w:val="22"/>
          <w:szCs w:val="22"/>
        </w:rPr>
      </w:pPr>
      <w:hyperlink w:anchor="_Toc513981545" w:history="1">
        <w:r w:rsidR="00B85020" w:rsidRPr="00923F8B">
          <w:rPr>
            <w:rStyle w:val="Hypertextovprepojenie"/>
            <w:noProof/>
            <w:lang w:bidi="en-US"/>
          </w:rPr>
          <w:t xml:space="preserve">Tabuľka 6: </w:t>
        </w:r>
        <w:r w:rsidR="00B85020" w:rsidRPr="00923F8B">
          <w:rPr>
            <w:rStyle w:val="Hypertextovprepojenie"/>
            <w:noProof/>
            <w:lang w:val="sk-SK" w:bidi="en-US"/>
          </w:rPr>
          <w:t>Maxima korelácií medzi respiráciou a S1 po filtrácií rôznymi pásmovými filtrami</w:t>
        </w:r>
        <w:r w:rsidR="00B85020">
          <w:rPr>
            <w:noProof/>
            <w:webHidden/>
          </w:rPr>
          <w:tab/>
        </w:r>
        <w:r w:rsidR="00B85020">
          <w:rPr>
            <w:noProof/>
            <w:webHidden/>
          </w:rPr>
          <w:fldChar w:fldCharType="begin"/>
        </w:r>
        <w:r w:rsidR="00B85020">
          <w:rPr>
            <w:noProof/>
            <w:webHidden/>
          </w:rPr>
          <w:instrText xml:space="preserve"> PAGEREF _Toc513981545 \h </w:instrText>
        </w:r>
        <w:r w:rsidR="00B85020">
          <w:rPr>
            <w:noProof/>
            <w:webHidden/>
          </w:rPr>
        </w:r>
        <w:r w:rsidR="00B85020">
          <w:rPr>
            <w:noProof/>
            <w:webHidden/>
          </w:rPr>
          <w:fldChar w:fldCharType="separate"/>
        </w:r>
        <w:r w:rsidR="00B85020">
          <w:rPr>
            <w:noProof/>
            <w:webHidden/>
          </w:rPr>
          <w:t>50</w:t>
        </w:r>
        <w:r w:rsidR="00B85020">
          <w:rPr>
            <w:noProof/>
            <w:webHidden/>
          </w:rPr>
          <w:fldChar w:fldCharType="end"/>
        </w:r>
      </w:hyperlink>
    </w:p>
    <w:p w14:paraId="75CAA663" w14:textId="77777777" w:rsidR="00B85020" w:rsidRDefault="000603AB">
      <w:pPr>
        <w:pStyle w:val="Zoznamobrzkov"/>
        <w:tabs>
          <w:tab w:val="right" w:leader="dot" w:pos="8494"/>
        </w:tabs>
        <w:rPr>
          <w:rFonts w:eastAsiaTheme="minorEastAsia" w:cstheme="minorBidi"/>
          <w:smallCaps w:val="0"/>
          <w:noProof/>
          <w:sz w:val="22"/>
          <w:szCs w:val="22"/>
        </w:rPr>
      </w:pPr>
      <w:hyperlink w:anchor="_Toc513981546" w:history="1">
        <w:r w:rsidR="00B85020" w:rsidRPr="00923F8B">
          <w:rPr>
            <w:rStyle w:val="Hypertextovprepojenie"/>
            <w:noProof/>
            <w:lang w:val="sk-SK" w:bidi="en-US"/>
          </w:rPr>
          <w:t>Tabuľka 7: Mediány korelácií medzi R-S1 krivkou a respiráciou 30 dobrovoľníkov</w:t>
        </w:r>
        <w:r w:rsidR="00B85020">
          <w:rPr>
            <w:noProof/>
            <w:webHidden/>
          </w:rPr>
          <w:tab/>
        </w:r>
        <w:r w:rsidR="00B85020">
          <w:rPr>
            <w:noProof/>
            <w:webHidden/>
          </w:rPr>
          <w:fldChar w:fldCharType="begin"/>
        </w:r>
        <w:r w:rsidR="00B85020">
          <w:rPr>
            <w:noProof/>
            <w:webHidden/>
          </w:rPr>
          <w:instrText xml:space="preserve"> PAGEREF _Toc513981546 \h </w:instrText>
        </w:r>
        <w:r w:rsidR="00B85020">
          <w:rPr>
            <w:noProof/>
            <w:webHidden/>
          </w:rPr>
        </w:r>
        <w:r w:rsidR="00B85020">
          <w:rPr>
            <w:noProof/>
            <w:webHidden/>
          </w:rPr>
          <w:fldChar w:fldCharType="separate"/>
        </w:r>
        <w:r w:rsidR="00B85020">
          <w:rPr>
            <w:noProof/>
            <w:webHidden/>
          </w:rPr>
          <w:t>52</w:t>
        </w:r>
        <w:r w:rsidR="00B85020">
          <w:rPr>
            <w:noProof/>
            <w:webHidden/>
          </w:rPr>
          <w:fldChar w:fldCharType="end"/>
        </w:r>
      </w:hyperlink>
    </w:p>
    <w:p w14:paraId="7A5E2A62" w14:textId="77777777" w:rsidR="00B85020" w:rsidRDefault="000603AB">
      <w:pPr>
        <w:pStyle w:val="Zoznamobrzkov"/>
        <w:tabs>
          <w:tab w:val="right" w:leader="dot" w:pos="8494"/>
        </w:tabs>
        <w:rPr>
          <w:rFonts w:eastAsiaTheme="minorEastAsia" w:cstheme="minorBidi"/>
          <w:smallCaps w:val="0"/>
          <w:noProof/>
          <w:sz w:val="22"/>
          <w:szCs w:val="22"/>
        </w:rPr>
      </w:pPr>
      <w:hyperlink w:anchor="_Toc513981547" w:history="1">
        <w:r w:rsidR="00B85020" w:rsidRPr="00923F8B">
          <w:rPr>
            <w:rStyle w:val="Hypertextovprepojenie"/>
            <w:noProof/>
            <w:lang w:bidi="en-US"/>
          </w:rPr>
          <w:t>Tabuľka 8: Popisná štatistika hodnoty parametrov počas spontnánneho dýchania pre 30</w:t>
        </w:r>
        <w:r w:rsidR="00B85020" w:rsidRPr="00923F8B">
          <w:rPr>
            <w:rStyle w:val="Hypertextovprepojenie"/>
            <w:noProof/>
            <w:lang w:val="sk-SK" w:bidi="en-US"/>
          </w:rPr>
          <w:t xml:space="preserve"> dobrovoľníkov.</w:t>
        </w:r>
        <w:r w:rsidR="00B85020">
          <w:rPr>
            <w:noProof/>
            <w:webHidden/>
          </w:rPr>
          <w:tab/>
        </w:r>
        <w:r w:rsidR="00B85020">
          <w:rPr>
            <w:noProof/>
            <w:webHidden/>
          </w:rPr>
          <w:fldChar w:fldCharType="begin"/>
        </w:r>
        <w:r w:rsidR="00B85020">
          <w:rPr>
            <w:noProof/>
            <w:webHidden/>
          </w:rPr>
          <w:instrText xml:space="preserve"> PAGEREF _Toc513981547 \h </w:instrText>
        </w:r>
        <w:r w:rsidR="00B85020">
          <w:rPr>
            <w:noProof/>
            <w:webHidden/>
          </w:rPr>
        </w:r>
        <w:r w:rsidR="00B85020">
          <w:rPr>
            <w:noProof/>
            <w:webHidden/>
          </w:rPr>
          <w:fldChar w:fldCharType="separate"/>
        </w:r>
        <w:r w:rsidR="00B85020">
          <w:rPr>
            <w:noProof/>
            <w:webHidden/>
          </w:rPr>
          <w:t>59</w:t>
        </w:r>
        <w:r w:rsidR="00B85020">
          <w:rPr>
            <w:noProof/>
            <w:webHidden/>
          </w:rPr>
          <w:fldChar w:fldCharType="end"/>
        </w:r>
      </w:hyperlink>
    </w:p>
    <w:p w14:paraId="098CECB6" w14:textId="77777777" w:rsidR="00B85020" w:rsidRDefault="000603AB">
      <w:pPr>
        <w:pStyle w:val="Zoznamobrzkov"/>
        <w:tabs>
          <w:tab w:val="right" w:leader="dot" w:pos="8494"/>
        </w:tabs>
        <w:rPr>
          <w:rFonts w:eastAsiaTheme="minorEastAsia" w:cstheme="minorBidi"/>
          <w:smallCaps w:val="0"/>
          <w:noProof/>
          <w:sz w:val="22"/>
          <w:szCs w:val="22"/>
        </w:rPr>
      </w:pPr>
      <w:hyperlink w:anchor="_Toc513981548" w:history="1">
        <w:r w:rsidR="00B85020" w:rsidRPr="00923F8B">
          <w:rPr>
            <w:rStyle w:val="Hypertextovprepojenie"/>
            <w:noProof/>
            <w:lang w:bidi="en-US"/>
          </w:rPr>
          <w:t>Tabuľka 9: Popisná štatistika výchylky parametrov počas spontnánneho dýchania pre 30</w:t>
        </w:r>
        <w:r w:rsidR="00B85020" w:rsidRPr="00923F8B">
          <w:rPr>
            <w:rStyle w:val="Hypertextovprepojenie"/>
            <w:noProof/>
            <w:lang w:val="sk-SK" w:bidi="en-US"/>
          </w:rPr>
          <w:t xml:space="preserve"> dobrovoľníkov.</w:t>
        </w:r>
        <w:r w:rsidR="00B85020">
          <w:rPr>
            <w:noProof/>
            <w:webHidden/>
          </w:rPr>
          <w:tab/>
        </w:r>
        <w:r w:rsidR="00B85020">
          <w:rPr>
            <w:noProof/>
            <w:webHidden/>
          </w:rPr>
          <w:fldChar w:fldCharType="begin"/>
        </w:r>
        <w:r w:rsidR="00B85020">
          <w:rPr>
            <w:noProof/>
            <w:webHidden/>
          </w:rPr>
          <w:instrText xml:space="preserve"> PAGEREF _Toc513981548 \h </w:instrText>
        </w:r>
        <w:r w:rsidR="00B85020">
          <w:rPr>
            <w:noProof/>
            <w:webHidden/>
          </w:rPr>
        </w:r>
        <w:r w:rsidR="00B85020">
          <w:rPr>
            <w:noProof/>
            <w:webHidden/>
          </w:rPr>
          <w:fldChar w:fldCharType="separate"/>
        </w:r>
        <w:r w:rsidR="00B85020">
          <w:rPr>
            <w:noProof/>
            <w:webHidden/>
          </w:rPr>
          <w:t>60</w:t>
        </w:r>
        <w:r w:rsidR="00B85020">
          <w:rPr>
            <w:noProof/>
            <w:webHidden/>
          </w:rPr>
          <w:fldChar w:fldCharType="end"/>
        </w:r>
      </w:hyperlink>
    </w:p>
    <w:p w14:paraId="7E61C660" w14:textId="77777777" w:rsidR="00B85020" w:rsidRDefault="000603AB">
      <w:pPr>
        <w:pStyle w:val="Zoznamobrzkov"/>
        <w:tabs>
          <w:tab w:val="right" w:leader="dot" w:pos="8494"/>
        </w:tabs>
        <w:rPr>
          <w:rFonts w:eastAsiaTheme="minorEastAsia" w:cstheme="minorBidi"/>
          <w:smallCaps w:val="0"/>
          <w:noProof/>
          <w:sz w:val="22"/>
          <w:szCs w:val="22"/>
        </w:rPr>
      </w:pPr>
      <w:hyperlink w:anchor="_Toc513981549" w:history="1">
        <w:r w:rsidR="00B85020" w:rsidRPr="00923F8B">
          <w:rPr>
            <w:rStyle w:val="Hypertextovprepojenie"/>
            <w:noProof/>
            <w:lang w:bidi="en-US"/>
          </w:rPr>
          <w:t>Tabuľka 10: Popisná štatistika hodnoty parametrov počas hlbokého dýchania pre 30</w:t>
        </w:r>
        <w:r w:rsidR="00B85020" w:rsidRPr="00923F8B">
          <w:rPr>
            <w:rStyle w:val="Hypertextovprepojenie"/>
            <w:noProof/>
            <w:lang w:val="sk-SK" w:bidi="en-US"/>
          </w:rPr>
          <w:t xml:space="preserve"> dobrovoľníkov.</w:t>
        </w:r>
        <w:r w:rsidR="00B85020">
          <w:rPr>
            <w:noProof/>
            <w:webHidden/>
          </w:rPr>
          <w:tab/>
        </w:r>
        <w:r w:rsidR="00B85020">
          <w:rPr>
            <w:noProof/>
            <w:webHidden/>
          </w:rPr>
          <w:fldChar w:fldCharType="begin"/>
        </w:r>
        <w:r w:rsidR="00B85020">
          <w:rPr>
            <w:noProof/>
            <w:webHidden/>
          </w:rPr>
          <w:instrText xml:space="preserve"> PAGEREF _Toc513981549 \h </w:instrText>
        </w:r>
        <w:r w:rsidR="00B85020">
          <w:rPr>
            <w:noProof/>
            <w:webHidden/>
          </w:rPr>
        </w:r>
        <w:r w:rsidR="00B85020">
          <w:rPr>
            <w:noProof/>
            <w:webHidden/>
          </w:rPr>
          <w:fldChar w:fldCharType="separate"/>
        </w:r>
        <w:r w:rsidR="00B85020">
          <w:rPr>
            <w:noProof/>
            <w:webHidden/>
          </w:rPr>
          <w:t>62</w:t>
        </w:r>
        <w:r w:rsidR="00B85020">
          <w:rPr>
            <w:noProof/>
            <w:webHidden/>
          </w:rPr>
          <w:fldChar w:fldCharType="end"/>
        </w:r>
      </w:hyperlink>
    </w:p>
    <w:p w14:paraId="08043CED" w14:textId="77777777" w:rsidR="00B85020" w:rsidRDefault="000603AB">
      <w:pPr>
        <w:pStyle w:val="Zoznamobrzkov"/>
        <w:tabs>
          <w:tab w:val="right" w:leader="dot" w:pos="8494"/>
        </w:tabs>
        <w:rPr>
          <w:rFonts w:eastAsiaTheme="minorEastAsia" w:cstheme="minorBidi"/>
          <w:smallCaps w:val="0"/>
          <w:noProof/>
          <w:sz w:val="22"/>
          <w:szCs w:val="22"/>
        </w:rPr>
      </w:pPr>
      <w:hyperlink w:anchor="_Toc513981550" w:history="1">
        <w:r w:rsidR="00B85020" w:rsidRPr="00923F8B">
          <w:rPr>
            <w:rStyle w:val="Hypertextovprepojenie"/>
            <w:noProof/>
            <w:lang w:bidi="en-US"/>
          </w:rPr>
          <w:t>Tabuľka 11: Popisná štatistika výchylky parametrov počas spont</w:t>
        </w:r>
        <w:r w:rsidR="00B85020" w:rsidRPr="00923F8B">
          <w:rPr>
            <w:rStyle w:val="Hypertextovprepojenie"/>
            <w:noProof/>
            <w:lang w:val="sk-SK" w:bidi="en-US"/>
          </w:rPr>
          <w:t>ánneho</w:t>
        </w:r>
        <w:r w:rsidR="00B85020" w:rsidRPr="00923F8B">
          <w:rPr>
            <w:rStyle w:val="Hypertextovprepojenie"/>
            <w:noProof/>
            <w:lang w:bidi="en-US"/>
          </w:rPr>
          <w:t xml:space="preserve"> dýchania pre 30</w:t>
        </w:r>
        <w:r w:rsidR="00B85020" w:rsidRPr="00923F8B">
          <w:rPr>
            <w:rStyle w:val="Hypertextovprepojenie"/>
            <w:noProof/>
            <w:lang w:val="sk-SK" w:bidi="en-US"/>
          </w:rPr>
          <w:t xml:space="preserve"> dobrovoľníkov.</w:t>
        </w:r>
        <w:r w:rsidR="00B85020">
          <w:rPr>
            <w:noProof/>
            <w:webHidden/>
          </w:rPr>
          <w:tab/>
        </w:r>
        <w:r w:rsidR="00B85020">
          <w:rPr>
            <w:noProof/>
            <w:webHidden/>
          </w:rPr>
          <w:fldChar w:fldCharType="begin"/>
        </w:r>
        <w:r w:rsidR="00B85020">
          <w:rPr>
            <w:noProof/>
            <w:webHidden/>
          </w:rPr>
          <w:instrText xml:space="preserve"> PAGEREF _Toc513981550 \h </w:instrText>
        </w:r>
        <w:r w:rsidR="00B85020">
          <w:rPr>
            <w:noProof/>
            <w:webHidden/>
          </w:rPr>
        </w:r>
        <w:r w:rsidR="00B85020">
          <w:rPr>
            <w:noProof/>
            <w:webHidden/>
          </w:rPr>
          <w:fldChar w:fldCharType="separate"/>
        </w:r>
        <w:r w:rsidR="00B85020">
          <w:rPr>
            <w:noProof/>
            <w:webHidden/>
          </w:rPr>
          <w:t>63</w:t>
        </w:r>
        <w:r w:rsidR="00B85020">
          <w:rPr>
            <w:noProof/>
            <w:webHidden/>
          </w:rPr>
          <w:fldChar w:fldCharType="end"/>
        </w:r>
      </w:hyperlink>
    </w:p>
    <w:p w14:paraId="25A200E1" w14:textId="77777777" w:rsidR="00B85020" w:rsidRDefault="000603AB">
      <w:pPr>
        <w:pStyle w:val="Zoznamobrzkov"/>
        <w:tabs>
          <w:tab w:val="right" w:leader="dot" w:pos="8494"/>
        </w:tabs>
        <w:rPr>
          <w:rFonts w:eastAsiaTheme="minorEastAsia" w:cstheme="minorBidi"/>
          <w:smallCaps w:val="0"/>
          <w:noProof/>
          <w:sz w:val="22"/>
          <w:szCs w:val="22"/>
        </w:rPr>
      </w:pPr>
      <w:hyperlink w:anchor="_Toc513981551" w:history="1">
        <w:r w:rsidR="00B85020" w:rsidRPr="00923F8B">
          <w:rPr>
            <w:rStyle w:val="Hypertextovprepojenie"/>
            <w:noProof/>
            <w:lang w:bidi="en-US"/>
          </w:rPr>
          <w:t>Tabuľka 12: Porovnanie h</w:t>
        </w:r>
        <w:r w:rsidR="00B85020" w:rsidRPr="00923F8B">
          <w:rPr>
            <w:rStyle w:val="Hypertextovprepojenie"/>
            <w:noProof/>
            <w:lang w:val="sk-SK" w:bidi="en-US"/>
          </w:rPr>
          <w:t>odnota bioimpedančných parametov z literatúry a našej práce.</w:t>
        </w:r>
        <w:r w:rsidR="00B85020">
          <w:rPr>
            <w:noProof/>
            <w:webHidden/>
          </w:rPr>
          <w:tab/>
        </w:r>
        <w:r w:rsidR="00B85020">
          <w:rPr>
            <w:noProof/>
            <w:webHidden/>
          </w:rPr>
          <w:fldChar w:fldCharType="begin"/>
        </w:r>
        <w:r w:rsidR="00B85020">
          <w:rPr>
            <w:noProof/>
            <w:webHidden/>
          </w:rPr>
          <w:instrText xml:space="preserve"> PAGEREF _Toc513981551 \h </w:instrText>
        </w:r>
        <w:r w:rsidR="00B85020">
          <w:rPr>
            <w:noProof/>
            <w:webHidden/>
          </w:rPr>
        </w:r>
        <w:r w:rsidR="00B85020">
          <w:rPr>
            <w:noProof/>
            <w:webHidden/>
          </w:rPr>
          <w:fldChar w:fldCharType="separate"/>
        </w:r>
        <w:r w:rsidR="00B85020">
          <w:rPr>
            <w:noProof/>
            <w:webHidden/>
          </w:rPr>
          <w:t>64</w:t>
        </w:r>
        <w:r w:rsidR="00B85020">
          <w:rPr>
            <w:noProof/>
            <w:webHidden/>
          </w:rPr>
          <w:fldChar w:fldCharType="end"/>
        </w:r>
      </w:hyperlink>
    </w:p>
    <w:p w14:paraId="530874BB" w14:textId="77777777" w:rsidR="00B85020" w:rsidRDefault="000603AB">
      <w:pPr>
        <w:pStyle w:val="Zoznamobrzkov"/>
        <w:tabs>
          <w:tab w:val="right" w:leader="dot" w:pos="8494"/>
        </w:tabs>
        <w:rPr>
          <w:rFonts w:eastAsiaTheme="minorEastAsia" w:cstheme="minorBidi"/>
          <w:smallCaps w:val="0"/>
          <w:noProof/>
          <w:sz w:val="22"/>
          <w:szCs w:val="22"/>
        </w:rPr>
      </w:pPr>
      <w:hyperlink w:anchor="_Toc513981552" w:history="1">
        <w:r w:rsidR="00B85020" w:rsidRPr="00923F8B">
          <w:rPr>
            <w:rStyle w:val="Hypertextovprepojenie"/>
            <w:noProof/>
            <w:lang w:bidi="en-US"/>
          </w:rPr>
          <w:t xml:space="preserve">Tabuľka 13: </w:t>
        </w:r>
        <w:r w:rsidR="00B85020" w:rsidRPr="00923F8B">
          <w:rPr>
            <w:rStyle w:val="Hypertextovprepojenie"/>
            <w:noProof/>
            <w:lang w:val="sk-SK" w:bidi="en-US"/>
          </w:rPr>
          <w:t>Sila väzba (C) parametrov na dýchanie a ich oneskorenie reakcie (PS) na dýchanie.</w:t>
        </w:r>
        <w:r w:rsidR="00B85020">
          <w:rPr>
            <w:noProof/>
            <w:webHidden/>
          </w:rPr>
          <w:tab/>
        </w:r>
        <w:r w:rsidR="00B85020">
          <w:rPr>
            <w:noProof/>
            <w:webHidden/>
          </w:rPr>
          <w:fldChar w:fldCharType="begin"/>
        </w:r>
        <w:r w:rsidR="00B85020">
          <w:rPr>
            <w:noProof/>
            <w:webHidden/>
          </w:rPr>
          <w:instrText xml:space="preserve"> PAGEREF _Toc513981552 \h </w:instrText>
        </w:r>
        <w:r w:rsidR="00B85020">
          <w:rPr>
            <w:noProof/>
            <w:webHidden/>
          </w:rPr>
        </w:r>
        <w:r w:rsidR="00B85020">
          <w:rPr>
            <w:noProof/>
            <w:webHidden/>
          </w:rPr>
          <w:fldChar w:fldCharType="separate"/>
        </w:r>
        <w:r w:rsidR="00B85020">
          <w:rPr>
            <w:noProof/>
            <w:webHidden/>
          </w:rPr>
          <w:t>69</w:t>
        </w:r>
        <w:r w:rsidR="00B85020">
          <w:rPr>
            <w:noProof/>
            <w:webHidden/>
          </w:rPr>
          <w:fldChar w:fldCharType="end"/>
        </w:r>
      </w:hyperlink>
    </w:p>
    <w:p w14:paraId="0672FE3B" w14:textId="77777777" w:rsidR="00B85020" w:rsidRDefault="000603AB">
      <w:pPr>
        <w:pStyle w:val="Zoznamobrzkov"/>
        <w:tabs>
          <w:tab w:val="right" w:leader="dot" w:pos="8494"/>
        </w:tabs>
        <w:rPr>
          <w:rFonts w:eastAsiaTheme="minorEastAsia" w:cstheme="minorBidi"/>
          <w:smallCaps w:val="0"/>
          <w:noProof/>
          <w:sz w:val="22"/>
          <w:szCs w:val="22"/>
        </w:rPr>
      </w:pPr>
      <w:hyperlink w:anchor="_Toc513981553" w:history="1">
        <w:r w:rsidR="00B85020" w:rsidRPr="00923F8B">
          <w:rPr>
            <w:rStyle w:val="Hypertextovprepojenie"/>
            <w:noProof/>
            <w:lang w:val="sk-SK" w:bidi="en-US"/>
          </w:rPr>
          <w:t>Tabuľka 14: priemerné hodnoty a výchylky hemodynamických parametrov</w:t>
        </w:r>
        <w:r w:rsidR="00B85020">
          <w:rPr>
            <w:noProof/>
            <w:webHidden/>
          </w:rPr>
          <w:tab/>
        </w:r>
        <w:r w:rsidR="00B85020">
          <w:rPr>
            <w:noProof/>
            <w:webHidden/>
          </w:rPr>
          <w:fldChar w:fldCharType="begin"/>
        </w:r>
        <w:r w:rsidR="00B85020">
          <w:rPr>
            <w:noProof/>
            <w:webHidden/>
          </w:rPr>
          <w:instrText xml:space="preserve"> PAGEREF _Toc513981553 \h </w:instrText>
        </w:r>
        <w:r w:rsidR="00B85020">
          <w:rPr>
            <w:noProof/>
            <w:webHidden/>
          </w:rPr>
        </w:r>
        <w:r w:rsidR="00B85020">
          <w:rPr>
            <w:noProof/>
            <w:webHidden/>
          </w:rPr>
          <w:fldChar w:fldCharType="separate"/>
        </w:r>
        <w:r w:rsidR="00B85020">
          <w:rPr>
            <w:noProof/>
            <w:webHidden/>
          </w:rPr>
          <w:t>72</w:t>
        </w:r>
        <w:r w:rsidR="00B85020">
          <w:rPr>
            <w:noProof/>
            <w:webHidden/>
          </w:rPr>
          <w:fldChar w:fldCharType="end"/>
        </w:r>
      </w:hyperlink>
    </w:p>
    <w:p w14:paraId="048FDE2D" w14:textId="77777777" w:rsidR="00B85020" w:rsidRDefault="000603AB">
      <w:pPr>
        <w:pStyle w:val="Zoznamobrzkov"/>
        <w:tabs>
          <w:tab w:val="right" w:leader="dot" w:pos="8494"/>
        </w:tabs>
        <w:rPr>
          <w:rFonts w:eastAsiaTheme="minorEastAsia" w:cstheme="minorBidi"/>
          <w:smallCaps w:val="0"/>
          <w:noProof/>
          <w:sz w:val="22"/>
          <w:szCs w:val="22"/>
        </w:rPr>
      </w:pPr>
      <w:hyperlink w:anchor="_Toc513981554" w:history="1">
        <w:r w:rsidR="00B85020" w:rsidRPr="00923F8B">
          <w:rPr>
            <w:rStyle w:val="Hypertextovprepojenie"/>
            <w:noProof/>
            <w:lang w:bidi="en-US"/>
          </w:rPr>
          <w:t xml:space="preserve">Tabuľka 15: </w:t>
        </w:r>
        <w:r w:rsidR="00B85020" w:rsidRPr="00923F8B">
          <w:rPr>
            <w:rStyle w:val="Hypertextovprepojenie"/>
            <w:noProof/>
            <w:lang w:val="sk-SK" w:bidi="en-US"/>
          </w:rPr>
          <w:t>Charakteristiky meraných ľudí po transplantácii srdca.</w:t>
        </w:r>
        <w:r w:rsidR="00B85020">
          <w:rPr>
            <w:noProof/>
            <w:webHidden/>
          </w:rPr>
          <w:tab/>
        </w:r>
        <w:r w:rsidR="00B85020">
          <w:rPr>
            <w:noProof/>
            <w:webHidden/>
          </w:rPr>
          <w:fldChar w:fldCharType="begin"/>
        </w:r>
        <w:r w:rsidR="00B85020">
          <w:rPr>
            <w:noProof/>
            <w:webHidden/>
          </w:rPr>
          <w:instrText xml:space="preserve"> PAGEREF _Toc513981554 \h </w:instrText>
        </w:r>
        <w:r w:rsidR="00B85020">
          <w:rPr>
            <w:noProof/>
            <w:webHidden/>
          </w:rPr>
        </w:r>
        <w:r w:rsidR="00B85020">
          <w:rPr>
            <w:noProof/>
            <w:webHidden/>
          </w:rPr>
          <w:fldChar w:fldCharType="separate"/>
        </w:r>
        <w:r w:rsidR="00B85020">
          <w:rPr>
            <w:noProof/>
            <w:webHidden/>
          </w:rPr>
          <w:t>74</w:t>
        </w:r>
        <w:r w:rsidR="00B85020">
          <w:rPr>
            <w:noProof/>
            <w:webHidden/>
          </w:rPr>
          <w:fldChar w:fldCharType="end"/>
        </w:r>
      </w:hyperlink>
    </w:p>
    <w:p w14:paraId="1E4B156E" w14:textId="77777777" w:rsidR="00B85020" w:rsidRDefault="000603AB">
      <w:pPr>
        <w:pStyle w:val="Zoznamobrzkov"/>
        <w:tabs>
          <w:tab w:val="right" w:leader="dot" w:pos="8494"/>
        </w:tabs>
        <w:rPr>
          <w:rFonts w:eastAsiaTheme="minorEastAsia" w:cstheme="minorBidi"/>
          <w:smallCaps w:val="0"/>
          <w:noProof/>
          <w:sz w:val="22"/>
          <w:szCs w:val="22"/>
        </w:rPr>
      </w:pPr>
      <w:hyperlink w:anchor="_Toc513981555" w:history="1">
        <w:r w:rsidR="00B85020" w:rsidRPr="00923F8B">
          <w:rPr>
            <w:rStyle w:val="Hypertextovprepojenie"/>
            <w:noProof/>
            <w:lang w:val="sk-SK" w:bidi="en-US"/>
          </w:rPr>
          <w:t>Tabuľka 16: Legenda pre Obrázok 3.21 a Obrázok 3.22.</w:t>
        </w:r>
        <w:r w:rsidR="00B85020">
          <w:rPr>
            <w:noProof/>
            <w:webHidden/>
          </w:rPr>
          <w:tab/>
        </w:r>
        <w:r w:rsidR="00B85020">
          <w:rPr>
            <w:noProof/>
            <w:webHidden/>
          </w:rPr>
          <w:fldChar w:fldCharType="begin"/>
        </w:r>
        <w:r w:rsidR="00B85020">
          <w:rPr>
            <w:noProof/>
            <w:webHidden/>
          </w:rPr>
          <w:instrText xml:space="preserve"> PAGEREF _Toc513981555 \h </w:instrText>
        </w:r>
        <w:r w:rsidR="00B85020">
          <w:rPr>
            <w:noProof/>
            <w:webHidden/>
          </w:rPr>
        </w:r>
        <w:r w:rsidR="00B85020">
          <w:rPr>
            <w:noProof/>
            <w:webHidden/>
          </w:rPr>
          <w:fldChar w:fldCharType="separate"/>
        </w:r>
        <w:r w:rsidR="00B85020">
          <w:rPr>
            <w:noProof/>
            <w:webHidden/>
          </w:rPr>
          <w:t>84</w:t>
        </w:r>
        <w:r w:rsidR="00B85020">
          <w:rPr>
            <w:noProof/>
            <w:webHidden/>
          </w:rPr>
          <w:fldChar w:fldCharType="end"/>
        </w:r>
      </w:hyperlink>
    </w:p>
    <w:p w14:paraId="2021926B" w14:textId="77777777" w:rsidR="003E40AE" w:rsidRPr="003E40AE" w:rsidRDefault="003E40AE" w:rsidP="003E40AE">
      <w:pPr>
        <w:rPr>
          <w:lang w:val="sk-SK"/>
        </w:rPr>
        <w:sectPr w:rsidR="003E40AE" w:rsidRPr="003E40AE" w:rsidSect="00452ADC">
          <w:headerReference w:type="default" r:id="rId16"/>
          <w:footerReference w:type="default" r:id="rId17"/>
          <w:headerReference w:type="first" r:id="rId18"/>
          <w:footerReference w:type="first" r:id="rId19"/>
          <w:pgSz w:w="11907" w:h="16840" w:code="9"/>
          <w:pgMar w:top="1418" w:right="1418" w:bottom="1418" w:left="1985" w:header="737" w:footer="737" w:gutter="0"/>
          <w:pgNumType w:fmt="upperRoman" w:start="1"/>
          <w:cols w:space="708"/>
          <w:noEndnote/>
          <w:titlePg/>
        </w:sectPr>
      </w:pPr>
      <w:r>
        <w:rPr>
          <w:lang w:val="sk-SK"/>
        </w:rPr>
        <w:fldChar w:fldCharType="end"/>
      </w:r>
    </w:p>
    <w:p w14:paraId="0B86F26E" w14:textId="77777777" w:rsidR="00CE547F" w:rsidRPr="00FA362E" w:rsidRDefault="00CE547F" w:rsidP="00CE547F">
      <w:pPr>
        <w:pStyle w:val="Nadpis1"/>
        <w:numPr>
          <w:ilvl w:val="0"/>
          <w:numId w:val="0"/>
        </w:numPr>
        <w:tabs>
          <w:tab w:val="num" w:pos="1070"/>
        </w:tabs>
        <w:ind w:left="432" w:hanging="432"/>
        <w:rPr>
          <w:lang w:val="sk-SK"/>
        </w:rPr>
      </w:pPr>
      <w:bookmarkStart w:id="24" w:name="_Toc513981451"/>
      <w:r w:rsidRPr="00FA362E">
        <w:rPr>
          <w:lang w:val="sk-SK"/>
        </w:rPr>
        <w:lastRenderedPageBreak/>
        <w:t>Úvod</w:t>
      </w:r>
      <w:bookmarkEnd w:id="5"/>
      <w:bookmarkEnd w:id="24"/>
    </w:p>
    <w:p w14:paraId="530F256D" w14:textId="60ABE748" w:rsidR="00CE547F" w:rsidRPr="00FA362E" w:rsidDel="00544D5F" w:rsidRDefault="00CE547F" w:rsidP="00CE547F">
      <w:pPr>
        <w:rPr>
          <w:del w:id="25" w:author="Peto" w:date="2018-06-04T05:46:00Z"/>
          <w:lang w:val="sk-SK"/>
        </w:rPr>
      </w:pPr>
      <w:r w:rsidRPr="00FA362E">
        <w:rPr>
          <w:lang w:val="sk-SK"/>
        </w:rPr>
        <w:t xml:space="preserve">Srdcovocievne ochorenia sú v súčasnosti celosvetovo najčastejšou príčinou smrti </w:t>
      </w:r>
      <w:r w:rsidRPr="00FA362E">
        <w:rPr>
          <w:lang w:val="sk-SK"/>
        </w:rPr>
        <w:fldChar w:fldCharType="begin"/>
      </w:r>
      <w:r w:rsidRPr="00FA362E">
        <w:rPr>
          <w:lang w:val="sk-SK"/>
        </w:rPr>
        <w:instrText xml:space="preserve"> ADDIN EN.CITE &lt;EndNote&gt;&lt;Cite&gt;&lt;Author&gt;World&lt;/Author&gt;&lt;Year&gt;2017&lt;/Year&gt;&lt;RecNum&gt;0&lt;/RecNum&gt;&lt;IDText&gt;Cardiovascular diseases (CVDs)&lt;/IDText&gt;&lt;DisplayText&gt;[1]&lt;/DisplayText&gt;&lt;record&gt;&lt;urls&gt;&lt;related-urls&gt;&lt;url&gt;http://www.who.int/mediacentre/factsheets/fs317/en/&lt;/url&gt;&lt;/related-urls&gt;&lt;/urls&gt;&lt;work-type&gt;Fact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Pr="00FA362E">
        <w:rPr>
          <w:lang w:val="sk-SK"/>
        </w:rPr>
        <w:fldChar w:fldCharType="separate"/>
      </w:r>
      <w:r w:rsidRPr="00FA362E">
        <w:rPr>
          <w:noProof/>
          <w:lang w:val="sk-SK"/>
        </w:rPr>
        <w:t>[1]</w:t>
      </w:r>
      <w:r w:rsidRPr="00FA362E">
        <w:rPr>
          <w:lang w:val="sk-SK"/>
        </w:rPr>
        <w:fldChar w:fldCharType="end"/>
      </w:r>
      <w:r w:rsidRPr="00FA362E">
        <w:rPr>
          <w:lang w:val="sk-SK"/>
        </w:rPr>
        <w:t xml:space="preserve">. Predpokladá sa že v roku 2015 až 17.7 milióna ľudí zomrelo v dôsledku srdcovocievnych ochorení, čo predstavuje 31% zo všetkých úmrtí na svete </w:t>
      </w:r>
      <w:r w:rsidRPr="00FA362E">
        <w:rPr>
          <w:lang w:val="sk-SK"/>
        </w:rPr>
        <w:fldChar w:fldCharType="begin"/>
      </w:r>
      <w:r w:rsidRPr="00FA362E">
        <w:rPr>
          <w:lang w:val="sk-SK"/>
        </w:rPr>
        <w:instrText xml:space="preserve"> ADDIN EN.CITE &lt;EndNote&gt;&lt;Cite&gt;&lt;Author&gt;World&lt;/Author&gt;&lt;Year&gt;2017&lt;/Year&gt;&lt;RecNum&gt;0&lt;/RecNum&gt;&lt;IDText&gt;Cardiovascular diseases (CVDs)&lt;/IDText&gt;&lt;DisplayText&gt;[1]&lt;/DisplayText&gt;&lt;record&gt;&lt;urls&gt;&lt;related-urls&gt;&lt;url&gt;http://www.who.int/mediacentre/factsheets/fs317/en/&lt;/url&gt;&lt;/related-urls&gt;&lt;/urls&gt;&lt;work-type&gt;Fact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Pr="00FA362E">
        <w:rPr>
          <w:lang w:val="sk-SK"/>
        </w:rPr>
        <w:fldChar w:fldCharType="separate"/>
      </w:r>
      <w:r w:rsidRPr="00FA362E">
        <w:rPr>
          <w:noProof/>
          <w:lang w:val="sk-SK"/>
        </w:rPr>
        <w:t>[1]</w:t>
      </w:r>
      <w:r w:rsidRPr="00FA362E">
        <w:rPr>
          <w:lang w:val="sk-SK"/>
        </w:rPr>
        <w:fldChar w:fldCharType="end"/>
      </w:r>
      <w:r w:rsidRPr="00FA362E">
        <w:rPr>
          <w:lang w:val="sk-SK"/>
        </w:rPr>
        <w:t xml:space="preserve">. Ischemická choroba srdca z toho tvorila 7,4 milióna úmrtí a srdcový infarkt 6,7 milióna úmrtí </w:t>
      </w:r>
      <w:r w:rsidRPr="00FA362E">
        <w:rPr>
          <w:lang w:val="sk-SK"/>
        </w:rPr>
        <w:fldChar w:fldCharType="begin"/>
      </w:r>
      <w:r w:rsidRPr="00FA362E">
        <w:rPr>
          <w:lang w:val="sk-SK"/>
        </w:rPr>
        <w:instrText xml:space="preserve"> ADDIN EN.CITE &lt;EndNote&gt;&lt;Cite&gt;&lt;Author&gt;World&lt;/Author&gt;&lt;Year&gt;2017&lt;/Year&gt;&lt;RecNum&gt;0&lt;/RecNum&gt;&lt;IDText&gt;Cardiovascular diseases (CVDs)&lt;/IDText&gt;&lt;DisplayText&gt;[1]&lt;/DisplayText&gt;&lt;record&gt;&lt;urls&gt;&lt;related-urls&gt;&lt;url&gt;http://www.who.int/mediacentre/factsheets/fs317/en/&lt;/url&gt;&lt;/related-urls&gt;&lt;/urls&gt;&lt;work-type&gt;Fact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Pr="00FA362E">
        <w:rPr>
          <w:lang w:val="sk-SK"/>
        </w:rPr>
        <w:fldChar w:fldCharType="separate"/>
      </w:r>
      <w:r w:rsidRPr="00FA362E">
        <w:rPr>
          <w:noProof/>
          <w:lang w:val="sk-SK"/>
        </w:rPr>
        <w:t>[1]</w:t>
      </w:r>
      <w:r w:rsidRPr="00FA362E">
        <w:rPr>
          <w:lang w:val="sk-SK"/>
        </w:rPr>
        <w:fldChar w:fldCharType="end"/>
      </w:r>
      <w:r w:rsidRPr="00FA362E">
        <w:rPr>
          <w:lang w:val="sk-SK"/>
        </w:rPr>
        <w:t xml:space="preserve">. Väčšina týchto ochorení je spojená so životným štýlom. Hlavnými rizikovými faktormi sú nezdravé stravovanie a obezita, nízka fyzická aktivita, užívanie tabaku a alkohol </w:t>
      </w:r>
      <w:r w:rsidRPr="00FA362E">
        <w:rPr>
          <w:lang w:val="sk-SK"/>
        </w:rPr>
        <w:fldChar w:fldCharType="begin"/>
      </w:r>
      <w:r w:rsidRPr="00FA362E">
        <w:rPr>
          <w:lang w:val="sk-SK"/>
        </w:rPr>
        <w:instrText xml:space="preserve"> ADDIN EN.CITE &lt;EndNote&gt;&lt;Cite&gt;&lt;Author&gt;World&lt;/Author&gt;&lt;Year&gt;2017&lt;/Year&gt;&lt;RecNum&gt;0&lt;/RecNum&gt;&lt;IDText&gt;Cardiovascular diseases (CVDs)&lt;/IDText&gt;&lt;DisplayText&gt;[1]&lt;/DisplayText&gt;&lt;record&gt;&lt;urls&gt;&lt;related-urls&gt;&lt;url&gt;http://www.who.int/mediacentre/factsheets/fs317/en/&lt;/url&gt;&lt;/related-urls&gt;&lt;/urls&gt;&lt;work-type&gt;Fact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Pr="00FA362E">
        <w:rPr>
          <w:lang w:val="sk-SK"/>
        </w:rPr>
        <w:fldChar w:fldCharType="separate"/>
      </w:r>
      <w:r w:rsidRPr="00FA362E">
        <w:rPr>
          <w:noProof/>
          <w:lang w:val="sk-SK"/>
        </w:rPr>
        <w:t>[1]</w:t>
      </w:r>
      <w:r w:rsidRPr="00FA362E">
        <w:rPr>
          <w:lang w:val="sk-SK"/>
        </w:rPr>
        <w:fldChar w:fldCharType="end"/>
      </w:r>
      <w:r w:rsidRPr="00FA362E">
        <w:rPr>
          <w:lang w:val="sk-SK"/>
        </w:rPr>
        <w:t>.Skorá diagnostika srdcovocievneho systému môže hrať dôležitú rolu pri predchádzaní srdcovocievnym ochoreniam. Takisto môže zamedziť zníženiu kvality života spojenom s týmito ochoreniami ale aj znížiť finančné náklady potrebné na liečbu a starostlivosť o chorých. K správnej diagnostike srdcovocievneho systému je potrebné získať informácie o jeho činnosti.</w:t>
      </w:r>
    </w:p>
    <w:p w14:paraId="071B9AAC" w14:textId="319FBC7B" w:rsidR="00CE547F" w:rsidRPr="00FA362E" w:rsidDel="00544D5F" w:rsidRDefault="00CE547F" w:rsidP="00CE547F">
      <w:pPr>
        <w:rPr>
          <w:del w:id="26" w:author="Peto" w:date="2018-06-04T05:46:00Z"/>
          <w:lang w:val="sk-SK"/>
        </w:rPr>
      </w:pPr>
    </w:p>
    <w:p w14:paraId="49096451" w14:textId="7D7C60FA" w:rsidR="00CE547F" w:rsidRPr="00FA362E" w:rsidDel="00544D5F" w:rsidRDefault="00CE547F" w:rsidP="00544D5F">
      <w:pPr>
        <w:rPr>
          <w:del w:id="27" w:author="Peto" w:date="2018-06-04T05:48:00Z"/>
          <w:lang w:val="sk-SK"/>
        </w:rPr>
      </w:pPr>
      <w:r w:rsidRPr="00FA362E">
        <w:rPr>
          <w:lang w:val="sk-SK"/>
        </w:rPr>
        <w:t>Činnosť srdcovocievneho systému je popísaná hemodynamickými parametrami</w:t>
      </w:r>
      <w:ins w:id="28" w:author="Peto" w:date="2018-06-04T05:46:00Z">
        <w:r w:rsidR="00544D5F">
          <w:rPr>
            <w:lang w:val="sk-SK"/>
          </w:rPr>
          <w:t>.</w:t>
        </w:r>
      </w:ins>
      <w:del w:id="29" w:author="Peto" w:date="2018-06-04T05:46:00Z">
        <w:r w:rsidRPr="00FA362E" w:rsidDel="00544D5F">
          <w:rPr>
            <w:lang w:val="sk-SK"/>
          </w:rPr>
          <w:delText>, m</w:delText>
        </w:r>
      </w:del>
      <w:del w:id="30" w:author="Peto" w:date="2018-06-04T05:47:00Z">
        <w:r w:rsidRPr="00FA362E" w:rsidDel="00544D5F">
          <w:rPr>
            <w:lang w:val="sk-SK"/>
          </w:rPr>
          <w:delText>edzi</w:delText>
        </w:r>
      </w:del>
      <w:ins w:id="31" w:author="Peto" w:date="2018-06-04T05:47:00Z">
        <w:r w:rsidR="00544D5F">
          <w:rPr>
            <w:lang w:val="sk-SK"/>
          </w:rPr>
          <w:t xml:space="preserve"> Medzi dôležit</w:t>
        </w:r>
      </w:ins>
      <w:ins w:id="32" w:author="Peto" w:date="2018-06-04T05:48:00Z">
        <w:r w:rsidR="00544D5F">
          <w:rPr>
            <w:lang w:val="sk-SK"/>
          </w:rPr>
          <w:t>é hemodynamické parametre patrí</w:t>
        </w:r>
      </w:ins>
      <w:del w:id="33" w:author="Peto" w:date="2018-06-04T05:48:00Z">
        <w:r w:rsidRPr="00FA362E" w:rsidDel="00544D5F">
          <w:rPr>
            <w:lang w:val="sk-SK"/>
          </w:rPr>
          <w:delText xml:space="preserve"> ktoré patria: </w:delText>
        </w:r>
      </w:del>
    </w:p>
    <w:p w14:paraId="085A5B3C" w14:textId="71AE88DB" w:rsidR="00CE547F" w:rsidRPr="00FA362E" w:rsidDel="00544D5F" w:rsidRDefault="00CE547F" w:rsidP="00544D5F">
      <w:pPr>
        <w:rPr>
          <w:del w:id="34" w:author="Peto" w:date="2018-06-04T05:48:00Z"/>
          <w:lang w:val="sk-SK"/>
        </w:rPr>
        <w:pPrChange w:id="35" w:author="Peto" w:date="2018-06-04T05:48:00Z">
          <w:pPr>
            <w:pStyle w:val="Odsekzoznamu"/>
            <w:numPr>
              <w:numId w:val="21"/>
            </w:numPr>
            <w:ind w:left="720" w:hanging="360"/>
          </w:pPr>
        </w:pPrChange>
      </w:pPr>
      <w:del w:id="36" w:author="Peto" w:date="2018-06-04T05:48:00Z">
        <w:r w:rsidRPr="00FA362E" w:rsidDel="00544D5F">
          <w:rPr>
            <w:lang w:val="sk-SK"/>
          </w:rPr>
          <w:delText xml:space="preserve">tep </w:delText>
        </w:r>
      </w:del>
    </w:p>
    <w:p w14:paraId="0D6ABE2E" w14:textId="596E8061" w:rsidR="00CE547F" w:rsidRPr="00FA362E" w:rsidDel="00544D5F" w:rsidRDefault="00CE547F" w:rsidP="00544D5F">
      <w:pPr>
        <w:rPr>
          <w:del w:id="37" w:author="Peto" w:date="2018-06-04T05:48:00Z"/>
          <w:lang w:val="sk-SK"/>
        </w:rPr>
        <w:pPrChange w:id="38" w:author="Peto" w:date="2018-06-04T05:48:00Z">
          <w:pPr>
            <w:pStyle w:val="Odsekzoznamu"/>
            <w:numPr>
              <w:numId w:val="21"/>
            </w:numPr>
            <w:ind w:left="720" w:hanging="360"/>
          </w:pPr>
        </w:pPrChange>
      </w:pPr>
      <w:del w:id="39" w:author="Peto" w:date="2018-06-04T05:48:00Z">
        <w:r w:rsidRPr="00FA362E" w:rsidDel="00544D5F">
          <w:rPr>
            <w:lang w:val="sk-SK"/>
          </w:rPr>
          <w:delText xml:space="preserve">tepový objem, </w:delText>
        </w:r>
      </w:del>
    </w:p>
    <w:p w14:paraId="530E92B9" w14:textId="540244E4" w:rsidR="00CE547F" w:rsidRPr="00FA362E" w:rsidDel="00544D5F" w:rsidRDefault="00CE547F" w:rsidP="00544D5F">
      <w:pPr>
        <w:rPr>
          <w:del w:id="40" w:author="Peto" w:date="2018-06-04T05:48:00Z"/>
          <w:lang w:val="sk-SK"/>
        </w:rPr>
        <w:pPrChange w:id="41" w:author="Peto" w:date="2018-06-04T05:48:00Z">
          <w:pPr>
            <w:pStyle w:val="Odsekzoznamu"/>
            <w:numPr>
              <w:numId w:val="21"/>
            </w:numPr>
            <w:ind w:left="720" w:hanging="360"/>
          </w:pPr>
        </w:pPrChange>
      </w:pPr>
      <w:del w:id="42" w:author="Peto" w:date="2018-06-04T05:48:00Z">
        <w:r w:rsidRPr="00FA362E" w:rsidDel="00544D5F">
          <w:rPr>
            <w:lang w:val="sk-SK"/>
          </w:rPr>
          <w:delText>srdcový výdaj</w:delText>
        </w:r>
      </w:del>
    </w:p>
    <w:p w14:paraId="711F9CE5" w14:textId="531C11CF" w:rsidR="00CE547F" w:rsidRPr="00FA362E" w:rsidDel="00544D5F" w:rsidRDefault="00CE547F" w:rsidP="00544D5F">
      <w:pPr>
        <w:rPr>
          <w:del w:id="43" w:author="Peto" w:date="2018-06-04T05:48:00Z"/>
          <w:lang w:val="sk-SK"/>
        </w:rPr>
        <w:pPrChange w:id="44" w:author="Peto" w:date="2018-06-04T05:48:00Z">
          <w:pPr>
            <w:pStyle w:val="Odsekzoznamu"/>
            <w:numPr>
              <w:numId w:val="21"/>
            </w:numPr>
            <w:ind w:left="720" w:hanging="360"/>
          </w:pPr>
        </w:pPrChange>
      </w:pPr>
      <w:del w:id="45" w:author="Peto" w:date="2018-06-04T05:48:00Z">
        <w:r w:rsidRPr="00FA362E" w:rsidDel="00544D5F">
          <w:rPr>
            <w:lang w:val="sk-SK"/>
          </w:rPr>
          <w:delText>krvný tlak</w:delText>
        </w:r>
      </w:del>
    </w:p>
    <w:p w14:paraId="64D2E74A" w14:textId="76E424E9" w:rsidR="00CE547F" w:rsidRPr="00FA362E" w:rsidRDefault="00CE547F" w:rsidP="00544D5F">
      <w:pPr>
        <w:rPr>
          <w:lang w:val="sk-SK"/>
        </w:rPr>
        <w:pPrChange w:id="46" w:author="Peto" w:date="2018-06-04T05:48:00Z">
          <w:pPr>
            <w:pStyle w:val="Odsekzoznamu"/>
            <w:numPr>
              <w:numId w:val="21"/>
            </w:numPr>
            <w:ind w:left="720" w:hanging="360"/>
          </w:pPr>
        </w:pPrChange>
      </w:pPr>
      <w:del w:id="47" w:author="Peto" w:date="2018-06-04T05:48:00Z">
        <w:r w:rsidRPr="00FA362E" w:rsidDel="00544D5F">
          <w:rPr>
            <w:lang w:val="sk-SK"/>
          </w:rPr>
          <w:delText>tok krvi</w:delText>
        </w:r>
      </w:del>
      <w:r w:rsidRPr="00FA362E">
        <w:rPr>
          <w:lang w:val="sk-SK"/>
        </w:rPr>
        <w:t xml:space="preserve"> </w:t>
      </w:r>
    </w:p>
    <w:p w14:paraId="09FFE385" w14:textId="77777777" w:rsidR="00CE547F" w:rsidRPr="00FA362E" w:rsidRDefault="00CE547F" w:rsidP="00CE547F">
      <w:pPr>
        <w:pStyle w:val="Odsekzoznamu"/>
        <w:ind w:left="720"/>
        <w:rPr>
          <w:lang w:val="sk-SK"/>
        </w:rPr>
      </w:pPr>
    </w:p>
    <w:p w14:paraId="38C80C6E" w14:textId="4158C450" w:rsidR="00CE547F" w:rsidRPr="00FA362E" w:rsidRDefault="00CE547F" w:rsidP="00CE547F">
      <w:pPr>
        <w:rPr>
          <w:lang w:val="sk-SK"/>
        </w:rPr>
      </w:pPr>
      <w:del w:id="48" w:author="Peto" w:date="2018-06-04T05:48:00Z">
        <w:r w:rsidRPr="00FA362E" w:rsidDel="00544D5F">
          <w:rPr>
            <w:lang w:val="sk-SK"/>
          </w:rPr>
          <w:delText>S</w:delText>
        </w:r>
      </w:del>
      <w:ins w:id="49" w:author="Peto" w:date="2018-06-04T05:48:00Z">
        <w:r w:rsidR="00544D5F">
          <w:rPr>
            <w:lang w:val="sk-SK"/>
          </w:rPr>
          <w:t>s</w:t>
        </w:r>
      </w:ins>
      <w:r w:rsidRPr="00FA362E">
        <w:rPr>
          <w:lang w:val="sk-SK"/>
        </w:rPr>
        <w:t xml:space="preserve">rdcový výdaj (CO – cardiac output) </w:t>
      </w:r>
      <w:del w:id="50" w:author="Peto" w:date="2018-06-04T05:49:00Z">
        <w:r w:rsidRPr="00FA362E" w:rsidDel="00544D5F">
          <w:rPr>
            <w:lang w:val="sk-SK"/>
          </w:rPr>
          <w:delText>je dôležitou diagnostickou veličinou popisujúcou činnosť obehového systému</w:delText>
        </w:r>
      </w:del>
      <w:r w:rsidRPr="00FA362E">
        <w:rPr>
          <w:lang w:val="sk-SK"/>
        </w:rPr>
        <w:t>. CO vyjadruje objem krvi vypudenej ľavou komorou za jednu minútu. Pozostáva zo súčtu tepových objemov (SV – stroke volume) za jednu minútu, pričom hodnota SV vyjadruje objem krvi vypudenej ľavou komorou jediným srdcovým sťahom.</w:t>
      </w:r>
    </w:p>
    <w:p w14:paraId="6D91AAC1" w14:textId="77777777" w:rsidR="00CE547F" w:rsidRPr="00FA362E" w:rsidRDefault="00CE547F" w:rsidP="00CE547F">
      <w:pPr>
        <w:rPr>
          <w:lang w:val="sk-SK"/>
        </w:rPr>
      </w:pPr>
    </w:p>
    <w:p w14:paraId="0850A34E" w14:textId="77777777" w:rsidR="00CE547F" w:rsidRPr="00FA362E" w:rsidRDefault="00CE547F" w:rsidP="00CE547F">
      <w:pPr>
        <w:rPr>
          <w:lang w:val="sk-SK"/>
        </w:rPr>
      </w:pPr>
      <w:r w:rsidRPr="00FA362E">
        <w:rPr>
          <w:lang w:val="sk-SK"/>
        </w:rPr>
        <w:lastRenderedPageBreak/>
        <w:t>Táto práca sa zaoberá stanovením parametrov potrebných pre výpočet SV. Tieto parametre sa detekujú z dát celotelovej impedancie a srdcových zvukov. Meranie SV pomocou impedancie je síce neinvazívna metóda, ktorá nevyžaduje vysoko odbornú obsluhu, dosahuje však slabé výsledky pri odhade absolútnych hodnôt SV. Pri sledovaní relatívnych zmien sa však táto metóda ukazuje byť dostatočne citlivá</w:t>
      </w:r>
      <w:r w:rsidRPr="00FA362E">
        <w:rPr>
          <w:lang w:val="sk-SK"/>
        </w:rPr>
        <w:fldChar w:fldCharType="begin"/>
      </w:r>
      <w:r w:rsidRPr="00FA362E">
        <w:rPr>
          <w:lang w:val="sk-SK"/>
        </w:rPr>
        <w:instrText xml:space="preserve"> ADDIN EN.CITE &lt;EndNote&gt;&lt;Cite&gt;&lt;Author&gt;Baura&lt;/Author&gt;&lt;Year&gt;2002&lt;/Year&gt;&lt;IDText&gt;System theory and practical applications of biomedical signals&lt;/IDText&gt;&lt;DisplayText&gt;[2]&lt;/DisplayText&gt;&lt;record&gt;&lt;titles&gt;&lt;title&gt;System theory and practical applications of biomedical signals&lt;/title&gt;&lt;/titles&gt;&lt;contributors&gt;&lt;authors&gt;&lt;author&gt;Baura, Gail D.&lt;/author&gt;&lt;/authors&gt;&lt;/contributors&gt;&lt;added-date format="utc"&gt;1522247185&lt;/added-date&gt;&lt;ref-type name="Generic"&gt;13&lt;/ref-type&gt;&lt;dates&gt;&lt;year&gt;2002&lt;/year&gt;&lt;/dates&gt;&lt;rec-number&gt;74&lt;/rec-number&gt;&lt;publisher&gt;Wiley-Interscience, IEEE Press&lt;/publisher&gt;&lt;last-updated-date format="utc"&gt;1522247217&lt;/last-updated-date&gt;&lt;/record&gt;&lt;/Cite&gt;&lt;/EndNote&gt;</w:instrText>
      </w:r>
      <w:r w:rsidRPr="00FA362E">
        <w:rPr>
          <w:lang w:val="sk-SK"/>
        </w:rPr>
        <w:fldChar w:fldCharType="separate"/>
      </w:r>
      <w:r w:rsidRPr="00FA362E">
        <w:rPr>
          <w:noProof/>
          <w:lang w:val="sk-SK"/>
        </w:rPr>
        <w:t>[2]</w:t>
      </w:r>
      <w:r w:rsidRPr="00FA362E">
        <w:rPr>
          <w:lang w:val="sk-SK"/>
        </w:rPr>
        <w:fldChar w:fldCharType="end"/>
      </w:r>
      <w:r w:rsidRPr="00FA362E">
        <w:rPr>
          <w:lang w:val="sk-SK"/>
        </w:rPr>
        <w:t xml:space="preserve">. Meranie kardiovaskulárnych parametrov pomocou bioimpedancie v súčasnosti púta pozornosť ako nádejná metóda pre jej neinvazívnosť a nenáročnosť na obsluhu </w:t>
      </w:r>
      <w:r w:rsidRPr="00FA362E">
        <w:rPr>
          <w:lang w:val="sk-SK"/>
        </w:rPr>
        <w:fldChar w:fldCharType="begin"/>
      </w:r>
      <w:r w:rsidRPr="00FA362E">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A362E">
        <w:rPr>
          <w:lang w:val="sk-SK"/>
        </w:rPr>
        <w:fldChar w:fldCharType="separate"/>
      </w:r>
      <w:r w:rsidRPr="00FA362E">
        <w:rPr>
          <w:noProof/>
          <w:lang w:val="sk-SK"/>
        </w:rPr>
        <w:t>[3]</w:t>
      </w:r>
      <w:r w:rsidRPr="00FA362E">
        <w:rPr>
          <w:lang w:val="sk-SK"/>
        </w:rPr>
        <w:fldChar w:fldCharType="end"/>
      </w:r>
      <w:r w:rsidRPr="00FA362E">
        <w:rPr>
          <w:lang w:val="sk-SK"/>
        </w:rPr>
        <w:t xml:space="preserve">. SV slúži na diagnostikovanie srdca. Pri niektorých ochoreniach ako napríklad ischemickej chorobe srdca, chybách na chlopniach a zápaloch dochádza k poklesu CO. </w:t>
      </w:r>
    </w:p>
    <w:p w14:paraId="18959E1C" w14:textId="77777777" w:rsidR="00CE547F" w:rsidRPr="00FA362E" w:rsidRDefault="00CE547F" w:rsidP="00CE547F">
      <w:pPr>
        <w:rPr>
          <w:lang w:val="sk-SK"/>
        </w:rPr>
      </w:pPr>
      <w:r w:rsidRPr="00FA362E">
        <w:rPr>
          <w:lang w:val="sk-SK"/>
        </w:rPr>
        <w:t>Aj keď je i</w:t>
      </w:r>
      <w:commentRangeStart w:id="51"/>
      <w:r w:rsidRPr="00FA362E">
        <w:rPr>
          <w:lang w:val="sk-SK"/>
        </w:rPr>
        <w:t xml:space="preserve">mpedančná kardiografia známa metodika už od 50-tych rokov </w:t>
      </w:r>
      <w:r w:rsidRPr="00FA362E">
        <w:rPr>
          <w:lang w:val="sk-SK"/>
        </w:rPr>
        <w:fldChar w:fldCharType="begin"/>
      </w:r>
      <w:r w:rsidRPr="00FA362E">
        <w:rPr>
          <w:lang w:val="sk-SK"/>
        </w:rPr>
        <w:instrText xml:space="preserve"> ADDIN EN.CITE &lt;EndNote&gt;&lt;Cite&gt;&lt;Author&gt;Nyboer&lt;/Author&gt;&lt;Year&gt;1950&lt;/Year&gt;&lt;IDText&gt;ELECTRICAL IMPEDANCE PLETHYSMOGRAPHY - A PHYSICAL AND PHYSIOLOGIC APPROACH TO PERIPHERAL VASCULAR STUDY&lt;/IDText&gt;&lt;DisplayText&gt;[4]&lt;/DisplayText&gt;&lt;record&gt;&lt;keywords&gt;&lt;keyword&gt;Cardiovascular System &amp;amp; Cardiology&lt;/keyword&gt;&lt;/keywords&gt;&lt;urls&gt;&lt;related-urls&gt;&lt;url&gt;&amp;lt;Go to ISI&amp;gt;://WOS:A1950UE49300002&lt;/url&gt;&lt;/related-urls&gt;&lt;/urls&gt;&lt;isbn&gt;0009-7322&lt;/isbn&gt;&lt;work-type&gt;Article&lt;/work-type&gt;&lt;titles&gt;&lt;title&gt;ELECTRICAL IMPEDANCE PLETHYSMOGRAPHY - A PHYSICAL AND PHYSIOLOGIC APPROACH TO PERIPHERAL VASCULAR STUDY&lt;/title&gt;&lt;secondary-title&gt;Circulation&lt;/secondary-title&gt;&lt;alt-title&gt;Circulation&lt;/alt-title&gt;&lt;/titles&gt;&lt;pages&gt;811-821&lt;/pages&gt;&lt;number&gt;6&lt;/number&gt;&lt;contributors&gt;&lt;authors&gt;&lt;author&gt;Nyboer, J.&lt;/author&gt;&lt;/authors&gt;&lt;/contributors&gt;&lt;language&gt;English&lt;/language&gt;&lt;added-date format="utc"&gt;1520089301&lt;/added-date&gt;&lt;ref-type name="Journal Article"&gt;17&lt;/ref-type&gt;&lt;dates&gt;&lt;year&gt;1950&lt;/year&gt;&lt;/dates&gt;&lt;rec-number&gt;2&lt;/rec-number&gt;&lt;last-updated-date format="utc"&gt;1520089301&lt;/last-updated-date&gt;&lt;accession-num&gt;WOS:A1950UE49300002&lt;/accession-num&gt;&lt;electronic-resource-num&gt;10.1161/01.cir.2.6.811&lt;/electronic-resource-num&gt;&lt;volume&gt;2&lt;/volume&gt;&lt;/record&gt;&lt;/Cite&gt;&lt;/EndNote&gt;</w:instrText>
      </w:r>
      <w:r w:rsidRPr="00FA362E">
        <w:rPr>
          <w:lang w:val="sk-SK"/>
        </w:rPr>
        <w:fldChar w:fldCharType="separate"/>
      </w:r>
      <w:r w:rsidRPr="00FA362E">
        <w:rPr>
          <w:noProof/>
          <w:lang w:val="sk-SK"/>
        </w:rPr>
        <w:t>[4]</w:t>
      </w:r>
      <w:r w:rsidRPr="00FA362E">
        <w:rPr>
          <w:lang w:val="sk-SK"/>
        </w:rPr>
        <w:fldChar w:fldCharType="end"/>
      </w:r>
      <w:r w:rsidRPr="00FA362E">
        <w:rPr>
          <w:lang w:val="sk-SK"/>
        </w:rPr>
        <w:t xml:space="preserve">, jej využitie v klinickej praxi je obmedzené, hlavne </w:t>
      </w:r>
      <w:commentRangeEnd w:id="51"/>
      <w:r w:rsidRPr="00FA362E">
        <w:rPr>
          <w:rStyle w:val="Odkaznakomentr"/>
          <w:lang w:val="sk-SK"/>
        </w:rPr>
        <w:commentReference w:id="51"/>
      </w:r>
      <w:r w:rsidRPr="00FA362E">
        <w:rPr>
          <w:lang w:val="sk-SK"/>
        </w:rPr>
        <w:t>pre slabú presnosť vo vypočítaných absolútnych hodnotách parametrov SV a CO</w:t>
      </w:r>
      <w:r w:rsidRPr="00FA362E">
        <w:rPr>
          <w:lang w:val="sk-SK"/>
        </w:rPr>
        <w:fldChar w:fldCharType="begin">
          <w:fldData xml:space="preserve">PEVuZE5vdGU+PENpdGU+PEF1dGhvcj5Cb3J6YWdlPC9BdXRob3I+PFllYXI+MjAxNzwvWWVhcj48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==
</w:fldData>
        </w:fldChar>
      </w:r>
      <w:r w:rsidRPr="00FA362E">
        <w:rPr>
          <w:lang w:val="sk-SK"/>
        </w:rPr>
        <w:instrText xml:space="preserve"> ADDIN EN.CITE </w:instrText>
      </w:r>
      <w:r w:rsidRPr="00FA362E">
        <w:rPr>
          <w:lang w:val="sk-SK"/>
        </w:rPr>
        <w:fldChar w:fldCharType="begin">
          <w:fldData xml:space="preserve">PEVuZE5vdGU+PENpdGU+PEF1dGhvcj5Cb3J6YWdlPC9BdXRob3I+PFllYXI+MjAxNzwvWWVhcj48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==
</w:fldData>
        </w:fldChar>
      </w:r>
      <w:r w:rsidRPr="00FA362E">
        <w:rPr>
          <w:lang w:val="sk-SK"/>
        </w:rPr>
        <w:instrText xml:space="preserve"> ADDIN EN.CITE.DATA </w:instrText>
      </w:r>
      <w:r w:rsidRPr="00FA362E">
        <w:rPr>
          <w:lang w:val="sk-SK"/>
        </w:rPr>
      </w:r>
      <w:r w:rsidRPr="00FA362E">
        <w:rPr>
          <w:lang w:val="sk-SK"/>
        </w:rPr>
        <w:fldChar w:fldCharType="end"/>
      </w:r>
      <w:r w:rsidRPr="00FA362E">
        <w:rPr>
          <w:lang w:val="sk-SK"/>
        </w:rPr>
      </w:r>
      <w:r w:rsidRPr="00FA362E">
        <w:rPr>
          <w:lang w:val="sk-SK"/>
        </w:rPr>
        <w:fldChar w:fldCharType="separate"/>
      </w:r>
      <w:r w:rsidRPr="00FA362E">
        <w:rPr>
          <w:noProof/>
          <w:lang w:val="sk-SK"/>
        </w:rPr>
        <w:t>[5]</w:t>
      </w:r>
      <w:r w:rsidRPr="00FA362E">
        <w:rPr>
          <w:lang w:val="sk-SK"/>
        </w:rPr>
        <w:fldChar w:fldCharType="end"/>
      </w:r>
      <w:r w:rsidRPr="00FA362E">
        <w:rPr>
          <w:lang w:val="sk-SK"/>
        </w:rPr>
        <w:t xml:space="preserve">. Táto nepresnosť má dva hlavné zdroje. Prvým je omezená kvalita bioimpedančného signálu. Signál býva často zarušený pohybovými artefaktmi, širokospektrálnym šumom a nízkym pomerom signál-šum. Ďalšie nepresnosti prináša rôzna stavbu tela každého človeka, hlavne objem hrudníka, množstvo podkožného tuku, rôzny stav artérií </w:t>
      </w:r>
      <w:r w:rsidRPr="00FA362E">
        <w:rPr>
          <w:lang w:val="sk-SK"/>
        </w:rPr>
        <w:fldChar w:fldCharType="begin">
          <w:fldData xml:space="preserve">PEVuZE5vdGU+PENpdGU+PEF1dGhvcj5Ib256aWtvdmE8L0F1dGhvcj48WWVhcj4yMDA2PC9ZZWFy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</w:fldData>
        </w:fldChar>
      </w:r>
      <w:r w:rsidRPr="00FA362E">
        <w:rPr>
          <w:lang w:val="sk-SK"/>
        </w:rPr>
        <w:instrText xml:space="preserve"> ADDIN EN.CITE </w:instrText>
      </w:r>
      <w:r w:rsidRPr="00FA362E">
        <w:rPr>
          <w:lang w:val="sk-SK"/>
        </w:rPr>
        <w:fldChar w:fldCharType="begin">
          <w:fldData xml:space="preserve">PEVuZE5vdGU+PENpdGU+PEF1dGhvcj5Ib256aWtvdmE8L0F1dGhvcj48WWVhcj4yMDA2PC9ZZWFy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</w:fldData>
        </w:fldChar>
      </w:r>
      <w:r w:rsidRPr="00FA362E">
        <w:rPr>
          <w:lang w:val="sk-SK"/>
        </w:rPr>
        <w:instrText xml:space="preserve"> ADDIN EN.CITE.DATA </w:instrText>
      </w:r>
      <w:r w:rsidRPr="00FA362E">
        <w:rPr>
          <w:lang w:val="sk-SK"/>
        </w:rPr>
      </w:r>
      <w:r w:rsidRPr="00FA362E">
        <w:rPr>
          <w:lang w:val="sk-SK"/>
        </w:rPr>
        <w:fldChar w:fldCharType="end"/>
      </w:r>
      <w:r w:rsidRPr="00FA362E">
        <w:rPr>
          <w:lang w:val="sk-SK"/>
        </w:rPr>
      </w:r>
      <w:r w:rsidRPr="00FA362E">
        <w:rPr>
          <w:lang w:val="sk-SK"/>
        </w:rPr>
        <w:fldChar w:fldCharType="separate"/>
      </w:r>
      <w:r w:rsidRPr="00FA362E">
        <w:rPr>
          <w:noProof/>
          <w:lang w:val="sk-SK"/>
        </w:rPr>
        <w:t>[6]</w:t>
      </w:r>
      <w:r w:rsidRPr="00FA362E">
        <w:rPr>
          <w:lang w:val="sk-SK"/>
        </w:rPr>
        <w:fldChar w:fldCharType="end"/>
      </w:r>
      <w:r w:rsidRPr="00FA362E">
        <w:rPr>
          <w:lang w:val="sk-SK"/>
        </w:rPr>
        <w:t>.</w:t>
      </w:r>
    </w:p>
    <w:p w14:paraId="3EDF698B" w14:textId="77777777" w:rsidR="00CE547F" w:rsidRPr="00FA362E" w:rsidRDefault="00CE547F" w:rsidP="00CE547F">
      <w:pPr>
        <w:rPr>
          <w:lang w:val="sk-SK"/>
        </w:rPr>
      </w:pPr>
    </w:p>
    <w:p w14:paraId="1BE0DD61" w14:textId="77777777" w:rsidR="00CE547F" w:rsidRPr="00FA362E" w:rsidRDefault="00CE547F" w:rsidP="00CE547F">
      <w:pPr>
        <w:rPr>
          <w:lang w:val="sk-SK"/>
        </w:rPr>
      </w:pPr>
      <w:r w:rsidRPr="00FA362E">
        <w:rPr>
          <w:lang w:val="sk-SK"/>
        </w:rPr>
        <w:t>Druhým dôvodom je nejasný pôvodu bioimpedančného signálu</w:t>
      </w:r>
      <w:r w:rsidRPr="00FA362E">
        <w:rPr>
          <w:lang w:val="sk-SK"/>
        </w:rPr>
        <w:fldChar w:fldCharType="begin"/>
      </w:r>
      <w:r w:rsidRPr="00FA362E">
        <w:rPr>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A362E">
        <w:rPr>
          <w:lang w:val="sk-SK"/>
        </w:rPr>
        <w:fldChar w:fldCharType="separate"/>
      </w:r>
      <w:r w:rsidRPr="00FA362E">
        <w:rPr>
          <w:noProof/>
          <w:lang w:val="sk-SK"/>
        </w:rPr>
        <w:t>[3]</w:t>
      </w:r>
      <w:r w:rsidRPr="00FA362E">
        <w:rPr>
          <w:lang w:val="sk-SK"/>
        </w:rPr>
        <w:fldChar w:fldCharType="end"/>
      </w:r>
      <w:r w:rsidRPr="00FA362E">
        <w:rPr>
          <w:lang w:val="sk-SK"/>
        </w:rPr>
        <w:t>. Impedanciu hrudníka totiž ovplyvňuje nielen krv vyvrhnutá srdcom počas systoly. Je to takisto dýchanie, kontrakcia svalov, žilný návrat, pľúcny obeh a zmeny v smere toku krvi v aorte počas systoly.</w:t>
      </w:r>
    </w:p>
    <w:p w14:paraId="1C998A96" w14:textId="77777777" w:rsidR="00CE547F" w:rsidRPr="00FA362E" w:rsidRDefault="00CE547F" w:rsidP="00CE547F">
      <w:pPr>
        <w:rPr>
          <w:lang w:val="sk-SK"/>
        </w:rPr>
      </w:pPr>
    </w:p>
    <w:p w14:paraId="496666BF" w14:textId="77777777" w:rsidR="00CE547F" w:rsidRPr="00FA362E" w:rsidRDefault="00CE547F" w:rsidP="00CE547F">
      <w:pPr>
        <w:overflowPunct/>
        <w:autoSpaceDE/>
        <w:autoSpaceDN/>
        <w:adjustRightInd/>
        <w:textAlignment w:val="auto"/>
        <w:rPr>
          <w:lang w:val="sk-SK"/>
        </w:rPr>
      </w:pPr>
      <w:r w:rsidRPr="00FA362E">
        <w:rPr>
          <w:lang w:val="sk-SK"/>
        </w:rPr>
        <w:t xml:space="preserve">Pokrok v hardwari používanom na spracovanie signálov však prináša nové možnosti  na zlepšenie kvality signálu a na štúdium pôvodu signálu </w:t>
      </w:r>
      <w:r w:rsidRPr="00FA362E">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bG9vZCBmbG93IG1vbml0b3Jpbmc8L0lEVGV4dD48RGlzcGxheVRleHQ+WzddPC9EaXNwbGF5VGV4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Pr="00FA362E">
        <w:rPr>
          <w:lang w:val="sk-SK"/>
        </w:rPr>
        <w:instrText xml:space="preserve"> ADDIN EN.CITE </w:instrText>
      </w:r>
      <w:r w:rsidRPr="00FA362E">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bG9vZCBmbG93IG1vbml0b3Jpbmc8L0lEVGV4dD48RGlzcGxheVRleHQ+WzddPC9EaXNwbGF5VGV4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Pr="00FA362E">
        <w:rPr>
          <w:lang w:val="sk-SK"/>
        </w:rPr>
        <w:instrText xml:space="preserve"> ADDIN EN.CITE.DATA </w:instrText>
      </w:r>
      <w:r w:rsidRPr="00FA362E">
        <w:rPr>
          <w:lang w:val="sk-SK"/>
        </w:rPr>
      </w:r>
      <w:r w:rsidRPr="00FA362E">
        <w:rPr>
          <w:lang w:val="sk-SK"/>
        </w:rPr>
        <w:fldChar w:fldCharType="end"/>
      </w:r>
      <w:r w:rsidRPr="00FA362E">
        <w:rPr>
          <w:lang w:val="sk-SK"/>
        </w:rPr>
      </w:r>
      <w:r w:rsidRPr="00FA362E">
        <w:rPr>
          <w:lang w:val="sk-SK"/>
        </w:rPr>
        <w:fldChar w:fldCharType="separate"/>
      </w:r>
      <w:r w:rsidRPr="00FA362E">
        <w:rPr>
          <w:noProof/>
          <w:lang w:val="sk-SK"/>
        </w:rPr>
        <w:t>[7]</w:t>
      </w:r>
      <w:r w:rsidRPr="00FA362E">
        <w:rPr>
          <w:lang w:val="sk-SK"/>
        </w:rPr>
        <w:fldChar w:fldCharType="end"/>
      </w:r>
      <w:r w:rsidRPr="00FA362E">
        <w:rPr>
          <w:lang w:val="sk-SK"/>
        </w:rPr>
        <w:t xml:space="preserve">. Zvýšenie výpočtového výkonu počítačov umožňuje spracovať bioimpedančný signál súčasne z viacerých zdrojov na ľudskom tele v kratšom čase. Spolu s ďalšími signálmi ako EKG, srdcové zvuky a tlak krvi tak môžeme detailnejšie popísať zmeny na bioimpedančnom signáli. Väčšina štúdií, ktoré sa zaoberajú vlastnosťami hemodynamiky sa obmedzujú na vyšetrenie lokálnych charakteristík vybranej časti tela, alebo sa zaoberajú iba niektorými hemodynamickými parametrami. Toto obmedzuje detailné poznanie fyziologického mechanizmu, ktorý spôsobuje dynamické zmeny rozloženia a toku krvi v tele. V tejto práci predstavujeme </w:t>
      </w:r>
      <w:r w:rsidRPr="00FA362E">
        <w:rPr>
          <w:lang w:val="sk-SK"/>
        </w:rPr>
        <w:lastRenderedPageBreak/>
        <w:t>novú metodiku na simultánne meranie toku krvi a rozloženia krvi v rôznych častiach tela založenom na paralelnom kontinuálnom viackanálovom meraní bioimpedancie spolu s neinvazívnym meraním krvného tlaku, EKG a srdcových zvukov.</w:t>
      </w:r>
    </w:p>
    <w:p w14:paraId="78808773" w14:textId="77777777" w:rsidR="00CE547F" w:rsidRPr="00FA362E" w:rsidRDefault="00CE547F" w:rsidP="00CE547F">
      <w:pPr>
        <w:rPr>
          <w:lang w:val="sk-SK"/>
        </w:rPr>
      </w:pPr>
      <w:r w:rsidRPr="00FA362E">
        <w:rPr>
          <w:lang w:val="sk-SK"/>
        </w:rPr>
        <w:br w:type="page"/>
      </w:r>
    </w:p>
    <w:p w14:paraId="75D92D5A" w14:textId="77777777" w:rsidR="00CE547F" w:rsidRPr="00FA362E" w:rsidRDefault="00CE547F" w:rsidP="00CE547F">
      <w:pPr>
        <w:pStyle w:val="Nadpis1"/>
        <w:numPr>
          <w:ilvl w:val="0"/>
          <w:numId w:val="26"/>
        </w:numPr>
        <w:spacing w:line="240" w:lineRule="auto"/>
        <w:rPr>
          <w:lang w:val="sk-SK"/>
        </w:rPr>
      </w:pPr>
      <w:bookmarkStart w:id="52" w:name="_Toc513981452"/>
      <w:r w:rsidRPr="00FA362E">
        <w:rPr>
          <w:lang w:val="sk-SK"/>
        </w:rPr>
        <w:lastRenderedPageBreak/>
        <w:t>Teoretická časť</w:t>
      </w:r>
      <w:bookmarkEnd w:id="52"/>
    </w:p>
    <w:p w14:paraId="27ADC929" w14:textId="79E0D1E2" w:rsidR="00CE547F" w:rsidRPr="00FA362E" w:rsidRDefault="00CE547F" w:rsidP="00CE547F">
      <w:pPr>
        <w:rPr>
          <w:lang w:val="sk-SK"/>
        </w:rPr>
      </w:pPr>
      <w:r w:rsidRPr="00FA362E">
        <w:rPr>
          <w:color w:val="000000"/>
          <w:lang w:val="sk-SK"/>
        </w:rPr>
        <w:t xml:space="preserve">Srdce svojou pumpovacou činnosťou vytvára zmeny tlaku krvi v artériách, čo má za následok tok krvi od srdca smerom do periférií. </w:t>
      </w:r>
      <w:r w:rsidRPr="00FA362E">
        <w:rPr>
          <w:lang w:val="sk-SK"/>
        </w:rPr>
        <w:t xml:space="preserve">Srdce sa skladá z dvoch predsiení a dvoch komôr. Predsiene zachytávajú krv pred vstupom do komôr. Komory potom krv vypudzujú do obehu </w:t>
      </w:r>
      <w:r w:rsidRPr="00FA362E">
        <w:rPr>
          <w:lang w:val="sk-SK"/>
        </w:rPr>
        <w:fldChar w:fldCharType="begin"/>
      </w:r>
      <w:r w:rsidRPr="00FA362E">
        <w:rPr>
          <w:lang w:val="sk-SK"/>
        </w:rPr>
        <w:instrText xml:space="preserve"> ADDIN EN.CITE &lt;EndNote&gt;&lt;Cite&gt;&lt;Author&gt;BINDER&lt;/Author&gt;&lt;Year&gt;2009&lt;/Year&gt;&lt;IDText&gt;Průběh pulsní vlny v závislosti na elasticitě cévního systému na arteria radialis &lt;/IDText&gt;&lt;DisplayText&gt;[8]&lt;/DisplayText&gt;&lt;record&gt;&lt;contributors&gt;&lt;tertiary-authors&gt;&lt;author&gt;Jan Hálek&lt;/author&gt;&lt;/tertiary-authors&gt;&lt;/contributors&gt;&lt;titles&gt;&lt;title&gt;Průběh pulsní vlny v závislosti na elasticitě cévního systému na arteria radialis &lt;/title&gt;&lt;secondary-title&gt;Lékařská fakulta&lt;/secondary-title&gt;&lt;/titles&gt;&lt;contributors&gt;&lt;authors&gt;&lt;author&gt;BINDER, Svatopluk&lt;/author&gt;&lt;/authors&gt;&lt;/contributors&gt;&lt;added-date format="utc"&gt;1522233096&lt;/added-date&gt;&lt;ref-type name="Thesis"&gt;32&lt;/ref-type&gt;&lt;dates&gt;&lt;year&gt;2009&lt;/year&gt;&lt;/dates&gt;&lt;rec-number&gt;70&lt;/rec-number&gt;&lt;publisher&gt;Univerzita Palackého v Olomouci&lt;/publisher&gt;&lt;last-updated-date format="utc"&gt;1522233175&lt;/last-updated-date&gt;&lt;/record&gt;&lt;/Cite&gt;&lt;/EndNote&gt;</w:instrText>
      </w:r>
      <w:r w:rsidRPr="00FA362E">
        <w:rPr>
          <w:lang w:val="sk-SK"/>
        </w:rPr>
        <w:fldChar w:fldCharType="separate"/>
      </w:r>
      <w:r w:rsidRPr="00FA362E">
        <w:rPr>
          <w:noProof/>
          <w:lang w:val="sk-SK"/>
        </w:rPr>
        <w:t>[8]</w:t>
      </w:r>
      <w:r w:rsidRPr="00FA362E">
        <w:rPr>
          <w:lang w:val="sk-SK"/>
        </w:rPr>
        <w:fldChar w:fldCharType="end"/>
      </w:r>
      <w:r w:rsidRPr="00FA362E">
        <w:rPr>
          <w:lang w:val="sk-SK"/>
        </w:rPr>
        <w:t xml:space="preserve"> . Množstvo krvi vypudené jediným sťahom (tepový objem - Stroke Volume-SV) je v pokoji asi 70ml</w:t>
      </w:r>
      <w:r w:rsidR="004B0F7D">
        <w:rPr>
          <w:lang w:val="sk-SK"/>
        </w:rPr>
        <w:fldChar w:fldCharType="begin"/>
      </w:r>
      <w:r w:rsidR="004B0F7D">
        <w:rPr>
          <w:lang w:val="sk-SK"/>
        </w:rPr>
        <w:instrText xml:space="preserve"> ADDIN EN.CITE &lt;EndNote&gt;&lt;Cite&gt;&lt;Author&gt;Boron&lt;/Author&gt;&lt;Year&gt;2009&lt;/Year&gt;&lt;IDText&gt;Medical physiology :a cellular and molecular approach &lt;/IDText&gt;&lt;DisplayText&gt;[9]&lt;/DisplayText&gt;&lt;record&gt;&lt;urls&gt;&lt;related-urls&gt;&lt;url&gt;https://doctorlib.info/physiology/medical/&lt;/url&gt;&lt;/related-urls&gt;&lt;/urls&gt;&lt;isbn&gt;978-1-4557-4377-3&lt;/isbn&gt;&lt;titles&gt;&lt;title&gt;&lt;style face="italic" font="default" size="100%"&gt;Medical physiology :a cellular and molecular approach &lt;/style&gt;&lt;/title&gt;&lt;/titles&gt;&lt;contributors&gt;&lt;authors&gt;&lt;author&gt;Boron, Walter F. Boulpaep, Emile L.&lt;/author&gt;&lt;/authors&gt;&lt;/contributors&gt;&lt;edition&gt;3&lt;/edition&gt;&lt;added-date format="utc"&gt;1528085450&lt;/added-date&gt;&lt;pub-location&gt;Philadelphia&lt;/pub-location&gt;&lt;ref-type name="Book"&gt;6&lt;/ref-type&gt;&lt;dates&gt;&lt;year&gt;2009&lt;/year&gt;&lt;/dates&gt;&lt;rec-number&gt;108&lt;/rec-number&gt;&lt;publisher&gt;Saunders/Elsevier&lt;/publisher&gt;&lt;last-updated-date format="utc"&gt;1528085567&lt;/last-updated-date&gt;&lt;/record&gt;&lt;/Cite&gt;&lt;/EndNote&gt;</w:instrText>
      </w:r>
      <w:r w:rsidR="004B0F7D">
        <w:rPr>
          <w:lang w:val="sk-SK"/>
        </w:rPr>
        <w:fldChar w:fldCharType="separate"/>
      </w:r>
      <w:r w:rsidR="004B0F7D">
        <w:rPr>
          <w:noProof/>
          <w:lang w:val="sk-SK"/>
        </w:rPr>
        <w:t>[9]</w:t>
      </w:r>
      <w:r w:rsidR="004B0F7D">
        <w:rPr>
          <w:lang w:val="sk-SK"/>
        </w:rPr>
        <w:fldChar w:fldCharType="end"/>
      </w:r>
      <w:r w:rsidRPr="00FA362E">
        <w:rPr>
          <w:lang w:val="sk-SK"/>
        </w:rPr>
        <w:t>. Pri tepovej frekvencii 60 tepov za minútu, vypudí srdce za jednu minútu (minútový objem – Cardiac Output – CO) asi 4,2 l krvi:</w:t>
      </w:r>
    </w:p>
    <w:p w14:paraId="510B0049" w14:textId="77777777" w:rsidR="00CE547F" w:rsidRPr="00FA362E" w:rsidRDefault="00CE547F" w:rsidP="00CE547F">
      <w:pPr>
        <w:pStyle w:val="Popis"/>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7D6C4C34" w14:textId="77777777" w:rsidTr="00452ADC">
        <w:tc>
          <w:tcPr>
            <w:tcW w:w="704" w:type="dxa"/>
          </w:tcPr>
          <w:p w14:paraId="2E16DAEB" w14:textId="77777777" w:rsidR="00CE547F" w:rsidRPr="00FA362E" w:rsidRDefault="00CE547F" w:rsidP="00452ADC">
            <w:pPr>
              <w:jc w:val="center"/>
              <w:rPr>
                <w:color w:val="000000"/>
                <w:lang w:val="sk-SK"/>
              </w:rPr>
            </w:pPr>
          </w:p>
        </w:tc>
        <w:tc>
          <w:tcPr>
            <w:tcW w:w="7088" w:type="dxa"/>
            <w:vAlign w:val="center"/>
          </w:tcPr>
          <w:p w14:paraId="3DD94083" w14:textId="77777777" w:rsidR="00CE547F" w:rsidRPr="00FA362E" w:rsidRDefault="00CE547F" w:rsidP="00452ADC">
            <w:pPr>
              <w:jc w:val="center"/>
              <w:rPr>
                <w:i/>
                <w:color w:val="000000"/>
                <w:lang w:val="sk-SK"/>
              </w:rPr>
            </w:pPr>
            <m:oMathPara>
              <m:oMath>
                <m:r>
                  <w:rPr>
                    <w:rFonts w:ascii="Cambria Math" w:hAnsi="Cambria Math"/>
                    <w:color w:val="000000"/>
                    <w:lang w:val="sk-SK"/>
                  </w:rPr>
                  <m:t xml:space="preserve">CO=SV*HR=70 ml*60 </m:t>
                </m:r>
                <m:sSup>
                  <m:sSupPr>
                    <m:ctrlPr>
                      <w:rPr>
                        <w:rFonts w:ascii="Cambria Math" w:hAnsi="Cambria Math"/>
                        <w:i/>
                        <w:color w:val="000000"/>
                        <w:lang w:val="sk-SK"/>
                      </w:rPr>
                    </m:ctrlPr>
                  </m:sSupPr>
                  <m:e>
                    <m:r>
                      <w:rPr>
                        <w:rFonts w:ascii="Cambria Math" w:hAnsi="Cambria Math"/>
                        <w:color w:val="000000"/>
                        <w:lang w:val="sk-SK"/>
                      </w:rPr>
                      <m:t>min</m:t>
                    </m:r>
                  </m:e>
                  <m:sup>
                    <m:r>
                      <w:rPr>
                        <w:rFonts w:ascii="Cambria Math" w:hAnsi="Cambria Math"/>
                        <w:color w:val="000000"/>
                        <w:lang w:val="sk-SK"/>
                      </w:rPr>
                      <m:t>-1</m:t>
                    </m:r>
                  </m:sup>
                </m:sSup>
                <m:r>
                  <w:rPr>
                    <w:rFonts w:ascii="Cambria Math" w:hAnsi="Cambria Math"/>
                    <w:color w:val="000000"/>
                    <w:lang w:val="sk-SK"/>
                  </w:rPr>
                  <m:t>=4,2 l</m:t>
                </m:r>
                <m:sSup>
                  <m:sSupPr>
                    <m:ctrlPr>
                      <w:rPr>
                        <w:rFonts w:ascii="Cambria Math" w:hAnsi="Cambria Math"/>
                        <w:i/>
                        <w:color w:val="000000"/>
                        <w:lang w:val="sk-SK"/>
                      </w:rPr>
                    </m:ctrlPr>
                  </m:sSupPr>
                  <m:e>
                    <m:r>
                      <w:rPr>
                        <w:rFonts w:ascii="Cambria Math" w:hAnsi="Cambria Math"/>
                        <w:color w:val="000000"/>
                        <w:lang w:val="sk-SK"/>
                      </w:rPr>
                      <m:t>min</m:t>
                    </m:r>
                  </m:e>
                  <m:sup>
                    <m:r>
                      <w:rPr>
                        <w:rFonts w:ascii="Cambria Math" w:hAnsi="Cambria Math"/>
                        <w:color w:val="000000"/>
                        <w:lang w:val="sk-SK"/>
                      </w:rPr>
                      <m:t>-1</m:t>
                    </m:r>
                  </m:sup>
                </m:sSup>
              </m:oMath>
            </m:oMathPara>
          </w:p>
        </w:tc>
        <w:tc>
          <w:tcPr>
            <w:tcW w:w="702" w:type="dxa"/>
            <w:vAlign w:val="center"/>
          </w:tcPr>
          <w:p w14:paraId="528CC4F2" w14:textId="77777777" w:rsidR="00CE547F" w:rsidRPr="00FA362E" w:rsidRDefault="00CE547F" w:rsidP="00452ADC">
            <w:pPr>
              <w:jc w:val="center"/>
              <w:rPr>
                <w:color w:val="000000"/>
                <w:lang w:val="sk-SK"/>
              </w:rPr>
            </w:pPr>
            <w:r w:rsidRPr="00FA362E">
              <w:rPr>
                <w:color w:val="000000"/>
                <w:lang w:val="sk-SK"/>
              </w:rPr>
              <w:t>(</w:t>
            </w:r>
            <w:r w:rsidRPr="00FA362E">
              <w:rPr>
                <w:lang w:val="sk-SK"/>
              </w:rPr>
              <w:fldChar w:fldCharType="begin"/>
            </w:r>
            <w:r w:rsidRPr="00FA362E">
              <w:rPr>
                <w:lang w:val="sk-SK"/>
              </w:rPr>
              <w:instrText xml:space="preserve"> SEQ eq \* MERGEFORMAT </w:instrText>
            </w:r>
            <w:r w:rsidRPr="00FA362E">
              <w:rPr>
                <w:lang w:val="sk-SK"/>
              </w:rPr>
              <w:fldChar w:fldCharType="separate"/>
            </w:r>
            <w:r w:rsidR="00B85020" w:rsidRPr="00B85020">
              <w:rPr>
                <w:noProof/>
                <w:color w:val="000000"/>
                <w:lang w:val="sk-SK"/>
              </w:rPr>
              <w:t>1</w:t>
            </w:r>
            <w:r w:rsidRPr="00FA362E">
              <w:rPr>
                <w:noProof/>
                <w:color w:val="000000"/>
                <w:lang w:val="sk-SK"/>
              </w:rPr>
              <w:fldChar w:fldCharType="end"/>
            </w:r>
            <w:r w:rsidRPr="00FA362E">
              <w:rPr>
                <w:color w:val="000000"/>
                <w:lang w:val="sk-SK"/>
              </w:rPr>
              <w:t>)</w:t>
            </w:r>
          </w:p>
        </w:tc>
      </w:tr>
    </w:tbl>
    <w:p w14:paraId="3EB4745B" w14:textId="77777777" w:rsidR="00CE547F" w:rsidRPr="00FA362E" w:rsidRDefault="00CE547F" w:rsidP="00CE547F">
      <w:pPr>
        <w:rPr>
          <w:lang w:val="sk-SK"/>
        </w:rPr>
      </w:pPr>
    </w:p>
    <w:p w14:paraId="2BE09E80" w14:textId="51FCEAA2" w:rsidR="00CE547F" w:rsidRPr="00FA362E" w:rsidRDefault="00CE547F" w:rsidP="00CE547F">
      <w:pPr>
        <w:rPr>
          <w:lang w:val="sk-SK"/>
        </w:rPr>
      </w:pPr>
      <w:r w:rsidRPr="00FA362E">
        <w:rPr>
          <w:lang w:val="sk-SK"/>
        </w:rPr>
        <w:t xml:space="preserve">Pri normálnom SV a tlaku je mechanická práca srdca 1,12 J </w:t>
      </w:r>
      <w:r w:rsidRPr="00FA362E">
        <w:rPr>
          <w:lang w:val="sk-SK"/>
        </w:rPr>
        <w:fldChar w:fldCharType="begin"/>
      </w:r>
      <w:r w:rsidR="004B0F7D">
        <w:rPr>
          <w:lang w:val="sk-SK"/>
        </w:rPr>
        <w:instrText xml:space="preserve"> ADDIN EN.CITE &lt;EndNote&gt;&lt;Cite&gt;&lt;Author&gt;Hrazdira&lt;/Author&gt;&lt;Year&gt;2001&lt;/Year&gt;&lt;IDText&gt;Lékaøská biofyzika a pøístrojová technika&lt;/IDText&gt;&lt;DisplayText&gt;[10]&lt;/DisplayText&gt;&lt;record&gt;&lt;keywords&gt;&lt;keyword&gt;biohysics&lt;/keyword&gt;&lt;keyword&gt;medical physics&lt;/keyword&gt;&lt;keyword&gt;medical technology&lt;/keyword&gt;&lt;keyword&gt;medical imaging&lt;/keyword&gt;&lt;keyword&gt;imaging&lt;/keyword&gt;&lt;/keywords&gt;&lt;isbn&gt;8090289614&lt;/isbn&gt;&lt;titles&gt;&lt;title&gt;Lékaøská biofyzika a pøístrojová technika&lt;/title&gt;&lt;/titles&gt;&lt;contributors&gt;&lt;authors&gt;&lt;author&gt;Hrazdira, Ivo Mornstein Vojtìch&lt;/author&gt;&lt;/authors&gt;&lt;/contributors&gt;&lt;added-date format="utc"&gt;1522237434&lt;/added-date&gt;&lt;pub-location&gt;Brno&lt;/pub-location&gt;&lt;ref-type name="Book"&gt;6&lt;/ref-type&gt;&lt;dates&gt;&lt;year&gt;2001&lt;/year&gt;&lt;/dates&gt;&lt;rec-number&gt;71&lt;/rec-number&gt;&lt;publisher&gt;Neptun&lt;/publisher&gt;&lt;last-updated-date format="utc"&gt;1522237434&lt;/last-updated-date&gt;&lt;accession-num&gt;377553&lt;/accession-num&gt;&lt;/record&gt;&lt;/Cite&gt;&lt;/EndNote&gt;</w:instrText>
      </w:r>
      <w:r w:rsidRPr="00FA362E">
        <w:rPr>
          <w:lang w:val="sk-SK"/>
        </w:rPr>
        <w:fldChar w:fldCharType="separate"/>
      </w:r>
      <w:r w:rsidR="004B0F7D">
        <w:rPr>
          <w:noProof/>
          <w:lang w:val="sk-SK"/>
        </w:rPr>
        <w:t>[10]</w:t>
      </w:r>
      <w:r w:rsidRPr="00FA362E">
        <w:rPr>
          <w:lang w:val="sk-SK"/>
        </w:rPr>
        <w:fldChar w:fldCharType="end"/>
      </w:r>
      <w:r w:rsidRPr="00FA362E">
        <w:rPr>
          <w:lang w:val="sk-SK"/>
        </w:rPr>
        <w:t xml:space="preserve">.  80% tejto práce vykonáva ľavá komora, 20% vykonáva pravá komora </w:t>
      </w:r>
      <w:r w:rsidRPr="00FA362E">
        <w:rPr>
          <w:lang w:val="sk-SK"/>
        </w:rPr>
        <w:fldChar w:fldCharType="begin"/>
      </w:r>
      <w:r w:rsidR="004B0F7D">
        <w:rPr>
          <w:lang w:val="sk-SK"/>
        </w:rPr>
        <w:instrText xml:space="preserve"> ADDIN EN.CITE &lt;EndNote&gt;&lt;Cite&gt;&lt;Author&gt;Hrazdira&lt;/Author&gt;&lt;Year&gt;2001&lt;/Year&gt;&lt;IDText&gt;Lékaøská biofyzika a pøístrojová technika&lt;/IDText&gt;&lt;DisplayText&gt;[10]&lt;/DisplayText&gt;&lt;record&gt;&lt;keywords&gt;&lt;keyword&gt;biohysics&lt;/keyword&gt;&lt;keyword&gt;medical physics&lt;/keyword&gt;&lt;keyword&gt;medical technology&lt;/keyword&gt;&lt;keyword&gt;medical imaging&lt;/keyword&gt;&lt;keyword&gt;imaging&lt;/keyword&gt;&lt;/keywords&gt;&lt;isbn&gt;8090289614&lt;/isbn&gt;&lt;titles&gt;&lt;title&gt;Lékaøská biofyzika a pøístrojová technika&lt;/title&gt;&lt;/titles&gt;&lt;contributors&gt;&lt;authors&gt;&lt;author&gt;Hrazdira, Ivo Mornstein Vojtìch&lt;/author&gt;&lt;/authors&gt;&lt;/contributors&gt;&lt;added-date format="utc"&gt;1522237434&lt;/added-date&gt;&lt;pub-location&gt;Brno&lt;/pub-location&gt;&lt;ref-type name="Book"&gt;6&lt;/ref-type&gt;&lt;dates&gt;&lt;year&gt;2001&lt;/year&gt;&lt;/dates&gt;&lt;rec-number&gt;71&lt;/rec-number&gt;&lt;publisher&gt;Neptun&lt;/publisher&gt;&lt;last-updated-date format="utc"&gt;1522237434&lt;/last-updated-date&gt;&lt;accession-num&gt;377553&lt;/accession-num&gt;&lt;/record&gt;&lt;/Cite&gt;&lt;/EndNote&gt;</w:instrText>
      </w:r>
      <w:r w:rsidRPr="00FA362E">
        <w:rPr>
          <w:lang w:val="sk-SK"/>
        </w:rPr>
        <w:fldChar w:fldCharType="separate"/>
      </w:r>
      <w:r w:rsidR="004B0F7D">
        <w:rPr>
          <w:noProof/>
          <w:lang w:val="sk-SK"/>
        </w:rPr>
        <w:t>[10]</w:t>
      </w:r>
      <w:r w:rsidRPr="00FA362E">
        <w:rPr>
          <w:lang w:val="sk-SK"/>
        </w:rPr>
        <w:fldChar w:fldCharType="end"/>
      </w:r>
      <w:r w:rsidRPr="00FA362E">
        <w:rPr>
          <w:lang w:val="sk-SK"/>
        </w:rPr>
        <w:t xml:space="preserve">. Pri hodnote tepu 70 sťahov srdca za minútu, dosahuje srdce výkon 13 W. Z celkového výkonu srdca sa 90% použije na udržanie tonu hladkej svaloviny a na samotný mechanický výkon sa použije len zvyšných 1,3W </w:t>
      </w:r>
      <w:r w:rsidRPr="00FA362E">
        <w:rPr>
          <w:lang w:val="sk-SK"/>
        </w:rPr>
        <w:fldChar w:fldCharType="begin"/>
      </w:r>
      <w:r w:rsidR="004B0F7D">
        <w:rPr>
          <w:lang w:val="sk-SK"/>
        </w:rPr>
        <w:instrText xml:space="preserve"> ADDIN EN.CITE &lt;EndNote&gt;&lt;Cite&gt;&lt;Author&gt;Hrazdira&lt;/Author&gt;&lt;Year&gt;2001&lt;/Year&gt;&lt;IDText&gt;Lékaøská biofyzika a pøístrojová technika&lt;/IDText&gt;&lt;DisplayText&gt;[8, 10]&lt;/DisplayText&gt;&lt;record&gt;&lt;keywords&gt;&lt;keyword&gt;biohysics&lt;/keyword&gt;&lt;keyword&gt;medical physics&lt;/keyword&gt;&lt;keyword&gt;medical technology&lt;/keyword&gt;&lt;keyword&gt;medical imaging&lt;/keyword&gt;&lt;keyword&gt;imaging&lt;/keyword&gt;&lt;/keywords&gt;&lt;isbn&gt;8090289614&lt;/isbn&gt;&lt;titles&gt;&lt;title&gt;Lékaøská biofyzika a pøístrojová technika&lt;/title&gt;&lt;/titles&gt;&lt;contributors&gt;&lt;authors&gt;&lt;author&gt;Hrazdira, Ivo Mornstein Vojtìch&lt;/author&gt;&lt;/authors&gt;&lt;/contributors&gt;&lt;added-date format="utc"&gt;1522237434&lt;/added-date&gt;&lt;pub-location&gt;Brno&lt;/pub-location&gt;&lt;ref-type name="Book"&gt;6&lt;/ref-type&gt;&lt;dates&gt;&lt;year&gt;2001&lt;/year&gt;&lt;/dates&gt;&lt;rec-number&gt;71&lt;/rec-number&gt;&lt;publisher&gt;Neptun&lt;/publisher&gt;&lt;last-updated-date format="utc"&gt;1522237434&lt;/last-updated-date&gt;&lt;accession-num&gt;377553&lt;/accession-num&gt;&lt;/record&gt;&lt;/Cite&gt;&lt;Cite&gt;&lt;Author&gt;BINDER&lt;/Author&gt;&lt;Year&gt;2009&lt;/Year&gt;&lt;IDText&gt;Průběh pulsní vlny v závislosti na elasticitě cévního systému na arteria radialis &lt;/IDText&gt;&lt;record&gt;&lt;contributors&gt;&lt;tertiary-authors&gt;&lt;author&gt;Jan Hálek&lt;/author&gt;&lt;/tertiary-authors&gt;&lt;/contributors&gt;&lt;titles&gt;&lt;title&gt;Průběh pulsní vlny v závislosti na elasticitě cévního systému na arteria radialis &lt;/title&gt;&lt;secondary-title&gt;Lékařská fakulta&lt;/secondary-title&gt;&lt;/titles&gt;&lt;contributors&gt;&lt;authors&gt;&lt;author&gt;BINDER, Svatopluk&lt;/author&gt;&lt;/authors&gt;&lt;/contributors&gt;&lt;added-date format="utc"&gt;1522233096&lt;/added-date&gt;&lt;ref-type name="Thesis"&gt;32&lt;/ref-type&gt;&lt;dates&gt;&lt;year&gt;2009&lt;/year&gt;&lt;/dates&gt;&lt;rec-number&gt;70&lt;/rec-number&gt;&lt;publisher&gt;Univerzita Palackého v Olomouci&lt;/publisher&gt;&lt;last-updated-date format="utc"&gt;1522233175&lt;/last-updated-date&gt;&lt;/record&gt;&lt;/Cite&gt;&lt;/EndNote&gt;</w:instrText>
      </w:r>
      <w:r w:rsidRPr="00FA362E">
        <w:rPr>
          <w:lang w:val="sk-SK"/>
        </w:rPr>
        <w:fldChar w:fldCharType="separate"/>
      </w:r>
      <w:r w:rsidR="004B0F7D">
        <w:rPr>
          <w:noProof/>
          <w:lang w:val="sk-SK"/>
        </w:rPr>
        <w:t>[8, 10]</w:t>
      </w:r>
      <w:r w:rsidRPr="00FA362E">
        <w:rPr>
          <w:lang w:val="sk-SK"/>
        </w:rPr>
        <w:fldChar w:fldCharType="end"/>
      </w:r>
      <w:r w:rsidRPr="00FA362E">
        <w:rPr>
          <w:lang w:val="sk-SK"/>
        </w:rPr>
        <w:t xml:space="preserve">. </w:t>
      </w:r>
    </w:p>
    <w:p w14:paraId="632D6D5D" w14:textId="77777777" w:rsidR="00CE547F" w:rsidRPr="00FA362E" w:rsidRDefault="00CE547F" w:rsidP="00CE547F">
      <w:pPr>
        <w:rPr>
          <w:lang w:val="sk-SK"/>
        </w:rPr>
      </w:pPr>
    </w:p>
    <w:p w14:paraId="60C972F5" w14:textId="6F502FC3" w:rsidR="00CE547F" w:rsidRPr="00FA362E" w:rsidRDefault="00CE547F" w:rsidP="00CE547F">
      <w:pPr>
        <w:rPr>
          <w:lang w:val="sk-SK"/>
        </w:rPr>
      </w:pPr>
      <w:r w:rsidRPr="00FA362E">
        <w:rPr>
          <w:lang w:val="sk-SK"/>
        </w:rPr>
        <w:t xml:space="preserve">Cievy sa líšia priesvitom, hrúbkou steny a zložením steny. Základnými stavebnými prvkami cievy sú endotelová vrstva, elastické a kolagénové vlákna a hladká svalovina. Endotelová vrstva udržuje stenu cievy hladkú a selektívne priepustnú pre vodu, elektrolyty a iné látky. Vyskytuje sa v celom krvnom riečisku </w:t>
      </w:r>
      <w:r w:rsidRPr="00FA362E">
        <w:rPr>
          <w:lang w:val="sk-SK"/>
        </w:rPr>
        <w:fldChar w:fldCharType="begin"/>
      </w:r>
      <w:r w:rsidRPr="00FA362E">
        <w:rPr>
          <w:lang w:val="sk-SK"/>
        </w:rPr>
        <w:instrText xml:space="preserve"> ADDIN EN.CITE &lt;EndNote&gt;&lt;Cite&gt;&lt;Author&gt;BINDER&lt;/Author&gt;&lt;Year&gt;2009&lt;/Year&gt;&lt;IDText&gt;Průběh pulsní vlny v závislosti na elasticitě cévního systému na arteria radialis &lt;/IDText&gt;&lt;DisplayText&gt;[8]&lt;/DisplayText&gt;&lt;record&gt;&lt;contributors&gt;&lt;tertiary-authors&gt;&lt;author&gt;Jan Hálek&lt;/author&gt;&lt;/tertiary-authors&gt;&lt;/contributors&gt;&lt;titles&gt;&lt;title&gt;Průběh pulsní vlny v závislosti na elasticitě cévního systému na arteria radialis &lt;/title&gt;&lt;secondary-title&gt;Lékařská fakulta&lt;/secondary-title&gt;&lt;/titles&gt;&lt;contributors&gt;&lt;authors&gt;&lt;author&gt;BINDER, Svatopluk&lt;/author&gt;&lt;/authors&gt;&lt;/contributors&gt;&lt;added-date format="utc"&gt;1522233096&lt;/added-date&gt;&lt;ref-type name="Thesis"&gt;32&lt;/ref-type&gt;&lt;dates&gt;&lt;year&gt;2009&lt;/year&gt;&lt;/dates&gt;&lt;rec-number&gt;70&lt;/rec-number&gt;&lt;publisher&gt;Univerzita Palackého v Olomouci&lt;/publisher&gt;&lt;last-updated-date format="utc"&gt;1522233175&lt;/last-updated-date&gt;&lt;/record&gt;&lt;/Cite&gt;&lt;/EndNote&gt;</w:instrText>
      </w:r>
      <w:r w:rsidRPr="00FA362E">
        <w:rPr>
          <w:lang w:val="sk-SK"/>
        </w:rPr>
        <w:fldChar w:fldCharType="separate"/>
      </w:r>
      <w:r w:rsidRPr="00FA362E">
        <w:rPr>
          <w:noProof/>
          <w:lang w:val="sk-SK"/>
        </w:rPr>
        <w:t>[8]</w:t>
      </w:r>
      <w:r w:rsidRPr="00FA362E">
        <w:rPr>
          <w:lang w:val="sk-SK"/>
        </w:rPr>
        <w:fldChar w:fldCharType="end"/>
      </w:r>
      <w:r w:rsidRPr="00FA362E">
        <w:rPr>
          <w:lang w:val="sk-SK"/>
        </w:rPr>
        <w:t xml:space="preserve">. Elastické a kolagénové vlákna vykonávajú pasívne elastické napätie proti krvnému tlaku. Elastické vlákna kladú odpor krvnému tlaku, a to tak, že vykonávajú elastické napätie bez straty energie. Sú ľahko rozťažiteľné až do niekoľkonásobku svojej pôvodnej dĺžky. Nachádzajú sa vo všetkých cievach okrem kapilár. Kolagénové vlákna sú málo rozťažitelné a zapájajú sa do funkcie až pri určitom natiahnutí cievy. Hladká svalovina je riadená nervovou činnosťou </w:t>
      </w:r>
      <w:r w:rsidRPr="00FA362E">
        <w:rPr>
          <w:lang w:val="sk-SK"/>
        </w:rPr>
        <w:fldChar w:fldCharType="begin"/>
      </w:r>
      <w:r w:rsidR="004B0F7D">
        <w:rPr>
          <w:lang w:val="sk-SK"/>
        </w:rPr>
        <w:instrText xml:space="preserve"> ADDIN EN.CITE &lt;EndNote&gt;&lt;Cite&gt;&lt;Author&gt;BOROVANSKÝ&lt;/Author&gt;&lt;Year&gt;1955&lt;/Year&gt;&lt;IDText&gt;Soustavná anatomie člověka .&lt;/IDText&gt;&lt;DisplayText&gt;[8, 11]&lt;/DisplayText&gt;&lt;record&gt;&lt;titles&gt;&lt;title&gt;&lt;style face="italic" font="default" size="100%"&gt;Soustavná anatomie člověka&lt;/style&gt;&lt;style font="default" size="100%"&gt; .&lt;/style&gt;&lt;/title&gt;&lt;/titles&gt;&lt;contributors&gt;&lt;authors&gt;&lt;author&gt;BOROVANSKÝ, Ladislav.&lt;/author&gt;&lt;/authors&gt;&lt;/contributors&gt;&lt;added-date format="utc"&gt;1522240519&lt;/added-date&gt;&lt;pub-location&gt;Praha&lt;/pub-location&gt;&lt;ref-type name="Book"&gt;6&lt;/ref-type&gt;&lt;dates&gt;&lt;year&gt;1955&lt;/year&gt;&lt;/dates&gt;&lt;rec-number&gt;72&lt;/rec-number&gt;&lt;publisher&gt;Státní zdravotnické nakladatelství&lt;/publisher&gt;&lt;last-updated-date format="utc"&gt;1522240608&lt;/last-updated-date&gt;&lt;volume&gt;Díl 1. &lt;/volume&gt;&lt;/record&gt;&lt;/Cite&gt;&lt;Cite&gt;&lt;Author&gt;BINDER&lt;/Author&gt;&lt;Year&gt;2009&lt;/Year&gt;&lt;IDText&gt;Průběh pulsní vlny v závislosti na elasticitě cévního systému na arteria radialis &lt;/IDText&gt;&lt;record&gt;&lt;contributors&gt;&lt;tertiary-authors&gt;&lt;author&gt;Jan Hálek&lt;/author&gt;&lt;/tertiary-authors&gt;&lt;/contributors&gt;&lt;titles&gt;&lt;title&gt;Průběh pulsní vlny v závislosti na elasticitě cévního systému na arteria radialis &lt;/title&gt;&lt;secondary-title&gt;Lékařská fakulta&lt;/secondary-title&gt;&lt;/titles&gt;&lt;contributors&gt;&lt;authors&gt;&lt;author&gt;BINDER, Svatopluk&lt;/author&gt;&lt;/authors&gt;&lt;/contributors&gt;&lt;added-date format="utc"&gt;1522233096&lt;/added-date&gt;&lt;ref-type name="Thesis"&gt;32&lt;/ref-type&gt;&lt;dates&gt;&lt;year&gt;2009&lt;/year&gt;&lt;/dates&gt;&lt;rec-number&gt;70&lt;/rec-number&gt;&lt;publisher&gt;Univerzita Palackého v Olomouci&lt;/publisher&gt;&lt;last-updated-date format="utc"&gt;1522233175&lt;/last-updated-date&gt;&lt;/record&gt;&lt;/Cite&gt;&lt;/EndNote&gt;</w:instrText>
      </w:r>
      <w:r w:rsidRPr="00FA362E">
        <w:rPr>
          <w:lang w:val="sk-SK"/>
        </w:rPr>
        <w:fldChar w:fldCharType="separate"/>
      </w:r>
      <w:r w:rsidR="004B0F7D">
        <w:rPr>
          <w:noProof/>
          <w:lang w:val="sk-SK"/>
        </w:rPr>
        <w:t>[8, 11]</w:t>
      </w:r>
      <w:r w:rsidRPr="00FA362E">
        <w:rPr>
          <w:lang w:val="sk-SK"/>
        </w:rPr>
        <w:fldChar w:fldCharType="end"/>
      </w:r>
      <w:r w:rsidRPr="00FA362E">
        <w:rPr>
          <w:lang w:val="sk-SK"/>
        </w:rPr>
        <w:t>.</w:t>
      </w:r>
    </w:p>
    <w:p w14:paraId="2B4C099B" w14:textId="77777777" w:rsidR="00CE547F" w:rsidRPr="00FA362E" w:rsidRDefault="00CE547F" w:rsidP="00CE547F">
      <w:pPr>
        <w:rPr>
          <w:lang w:val="sk-SK"/>
        </w:rPr>
      </w:pPr>
    </w:p>
    <w:p w14:paraId="1F1948AA" w14:textId="77777777" w:rsidR="00CE547F" w:rsidRPr="00FA362E" w:rsidRDefault="00CE547F" w:rsidP="00CE547F">
      <w:pPr>
        <w:rPr>
          <w:lang w:val="sk-SK"/>
        </w:rPr>
      </w:pPr>
      <w:r w:rsidRPr="00FA362E">
        <w:rPr>
          <w:lang w:val="sk-SK"/>
        </w:rPr>
        <w:t>Cievy sa delia z hľadiska ich funkčnosti na 4 typy:</w:t>
      </w:r>
    </w:p>
    <w:p w14:paraId="280574EE" w14:textId="77777777" w:rsidR="00CE547F" w:rsidRPr="00FA362E" w:rsidRDefault="00CE547F" w:rsidP="00CE547F">
      <w:pPr>
        <w:rPr>
          <w:lang w:val="sk-SK"/>
        </w:rPr>
      </w:pPr>
    </w:p>
    <w:p w14:paraId="746399C3" w14:textId="77777777" w:rsidR="00CE547F" w:rsidRPr="00FA362E" w:rsidRDefault="00CE547F" w:rsidP="00CE547F">
      <w:pPr>
        <w:pStyle w:val="Odsekzoznamu"/>
        <w:numPr>
          <w:ilvl w:val="0"/>
          <w:numId w:val="25"/>
        </w:numPr>
        <w:rPr>
          <w:b/>
          <w:lang w:val="sk-SK"/>
        </w:rPr>
      </w:pPr>
      <w:r w:rsidRPr="00FA362E">
        <w:rPr>
          <w:b/>
          <w:lang w:val="sk-SK"/>
        </w:rPr>
        <w:t xml:space="preserve">Pružníkové cievy: </w:t>
      </w:r>
      <w:r w:rsidRPr="00FA362E">
        <w:rPr>
          <w:lang w:val="sk-SK"/>
        </w:rPr>
        <w:t xml:space="preserve">veľké cievy, ktoré zaisťujú rýchly a plynulejší transport krvi do periférií. Patrí tu hlavne aorta. Vyznačujú sa elastickou stenou, v ktorej uchovajú </w:t>
      </w:r>
      <w:r w:rsidRPr="00FA362E">
        <w:rPr>
          <w:lang w:val="sk-SK"/>
        </w:rPr>
        <w:lastRenderedPageBreak/>
        <w:t>časť kinetickej energie krvi pri systole ako potenciálnu energiu. Potenciálna energia sa mení spať na kinetickú pri poklese tlaku krvi v priebehu diastoly</w:t>
      </w:r>
      <w:r w:rsidRPr="00FA362E">
        <w:rPr>
          <w:lang w:val="sk-SK"/>
        </w:rPr>
        <w:fldChar w:fldCharType="begin"/>
      </w:r>
      <w:r w:rsidRPr="00FA362E">
        <w:rPr>
          <w:lang w:val="sk-SK"/>
        </w:rPr>
        <w:instrText xml:space="preserve"> ADDIN EN.CITE &lt;EndNote&gt;&lt;Cite&gt;&lt;Author&gt;BINDER&lt;/Author&gt;&lt;Year&gt;2009&lt;/Year&gt;&lt;IDText&gt;Průběh pulsní vlny v závislosti na elasticitě cévního systému na arteria radialis &lt;/IDText&gt;&lt;DisplayText&gt;[8]&lt;/DisplayText&gt;&lt;record&gt;&lt;contributors&gt;&lt;tertiary-authors&gt;&lt;author&gt;Jan Hálek&lt;/author&gt;&lt;/tertiary-authors&gt;&lt;/contributors&gt;&lt;titles&gt;&lt;title&gt;Průběh pulsní vlny v závislosti na elasticitě cévního systému na arteria radialis &lt;/title&gt;&lt;secondary-title&gt;Lékařská fakulta&lt;/secondary-title&gt;&lt;/titles&gt;&lt;contributors&gt;&lt;authors&gt;&lt;author&gt;BINDER, Svatopluk&lt;/author&gt;&lt;/authors&gt;&lt;/contributors&gt;&lt;added-date format="utc"&gt;1522233096&lt;/added-date&gt;&lt;ref-type name="Thesis"&gt;32&lt;/ref-type&gt;&lt;dates&gt;&lt;year&gt;2009&lt;/year&gt;&lt;/dates&gt;&lt;rec-number&gt;70&lt;/rec-number&gt;&lt;publisher&gt;Univerzita Palackého v Olomouci&lt;/publisher&gt;&lt;last-updated-date format="utc"&gt;1522233175&lt;/last-updated-date&gt;&lt;/record&gt;&lt;/Cite&gt;&lt;/EndNote&gt;</w:instrText>
      </w:r>
      <w:r w:rsidRPr="00FA362E">
        <w:rPr>
          <w:lang w:val="sk-SK"/>
        </w:rPr>
        <w:fldChar w:fldCharType="separate"/>
      </w:r>
      <w:r w:rsidRPr="00FA362E">
        <w:rPr>
          <w:noProof/>
          <w:lang w:val="sk-SK"/>
        </w:rPr>
        <w:t>[8]</w:t>
      </w:r>
      <w:r w:rsidRPr="00FA362E">
        <w:rPr>
          <w:lang w:val="sk-SK"/>
        </w:rPr>
        <w:fldChar w:fldCharType="end"/>
      </w:r>
      <w:r w:rsidRPr="00FA362E">
        <w:rPr>
          <w:lang w:val="sk-SK"/>
        </w:rPr>
        <w:t>.</w:t>
      </w:r>
    </w:p>
    <w:p w14:paraId="2C0EBCBC" w14:textId="77777777" w:rsidR="00CE547F" w:rsidRPr="00FA362E" w:rsidRDefault="00CE547F" w:rsidP="00CE547F">
      <w:pPr>
        <w:pStyle w:val="Odsekzoznamu"/>
        <w:numPr>
          <w:ilvl w:val="0"/>
          <w:numId w:val="25"/>
        </w:numPr>
        <w:rPr>
          <w:b/>
          <w:lang w:val="sk-SK"/>
        </w:rPr>
      </w:pPr>
      <w:r w:rsidRPr="00FA362E">
        <w:rPr>
          <w:b/>
          <w:lang w:val="sk-SK"/>
        </w:rPr>
        <w:t xml:space="preserve">Rezistentné cievy: </w:t>
      </w:r>
      <w:r w:rsidRPr="00FA362E">
        <w:rPr>
          <w:lang w:val="sk-SK"/>
        </w:rPr>
        <w:t>malé tepny a tepničky, ktoré regulujú prítok krvi k orgánom a tkanivám. Majú vo svojej stene pomerne veľké množstvo svaloviny. Sťahom a uvoľnením svaloviny tieto cievy regulujú prietok krvi cievou. Príkladom ich činnosti je zmena prekrvenia svalov pri svalovej záťaži. Uvoľnením hladkej svaloviny sa zväčší priesvit cievy a tým sa zvýši prítok krvi do svalu. Svojou činnosťou rezistentné cievy ovplyvňujú periférny odpor krvného riečiska</w:t>
      </w:r>
      <w:r w:rsidRPr="00FA362E">
        <w:rPr>
          <w:lang w:val="sk-SK"/>
        </w:rPr>
        <w:fldChar w:fldCharType="begin"/>
      </w:r>
      <w:r w:rsidRPr="00FA362E">
        <w:rPr>
          <w:lang w:val="sk-SK"/>
        </w:rPr>
        <w:instrText xml:space="preserve"> ADDIN EN.CITE &lt;EndNote&gt;&lt;Cite&gt;&lt;Author&gt;BINDER&lt;/Author&gt;&lt;Year&gt;2009&lt;/Year&gt;&lt;IDText&gt;Průběh pulsní vlny v závislosti na elasticitě cévního systému na arteria radialis &lt;/IDText&gt;&lt;DisplayText&gt;[8]&lt;/DisplayText&gt;&lt;record&gt;&lt;contributors&gt;&lt;tertiary-authors&gt;&lt;author&gt;Jan Hálek&lt;/author&gt;&lt;/tertiary-authors&gt;&lt;/contributors&gt;&lt;titles&gt;&lt;title&gt;Průběh pulsní vlny v závislosti na elasticitě cévního systému na arteria radialis &lt;/title&gt;&lt;secondary-title&gt;Lékařská fakulta&lt;/secondary-title&gt;&lt;/titles&gt;&lt;contributors&gt;&lt;authors&gt;&lt;author&gt;BINDER, Svatopluk&lt;/author&gt;&lt;/authors&gt;&lt;/contributors&gt;&lt;added-date format="utc"&gt;1522233096&lt;/added-date&gt;&lt;ref-type name="Thesis"&gt;32&lt;/ref-type&gt;&lt;dates&gt;&lt;year&gt;2009&lt;/year&gt;&lt;/dates&gt;&lt;rec-number&gt;70&lt;/rec-number&gt;&lt;publisher&gt;Univerzita Palackého v Olomouci&lt;/publisher&gt;&lt;last-updated-date format="utc"&gt;1522233175&lt;/last-updated-date&gt;&lt;/record&gt;&lt;/Cite&gt;&lt;/EndNote&gt;</w:instrText>
      </w:r>
      <w:r w:rsidRPr="00FA362E">
        <w:rPr>
          <w:lang w:val="sk-SK"/>
        </w:rPr>
        <w:fldChar w:fldCharType="separate"/>
      </w:r>
      <w:r w:rsidRPr="00FA362E">
        <w:rPr>
          <w:noProof/>
          <w:lang w:val="sk-SK"/>
        </w:rPr>
        <w:t>[8]</w:t>
      </w:r>
      <w:r w:rsidRPr="00FA362E">
        <w:rPr>
          <w:lang w:val="sk-SK"/>
        </w:rPr>
        <w:fldChar w:fldCharType="end"/>
      </w:r>
      <w:r w:rsidRPr="00FA362E">
        <w:rPr>
          <w:lang w:val="sk-SK"/>
        </w:rPr>
        <w:t>.</w:t>
      </w:r>
    </w:p>
    <w:p w14:paraId="4C6B4B8B" w14:textId="77777777" w:rsidR="00CE547F" w:rsidRPr="00FA362E" w:rsidRDefault="00CE547F" w:rsidP="00CE547F">
      <w:pPr>
        <w:pStyle w:val="Odsekzoznamu"/>
        <w:numPr>
          <w:ilvl w:val="0"/>
          <w:numId w:val="25"/>
        </w:numPr>
        <w:rPr>
          <w:lang w:val="sk-SK"/>
        </w:rPr>
      </w:pPr>
      <w:r w:rsidRPr="00FA362E">
        <w:rPr>
          <w:b/>
          <w:lang w:val="sk-SK"/>
        </w:rPr>
        <w:t xml:space="preserve">Kapacitné cievy: </w:t>
      </w:r>
      <w:r w:rsidRPr="00FA362E">
        <w:rPr>
          <w:lang w:val="sk-SK"/>
        </w:rPr>
        <w:t xml:space="preserve">predovšetkým žily, vďaka svojej rozťažnosti pojmú väčší objem krvi. Slúžia ako rezervoár krvi a zabezpečujú žilný návrat </w:t>
      </w:r>
      <w:r w:rsidRPr="00FA362E">
        <w:rPr>
          <w:lang w:val="sk-SK"/>
        </w:rPr>
        <w:fldChar w:fldCharType="begin"/>
      </w:r>
      <w:r w:rsidRPr="00FA362E">
        <w:rPr>
          <w:lang w:val="sk-SK"/>
        </w:rPr>
        <w:instrText xml:space="preserve"> ADDIN EN.CITE &lt;EndNote&gt;&lt;Cite&gt;&lt;Author&gt;BINDER&lt;/Author&gt;&lt;Year&gt;2009&lt;/Year&gt;&lt;IDText&gt;Průběh pulsní vlny v závislosti na elasticitě cévního systému na arteria radialis &lt;/IDText&gt;&lt;DisplayText&gt;[8]&lt;/DisplayText&gt;&lt;record&gt;&lt;contributors&gt;&lt;tertiary-authors&gt;&lt;author&gt;Jan Hálek&lt;/author&gt;&lt;/tertiary-authors&gt;&lt;/contributors&gt;&lt;titles&gt;&lt;title&gt;Průběh pulsní vlny v závislosti na elasticitě cévního systému na arteria radialis &lt;/title&gt;&lt;secondary-title&gt;Lékařská fakulta&lt;/secondary-title&gt;&lt;/titles&gt;&lt;contributors&gt;&lt;authors&gt;&lt;author&gt;BINDER, Svatopluk&lt;/author&gt;&lt;/authors&gt;&lt;/contributors&gt;&lt;added-date format="utc"&gt;1522233096&lt;/added-date&gt;&lt;ref-type name="Thesis"&gt;32&lt;/ref-type&gt;&lt;dates&gt;&lt;year&gt;2009&lt;/year&gt;&lt;/dates&gt;&lt;rec-number&gt;70&lt;/rec-number&gt;&lt;publisher&gt;Univerzita Palackého v Olomouci&lt;/publisher&gt;&lt;last-updated-date format="utc"&gt;1522233175&lt;/last-updated-date&gt;&lt;/record&gt;&lt;/Cite&gt;&lt;/EndNote&gt;</w:instrText>
      </w:r>
      <w:r w:rsidRPr="00FA362E">
        <w:rPr>
          <w:lang w:val="sk-SK"/>
        </w:rPr>
        <w:fldChar w:fldCharType="separate"/>
      </w:r>
      <w:r w:rsidRPr="00FA362E">
        <w:rPr>
          <w:noProof/>
          <w:lang w:val="sk-SK"/>
        </w:rPr>
        <w:t>[8]</w:t>
      </w:r>
      <w:r w:rsidRPr="00FA362E">
        <w:rPr>
          <w:lang w:val="sk-SK"/>
        </w:rPr>
        <w:fldChar w:fldCharType="end"/>
      </w:r>
      <w:r w:rsidRPr="00FA362E">
        <w:rPr>
          <w:lang w:val="sk-SK"/>
        </w:rPr>
        <w:t xml:space="preserve">. </w:t>
      </w:r>
    </w:p>
    <w:p w14:paraId="4B3DE5C4" w14:textId="77777777" w:rsidR="00CE547F" w:rsidRPr="00FA362E" w:rsidRDefault="00CE547F" w:rsidP="00CE547F">
      <w:pPr>
        <w:pStyle w:val="Odsekzoznamu"/>
        <w:numPr>
          <w:ilvl w:val="0"/>
          <w:numId w:val="25"/>
        </w:numPr>
        <w:rPr>
          <w:lang w:val="sk-SK"/>
        </w:rPr>
      </w:pPr>
      <w:r w:rsidRPr="00FA362E">
        <w:rPr>
          <w:b/>
          <w:lang w:val="sk-SK"/>
        </w:rPr>
        <w:t xml:space="preserve">Kapiláry: </w:t>
      </w:r>
      <w:r w:rsidRPr="00FA362E">
        <w:rPr>
          <w:lang w:val="sk-SK"/>
        </w:rPr>
        <w:t xml:space="preserve">tvoria styčnú plochu medzi krvou a tkanivom. Nemajú schopnosť kontrakcie a ich priesvit sa mení pasívne ako výsledok aktivity prekapilárnych a postkapilárnych ciev </w:t>
      </w:r>
      <w:r w:rsidRPr="00FA362E">
        <w:rPr>
          <w:lang w:val="sk-SK"/>
        </w:rPr>
        <w:fldChar w:fldCharType="begin"/>
      </w:r>
      <w:r w:rsidRPr="00FA362E">
        <w:rPr>
          <w:lang w:val="sk-SK"/>
        </w:rPr>
        <w:instrText xml:space="preserve"> ADDIN EN.CITE &lt;EndNote&gt;&lt;Cite&gt;&lt;Author&gt;BINDER&lt;/Author&gt;&lt;Year&gt;2009&lt;/Year&gt;&lt;IDText&gt;Průběh pulsní vlny v závislosti na elasticitě cévního systému na arteria radialis &lt;/IDText&gt;&lt;DisplayText&gt;[8]&lt;/DisplayText&gt;&lt;record&gt;&lt;contributors&gt;&lt;tertiary-authors&gt;&lt;author&gt;Jan Hálek&lt;/author&gt;&lt;/tertiary-authors&gt;&lt;/contributors&gt;&lt;titles&gt;&lt;title&gt;Průběh pulsní vlny v závislosti na elasticitě cévního systému na arteria radialis &lt;/title&gt;&lt;secondary-title&gt;Lékařská fakulta&lt;/secondary-title&gt;&lt;/titles&gt;&lt;contributors&gt;&lt;authors&gt;&lt;author&gt;BINDER, Svatopluk&lt;/author&gt;&lt;/authors&gt;&lt;/contributors&gt;&lt;added-date format="utc"&gt;1522233096&lt;/added-date&gt;&lt;ref-type name="Thesis"&gt;32&lt;/ref-type&gt;&lt;dates&gt;&lt;year&gt;2009&lt;/year&gt;&lt;/dates&gt;&lt;rec-number&gt;70&lt;/rec-number&gt;&lt;publisher&gt;Univerzita Palackého v Olomouci&lt;/publisher&gt;&lt;last-updated-date format="utc"&gt;1522233175&lt;/last-updated-date&gt;&lt;/record&gt;&lt;/Cite&gt;&lt;/EndNote&gt;</w:instrText>
      </w:r>
      <w:r w:rsidRPr="00FA362E">
        <w:rPr>
          <w:lang w:val="sk-SK"/>
        </w:rPr>
        <w:fldChar w:fldCharType="separate"/>
      </w:r>
      <w:r w:rsidRPr="00FA362E">
        <w:rPr>
          <w:noProof/>
          <w:lang w:val="sk-SK"/>
        </w:rPr>
        <w:t>[8]</w:t>
      </w:r>
      <w:r w:rsidRPr="00FA362E">
        <w:rPr>
          <w:lang w:val="sk-SK"/>
        </w:rPr>
        <w:fldChar w:fldCharType="end"/>
      </w:r>
      <w:r w:rsidRPr="00FA362E">
        <w:rPr>
          <w:lang w:val="sk-SK"/>
        </w:rPr>
        <w:t xml:space="preserve">. </w:t>
      </w:r>
    </w:p>
    <w:p w14:paraId="20A47AFA" w14:textId="77777777" w:rsidR="00CE547F" w:rsidRPr="00FA362E" w:rsidRDefault="00CE547F" w:rsidP="00CE547F">
      <w:pPr>
        <w:rPr>
          <w:color w:val="000000"/>
          <w:lang w:val="sk-SK"/>
        </w:rPr>
      </w:pPr>
    </w:p>
    <w:p w14:paraId="610E9C70" w14:textId="5A2B8197" w:rsidR="00CE547F" w:rsidRPr="00FA362E" w:rsidRDefault="00CE547F" w:rsidP="00CE547F">
      <w:pPr>
        <w:rPr>
          <w:color w:val="000000"/>
          <w:lang w:val="sk-SK"/>
        </w:rPr>
      </w:pPr>
      <w:r w:rsidRPr="00FA362E">
        <w:rPr>
          <w:color w:val="000000"/>
          <w:lang w:val="sk-SK"/>
        </w:rPr>
        <w:t>Na popis toku krvi bolo spracovaných niekoľko modelov</w:t>
      </w:r>
      <w:r w:rsidRPr="00FA362E">
        <w:rPr>
          <w:color w:val="000000"/>
          <w:lang w:val="sk-SK"/>
        </w:rPr>
        <w:fldChar w:fldCharType="begin"/>
      </w:r>
      <w:r w:rsidR="004B0F7D">
        <w:rPr>
          <w:color w:val="000000"/>
          <w:lang w:val="sk-SK"/>
        </w:rPr>
        <w:instrText xml:space="preserve"> ADDIN EN.CITE &lt;EndNote&gt;&lt;Cite&gt;&lt;Author&gt;Coleman&lt;/Author&gt;&lt;Year&gt;1985&lt;/Year&gt;&lt;RecNum&gt;0&lt;/RecNum&gt;&lt;IDText&gt;MATHEMATICAL-ANALYSIS OF CARDIOVASCULAR FUNCTION&lt;/IDText&gt;&lt;DisplayText&gt;[12]&lt;/DisplayText&gt;&lt;record&gt;&lt;keywords&gt;&lt;keyword&gt;Engineering&lt;/keyword&gt;&lt;/keywords&gt;&lt;urls&gt;&lt;related-urls&gt;&lt;url&gt;&amp;lt;Go to ISI&amp;gt;://WOS:A1985AEC5500007&lt;/url&gt;&lt;/related-urls&gt;&lt;/urls&gt;&lt;isbn&gt;0018-9294&lt;/isbn&gt;&lt;work-type&gt;Article&lt;/work-type&gt;&lt;titles&gt;&lt;title&gt;MATHEMATICAL-ANALYSIS OF CARDIOVASCULAR FUNCTION&lt;/title&gt;&lt;secondary-title&gt;Ieee Transactions on Biomedical Engineering&lt;/secondary-title&gt;&lt;alt-title&gt;IEEE Trans. Biomed. Eng.&lt;/alt-title&gt;&lt;/titles&gt;&lt;pages&gt;289-294&lt;/pages&gt;&lt;number&gt;4&lt;/number&gt;&lt;contributors&gt;&lt;authors&gt;&lt;author&gt;Coleman, T. G.&lt;/author&gt;&lt;/authors&gt;&lt;/contributors&gt;&lt;language&gt;English&lt;/language&gt;&lt;added-date format="utc"&gt;1520404182&lt;/added-date&gt;&lt;ref-type name="Journal Article"&gt;17&lt;/ref-type&gt;&lt;auth-address&gt;COLEMAN, TG (reprint author), UNIV MISSISSIPPI,MED CTR,DEPT PHYSIOL &amp;amp; BIOPHYS,JACKSON,MS 39216, USA.&lt;/auth-address&gt;&lt;dates&gt;&lt;year&gt;1985&lt;/year&gt;&lt;/dates&gt;&lt;rec-number&gt;24&lt;/rec-number&gt;&lt;last-updated-date format="utc"&gt;1520404182&lt;/last-updated-date&gt;&lt;accession-num&gt;WOS:A1985AEC5500007&lt;/accession-num&gt;&lt;electronic-resource-num&gt;10.1109/tbme.1985.325450&lt;/electronic-resource-num&gt;&lt;volume&gt;32&lt;/volume&gt;&lt;/record&gt;&lt;/Cite&gt;&lt;/EndNote&gt;</w:instrText>
      </w:r>
      <w:r w:rsidRPr="00FA362E">
        <w:rPr>
          <w:color w:val="000000"/>
          <w:lang w:val="sk-SK"/>
        </w:rPr>
        <w:fldChar w:fldCharType="separate"/>
      </w:r>
      <w:r w:rsidR="004B0F7D">
        <w:rPr>
          <w:noProof/>
          <w:color w:val="000000"/>
          <w:lang w:val="sk-SK"/>
        </w:rPr>
        <w:t>[12]</w:t>
      </w:r>
      <w:r w:rsidRPr="00FA362E">
        <w:rPr>
          <w:color w:val="000000"/>
          <w:lang w:val="sk-SK"/>
        </w:rPr>
        <w:fldChar w:fldCharType="end"/>
      </w:r>
      <w:r w:rsidRPr="00FA362E">
        <w:rPr>
          <w:color w:val="000000"/>
          <w:lang w:val="sk-SK"/>
        </w:rPr>
        <w:t>, ktoré popisujú vzťah hemodynamických premenných ako tok, tlak a objem. Tieto modely umožňujú odhadnúť parametre obehovej sústavy, ktoré by sa inak len ťažko merali</w:t>
      </w:r>
      <w:r w:rsidRPr="00FA362E">
        <w:rPr>
          <w:color w:val="000000"/>
          <w:lang w:val="sk-SK"/>
        </w:rPr>
        <w:fldChar w:fldCharType="begin"/>
      </w:r>
      <w:r w:rsidRPr="00FA362E">
        <w:rPr>
          <w:color w:val="000000"/>
          <w:lang w:val="sk-SK"/>
        </w:rPr>
        <w:instrText xml:space="preserve"> ADDIN EN.CITE &lt;EndNote&gt;&lt;Cite&gt;&lt;Author&gt;BINDER&lt;/Author&gt;&lt;Year&gt;2009&lt;/Year&gt;&lt;IDText&gt;Průběh pulsní vlny v závislosti na elasticitě cévního systému na arteria radialis &lt;/IDText&gt;&lt;DisplayText&gt;[8]&lt;/DisplayText&gt;&lt;record&gt;&lt;contributors&gt;&lt;tertiary-authors&gt;&lt;author&gt;Jan Hálek&lt;/author&gt;&lt;/tertiary-authors&gt;&lt;/contributors&gt;&lt;titles&gt;&lt;title&gt;Průběh pulsní vlny v závislosti na elasticitě cévního systému na arteria radialis &lt;/title&gt;&lt;secondary-title&gt;Lékařská fakulta&lt;/secondary-title&gt;&lt;/titles&gt;&lt;contributors&gt;&lt;authors&gt;&lt;author&gt;BINDER, Svatopluk&lt;/author&gt;&lt;/authors&gt;&lt;/contributors&gt;&lt;added-date format="utc"&gt;1522233096&lt;/added-date&gt;&lt;ref-type name="Thesis"&gt;32&lt;/ref-type&gt;&lt;dates&gt;&lt;year&gt;2009&lt;/year&gt;&lt;/dates&gt;&lt;rec-number&gt;70&lt;/rec-number&gt;&lt;publisher&gt;Univerzita Palackého v Olomouci&lt;/publisher&gt;&lt;last-updated-date format="utc"&gt;1522233175&lt;/last-updated-date&gt;&lt;/record&gt;&lt;/Cite&gt;&lt;/EndNote&gt;</w:instrText>
      </w:r>
      <w:r w:rsidRPr="00FA362E">
        <w:rPr>
          <w:color w:val="000000"/>
          <w:lang w:val="sk-SK"/>
        </w:rPr>
        <w:fldChar w:fldCharType="separate"/>
      </w:r>
      <w:r w:rsidRPr="00FA362E">
        <w:rPr>
          <w:noProof/>
          <w:color w:val="000000"/>
          <w:lang w:val="sk-SK"/>
        </w:rPr>
        <w:t>[8]</w:t>
      </w:r>
      <w:r w:rsidRPr="00FA362E">
        <w:rPr>
          <w:color w:val="000000"/>
          <w:lang w:val="sk-SK"/>
        </w:rPr>
        <w:fldChar w:fldCharType="end"/>
      </w:r>
      <w:r w:rsidRPr="00FA362E">
        <w:rPr>
          <w:color w:val="000000"/>
          <w:lang w:val="sk-SK"/>
        </w:rPr>
        <w:t xml:space="preserve">. Otázka, ktorý model najvernejšie popisuje hemodynamiku je stále otvorená. Ako elektrická analógia hemodynamických modelov boli spracované náhradné elektrické schémy hemodynamických modelov. Vzťah mechanických komponent obehovej sústavy a elektrických komponentov náhradnej elektrickej schémy ukazuje </w:t>
      </w:r>
      <w:r w:rsidRPr="00FA362E">
        <w:rPr>
          <w:color w:val="000000"/>
          <w:lang w:val="sk-SK"/>
        </w:rPr>
        <w:fldChar w:fldCharType="begin"/>
      </w:r>
      <w:r w:rsidRPr="00FA362E">
        <w:rPr>
          <w:color w:val="000000"/>
          <w:lang w:val="sk-SK"/>
        </w:rPr>
        <w:instrText xml:space="preserve"> REF _Ref510004507 \h </w:instrText>
      </w:r>
      <w:r w:rsidRPr="00FA362E">
        <w:rPr>
          <w:color w:val="000000"/>
          <w:lang w:val="sk-SK"/>
        </w:rPr>
      </w:r>
      <w:r w:rsidRPr="00FA362E">
        <w:rPr>
          <w:color w:val="000000"/>
          <w:lang w:val="sk-SK"/>
        </w:rPr>
        <w:fldChar w:fldCharType="separate"/>
      </w:r>
      <w:r w:rsidR="00B85020" w:rsidRPr="00FA362E">
        <w:rPr>
          <w:lang w:val="sk-SK"/>
        </w:rPr>
        <w:t xml:space="preserve">Tabuľka </w:t>
      </w:r>
      <w:r w:rsidR="00B85020">
        <w:rPr>
          <w:noProof/>
          <w:lang w:val="sk-SK"/>
        </w:rPr>
        <w:t>1</w:t>
      </w:r>
      <w:r w:rsidRPr="00FA362E">
        <w:rPr>
          <w:color w:val="000000"/>
          <w:lang w:val="sk-SK"/>
        </w:rPr>
        <w:fldChar w:fldCharType="end"/>
      </w:r>
      <w:r w:rsidRPr="00FA362E">
        <w:rPr>
          <w:color w:val="000000"/>
          <w:lang w:val="sk-SK"/>
        </w:rPr>
        <w:t xml:space="preserve">. </w:t>
      </w:r>
    </w:p>
    <w:p w14:paraId="089469CE" w14:textId="77777777" w:rsidR="00CE547F" w:rsidRPr="00FA362E" w:rsidRDefault="00CE547F" w:rsidP="00CE547F">
      <w:pPr>
        <w:rPr>
          <w:color w:val="000000"/>
          <w:lang w:val="sk-SK"/>
        </w:rPr>
      </w:pPr>
    </w:p>
    <w:tbl>
      <w:tblPr>
        <w:tblStyle w:val="Mriekatabuky"/>
        <w:tblW w:w="0" w:type="auto"/>
        <w:jc w:val="center"/>
        <w:tblLook w:val="04A0" w:firstRow="1" w:lastRow="0" w:firstColumn="1" w:lastColumn="0" w:noHBand="0" w:noVBand="1"/>
      </w:tblPr>
      <w:tblGrid>
        <w:gridCol w:w="3489"/>
        <w:gridCol w:w="3489"/>
      </w:tblGrid>
      <w:tr w:rsidR="00CE547F" w:rsidRPr="00FA362E" w14:paraId="1C33460C" w14:textId="77777777" w:rsidTr="00452ADC">
        <w:trPr>
          <w:trHeight w:val="375"/>
          <w:jc w:val="center"/>
        </w:trPr>
        <w:tc>
          <w:tcPr>
            <w:tcW w:w="3489" w:type="dxa"/>
          </w:tcPr>
          <w:p w14:paraId="40ABB3A4" w14:textId="77777777" w:rsidR="00CE547F" w:rsidRPr="00FA362E" w:rsidRDefault="00CE547F" w:rsidP="00452ADC">
            <w:pPr>
              <w:rPr>
                <w:color w:val="000000"/>
                <w:lang w:val="sk-SK"/>
              </w:rPr>
            </w:pPr>
            <w:r w:rsidRPr="00FA362E">
              <w:rPr>
                <w:color w:val="000000"/>
                <w:lang w:val="sk-SK"/>
              </w:rPr>
              <w:t>Kardiovaskulárny parameter</w:t>
            </w:r>
          </w:p>
        </w:tc>
        <w:tc>
          <w:tcPr>
            <w:tcW w:w="3489" w:type="dxa"/>
          </w:tcPr>
          <w:p w14:paraId="16177013" w14:textId="77777777" w:rsidR="00CE547F" w:rsidRPr="00FA362E" w:rsidRDefault="00CE547F" w:rsidP="00452ADC">
            <w:pPr>
              <w:rPr>
                <w:color w:val="000000"/>
                <w:lang w:val="sk-SK"/>
              </w:rPr>
            </w:pPr>
            <w:r w:rsidRPr="00FA362E">
              <w:rPr>
                <w:color w:val="000000"/>
                <w:lang w:val="sk-SK"/>
              </w:rPr>
              <w:t>Elektrická komponenta</w:t>
            </w:r>
          </w:p>
        </w:tc>
      </w:tr>
      <w:tr w:rsidR="00CE547F" w:rsidRPr="00FA362E" w14:paraId="63C09BCD" w14:textId="77777777" w:rsidTr="00452ADC">
        <w:trPr>
          <w:trHeight w:val="388"/>
          <w:jc w:val="center"/>
        </w:trPr>
        <w:tc>
          <w:tcPr>
            <w:tcW w:w="3489" w:type="dxa"/>
          </w:tcPr>
          <w:p w14:paraId="7612F639" w14:textId="77777777" w:rsidR="00CE547F" w:rsidRPr="00FA362E" w:rsidRDefault="00CE547F" w:rsidP="00452ADC">
            <w:pPr>
              <w:rPr>
                <w:color w:val="000000"/>
                <w:lang w:val="sk-SK"/>
              </w:rPr>
            </w:pPr>
            <w:r w:rsidRPr="00FA362E">
              <w:rPr>
                <w:color w:val="000000"/>
                <w:lang w:val="sk-SK"/>
              </w:rPr>
              <w:t>Tok krvi, Q (ml/s)</w:t>
            </w:r>
          </w:p>
        </w:tc>
        <w:tc>
          <w:tcPr>
            <w:tcW w:w="3489" w:type="dxa"/>
          </w:tcPr>
          <w:p w14:paraId="507CEDEE" w14:textId="77777777" w:rsidR="00CE547F" w:rsidRPr="00FA362E" w:rsidRDefault="00CE547F" w:rsidP="00452ADC">
            <w:pPr>
              <w:rPr>
                <w:color w:val="000000"/>
                <w:lang w:val="sk-SK"/>
              </w:rPr>
            </w:pPr>
            <w:r w:rsidRPr="00FA362E">
              <w:rPr>
                <w:color w:val="000000"/>
                <w:lang w:val="sk-SK"/>
              </w:rPr>
              <w:t>Elektrický prúd I (A)</w:t>
            </w:r>
          </w:p>
        </w:tc>
      </w:tr>
      <w:tr w:rsidR="00CE547F" w:rsidRPr="00FA362E" w14:paraId="44553220" w14:textId="77777777" w:rsidTr="00452ADC">
        <w:trPr>
          <w:trHeight w:val="375"/>
          <w:jc w:val="center"/>
        </w:trPr>
        <w:tc>
          <w:tcPr>
            <w:tcW w:w="3489" w:type="dxa"/>
          </w:tcPr>
          <w:p w14:paraId="6F25E73A" w14:textId="77777777" w:rsidR="00CE547F" w:rsidRPr="00FA362E" w:rsidRDefault="00CE547F" w:rsidP="00452ADC">
            <w:pPr>
              <w:rPr>
                <w:color w:val="000000"/>
                <w:lang w:val="sk-SK"/>
              </w:rPr>
            </w:pPr>
            <w:r w:rsidRPr="00FA362E">
              <w:rPr>
                <w:color w:val="000000"/>
                <w:lang w:val="sk-SK"/>
              </w:rPr>
              <w:t>Arteriálny krvný tlak, P (mmHg)</w:t>
            </w:r>
          </w:p>
        </w:tc>
        <w:tc>
          <w:tcPr>
            <w:tcW w:w="3489" w:type="dxa"/>
          </w:tcPr>
          <w:p w14:paraId="1C24A185" w14:textId="77777777" w:rsidR="00CE547F" w:rsidRPr="00FA362E" w:rsidRDefault="00CE547F" w:rsidP="00452ADC">
            <w:pPr>
              <w:rPr>
                <w:color w:val="000000"/>
                <w:lang w:val="sk-SK"/>
              </w:rPr>
            </w:pPr>
            <w:r w:rsidRPr="00FA362E">
              <w:rPr>
                <w:color w:val="000000"/>
                <w:lang w:val="sk-SK"/>
              </w:rPr>
              <w:t>Elektrické napätie U (V)</w:t>
            </w:r>
          </w:p>
        </w:tc>
      </w:tr>
      <w:tr w:rsidR="00CE547F" w:rsidRPr="00FA362E" w14:paraId="641F41E0" w14:textId="77777777" w:rsidTr="00452ADC">
        <w:trPr>
          <w:trHeight w:val="375"/>
          <w:jc w:val="center"/>
        </w:trPr>
        <w:tc>
          <w:tcPr>
            <w:tcW w:w="3489" w:type="dxa"/>
          </w:tcPr>
          <w:p w14:paraId="1370C20E" w14:textId="77777777" w:rsidR="00CE547F" w:rsidRPr="00FA362E" w:rsidRDefault="00CE547F" w:rsidP="00452ADC">
            <w:pPr>
              <w:jc w:val="left"/>
              <w:rPr>
                <w:color w:val="000000"/>
                <w:lang w:val="sk-SK"/>
              </w:rPr>
            </w:pPr>
            <w:r w:rsidRPr="00FA362E">
              <w:rPr>
                <w:color w:val="000000"/>
                <w:lang w:val="sk-SK"/>
              </w:rPr>
              <w:t>Rozťažnosť artérií, C (ml/mmHg)</w:t>
            </w:r>
          </w:p>
        </w:tc>
        <w:tc>
          <w:tcPr>
            <w:tcW w:w="3489" w:type="dxa"/>
          </w:tcPr>
          <w:p w14:paraId="67D1510D" w14:textId="77777777" w:rsidR="00CE547F" w:rsidRPr="00FA362E" w:rsidRDefault="00CE547F" w:rsidP="00452ADC">
            <w:pPr>
              <w:rPr>
                <w:color w:val="000000"/>
                <w:lang w:val="sk-SK"/>
              </w:rPr>
            </w:pPr>
            <w:r w:rsidRPr="00FA362E">
              <w:rPr>
                <w:color w:val="000000"/>
                <w:lang w:val="sk-SK"/>
              </w:rPr>
              <w:t>Kapacita C (F)</w:t>
            </w:r>
          </w:p>
        </w:tc>
      </w:tr>
      <w:tr w:rsidR="00CE547F" w:rsidRPr="00FA362E" w14:paraId="4F88A1EB" w14:textId="77777777" w:rsidTr="00452ADC">
        <w:trPr>
          <w:trHeight w:val="375"/>
          <w:jc w:val="center"/>
        </w:trPr>
        <w:tc>
          <w:tcPr>
            <w:tcW w:w="3489" w:type="dxa"/>
          </w:tcPr>
          <w:p w14:paraId="1E2F2CA2" w14:textId="77777777" w:rsidR="00CE547F" w:rsidRPr="00FA362E" w:rsidRDefault="00CE547F" w:rsidP="00452ADC">
            <w:pPr>
              <w:rPr>
                <w:color w:val="000000"/>
                <w:lang w:val="sk-SK"/>
              </w:rPr>
            </w:pPr>
            <w:r w:rsidRPr="00FA362E">
              <w:rPr>
                <w:color w:val="000000"/>
                <w:lang w:val="sk-SK"/>
              </w:rPr>
              <w:t>Cievny odpor R (mmHg.s/ml)</w:t>
            </w:r>
          </w:p>
        </w:tc>
        <w:tc>
          <w:tcPr>
            <w:tcW w:w="3489" w:type="dxa"/>
          </w:tcPr>
          <w:p w14:paraId="12CFF8CE" w14:textId="77777777" w:rsidR="00CE547F" w:rsidRPr="00FA362E" w:rsidRDefault="00CE547F" w:rsidP="00452ADC">
            <w:pPr>
              <w:rPr>
                <w:color w:val="000000"/>
                <w:lang w:val="sk-SK"/>
              </w:rPr>
            </w:pPr>
            <w:r w:rsidRPr="00FA362E">
              <w:rPr>
                <w:color w:val="000000"/>
                <w:lang w:val="sk-SK"/>
              </w:rPr>
              <w:t>Rezistor R (Ω)</w:t>
            </w:r>
          </w:p>
        </w:tc>
      </w:tr>
      <w:tr w:rsidR="00CE547F" w:rsidRPr="00FA362E" w14:paraId="5773F874" w14:textId="77777777" w:rsidTr="00452ADC">
        <w:trPr>
          <w:trHeight w:val="388"/>
          <w:jc w:val="center"/>
        </w:trPr>
        <w:tc>
          <w:tcPr>
            <w:tcW w:w="3489" w:type="dxa"/>
          </w:tcPr>
          <w:p w14:paraId="47B89F38" w14:textId="77777777" w:rsidR="00CE547F" w:rsidRPr="00FA362E" w:rsidRDefault="00CE547F" w:rsidP="00452ADC">
            <w:pPr>
              <w:jc w:val="left"/>
              <w:rPr>
                <w:color w:val="000000"/>
                <w:lang w:val="sk-SK"/>
              </w:rPr>
            </w:pPr>
            <w:r w:rsidRPr="00FA362E">
              <w:rPr>
                <w:color w:val="000000"/>
                <w:lang w:val="sk-SK"/>
              </w:rPr>
              <w:t>Inertancia krvi, L (mmHg/(ml.s))</w:t>
            </w:r>
          </w:p>
        </w:tc>
        <w:tc>
          <w:tcPr>
            <w:tcW w:w="3489" w:type="dxa"/>
          </w:tcPr>
          <w:p w14:paraId="10C101EF" w14:textId="77777777" w:rsidR="00CE547F" w:rsidRPr="00FA362E" w:rsidRDefault="00CE547F" w:rsidP="00452ADC">
            <w:pPr>
              <w:rPr>
                <w:color w:val="000000"/>
                <w:lang w:val="sk-SK"/>
              </w:rPr>
            </w:pPr>
            <w:r w:rsidRPr="00FA362E">
              <w:rPr>
                <w:color w:val="000000"/>
                <w:lang w:val="sk-SK"/>
              </w:rPr>
              <w:t>Induktancia (L)</w:t>
            </w:r>
          </w:p>
        </w:tc>
      </w:tr>
      <w:tr w:rsidR="00CE547F" w:rsidRPr="00FA362E" w14:paraId="5D0898C2" w14:textId="77777777" w:rsidTr="00452ADC">
        <w:trPr>
          <w:trHeight w:val="375"/>
          <w:jc w:val="center"/>
        </w:trPr>
        <w:tc>
          <w:tcPr>
            <w:tcW w:w="3489" w:type="dxa"/>
          </w:tcPr>
          <w:p w14:paraId="170F50B0" w14:textId="77777777" w:rsidR="00CE547F" w:rsidRPr="00FA362E" w:rsidRDefault="00CE547F" w:rsidP="00452ADC">
            <w:pPr>
              <w:rPr>
                <w:color w:val="000000"/>
                <w:lang w:val="sk-SK"/>
              </w:rPr>
            </w:pPr>
            <w:r w:rsidRPr="00FA362E">
              <w:rPr>
                <w:color w:val="000000"/>
                <w:lang w:val="sk-SK"/>
              </w:rPr>
              <w:t>Náboj (C)</w:t>
            </w:r>
          </w:p>
        </w:tc>
        <w:tc>
          <w:tcPr>
            <w:tcW w:w="3489" w:type="dxa"/>
          </w:tcPr>
          <w:p w14:paraId="41971B8C" w14:textId="77777777" w:rsidR="00CE547F" w:rsidRPr="00FA362E" w:rsidRDefault="00CE547F" w:rsidP="00452ADC">
            <w:pPr>
              <w:rPr>
                <w:color w:val="000000"/>
                <w:lang w:val="sk-SK"/>
              </w:rPr>
            </w:pPr>
            <w:r w:rsidRPr="00FA362E">
              <w:rPr>
                <w:color w:val="000000"/>
                <w:lang w:val="sk-SK"/>
              </w:rPr>
              <w:t>Objem, V (ml)</w:t>
            </w:r>
          </w:p>
        </w:tc>
      </w:tr>
    </w:tbl>
    <w:p w14:paraId="2DD92E95" w14:textId="77777777" w:rsidR="00CE547F" w:rsidRPr="00FA362E" w:rsidRDefault="00CE547F" w:rsidP="00CE547F">
      <w:pPr>
        <w:pStyle w:val="Popis"/>
        <w:spacing w:before="120" w:after="0"/>
        <w:rPr>
          <w:vanish/>
          <w:color w:val="000000"/>
          <w:lang w:val="sk-SK"/>
          <w:specVanish/>
        </w:rPr>
      </w:pPr>
      <w:bookmarkStart w:id="53" w:name="_Ref510004507"/>
      <w:bookmarkStart w:id="54" w:name="_Toc513584971"/>
      <w:bookmarkStart w:id="55" w:name="_Toc513981540"/>
      <w:r w:rsidRPr="00FA362E">
        <w:rPr>
          <w:lang w:val="sk-SK"/>
        </w:rPr>
        <w:t xml:space="preserve">Tabuľka </w:t>
      </w:r>
      <w:r w:rsidRPr="00FA362E">
        <w:rPr>
          <w:lang w:val="sk-SK"/>
        </w:rPr>
        <w:fldChar w:fldCharType="begin"/>
      </w:r>
      <w:r w:rsidRPr="00FA362E">
        <w:rPr>
          <w:lang w:val="sk-SK"/>
        </w:rPr>
        <w:instrText xml:space="preserve"> SEQ Tabuľka \* ARABIC </w:instrText>
      </w:r>
      <w:r w:rsidRPr="00FA362E">
        <w:rPr>
          <w:lang w:val="sk-SK"/>
        </w:rPr>
        <w:fldChar w:fldCharType="separate"/>
      </w:r>
      <w:r w:rsidR="00B85020">
        <w:rPr>
          <w:noProof/>
          <w:lang w:val="sk-SK"/>
        </w:rPr>
        <w:t>1</w:t>
      </w:r>
      <w:r w:rsidRPr="00FA362E">
        <w:rPr>
          <w:lang w:val="sk-SK"/>
        </w:rPr>
        <w:fldChar w:fldCharType="end"/>
      </w:r>
      <w:bookmarkEnd w:id="53"/>
      <w:r w:rsidRPr="00FA362E">
        <w:rPr>
          <w:lang w:val="sk-SK"/>
        </w:rPr>
        <w:t>: Komponenty obehovej sústavy.</w:t>
      </w:r>
      <w:bookmarkEnd w:id="54"/>
      <w:bookmarkEnd w:id="55"/>
      <w:r w:rsidRPr="00FA362E">
        <w:rPr>
          <w:lang w:val="sk-SK"/>
        </w:rPr>
        <w:t xml:space="preserve"> </w:t>
      </w:r>
    </w:p>
    <w:p w14:paraId="7FDCD760" w14:textId="4AD3DAEB" w:rsidR="00CE547F" w:rsidRPr="00FA362E" w:rsidRDefault="00CE547F" w:rsidP="00CE547F">
      <w:pPr>
        <w:spacing w:after="240"/>
        <w:jc w:val="center"/>
        <w:rPr>
          <w:color w:val="000000"/>
          <w:lang w:val="sk-SK"/>
        </w:rPr>
      </w:pPr>
      <w:r w:rsidRPr="00FA362E">
        <w:rPr>
          <w:rFonts w:eastAsiaTheme="majorEastAsia" w:cstheme="majorBidi"/>
          <w:spacing w:val="10"/>
          <w:sz w:val="22"/>
          <w:szCs w:val="18"/>
          <w:lang w:val="sk-SK" w:eastAsia="en-US" w:bidi="en-US"/>
        </w:rPr>
        <w:t xml:space="preserve">Vzťah mechanických komponentov obehovej sústavy a elektrických komponentov náhradnej elektrickej sústavy </w:t>
      </w:r>
      <w:r w:rsidRPr="00FA362E">
        <w:rPr>
          <w:rFonts w:eastAsiaTheme="majorEastAsia" w:cstheme="majorBidi"/>
          <w:spacing w:val="10"/>
          <w:sz w:val="22"/>
          <w:szCs w:val="18"/>
          <w:lang w:val="sk-SK" w:eastAsia="en-US" w:bidi="en-US"/>
        </w:rPr>
        <w:fldChar w:fldCharType="begin"/>
      </w:r>
      <w:r w:rsidR="004B0F7D">
        <w:rPr>
          <w:rFonts w:eastAsiaTheme="majorEastAsia" w:cstheme="majorBidi"/>
          <w:spacing w:val="10"/>
          <w:sz w:val="22"/>
          <w:szCs w:val="18"/>
          <w:lang w:val="sk-SK" w:eastAsia="en-US" w:bidi="en-US"/>
        </w:rPr>
        <w:instrText xml:space="preserve"> ADDIN EN.CITE &lt;EndNote&gt;&lt;Cite&gt;&lt;Author&gt;Elias Francis&lt;/Author&gt;&lt;Year&gt;2008&lt;/Year&gt;&lt;IDText&gt;Continuous estimation of cardiac output and arterial resistance from arterial blood pressure using a third-order Windkessel model&lt;/IDText&gt;&lt;DisplayText&gt;[13]&lt;/DisplayText&gt;&lt;record&gt;&lt;titles&gt;&lt;title&gt;Continuous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Pr="00FA362E">
        <w:rPr>
          <w:rFonts w:eastAsiaTheme="majorEastAsia" w:cstheme="majorBidi"/>
          <w:spacing w:val="10"/>
          <w:sz w:val="22"/>
          <w:szCs w:val="18"/>
          <w:lang w:val="sk-SK" w:eastAsia="en-US" w:bidi="en-US"/>
        </w:rPr>
        <w:fldChar w:fldCharType="separate"/>
      </w:r>
      <w:r w:rsidR="004B0F7D">
        <w:rPr>
          <w:rFonts w:eastAsiaTheme="majorEastAsia" w:cstheme="majorBidi"/>
          <w:noProof/>
          <w:spacing w:val="10"/>
          <w:sz w:val="22"/>
          <w:szCs w:val="18"/>
          <w:lang w:val="sk-SK" w:eastAsia="en-US" w:bidi="en-US"/>
        </w:rPr>
        <w:t>[13]</w:t>
      </w:r>
      <w:r w:rsidRPr="00FA362E">
        <w:rPr>
          <w:rFonts w:eastAsiaTheme="majorEastAsia" w:cstheme="majorBidi"/>
          <w:spacing w:val="10"/>
          <w:sz w:val="22"/>
          <w:szCs w:val="18"/>
          <w:lang w:val="sk-SK" w:eastAsia="en-US" w:bidi="en-US"/>
        </w:rPr>
        <w:fldChar w:fldCharType="end"/>
      </w:r>
      <w:r w:rsidRPr="00FA362E">
        <w:rPr>
          <w:color w:val="000000"/>
          <w:lang w:val="sk-SK"/>
        </w:rPr>
        <w:t>.</w:t>
      </w:r>
    </w:p>
    <w:p w14:paraId="563F887E" w14:textId="50170612" w:rsidR="00CE547F" w:rsidRPr="00FA362E" w:rsidRDefault="00CE547F" w:rsidP="00CE547F">
      <w:pPr>
        <w:rPr>
          <w:color w:val="000000"/>
          <w:lang w:val="sk-SK"/>
        </w:rPr>
      </w:pPr>
      <w:r w:rsidRPr="00FA362E">
        <w:rPr>
          <w:color w:val="000000"/>
          <w:lang w:val="sk-SK"/>
        </w:rPr>
        <w:lastRenderedPageBreak/>
        <w:t xml:space="preserve">Tok krvi v artériách je charakterizovaný troma základnými hemodynamickými parametrami ktoré zachytávajú elastické a odporové vlastnosti artérií a vlastnosti kvapaliny (krvi): rozťažnosť artérií, celkový periférny odpor azotrvačnosť prúdenia krvi </w:t>
      </w:r>
      <w:r w:rsidRPr="00FA362E">
        <w:rPr>
          <w:color w:val="000000"/>
          <w:lang w:val="sk-SK"/>
        </w:rPr>
        <w:fldChar w:fldCharType="begin">
          <w:fldData xml:space="preserve">PEVuZE5vdGU+PENpdGU+PEF1dGhvcj5QYXBhaW9hbm5vdTwvQXV0aG9yPjxZZWFyPjIwMTI8L1ll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</w:fldData>
        </w:fldChar>
      </w:r>
      <w:r w:rsidR="004B0F7D">
        <w:rPr>
          <w:color w:val="000000"/>
          <w:lang w:val="sk-SK"/>
        </w:rPr>
        <w:instrText xml:space="preserve"> ADDIN EN.CITE </w:instrText>
      </w:r>
      <w:r w:rsidR="004B0F7D">
        <w:rPr>
          <w:color w:val="000000"/>
          <w:lang w:val="sk-SK"/>
        </w:rPr>
        <w:fldChar w:fldCharType="begin">
          <w:fldData xml:space="preserve">PEVuZE5vdGU+PENpdGU+PEF1dGhvcj5QYXBhaW9hbm5vdTwvQXV0aG9yPjxZZWFyPjIwMTI8L1ll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</w:fldData>
        </w:fldChar>
      </w:r>
      <w:r w:rsidR="004B0F7D">
        <w:rPr>
          <w:color w:val="000000"/>
          <w:lang w:val="sk-SK"/>
        </w:rPr>
        <w:instrText xml:space="preserve"> ADDIN EN.CITE.DATA </w:instrText>
      </w:r>
      <w:r w:rsidR="004B0F7D">
        <w:rPr>
          <w:color w:val="000000"/>
          <w:lang w:val="sk-SK"/>
        </w:rPr>
      </w:r>
      <w:r w:rsidR="004B0F7D">
        <w:rPr>
          <w:color w:val="000000"/>
          <w:lang w:val="sk-SK"/>
        </w:rPr>
        <w:fldChar w:fldCharType="end"/>
      </w:r>
      <w:r w:rsidRPr="00FA362E">
        <w:rPr>
          <w:color w:val="000000"/>
          <w:lang w:val="sk-SK"/>
        </w:rPr>
        <w:fldChar w:fldCharType="separate"/>
      </w:r>
      <w:r w:rsidR="004B0F7D">
        <w:rPr>
          <w:noProof/>
          <w:color w:val="000000"/>
          <w:lang w:val="sk-SK"/>
        </w:rPr>
        <w:t>[14]</w:t>
      </w:r>
      <w:r w:rsidRPr="00FA362E">
        <w:rPr>
          <w:color w:val="000000"/>
          <w:lang w:val="sk-SK"/>
        </w:rPr>
        <w:fldChar w:fldCharType="end"/>
      </w:r>
      <w:r w:rsidRPr="00FA362E">
        <w:rPr>
          <w:color w:val="000000"/>
          <w:lang w:val="sk-SK"/>
        </w:rPr>
        <w:t>.</w:t>
      </w:r>
    </w:p>
    <w:p w14:paraId="5E64251C" w14:textId="77777777" w:rsidR="00CE547F" w:rsidRPr="00FA362E" w:rsidRDefault="00CE547F" w:rsidP="00CE547F">
      <w:pPr>
        <w:rPr>
          <w:color w:val="000000"/>
          <w:lang w:val="sk-SK"/>
        </w:rPr>
      </w:pPr>
    </w:p>
    <w:p w14:paraId="42F08D1F" w14:textId="77777777" w:rsidR="00CE547F" w:rsidRPr="00FA362E" w:rsidRDefault="00CE547F" w:rsidP="00CE547F">
      <w:pPr>
        <w:pStyle w:val="Nadpis2"/>
        <w:rPr>
          <w:lang w:val="sk-SK"/>
        </w:rPr>
      </w:pPr>
      <w:bookmarkStart w:id="56" w:name="_Toc513981453"/>
      <w:r w:rsidRPr="00FA362E">
        <w:rPr>
          <w:lang w:val="sk-SK"/>
        </w:rPr>
        <w:t>Kardiovaskulárne parametre</w:t>
      </w:r>
      <w:bookmarkEnd w:id="56"/>
    </w:p>
    <w:p w14:paraId="2162B1F5" w14:textId="77777777" w:rsidR="00CE547F" w:rsidRPr="00FA362E" w:rsidRDefault="00CE547F" w:rsidP="00CE547F">
      <w:pPr>
        <w:rPr>
          <w:lang w:val="sk-SK"/>
        </w:rPr>
      </w:pPr>
    </w:p>
    <w:p w14:paraId="6251D9B8" w14:textId="77777777" w:rsidR="00CE547F" w:rsidRPr="00FA362E" w:rsidRDefault="00CE547F" w:rsidP="00CE547F">
      <w:pPr>
        <w:pStyle w:val="Nadpis3"/>
        <w:rPr>
          <w:lang w:val="sk-SK"/>
        </w:rPr>
      </w:pPr>
      <w:bookmarkStart w:id="57" w:name="_Toc513981454"/>
      <w:r w:rsidRPr="00FA362E">
        <w:rPr>
          <w:lang w:val="sk-SK"/>
        </w:rPr>
        <w:t>Rozťažnosť artérií</w:t>
      </w:r>
      <w:bookmarkEnd w:id="57"/>
    </w:p>
    <w:p w14:paraId="791A6040" w14:textId="32067DB8" w:rsidR="00CE547F" w:rsidRPr="00FA362E" w:rsidRDefault="00CE547F" w:rsidP="00CE547F">
      <w:pPr>
        <w:rPr>
          <w:color w:val="000000"/>
          <w:lang w:val="sk-SK"/>
        </w:rPr>
      </w:pPr>
      <w:r w:rsidRPr="00FA362E">
        <w:rPr>
          <w:color w:val="000000"/>
          <w:lang w:val="sk-SK"/>
        </w:rPr>
        <w:t xml:space="preserve">Vďaka elasticite hlavne veľkých tepien, zvýšenie arteriálneho krvného tlaku spôsobí roztiahnutie veľkých tepien. Takmer 65% rozťažnosti artérií sa nachádza v proximálnej aorte, hlave v horných končatinách </w:t>
      </w:r>
      <w:r w:rsidRPr="00FA362E">
        <w:rPr>
          <w:color w:val="000000"/>
          <w:lang w:val="sk-SK"/>
        </w:rPr>
        <w:fldChar w:fldCharType="begin"/>
      </w:r>
      <w:r w:rsidR="004B0F7D">
        <w:rPr>
          <w:color w:val="000000"/>
          <w:lang w:val="sk-SK"/>
        </w:rPr>
        <w:instrText xml:space="preserve"> ADDIN EN.CITE &lt;EndNote&gt;&lt;Cite&gt;&lt;Author&gt;Segers&lt;/Author&gt;&lt;Year&gt;1997&lt;/Year&gt;&lt;IDText&gt;A non-invasive pulse pressure method for the estimation of total arterial compliance&lt;/IDText&gt;&lt;DisplayText&gt;[15]&lt;/DisplayText&gt;&lt;record&gt;&lt;keywords&gt;&lt;keyword&gt;Cardiovascular System &amp;amp; Cardiology&lt;/keyword&gt;&lt;keyword&gt;Computer Science&lt;/keyword&gt;&lt;keyword&gt;Engineering&lt;/keyword&gt;&lt;/keywords&gt;&lt;urls&gt;&lt;related-urls&gt;&lt;url&gt;&amp;lt;Go to ISI&amp;gt;://WOS:000072059000044&lt;/url&gt;&lt;/related-urls&gt;&lt;/urls&gt;&lt;isbn&gt;0276-6574&lt;/isbn&gt;&lt;work-type&gt;Proceedings Paper&lt;/work-type&gt;&lt;titles&gt;&lt;title&gt;A non-invasive pulse pressure method for the estimation of total arterial compliance&lt;/title&gt;&lt;secondary-title&gt;Computers in Cardiology 1997, Vol 24&lt;/secondary-title&gt;&lt;/titles&gt;&lt;pages&gt;171-174&lt;/pages&gt;&lt;contributors&gt;&lt;authors&gt;&lt;author&gt;Segers, P.&lt;/author&gt;&lt;author&gt;Stergiopulos, N.&lt;/author&gt;&lt;author&gt;Verdonck, P.&lt;/author&gt;&lt;author&gt;Ieee,&lt;/author&gt;&lt;/authors&gt;&lt;/contributors&gt;&lt;language&gt;English&lt;/language&gt;&lt;added-date format="utc"&gt;1520420433&lt;/added-date&gt;&lt;ref-type name="Journal Article"&gt;17&lt;/ref-type&gt;&lt;auth-address&gt;State Univ Ghent, Inst Biomed Technol, Hydraul Lab, B-9000 Ghent, Belgium.&amp;#xD;Segers, P (reprint author), State Univ Ghent, Inst Biomed Technol, Hydraul Lab, B-9000 Ghent, Belgium.&lt;/auth-address&gt;&lt;dates&gt;&lt;year&gt;1997&lt;/year&gt;&lt;/dates&gt;&lt;rec-number&gt;25&lt;/rec-number&gt;&lt;last-updated-date format="utc"&gt;1520420433&lt;/last-updated-date&gt;&lt;accession-num&gt;WOS:000072059000044&lt;/accession-num&gt;&lt;electronic-resource-num&gt;10.1109/cic.1997.647858&lt;/electronic-resource-num&gt;&lt;volume&gt;24&lt;/volume&gt;&lt;/record&gt;&lt;/Cite&gt;&lt;/EndNote&gt;</w:instrText>
      </w:r>
      <w:r w:rsidRPr="00FA362E">
        <w:rPr>
          <w:color w:val="000000"/>
          <w:lang w:val="sk-SK"/>
        </w:rPr>
        <w:fldChar w:fldCharType="separate"/>
      </w:r>
      <w:r w:rsidR="004B0F7D">
        <w:rPr>
          <w:noProof/>
          <w:color w:val="000000"/>
          <w:lang w:val="sk-SK"/>
        </w:rPr>
        <w:t>[15]</w:t>
      </w:r>
      <w:r w:rsidRPr="00FA362E">
        <w:rPr>
          <w:color w:val="000000"/>
          <w:lang w:val="sk-SK"/>
        </w:rPr>
        <w:fldChar w:fldCharType="end"/>
      </w:r>
      <w:r w:rsidRPr="00FA362E">
        <w:rPr>
          <w:color w:val="000000"/>
          <w:lang w:val="sk-SK"/>
        </w:rPr>
        <w:t>. Malé tepny majú menšiu rozťažnosť. Rozťažnosť je nelineárnou funkciou arteriálneho krvného tlaku (</w:t>
      </w:r>
      <w:r w:rsidRPr="00FA362E">
        <w:rPr>
          <w:color w:val="000000"/>
          <w:lang w:val="sk-SK"/>
        </w:rPr>
        <w:fldChar w:fldCharType="begin"/>
      </w:r>
      <w:r w:rsidRPr="00FA362E">
        <w:rPr>
          <w:color w:val="000000"/>
          <w:lang w:val="sk-SK"/>
        </w:rPr>
        <w:instrText xml:space="preserve"> REF roztaznost \h </w:instrText>
      </w:r>
      <w:r w:rsidRPr="00FA362E">
        <w:rPr>
          <w:color w:val="000000"/>
          <w:lang w:val="sk-SK"/>
        </w:rPr>
      </w:r>
      <w:r w:rsidRPr="00FA362E">
        <w:rPr>
          <w:color w:val="000000"/>
          <w:lang w:val="sk-SK"/>
        </w:rPr>
        <w:fldChar w:fldCharType="separate"/>
      </w:r>
      <w:r w:rsidR="00B85020">
        <w:rPr>
          <w:noProof/>
          <w:color w:val="000000"/>
          <w:lang w:val="sk-SK"/>
        </w:rPr>
        <w:t>2</w:t>
      </w:r>
      <w:r w:rsidRPr="00FA362E">
        <w:rPr>
          <w:color w:val="000000"/>
          <w:lang w:val="sk-SK"/>
        </w:rPr>
        <w:fldChar w:fldCharType="end"/>
      </w:r>
      <w:r w:rsidRPr="00FA362E">
        <w:rPr>
          <w:color w:val="000000"/>
          <w:lang w:val="sk-SK"/>
        </w:rPr>
        <w:t>)</w:t>
      </w:r>
    </w:p>
    <w:p w14:paraId="03EB737C" w14:textId="77777777" w:rsidR="00CE547F" w:rsidRPr="00FA362E" w:rsidRDefault="00CE547F" w:rsidP="00CE547F">
      <w:pPr>
        <w:pStyle w:val="Popis"/>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407249FE" w14:textId="77777777" w:rsidTr="00452ADC">
        <w:tc>
          <w:tcPr>
            <w:tcW w:w="704" w:type="dxa"/>
          </w:tcPr>
          <w:p w14:paraId="7ABA15D0" w14:textId="77777777" w:rsidR="00CE547F" w:rsidRPr="00FA362E" w:rsidRDefault="00CE547F" w:rsidP="00452ADC">
            <w:pPr>
              <w:jc w:val="center"/>
              <w:rPr>
                <w:color w:val="000000"/>
                <w:lang w:val="sk-SK"/>
              </w:rPr>
            </w:pPr>
          </w:p>
        </w:tc>
        <w:tc>
          <w:tcPr>
            <w:tcW w:w="7088" w:type="dxa"/>
            <w:vAlign w:val="center"/>
          </w:tcPr>
          <w:p w14:paraId="4FE3CE7D" w14:textId="77777777" w:rsidR="00CE547F" w:rsidRPr="00FA362E" w:rsidRDefault="00CE547F" w:rsidP="00452ADC">
            <w:pPr>
              <w:jc w:val="center"/>
              <w:rPr>
                <w:color w:val="000000"/>
                <w:lang w:val="sk-SK"/>
              </w:rPr>
            </w:pPr>
            <m:oMathPara>
              <m:oMath>
                <m:r>
                  <w:rPr>
                    <w:rFonts w:ascii="Cambria Math" w:hAnsi="Cambria Math"/>
                    <w:color w:val="000000"/>
                    <w:lang w:val="sk-SK"/>
                  </w:rPr>
                  <m:t>C=</m:t>
                </m:r>
                <m:f>
                  <m:fPr>
                    <m:ctrlPr>
                      <w:rPr>
                        <w:rFonts w:ascii="Cambria Math" w:hAnsi="Cambria Math"/>
                        <w:i/>
                        <w:color w:val="000000"/>
                        <w:lang w:val="sk-SK"/>
                      </w:rPr>
                    </m:ctrlPr>
                  </m:fPr>
                  <m:num>
                    <m:r>
                      <w:rPr>
                        <w:rFonts w:ascii="Cambria Math" w:hAnsi="Cambria Math"/>
                        <w:color w:val="000000"/>
                        <w:lang w:val="sk-SK"/>
                      </w:rPr>
                      <m:t>∆V</m:t>
                    </m:r>
                    <m:d>
                      <m:dPr>
                        <m:ctrlPr>
                          <w:rPr>
                            <w:rFonts w:ascii="Cambria Math" w:hAnsi="Cambria Math"/>
                            <w:i/>
                            <w:color w:val="000000"/>
                            <w:lang w:val="sk-SK"/>
                          </w:rPr>
                        </m:ctrlPr>
                      </m:dPr>
                      <m:e>
                        <m:r>
                          <w:rPr>
                            <w:rFonts w:ascii="Cambria Math" w:hAnsi="Cambria Math"/>
                            <w:color w:val="000000"/>
                            <w:lang w:val="sk-SK"/>
                          </w:rPr>
                          <m:t>P</m:t>
                        </m:r>
                      </m:e>
                    </m:d>
                  </m:num>
                  <m:den>
                    <m:r>
                      <w:rPr>
                        <w:rFonts w:ascii="Cambria Math" w:hAnsi="Cambria Math"/>
                        <w:color w:val="000000"/>
                        <w:lang w:val="sk-SK"/>
                      </w:rPr>
                      <m:t>∆P</m:t>
                    </m:r>
                  </m:den>
                </m:f>
              </m:oMath>
            </m:oMathPara>
          </w:p>
        </w:tc>
        <w:tc>
          <w:tcPr>
            <w:tcW w:w="702" w:type="dxa"/>
            <w:vAlign w:val="center"/>
          </w:tcPr>
          <w:p w14:paraId="71756A0C" w14:textId="77777777" w:rsidR="00CE547F" w:rsidRPr="00FA362E" w:rsidRDefault="00CE547F" w:rsidP="00452ADC">
            <w:pPr>
              <w:jc w:val="center"/>
              <w:rPr>
                <w:color w:val="000000"/>
                <w:lang w:val="sk-SK"/>
              </w:rPr>
            </w:pPr>
            <w:r w:rsidRPr="00FA362E">
              <w:rPr>
                <w:color w:val="000000"/>
                <w:lang w:val="sk-SK"/>
              </w:rPr>
              <w:t>(</w:t>
            </w:r>
            <w:bookmarkStart w:id="58" w:name="roztaznost"/>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2</w:t>
            </w:r>
            <w:r w:rsidRPr="00FA362E">
              <w:rPr>
                <w:color w:val="000000"/>
                <w:lang w:val="sk-SK"/>
              </w:rPr>
              <w:fldChar w:fldCharType="end"/>
            </w:r>
            <w:bookmarkEnd w:id="58"/>
            <w:r w:rsidRPr="00FA362E">
              <w:rPr>
                <w:color w:val="000000"/>
                <w:lang w:val="sk-SK"/>
              </w:rPr>
              <w:t>)</w:t>
            </w:r>
          </w:p>
        </w:tc>
      </w:tr>
    </w:tbl>
    <w:p w14:paraId="7B8D6405" w14:textId="77777777" w:rsidR="00CE547F" w:rsidRPr="00FA362E" w:rsidRDefault="00CE547F" w:rsidP="00CE547F">
      <w:pPr>
        <w:pStyle w:val="Nadpis3"/>
        <w:rPr>
          <w:rStyle w:val="Nadpis3Char"/>
          <w:lang w:val="sk-SK"/>
        </w:rPr>
      </w:pPr>
      <w:bookmarkStart w:id="59" w:name="_Toc513981455"/>
      <w:r w:rsidRPr="00FA362E">
        <w:rPr>
          <w:lang w:val="sk-SK"/>
        </w:rPr>
        <w:t>Periférny odb</w:t>
      </w:r>
      <w:r w:rsidRPr="00FA362E">
        <w:rPr>
          <w:rStyle w:val="Nadpis3Char"/>
          <w:b/>
          <w:lang w:val="sk-SK"/>
        </w:rPr>
        <w:t>or</w:t>
      </w:r>
      <w:bookmarkEnd w:id="59"/>
    </w:p>
    <w:p w14:paraId="7A431058" w14:textId="77777777" w:rsidR="00CE547F" w:rsidRPr="00FA362E" w:rsidRDefault="00CE547F" w:rsidP="00CE547F">
      <w:pPr>
        <w:rPr>
          <w:lang w:val="sk-SK"/>
        </w:rPr>
      </w:pPr>
    </w:p>
    <w:p w14:paraId="79D6FBF9" w14:textId="77777777" w:rsidR="00CE547F" w:rsidRPr="00FA362E" w:rsidRDefault="00CE547F" w:rsidP="00CE547F">
      <w:pPr>
        <w:rPr>
          <w:color w:val="000000"/>
          <w:lang w:val="sk-SK"/>
        </w:rPr>
      </w:pPr>
      <w:r w:rsidRPr="00FA362E">
        <w:rPr>
          <w:color w:val="000000"/>
          <w:lang w:val="sk-SK"/>
        </w:rPr>
        <w:t xml:space="preserve">Periférny odpor predstavuje odpor kladený toku krvi malými tepnami. Zachytáva pomer medzi poklesom arteriálneho tlaku v artérií a tokom krvi cez ňu. Vzťah geometrie tepny a periférneho odporu </w:t>
      </w:r>
      <w:r w:rsidRPr="00FA362E">
        <w:rPr>
          <w:i/>
          <w:color w:val="000000"/>
          <w:lang w:val="sk-SK"/>
        </w:rPr>
        <w:t xml:space="preserve">R </w:t>
      </w:r>
      <w:r w:rsidRPr="00FA362E">
        <w:rPr>
          <w:color w:val="000000"/>
          <w:lang w:val="sk-SK"/>
        </w:rPr>
        <w:t>vyjadruje Poiseuillov zákonom (</w:t>
      </w:r>
      <w:r w:rsidRPr="00FA362E">
        <w:rPr>
          <w:color w:val="000000"/>
          <w:lang w:val="sk-SK"/>
        </w:rPr>
        <w:fldChar w:fldCharType="begin"/>
      </w:r>
      <w:r w:rsidRPr="00FA362E">
        <w:rPr>
          <w:color w:val="000000"/>
          <w:lang w:val="sk-SK"/>
        </w:rPr>
        <w:instrText xml:space="preserve"> REF odpor \h </w:instrText>
      </w:r>
      <w:r w:rsidRPr="00FA362E">
        <w:rPr>
          <w:color w:val="000000"/>
          <w:lang w:val="sk-SK"/>
        </w:rPr>
      </w:r>
      <w:r w:rsidRPr="00FA362E">
        <w:rPr>
          <w:color w:val="000000"/>
          <w:lang w:val="sk-SK"/>
        </w:rPr>
        <w:fldChar w:fldCharType="separate"/>
      </w:r>
      <w:r w:rsidR="00B85020">
        <w:rPr>
          <w:noProof/>
          <w:color w:val="000000"/>
          <w:lang w:val="sk-SK"/>
        </w:rPr>
        <w:t>3</w:t>
      </w:r>
      <w:r w:rsidRPr="00FA362E">
        <w:rPr>
          <w:color w:val="000000"/>
          <w:lang w:val="sk-SK"/>
        </w:rPr>
        <w:fldChar w:fldCharType="end"/>
      </w:r>
      <w:r w:rsidRPr="00FA362E">
        <w:rPr>
          <w:color w:val="000000"/>
          <w:lang w:val="sk-SK"/>
        </w:rPr>
        <w:t>), za predpokladu laminárneho toku a tuhej uniformnej tepny:</w:t>
      </w:r>
    </w:p>
    <w:p w14:paraId="478D70F9" w14:textId="77777777" w:rsidR="00CE547F" w:rsidRPr="00FA362E" w:rsidRDefault="00CE547F" w:rsidP="00CE547F">
      <w:pPr>
        <w:rPr>
          <w:color w:val="000000"/>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4B4EDE2B" w14:textId="77777777" w:rsidTr="00452ADC">
        <w:tc>
          <w:tcPr>
            <w:tcW w:w="704" w:type="dxa"/>
          </w:tcPr>
          <w:p w14:paraId="1833E17E" w14:textId="77777777" w:rsidR="00CE547F" w:rsidRPr="00FA362E" w:rsidRDefault="00CE547F" w:rsidP="00452ADC">
            <w:pPr>
              <w:jc w:val="center"/>
              <w:rPr>
                <w:color w:val="000000"/>
                <w:lang w:val="sk-SK"/>
              </w:rPr>
            </w:pPr>
          </w:p>
        </w:tc>
        <w:tc>
          <w:tcPr>
            <w:tcW w:w="7088" w:type="dxa"/>
            <w:vAlign w:val="center"/>
          </w:tcPr>
          <w:p w14:paraId="195E5ADE" w14:textId="77777777" w:rsidR="00CE547F" w:rsidRPr="00FA362E" w:rsidRDefault="00CE547F" w:rsidP="00452ADC">
            <w:pPr>
              <w:rPr>
                <w:color w:val="000000"/>
                <w:lang w:val="sk-SK"/>
              </w:rPr>
            </w:pPr>
            <m:oMathPara>
              <m:oMath>
                <m:r>
                  <w:rPr>
                    <w:rFonts w:ascii="Cambria Math" w:hAnsi="Cambria Math"/>
                    <w:color w:val="000000"/>
                    <w:lang w:val="sk-SK"/>
                  </w:rPr>
                  <m:t>R=</m:t>
                </m:r>
                <m:f>
                  <m:fPr>
                    <m:ctrlPr>
                      <w:rPr>
                        <w:rFonts w:ascii="Cambria Math" w:hAnsi="Cambria Math"/>
                        <w:i/>
                        <w:color w:val="000000"/>
                        <w:lang w:val="sk-SK"/>
                      </w:rPr>
                    </m:ctrlPr>
                  </m:fPr>
                  <m:num>
                    <m:r>
                      <w:rPr>
                        <w:rFonts w:ascii="Cambria Math" w:hAnsi="Cambria Math"/>
                        <w:color w:val="000000"/>
                        <w:lang w:val="sk-SK"/>
                      </w:rPr>
                      <m:t>8nl</m:t>
                    </m:r>
                  </m:num>
                  <m:den>
                    <m:r>
                      <w:rPr>
                        <w:rFonts w:ascii="Cambria Math" w:hAnsi="Cambria Math"/>
                        <w:color w:val="000000"/>
                        <w:lang w:val="sk-SK"/>
                      </w:rPr>
                      <m:t>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4</m:t>
                        </m:r>
                      </m:sup>
                    </m:sSup>
                  </m:den>
                </m:f>
              </m:oMath>
            </m:oMathPara>
          </w:p>
          <w:p w14:paraId="53D0C40C" w14:textId="77777777" w:rsidR="00CE547F" w:rsidRPr="00FA362E" w:rsidRDefault="00CE547F" w:rsidP="00452ADC">
            <w:pPr>
              <w:jc w:val="center"/>
              <w:rPr>
                <w:color w:val="000000"/>
                <w:lang w:val="sk-SK"/>
              </w:rPr>
            </w:pPr>
          </w:p>
        </w:tc>
        <w:tc>
          <w:tcPr>
            <w:tcW w:w="702" w:type="dxa"/>
            <w:vAlign w:val="center"/>
          </w:tcPr>
          <w:p w14:paraId="0AFDF28E" w14:textId="77777777" w:rsidR="00CE547F" w:rsidRPr="00FA362E" w:rsidRDefault="00CE547F" w:rsidP="00452ADC">
            <w:pPr>
              <w:jc w:val="center"/>
              <w:rPr>
                <w:color w:val="000000"/>
                <w:lang w:val="sk-SK"/>
              </w:rPr>
            </w:pPr>
            <w:r w:rsidRPr="00FA362E">
              <w:rPr>
                <w:color w:val="000000"/>
                <w:lang w:val="sk-SK"/>
              </w:rPr>
              <w:t>(</w:t>
            </w:r>
            <w:bookmarkStart w:id="60" w:name="odpor"/>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3</w:t>
            </w:r>
            <w:r w:rsidRPr="00FA362E">
              <w:rPr>
                <w:color w:val="000000"/>
                <w:lang w:val="sk-SK"/>
              </w:rPr>
              <w:fldChar w:fldCharType="end"/>
            </w:r>
            <w:bookmarkEnd w:id="60"/>
            <w:r w:rsidRPr="00FA362E">
              <w:rPr>
                <w:color w:val="000000"/>
                <w:lang w:val="sk-SK"/>
              </w:rPr>
              <w:t>)</w:t>
            </w:r>
          </w:p>
        </w:tc>
      </w:tr>
    </w:tbl>
    <w:p w14:paraId="2BADF462" w14:textId="77777777" w:rsidR="00CE547F" w:rsidRPr="00FA362E" w:rsidRDefault="00CE547F" w:rsidP="00CE547F">
      <w:pPr>
        <w:rPr>
          <w:color w:val="000000"/>
          <w:lang w:val="sk-SK"/>
        </w:rPr>
      </w:pPr>
      <w:r w:rsidRPr="00FA362E">
        <w:rPr>
          <w:color w:val="000000"/>
          <w:lang w:val="sk-SK"/>
        </w:rPr>
        <w:t xml:space="preserve">, kde n je viskozita krvi, </w:t>
      </w:r>
      <w:r w:rsidRPr="00FA362E">
        <w:rPr>
          <w:i/>
          <w:color w:val="000000"/>
          <w:lang w:val="sk-SK"/>
        </w:rPr>
        <w:t>l</w:t>
      </w:r>
      <w:r w:rsidRPr="00FA362E">
        <w:rPr>
          <w:color w:val="000000"/>
          <w:lang w:val="sk-SK"/>
        </w:rPr>
        <w:t xml:space="preserve"> je dĺžka tuhej tepny a r je polomer tepny. Pre veľký počet neuniformných ciev sa však používa makroskopický odhad periférneho odporu </w:t>
      </w:r>
      <w:r w:rsidRPr="00FA362E">
        <w:rPr>
          <w:i/>
          <w:color w:val="000000"/>
          <w:lang w:val="sk-SK"/>
        </w:rPr>
        <w:t xml:space="preserve">R </w:t>
      </w:r>
      <w:r w:rsidRPr="00FA362E">
        <w:rPr>
          <w:color w:val="000000"/>
          <w:lang w:val="sk-SK"/>
        </w:rPr>
        <w:t xml:space="preserve">ako tlakového arteriálneho gradientu </w:t>
      </w:r>
      <m:oMath>
        <m:sSub>
          <m:sSubPr>
            <m:ctrlPr>
              <w:rPr>
                <w:rFonts w:ascii="Cambria Math" w:hAnsi="Cambria Math"/>
                <w:i/>
                <w:color w:val="000000"/>
                <w:lang w:val="sk-SK"/>
              </w:rPr>
            </m:ctrlPr>
          </m:sSubPr>
          <m:e>
            <m:r>
              <w:rPr>
                <w:rFonts w:ascii="Cambria Math" w:hAnsi="Cambria Math"/>
                <w:color w:val="000000"/>
                <w:lang w:val="sk-SK"/>
              </w:rPr>
              <m:t>P</m:t>
            </m:r>
          </m:e>
          <m:sub>
            <m:r>
              <w:rPr>
                <w:rFonts w:ascii="Cambria Math" w:hAnsi="Cambria Math"/>
                <w:color w:val="000000"/>
                <w:lang w:val="sk-SK"/>
              </w:rPr>
              <m:t>m</m:t>
            </m:r>
          </m:sub>
        </m:sSub>
      </m:oMath>
      <w:r w:rsidRPr="00FA362E">
        <w:rPr>
          <w:color w:val="000000"/>
          <w:lang w:val="sk-SK"/>
        </w:rPr>
        <w:t xml:space="preserve">a minútového objemového toku </w:t>
      </w:r>
      <w:r w:rsidRPr="00FA362E">
        <w:rPr>
          <w:i/>
          <w:color w:val="000000"/>
          <w:lang w:val="sk-SK"/>
        </w:rPr>
        <w:t xml:space="preserve">CO. </w:t>
      </w:r>
      <w:r w:rsidRPr="00FA362E">
        <w:rPr>
          <w:color w:val="000000"/>
          <w:lang w:val="sk-SK"/>
        </w:rPr>
        <w:t>Rovnica (</w:t>
      </w:r>
      <w:r w:rsidRPr="00FA362E">
        <w:rPr>
          <w:color w:val="000000"/>
          <w:lang w:val="sk-SK"/>
        </w:rPr>
        <w:fldChar w:fldCharType="begin"/>
      </w:r>
      <w:r w:rsidRPr="00FA362E">
        <w:rPr>
          <w:color w:val="000000"/>
          <w:lang w:val="sk-SK"/>
        </w:rPr>
        <w:instrText xml:space="preserve"> REF odpor2 \h </w:instrText>
      </w:r>
      <w:r w:rsidRPr="00FA362E">
        <w:rPr>
          <w:color w:val="000000"/>
          <w:lang w:val="sk-SK"/>
        </w:rPr>
      </w:r>
      <w:r w:rsidRPr="00FA362E">
        <w:rPr>
          <w:color w:val="000000"/>
          <w:lang w:val="sk-SK"/>
        </w:rPr>
        <w:fldChar w:fldCharType="separate"/>
      </w:r>
      <w:r w:rsidR="00B85020">
        <w:rPr>
          <w:noProof/>
          <w:color w:val="000000"/>
          <w:lang w:val="sk-SK"/>
        </w:rPr>
        <w:t>4</w:t>
      </w:r>
      <w:r w:rsidRPr="00FA362E">
        <w:rPr>
          <w:color w:val="000000"/>
          <w:lang w:val="sk-SK"/>
        </w:rPr>
        <w:fldChar w:fldCharType="end"/>
      </w:r>
      <w:r w:rsidRPr="00FA362E">
        <w:rPr>
          <w:color w:val="000000"/>
          <w:lang w:val="sk-SK"/>
        </w:rPr>
        <w:t>) udáva makroskopický odhad periférneho odporu</w:t>
      </w:r>
      <w:r w:rsidRPr="00FA362E">
        <w:rPr>
          <w:color w:val="000000"/>
          <w:lang w:val="sk-SK"/>
        </w:rPr>
        <w:fldChar w:fldCharType="begin"/>
      </w:r>
      <w:r w:rsidRPr="00FA362E">
        <w:rPr>
          <w:color w:val="000000"/>
          <w:lang w:val="sk-SK"/>
        </w:rPr>
        <w:instrText xml:space="preserve"> ADDIN EN.CITE &lt;EndNote&gt;&lt;Cite&gt;&lt;Author&gt;BINDER&lt;/Author&gt;&lt;Year&gt;2009&lt;/Year&gt;&lt;IDText&gt;Průběh pulsní vlny v závislosti na elasticitě cévního systému na arteria radialis &lt;/IDText&gt;&lt;DisplayText&gt;[8]&lt;/DisplayText&gt;&lt;record&gt;&lt;contributors&gt;&lt;tertiary-authors&gt;&lt;author&gt;Jan Hálek&lt;/author&gt;&lt;/tertiary-authors&gt;&lt;/contributors&gt;&lt;titles&gt;&lt;title&gt;Průběh pulsní vlny v závislosti na elasticitě cévního systému na arteria radialis &lt;/title&gt;&lt;secondary-title&gt;Lékařská fakulta&lt;/secondary-title&gt;&lt;/titles&gt;&lt;contributors&gt;&lt;authors&gt;&lt;author&gt;BINDER, Svatopluk&lt;/author&gt;&lt;/authors&gt;&lt;/contributors&gt;&lt;added-date format="utc"&gt;1522233096&lt;/added-date&gt;&lt;ref-type name="Thesis"&gt;32&lt;/ref-type&gt;&lt;dates&gt;&lt;year&gt;2009&lt;/year&gt;&lt;/dates&gt;&lt;rec-number&gt;70&lt;/rec-number&gt;&lt;publisher&gt;Univerzita Palackého v Olomouci&lt;/publisher&gt;&lt;last-updated-date format="utc"&gt;1522233175&lt;/last-updated-date&gt;&lt;/record&gt;&lt;/Cite&gt;&lt;/EndNote&gt;</w:instrText>
      </w:r>
      <w:r w:rsidRPr="00FA362E">
        <w:rPr>
          <w:color w:val="000000"/>
          <w:lang w:val="sk-SK"/>
        </w:rPr>
        <w:fldChar w:fldCharType="separate"/>
      </w:r>
      <w:bookmarkStart w:id="61" w:name="_GoBack"/>
      <w:r w:rsidRPr="00FA362E">
        <w:rPr>
          <w:noProof/>
          <w:color w:val="000000"/>
          <w:lang w:val="sk-SK"/>
        </w:rPr>
        <w:t>[8</w:t>
      </w:r>
      <w:bookmarkEnd w:id="61"/>
      <w:r w:rsidRPr="00FA362E">
        <w:rPr>
          <w:noProof/>
          <w:color w:val="000000"/>
          <w:lang w:val="sk-SK"/>
        </w:rPr>
        <w:t>]</w:t>
      </w:r>
      <w:r w:rsidRPr="00FA362E">
        <w:rPr>
          <w:color w:val="000000"/>
          <w:lang w:val="sk-SK"/>
        </w:rPr>
        <w:fldChar w:fldCharType="end"/>
      </w:r>
      <w:r w:rsidRPr="00FA362E">
        <w:rPr>
          <w:color w:val="000000"/>
          <w:lang w:val="sk-SK"/>
        </w:rPr>
        <w:t>.</w:t>
      </w:r>
    </w:p>
    <w:p w14:paraId="4B85287F" w14:textId="77777777" w:rsidR="00CE547F" w:rsidRPr="00FA362E" w:rsidRDefault="00CE547F" w:rsidP="00CE547F">
      <w:pPr>
        <w:rPr>
          <w:color w:val="000000"/>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267F589A" w14:textId="77777777" w:rsidTr="00452ADC">
        <w:tc>
          <w:tcPr>
            <w:tcW w:w="704" w:type="dxa"/>
          </w:tcPr>
          <w:p w14:paraId="4E6F6242" w14:textId="77777777" w:rsidR="00CE547F" w:rsidRPr="00FA362E" w:rsidRDefault="00CE547F" w:rsidP="00452ADC">
            <w:pPr>
              <w:jc w:val="center"/>
              <w:rPr>
                <w:color w:val="000000"/>
                <w:lang w:val="sk-SK"/>
              </w:rPr>
            </w:pPr>
          </w:p>
        </w:tc>
        <w:tc>
          <w:tcPr>
            <w:tcW w:w="7088" w:type="dxa"/>
            <w:vAlign w:val="center"/>
          </w:tcPr>
          <w:p w14:paraId="22195AD1" w14:textId="77777777" w:rsidR="00CE547F" w:rsidRPr="00FA362E" w:rsidRDefault="00CE547F" w:rsidP="00452ADC">
            <w:pPr>
              <w:jc w:val="center"/>
              <w:rPr>
                <w:color w:val="000000"/>
                <w:lang w:val="sk-SK"/>
              </w:rPr>
            </w:pPr>
            <m:oMathPara>
              <m:oMath>
                <m:r>
                  <w:rPr>
                    <w:rFonts w:ascii="Cambria Math" w:hAnsi="Cambria Math"/>
                    <w:color w:val="000000"/>
                    <w:lang w:val="sk-SK"/>
                  </w:rPr>
                  <m:t>R=</m:t>
                </m:r>
                <m:f>
                  <m:fPr>
                    <m:ctrlPr>
                      <w:rPr>
                        <w:rFonts w:ascii="Cambria Math" w:hAnsi="Cambria Math"/>
                        <w:i/>
                        <w:color w:val="000000"/>
                        <w:lang w:val="sk-SK"/>
                      </w:rPr>
                    </m:ctrlPr>
                  </m:fPr>
                  <m:num>
                    <m:sSub>
                      <m:sSubPr>
                        <m:ctrlPr>
                          <w:rPr>
                            <w:rFonts w:ascii="Cambria Math" w:hAnsi="Cambria Math"/>
                            <w:i/>
                            <w:color w:val="000000"/>
                            <w:lang w:val="sk-SK"/>
                          </w:rPr>
                        </m:ctrlPr>
                      </m:sSubPr>
                      <m:e>
                        <m:r>
                          <w:rPr>
                            <w:rFonts w:ascii="Cambria Math" w:hAnsi="Cambria Math"/>
                            <w:color w:val="000000"/>
                            <w:lang w:val="sk-SK"/>
                          </w:rPr>
                          <m:t>P</m:t>
                        </m:r>
                      </m:e>
                      <m:sub>
                        <m:r>
                          <w:rPr>
                            <w:rFonts w:ascii="Cambria Math" w:hAnsi="Cambria Math"/>
                            <w:color w:val="000000"/>
                            <w:lang w:val="sk-SK"/>
                          </w:rPr>
                          <m:t>m</m:t>
                        </m:r>
                      </m:sub>
                    </m:sSub>
                  </m:num>
                  <m:den>
                    <m:r>
                      <w:rPr>
                        <w:rFonts w:ascii="Cambria Math" w:hAnsi="Cambria Math"/>
                        <w:color w:val="000000"/>
                        <w:lang w:val="sk-SK"/>
                      </w:rPr>
                      <m:t>CO</m:t>
                    </m:r>
                  </m:den>
                </m:f>
              </m:oMath>
            </m:oMathPara>
          </w:p>
        </w:tc>
        <w:tc>
          <w:tcPr>
            <w:tcW w:w="702" w:type="dxa"/>
            <w:vAlign w:val="center"/>
          </w:tcPr>
          <w:p w14:paraId="41BDB96D" w14:textId="77777777" w:rsidR="00CE547F" w:rsidRPr="00FA362E" w:rsidRDefault="00CE547F" w:rsidP="00452ADC">
            <w:pPr>
              <w:jc w:val="center"/>
              <w:rPr>
                <w:color w:val="000000"/>
                <w:lang w:val="sk-SK"/>
              </w:rPr>
            </w:pPr>
            <w:r w:rsidRPr="00FA362E">
              <w:rPr>
                <w:color w:val="000000"/>
                <w:lang w:val="sk-SK"/>
              </w:rPr>
              <w:t>(</w:t>
            </w:r>
            <w:bookmarkStart w:id="62" w:name="odpor2"/>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4</w:t>
            </w:r>
            <w:r w:rsidRPr="00FA362E">
              <w:rPr>
                <w:color w:val="000000"/>
                <w:lang w:val="sk-SK"/>
              </w:rPr>
              <w:fldChar w:fldCharType="end"/>
            </w:r>
            <w:bookmarkEnd w:id="62"/>
            <w:r w:rsidRPr="00FA362E">
              <w:rPr>
                <w:color w:val="000000"/>
                <w:lang w:val="sk-SK"/>
              </w:rPr>
              <w:t>)</w:t>
            </w:r>
          </w:p>
        </w:tc>
      </w:tr>
    </w:tbl>
    <w:p w14:paraId="7E76C2CA" w14:textId="77777777" w:rsidR="00CE547F" w:rsidRPr="00FA362E" w:rsidRDefault="00CE547F" w:rsidP="00CE547F">
      <w:pPr>
        <w:pStyle w:val="Nadpis3"/>
        <w:rPr>
          <w:lang w:val="sk-SK"/>
        </w:rPr>
      </w:pPr>
      <w:bookmarkStart w:id="63" w:name="_Toc513981456"/>
      <w:r w:rsidRPr="00FA362E">
        <w:rPr>
          <w:lang w:val="sk-SK"/>
        </w:rPr>
        <w:t>Intertancia krvi</w:t>
      </w:r>
      <w:bookmarkEnd w:id="63"/>
    </w:p>
    <w:p w14:paraId="2D1BBE17" w14:textId="77777777" w:rsidR="00CE547F" w:rsidRPr="00FA362E" w:rsidRDefault="00CE547F" w:rsidP="00CE547F">
      <w:pPr>
        <w:rPr>
          <w:lang w:val="sk-SK"/>
        </w:rPr>
      </w:pPr>
      <w:r w:rsidRPr="00FA362E">
        <w:rPr>
          <w:lang w:val="sk-SK"/>
        </w:rPr>
        <w:t xml:space="preserve">Intertancia </w:t>
      </w:r>
      <w:r w:rsidRPr="00FA362E">
        <w:rPr>
          <w:i/>
          <w:lang w:val="sk-SK"/>
        </w:rPr>
        <w:t xml:space="preserve">L </w:t>
      </w:r>
      <w:r w:rsidRPr="00FA362E">
        <w:rPr>
          <w:lang w:val="sk-SK"/>
        </w:rPr>
        <w:t>popisuje zotrvačnosť toku krvi v cievach. Zachytáva pokles tlaku v tepne na základe veľkosti zmeny toku krvi, ako ukazuje rovnica (</w:t>
      </w:r>
      <w:r w:rsidRPr="00FA362E">
        <w:rPr>
          <w:lang w:val="sk-SK"/>
        </w:rPr>
        <w:fldChar w:fldCharType="begin"/>
      </w:r>
      <w:r w:rsidRPr="00FA362E">
        <w:rPr>
          <w:lang w:val="sk-SK"/>
        </w:rPr>
        <w:instrText xml:space="preserve"> REF intertancia \h </w:instrText>
      </w:r>
      <w:r w:rsidRPr="00FA362E">
        <w:rPr>
          <w:lang w:val="sk-SK"/>
        </w:rPr>
      </w:r>
      <w:r w:rsidRPr="00FA362E">
        <w:rPr>
          <w:lang w:val="sk-SK"/>
        </w:rPr>
        <w:fldChar w:fldCharType="separate"/>
      </w:r>
      <w:r w:rsidR="00B85020">
        <w:rPr>
          <w:noProof/>
          <w:color w:val="000000"/>
          <w:lang w:val="sk-SK"/>
        </w:rPr>
        <w:t>5</w:t>
      </w:r>
      <w:r w:rsidRPr="00FA362E">
        <w:rPr>
          <w:lang w:val="sk-SK"/>
        </w:rPr>
        <w:fldChar w:fldCharType="end"/>
      </w:r>
      <w:r w:rsidRPr="00FA362E">
        <w:rPr>
          <w:lang w:val="sk-SK"/>
        </w:rPr>
        <w:t>).</w:t>
      </w:r>
    </w:p>
    <w:p w14:paraId="1C5831D4" w14:textId="77777777" w:rsidR="00CE547F" w:rsidRPr="00FA362E" w:rsidRDefault="00CE547F" w:rsidP="00CE547F">
      <w:pPr>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492E5E9B" w14:textId="77777777" w:rsidTr="00452ADC">
        <w:tc>
          <w:tcPr>
            <w:tcW w:w="704" w:type="dxa"/>
          </w:tcPr>
          <w:p w14:paraId="7E7C51B4" w14:textId="77777777" w:rsidR="00CE547F" w:rsidRPr="00FA362E" w:rsidRDefault="00CE547F" w:rsidP="00452ADC">
            <w:pPr>
              <w:jc w:val="center"/>
              <w:rPr>
                <w:color w:val="000000"/>
                <w:lang w:val="sk-SK"/>
              </w:rPr>
            </w:pPr>
          </w:p>
        </w:tc>
        <w:tc>
          <w:tcPr>
            <w:tcW w:w="7088" w:type="dxa"/>
            <w:vAlign w:val="center"/>
          </w:tcPr>
          <w:p w14:paraId="02574F5F" w14:textId="77777777" w:rsidR="00CE547F" w:rsidRPr="00FA362E" w:rsidRDefault="00CE547F" w:rsidP="00452ADC">
            <w:pPr>
              <w:rPr>
                <w:lang w:val="sk-SK"/>
              </w:rPr>
            </w:pPr>
            <m:oMathPara>
              <m:oMath>
                <m:r>
                  <w:rPr>
                    <w:rFonts w:ascii="Cambria Math" w:hAnsi="Cambria Math"/>
                    <w:color w:val="000000"/>
                    <w:lang w:val="sk-SK"/>
                  </w:rPr>
                  <m:t>∆P=L</m:t>
                </m:r>
                <m:f>
                  <m:fPr>
                    <m:ctrlPr>
                      <w:rPr>
                        <w:rFonts w:ascii="Cambria Math" w:hAnsi="Cambria Math"/>
                        <w:i/>
                        <w:color w:val="000000"/>
                        <w:lang w:val="sk-SK"/>
                      </w:rPr>
                    </m:ctrlPr>
                  </m:fPr>
                  <m:num>
                    <m:r>
                      <w:rPr>
                        <w:rFonts w:ascii="Cambria Math" w:hAnsi="Cambria Math"/>
                        <w:color w:val="000000"/>
                        <w:lang w:val="sk-SK"/>
                      </w:rPr>
                      <m:t>dQ(t)</m:t>
                    </m:r>
                  </m:num>
                  <m:den>
                    <m:r>
                      <w:rPr>
                        <w:rFonts w:ascii="Cambria Math" w:hAnsi="Cambria Math"/>
                        <w:color w:val="000000"/>
                        <w:lang w:val="sk-SK"/>
                      </w:rPr>
                      <m:t>dt</m:t>
                    </m:r>
                  </m:den>
                </m:f>
                <m:r>
                  <w:rPr>
                    <w:rFonts w:ascii="Cambria Math" w:hAnsi="Cambria Math"/>
                    <w:color w:val="000000"/>
                    <w:lang w:val="sk-SK"/>
                  </w:rPr>
                  <m:t xml:space="preserve"> kde L=</m:t>
                </m:r>
                <m:f>
                  <m:fPr>
                    <m:ctrlPr>
                      <w:rPr>
                        <w:rFonts w:ascii="Cambria Math" w:hAnsi="Cambria Math"/>
                        <w:i/>
                        <w:color w:val="000000"/>
                        <w:lang w:val="sk-SK"/>
                      </w:rPr>
                    </m:ctrlPr>
                  </m:fPr>
                  <m:num>
                    <m:r>
                      <w:rPr>
                        <w:rFonts w:ascii="Cambria Math" w:hAnsi="Cambria Math"/>
                        <w:color w:val="000000"/>
                        <w:lang w:val="sk-SK"/>
                      </w:rPr>
                      <m:t>⍴l</m:t>
                    </m:r>
                  </m:num>
                  <m:den>
                    <m:r>
                      <w:rPr>
                        <w:rFonts w:ascii="Cambria Math" w:hAnsi="Cambria Math"/>
                        <w:color w:val="000000"/>
                        <w:lang w:val="sk-SK"/>
                      </w:rPr>
                      <m:t>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2</m:t>
                        </m:r>
                      </m:sup>
                    </m:sSup>
                  </m:den>
                </m:f>
              </m:oMath>
            </m:oMathPara>
          </w:p>
          <w:p w14:paraId="6A8C8F0E" w14:textId="77777777" w:rsidR="00CE547F" w:rsidRPr="00FA362E" w:rsidRDefault="00CE547F" w:rsidP="00452ADC">
            <w:pPr>
              <w:jc w:val="center"/>
              <w:rPr>
                <w:color w:val="000000"/>
                <w:lang w:val="sk-SK"/>
              </w:rPr>
            </w:pPr>
          </w:p>
        </w:tc>
        <w:tc>
          <w:tcPr>
            <w:tcW w:w="702" w:type="dxa"/>
            <w:vAlign w:val="center"/>
          </w:tcPr>
          <w:p w14:paraId="2D58F7FD" w14:textId="77777777" w:rsidR="00CE547F" w:rsidRPr="00FA362E" w:rsidRDefault="00CE547F" w:rsidP="00452ADC">
            <w:pPr>
              <w:jc w:val="center"/>
              <w:rPr>
                <w:color w:val="000000"/>
                <w:lang w:val="sk-SK"/>
              </w:rPr>
            </w:pPr>
            <w:r w:rsidRPr="00FA362E">
              <w:rPr>
                <w:color w:val="000000"/>
                <w:lang w:val="sk-SK"/>
              </w:rPr>
              <w:t>(</w:t>
            </w:r>
            <w:bookmarkStart w:id="64" w:name="intertancia"/>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5</w:t>
            </w:r>
            <w:r w:rsidRPr="00FA362E">
              <w:rPr>
                <w:color w:val="000000"/>
                <w:lang w:val="sk-SK"/>
              </w:rPr>
              <w:fldChar w:fldCharType="end"/>
            </w:r>
            <w:bookmarkEnd w:id="64"/>
            <w:r w:rsidRPr="00FA362E">
              <w:rPr>
                <w:color w:val="000000"/>
                <w:lang w:val="sk-SK"/>
              </w:rPr>
              <w:t>)</w:t>
            </w:r>
          </w:p>
        </w:tc>
      </w:tr>
    </w:tbl>
    <w:p w14:paraId="12F034E8" w14:textId="65D0206E" w:rsidR="00CE547F" w:rsidRPr="00FA362E" w:rsidRDefault="00CE547F" w:rsidP="00CE547F">
      <w:pPr>
        <w:rPr>
          <w:color w:val="000000"/>
          <w:lang w:val="sk-SK"/>
        </w:rPr>
      </w:pPr>
      <w:r w:rsidRPr="00FA362E">
        <w:rPr>
          <w:color w:val="000000"/>
          <w:lang w:val="sk-SK"/>
        </w:rPr>
        <w:t xml:space="preserve">Kde </w:t>
      </w:r>
      <m:oMath>
        <m:r>
          <w:rPr>
            <w:rFonts w:ascii="Cambria Math" w:hAnsi="Cambria Math"/>
            <w:color w:val="000000"/>
            <w:lang w:val="sk-SK"/>
          </w:rPr>
          <m:t>Q(t)</m:t>
        </m:r>
      </m:oMath>
      <w:r w:rsidRPr="00FA362E">
        <w:rPr>
          <w:color w:val="000000"/>
          <w:lang w:val="sk-SK"/>
        </w:rPr>
        <w:t xml:space="preserve"> je tok krvi, </w:t>
      </w:r>
      <m:oMath>
        <m:r>
          <w:rPr>
            <w:rFonts w:ascii="Cambria Math" w:hAnsi="Cambria Math"/>
            <w:color w:val="000000"/>
            <w:lang w:val="sk-SK"/>
          </w:rPr>
          <m:t>∆P</m:t>
        </m:r>
      </m:oMath>
      <w:r w:rsidRPr="00FA362E">
        <w:rPr>
          <w:color w:val="000000"/>
          <w:lang w:val="sk-SK"/>
        </w:rPr>
        <w:t xml:space="preserve"> je pokles tlaku, r je polomer tepny, </w:t>
      </w:r>
      <w:r w:rsidRPr="00FA362E">
        <w:rPr>
          <w:i/>
          <w:color w:val="000000"/>
          <w:lang w:val="sk-SK"/>
        </w:rPr>
        <w:t>l</w:t>
      </w:r>
      <w:r w:rsidRPr="00FA362E">
        <w:rPr>
          <w:color w:val="000000"/>
          <w:lang w:val="sk-SK"/>
        </w:rPr>
        <w:t xml:space="preserve"> je dĺžka tepny a </w:t>
      </w:r>
      <m:oMath>
        <m:r>
          <w:rPr>
            <w:rFonts w:ascii="Cambria Math" w:hAnsi="Cambria Math"/>
            <w:color w:val="000000"/>
            <w:lang w:val="sk-SK"/>
          </w:rPr>
          <m:t>⍴</m:t>
        </m:r>
      </m:oMath>
      <w:r w:rsidRPr="00FA362E">
        <w:rPr>
          <w:color w:val="000000"/>
          <w:lang w:val="sk-SK"/>
        </w:rPr>
        <w:t xml:space="preserve"> je hustota krvi. Intertancia hrá vo veľkých tepnách najdôležitejšiu úlohu, naopak rezistivita je vo veľkých tepnách málo výrazná</w:t>
      </w:r>
      <w:r w:rsidRPr="00FA362E">
        <w:rPr>
          <w:color w:val="000000"/>
          <w:lang w:val="sk-SK"/>
        </w:rPr>
        <w:fldChar w:fldCharType="begin"/>
      </w:r>
      <w:r w:rsidR="004B0F7D">
        <w:rPr>
          <w:color w:val="000000"/>
          <w:lang w:val="sk-SK"/>
        </w:rPr>
        <w:instrText xml:space="preserve"> ADDIN EN.CITE &lt;EndNote&gt;&lt;Cite&gt;&lt;Author&gt;Elias Francis&lt;/Author&gt;&lt;Year&gt;2008&lt;/Year&gt;&lt;RecNum&gt;0&lt;/RecNum&gt;&lt;IDText&gt;Continuous estimation of cardiac output and arterial resistance from arterial blood pressure using a third-order Windkessel model&lt;/IDText&gt;&lt;DisplayText&gt;[13]&lt;/DisplayText&gt;&lt;record&gt;&lt;titles&gt;&lt;title&gt;Continuous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Pr="00FA362E">
        <w:rPr>
          <w:color w:val="000000"/>
          <w:lang w:val="sk-SK"/>
        </w:rPr>
        <w:fldChar w:fldCharType="separate"/>
      </w:r>
      <w:r w:rsidR="004B0F7D">
        <w:rPr>
          <w:noProof/>
          <w:color w:val="000000"/>
          <w:lang w:val="sk-SK"/>
        </w:rPr>
        <w:t>[13]</w:t>
      </w:r>
      <w:r w:rsidRPr="00FA362E">
        <w:rPr>
          <w:color w:val="000000"/>
          <w:lang w:val="sk-SK"/>
        </w:rPr>
        <w:fldChar w:fldCharType="end"/>
      </w:r>
      <w:r w:rsidRPr="00FA362E">
        <w:rPr>
          <w:color w:val="000000"/>
          <w:lang w:val="sk-SK"/>
        </w:rPr>
        <w:t>.</w:t>
      </w:r>
    </w:p>
    <w:p w14:paraId="242A5E88" w14:textId="77777777" w:rsidR="00CE547F" w:rsidRPr="00FA362E" w:rsidRDefault="00CE547F" w:rsidP="00CE547F">
      <w:pPr>
        <w:rPr>
          <w:color w:val="000000"/>
          <w:lang w:val="sk-SK"/>
        </w:rPr>
      </w:pPr>
    </w:p>
    <w:p w14:paraId="08794E5E" w14:textId="2C9CB708" w:rsidR="00CE547F" w:rsidRPr="00FA362E" w:rsidRDefault="00CE547F" w:rsidP="00CE547F">
      <w:pPr>
        <w:pStyle w:val="Nadpis2"/>
        <w:rPr>
          <w:lang w:val="sk-SK"/>
        </w:rPr>
      </w:pPr>
      <w:bookmarkStart w:id="65" w:name="_Toc513981457"/>
      <w:r w:rsidRPr="00FA362E">
        <w:rPr>
          <w:lang w:val="sk-SK"/>
        </w:rPr>
        <w:t>Dvojprvkový Wind</w:t>
      </w:r>
      <w:del w:id="66" w:author="Pavel Jurak" w:date="2018-05-31T16:06:00Z">
        <w:r w:rsidRPr="00FA362E" w:rsidDel="00286CBF">
          <w:rPr>
            <w:lang w:val="sk-SK"/>
          </w:rPr>
          <w:delText>e</w:delText>
        </w:r>
      </w:del>
      <w:r w:rsidRPr="00FA362E">
        <w:rPr>
          <w:lang w:val="sk-SK"/>
        </w:rPr>
        <w:t>k</w:t>
      </w:r>
      <w:ins w:id="67" w:author="Pavel Jurak" w:date="2018-05-31T16:06:00Z">
        <w:r w:rsidR="00286CBF">
          <w:rPr>
            <w:lang w:val="sk-SK"/>
          </w:rPr>
          <w:t>e</w:t>
        </w:r>
      </w:ins>
      <w:r w:rsidRPr="00FA362E">
        <w:rPr>
          <w:lang w:val="sk-SK"/>
        </w:rPr>
        <w:t>sselov hemodynamický model</w:t>
      </w:r>
      <w:bookmarkEnd w:id="65"/>
    </w:p>
    <w:p w14:paraId="30C02026" w14:textId="77777777" w:rsidR="00CE547F" w:rsidRPr="00FA362E" w:rsidRDefault="00CE547F" w:rsidP="00CE547F">
      <w:pPr>
        <w:rPr>
          <w:lang w:val="sk-SK"/>
        </w:rPr>
      </w:pPr>
    </w:p>
    <w:p w14:paraId="559E2DE4" w14:textId="397B5631" w:rsidR="00CE547F" w:rsidRPr="00FA362E" w:rsidRDefault="00CE547F" w:rsidP="00CE547F">
      <w:pPr>
        <w:rPr>
          <w:lang w:val="sk-SK"/>
        </w:rPr>
      </w:pPr>
      <w:r w:rsidRPr="00FA362E">
        <w:rPr>
          <w:lang w:val="sk-SK"/>
        </w:rPr>
        <w:t xml:space="preserve">Jedným z prvých modelov popisujúcich hemodynamiku bol dvojprvkový Windkesselov model. Srdce je v tomto modeli pumpa, ktorá zvyšuje tlak v aorte, tým rozťahuje aortu a súčasne tlačí krv do periférií </w:t>
      </w:r>
      <w:r w:rsidRPr="00FA362E">
        <w:rPr>
          <w:lang w:val="sk-SK"/>
        </w:rPr>
        <w:fldChar w:fldCharType="begin"/>
      </w:r>
      <w:r w:rsidR="004B0F7D">
        <w:rPr>
          <w:lang w:val="sk-SK"/>
        </w:rPr>
        <w:instrText xml:space="preserve"> ADDIN EN.CITE &lt;EndNote&gt;&lt;Cite&gt;&lt;Author&gt;Coleman&lt;/Author&gt;&lt;Year&gt;1985&lt;/Year&gt;&lt;RecNum&gt;0&lt;/RecNum&gt;&lt;IDText&gt;MATHEMATICAL-ANALYSIS OF CARDIOVASCULAR FUNCTION&lt;/IDText&gt;&lt;DisplayText&gt;[12]&lt;/DisplayText&gt;&lt;record&gt;&lt;keywords&gt;&lt;keyword&gt;Engineering&lt;/keyword&gt;&lt;/keywords&gt;&lt;urls&gt;&lt;related-urls&gt;&lt;url&gt;&amp;lt;Go to ISI&amp;gt;://WOS:A1985AEC5500007&lt;/url&gt;&lt;/related-urls&gt;&lt;/urls&gt;&lt;isbn&gt;0018-9294&lt;/isbn&gt;&lt;work-type&gt;Article&lt;/work-type&gt;&lt;titles&gt;&lt;title&gt;MATHEMATICAL-ANALYSIS OF CARDIOVASCULAR FUNCTION&lt;/title&gt;&lt;secondary-title&gt;Ieee Transactions on Biomedical Engineering&lt;/secondary-title&gt;&lt;alt-title&gt;IEEE Trans. Biomed. Eng.&lt;/alt-title&gt;&lt;/titles&gt;&lt;pages&gt;289-294&lt;/pages&gt;&lt;number&gt;4&lt;/number&gt;&lt;contributors&gt;&lt;authors&gt;&lt;author&gt;Coleman, T. G.&lt;/author&gt;&lt;/authors&gt;&lt;/contributors&gt;&lt;language&gt;English&lt;/language&gt;&lt;added-date format="utc"&gt;1520404182&lt;/added-date&gt;&lt;ref-type name="Journal Article"&gt;17&lt;/ref-type&gt;&lt;auth-address&gt;COLEMAN, TG (reprint author), UNIV MISSISSIPPI,MED CTR,DEPT PHYSIOL &amp;amp; BIOPHYS,JACKSON,MS 39216, USA.&lt;/auth-address&gt;&lt;dates&gt;&lt;year&gt;1985&lt;/year&gt;&lt;/dates&gt;&lt;rec-number&gt;24&lt;/rec-number&gt;&lt;last-updated-date format="utc"&gt;1520404182&lt;/last-updated-date&gt;&lt;accession-num&gt;WOS:A1985AEC5500007&lt;/accession-num&gt;&lt;electronic-resource-num&gt;10.1109/tbme.1985.325450&lt;/electronic-resource-num&gt;&lt;volume&gt;32&lt;/volume&gt;&lt;/record&gt;&lt;/Cite&gt;&lt;/EndNote&gt;</w:instrText>
      </w:r>
      <w:r w:rsidRPr="00FA362E">
        <w:rPr>
          <w:lang w:val="sk-SK"/>
        </w:rPr>
        <w:fldChar w:fldCharType="separate"/>
      </w:r>
      <w:r w:rsidR="004B0F7D">
        <w:rPr>
          <w:noProof/>
          <w:lang w:val="sk-SK"/>
        </w:rPr>
        <w:t>[12]</w:t>
      </w:r>
      <w:r w:rsidRPr="00FA362E">
        <w:rPr>
          <w:lang w:val="sk-SK"/>
        </w:rPr>
        <w:fldChar w:fldCharType="end"/>
      </w:r>
      <w:r w:rsidRPr="00FA362E">
        <w:rPr>
          <w:lang w:val="sk-SK"/>
        </w:rPr>
        <w:t>. V literatúre často uvádzaná mechanická analógia tohto modelu pozostáva z pumpy (</w:t>
      </w:r>
      <w:r w:rsidRPr="00FA362E">
        <w:rPr>
          <w:lang w:val="sk-SK"/>
        </w:rPr>
        <w:fldChar w:fldCharType="begin"/>
      </w:r>
      <w:r w:rsidRPr="00FA362E">
        <w:rPr>
          <w:lang w:val="sk-SK"/>
        </w:rPr>
        <w:instrText xml:space="preserve"> REF _Ref509995353 \h </w:instrText>
      </w:r>
      <w:r w:rsidRPr="00FA362E">
        <w:rPr>
          <w:lang w:val="sk-SK"/>
        </w:rPr>
      </w:r>
      <w:r w:rsidRPr="00FA362E">
        <w:rPr>
          <w:lang w:val="sk-SK"/>
        </w:rPr>
        <w:fldChar w:fldCharType="separate"/>
      </w:r>
      <w:r w:rsidR="00B85020" w:rsidRPr="00FA362E">
        <w:rPr>
          <w:lang w:val="sk-SK"/>
        </w:rPr>
        <w:t xml:space="preserve">Obrázok </w:t>
      </w:r>
      <w:r w:rsidR="00B85020">
        <w:rPr>
          <w:noProof/>
          <w:lang w:val="sk-SK"/>
        </w:rPr>
        <w:t>1</w:t>
      </w:r>
      <w:r w:rsidR="00B85020">
        <w:rPr>
          <w:lang w:val="sk-SK"/>
        </w:rPr>
        <w:t>.</w:t>
      </w:r>
      <w:r w:rsidR="00B85020">
        <w:rPr>
          <w:noProof/>
          <w:lang w:val="sk-SK"/>
        </w:rPr>
        <w:t>1</w:t>
      </w:r>
      <w:r w:rsidRPr="00FA362E">
        <w:rPr>
          <w:lang w:val="sk-SK"/>
        </w:rPr>
        <w:fldChar w:fldCharType="end"/>
      </w:r>
      <w:r w:rsidRPr="00FA362E">
        <w:rPr>
          <w:lang w:val="sk-SK"/>
        </w:rPr>
        <w:t>zobrazená vľavo) P, tlakovej nádoby C ktorá modeluje rozťažnosť artérií a hadicu R ktorá modeluje periférny odpor.</w:t>
      </w:r>
    </w:p>
    <w:p w14:paraId="305366BC" w14:textId="77777777" w:rsidR="00CE547F" w:rsidRPr="00FA362E" w:rsidRDefault="00CE547F" w:rsidP="00CE547F">
      <w:pPr>
        <w:rPr>
          <w:lang w:val="sk-SK"/>
        </w:rPr>
      </w:pPr>
    </w:p>
    <w:p w14:paraId="0A990B26" w14:textId="77777777" w:rsidR="00CE547F" w:rsidRPr="00FA362E" w:rsidRDefault="00CE547F" w:rsidP="00CE547F">
      <w:pPr>
        <w:rPr>
          <w:lang w:val="sk-SK"/>
        </w:rPr>
      </w:pPr>
      <w:r w:rsidRPr="00FA362E">
        <w:rPr>
          <w:noProof/>
        </w:rPr>
        <w:drawing>
          <wp:inline distT="0" distB="0" distL="0" distR="0" wp14:anchorId="29BAECD5" wp14:editId="031C79CE">
            <wp:extent cx="5400040" cy="1619060"/>
            <wp:effectExtent l="19050" t="19050" r="10160" b="19685"/>
            <wp:docPr id="32" name="Obrázok 32" descr="2w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wind"/>
                    <pic:cNvPicPr>
                      <a:picLocks noChangeAspect="1" noChangeArrowheads="1"/>
                    </pic:cNvPicPr>
                  </pic:nvPicPr>
                  <pic:blipFill>
                    <a:blip r:embed="rId20">
                      <a:extLst>
                        <a:ext uri="{28A0092B-C50C-407E-A947-70E740481C1C}">
                          <a14:useLocalDpi xmlns:a14="http://schemas.microsoft.com/office/drawing/2010/main" val="0"/>
                        </a:ext>
                      </a:extLst>
                    </a:blip>
                    <a:srcRect b="2054"/>
                    <a:stretch>
                      <a:fillRect/>
                    </a:stretch>
                  </pic:blipFill>
                  <pic:spPr bwMode="auto">
                    <a:xfrm>
                      <a:off x="0" y="0"/>
                      <a:ext cx="5400040" cy="1619060"/>
                    </a:xfrm>
                    <a:prstGeom prst="rect">
                      <a:avLst/>
                    </a:prstGeom>
                    <a:noFill/>
                    <a:ln w="19050" cmpd="sng">
                      <a:solidFill>
                        <a:srgbClr val="000000"/>
                      </a:solidFill>
                      <a:miter lim="800000"/>
                      <a:headEnd/>
                      <a:tailEnd/>
                    </a:ln>
                    <a:effectLst/>
                  </pic:spPr>
                </pic:pic>
              </a:graphicData>
            </a:graphic>
          </wp:inline>
        </w:drawing>
      </w:r>
    </w:p>
    <w:p w14:paraId="2C4D63E8" w14:textId="2CF92358" w:rsidR="00CE547F" w:rsidRPr="00FA362E" w:rsidRDefault="00CE547F" w:rsidP="00CE547F">
      <w:pPr>
        <w:pStyle w:val="Popis"/>
        <w:rPr>
          <w:vanish/>
          <w:sz w:val="20"/>
          <w:lang w:val="sk-SK"/>
          <w:specVanish/>
        </w:rPr>
      </w:pPr>
      <w:bookmarkStart w:id="68" w:name="_Ref509995353"/>
      <w:bookmarkStart w:id="69" w:name="_Toc513981507"/>
      <w:bookmarkStart w:id="70" w:name="_Ref509995117"/>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1</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1</w:t>
      </w:r>
      <w:r w:rsidR="00A53D98">
        <w:rPr>
          <w:lang w:val="sk-SK"/>
        </w:rPr>
        <w:fldChar w:fldCharType="end"/>
      </w:r>
      <w:bookmarkEnd w:id="68"/>
      <w:r w:rsidRPr="00FA362E">
        <w:rPr>
          <w:lang w:val="sk-SK"/>
        </w:rPr>
        <w:t>:Mechanická analógia2-prvkového Windkesselovho modelu</w:t>
      </w:r>
      <w:bookmarkEnd w:id="69"/>
    </w:p>
    <w:bookmarkEnd w:id="70"/>
    <w:p w14:paraId="2FFE907A" w14:textId="2C00F5FA" w:rsidR="00CE547F" w:rsidRPr="00FA362E" w:rsidRDefault="00CE547F" w:rsidP="00CE547F">
      <w:pPr>
        <w:pStyle w:val="Popis"/>
        <w:rPr>
          <w:lang w:val="sk-SK"/>
        </w:rPr>
      </w:pPr>
      <w:r w:rsidRPr="00FA362E">
        <w:rPr>
          <w:lang w:val="sk-SK"/>
        </w:rPr>
        <w:fldChar w:fldCharType="begin"/>
      </w:r>
      <w:r w:rsidR="004B0F7D">
        <w:rPr>
          <w:lang w:val="sk-SK"/>
        </w:rPr>
        <w:instrText xml:space="preserve"> ADDIN EN.CITE &lt;EndNote&gt;&lt;Cite&gt;&lt;Author&gt;Greenwald&lt;/Author&gt;&lt;Year&gt;2002&lt;/Year&gt;&lt;IDText&gt;Pulse pressure and arterial elasticity&lt;/IDText&gt;&lt;DisplayText&gt;[16]&lt;/DisplayText&gt;&lt;record&gt;&lt;dates&gt;&lt;pub-dates&gt;&lt;date&gt;Feb&lt;/date&gt;&lt;/pub-dates&gt;&lt;year&gt;2002&lt;/year&gt;&lt;/dates&gt;&lt;keywords&gt;&lt;keyword&gt;blood-pressure&lt;/keyword&gt;&lt;keyword&gt;wave velocity&lt;/keyword&gt;&lt;keyword&gt;beta-aminopropionitrile&lt;/keyword&gt;&lt;keyword&gt;hypertensive&lt;/keyword&gt;&lt;keyword&gt;rats&lt;/keyword&gt;&lt;keyword&gt;aortic pressure&lt;/keyword&gt;&lt;keyword&gt;stiffness&lt;/keyword&gt;&lt;keyword&gt;General &amp;amp; Internal Medicine&lt;/keyword&gt;&lt;/keywords&gt;&lt;urls&gt;&lt;related-urls&gt;&lt;url&gt;&amp;lt;Go to ISI&amp;gt;://WOS:000174156500009&lt;/url&gt;&lt;/related-urls&gt;&lt;/urls&gt;&lt;isbn&gt;1460-2725&lt;/isbn&gt;&lt;work-type&gt;Editorial Material&lt;/work-type&gt;&lt;titles&gt;&lt;title&gt;Pulse pressure and arterial elasticity&lt;/title&gt;&lt;secondary-title&gt;Qjm-an International Journal of Medicine&lt;/secondary-title&gt;&lt;alt-title&gt;QJM-An Int. J. Med.&lt;/alt-title&gt;&lt;/titles&gt;&lt;pages&gt;107-112&lt;/pages&gt;&lt;number&gt;2&lt;/number&gt;&lt;contributors&gt;&lt;authors&gt;&lt;author&gt;Greenwald, S. E.&lt;/author&gt;&lt;/authors&gt;&lt;/contributors&gt;&lt;language&gt;English&lt;/language&gt;&lt;added-date format="utc"&gt;1522245642&lt;/added-date&gt;&lt;ref-type name="Journal Article"&gt;17&lt;/ref-type&gt;&lt;auth-address&gt;Royal London Hosp, Dept Histopathol &amp;amp; Morbid Anat, Barts &amp;amp; London Queen Marys Sch Med &amp;amp; Dent, London E1 1BB, England.&amp;#xD;Greenwald, SE (reprint author), Royal London Hosp, Dept Histopathol &amp;amp; Morbid Anat, Barts &amp;amp; London Queen Marys Sch Med &amp;amp; Dent, Whitechapel Rd, London E1 1BB, England.&lt;/auth-address&gt;&lt;rec-number&gt;73&lt;/rec-number&gt;&lt;last-updated-date format="utc"&gt;1522245642&lt;/last-updated-date&gt;&lt;accession-num&gt;WOS:000174156500009&lt;/accession-num&gt;&lt;electronic-resource-num&gt;10.1093/qjmed/95.2.107&lt;/electronic-resource-num&gt;&lt;volume&gt;95&lt;/volume&gt;&lt;/record&gt;&lt;/Cite&gt;&lt;/EndNote&gt;</w:instrText>
      </w:r>
      <w:r w:rsidRPr="00FA362E">
        <w:rPr>
          <w:lang w:val="sk-SK"/>
        </w:rPr>
        <w:fldChar w:fldCharType="separate"/>
      </w:r>
      <w:r w:rsidR="004B0F7D">
        <w:rPr>
          <w:noProof/>
          <w:lang w:val="sk-SK"/>
        </w:rPr>
        <w:t>[16]</w:t>
      </w:r>
      <w:r w:rsidRPr="00FA362E">
        <w:rPr>
          <w:lang w:val="sk-SK"/>
        </w:rPr>
        <w:fldChar w:fldCharType="end"/>
      </w:r>
      <w:r w:rsidRPr="00FA362E">
        <w:rPr>
          <w:lang w:val="sk-SK"/>
        </w:rPr>
        <w:t>.</w:t>
      </w:r>
    </w:p>
    <w:p w14:paraId="53F95FF3" w14:textId="77777777" w:rsidR="00CE547F" w:rsidRPr="00FA362E" w:rsidRDefault="00CE547F" w:rsidP="00CE547F">
      <w:pPr>
        <w:rPr>
          <w:sz w:val="20"/>
          <w:lang w:val="sk-SK"/>
        </w:rPr>
      </w:pPr>
    </w:p>
    <w:p w14:paraId="20E2DFFF" w14:textId="77777777" w:rsidR="00CE547F" w:rsidRPr="00FA362E" w:rsidRDefault="00CE547F" w:rsidP="00CE547F">
      <w:pPr>
        <w:rPr>
          <w:lang w:val="sk-SK"/>
        </w:rPr>
      </w:pPr>
      <w:r w:rsidRPr="00FA362E">
        <w:rPr>
          <w:lang w:val="sk-SK"/>
        </w:rPr>
        <w:t>Elektrická analógia tohto modelu pozostáva zo zdroju prúdu, ktorý nahrádza srdce Q(t) (</w:t>
      </w:r>
      <w:r w:rsidRPr="00FA362E">
        <w:rPr>
          <w:lang w:val="sk-SK"/>
        </w:rPr>
        <w:fldChar w:fldCharType="begin"/>
      </w:r>
      <w:r w:rsidRPr="00FA362E">
        <w:rPr>
          <w:lang w:val="sk-SK"/>
        </w:rPr>
        <w:instrText xml:space="preserve"> REF _Ref509470823 \h </w:instrText>
      </w:r>
      <w:r w:rsidRPr="00FA362E">
        <w:rPr>
          <w:lang w:val="sk-SK"/>
        </w:rPr>
      </w:r>
      <w:r w:rsidRPr="00FA362E">
        <w:rPr>
          <w:lang w:val="sk-SK"/>
        </w:rPr>
        <w:fldChar w:fldCharType="separate"/>
      </w:r>
      <w:r w:rsidR="00B85020" w:rsidRPr="00FA362E">
        <w:rPr>
          <w:lang w:val="sk-SK"/>
        </w:rPr>
        <w:t xml:space="preserve">Obrázok </w:t>
      </w:r>
      <w:r w:rsidR="00B85020">
        <w:rPr>
          <w:noProof/>
          <w:lang w:val="sk-SK"/>
        </w:rPr>
        <w:t>1</w:t>
      </w:r>
      <w:r w:rsidR="00B85020">
        <w:rPr>
          <w:lang w:val="sk-SK"/>
        </w:rPr>
        <w:t>.</w:t>
      </w:r>
      <w:r w:rsidR="00B85020">
        <w:rPr>
          <w:noProof/>
          <w:lang w:val="sk-SK"/>
        </w:rPr>
        <w:t>2</w:t>
      </w:r>
      <w:r w:rsidRPr="00FA362E">
        <w:rPr>
          <w:lang w:val="sk-SK"/>
        </w:rPr>
        <w:fldChar w:fldCharType="end"/>
      </w:r>
      <w:r w:rsidRPr="00FA362E">
        <w:rPr>
          <w:lang w:val="sk-SK"/>
        </w:rPr>
        <w:t xml:space="preserve">), jedného elektrického odporu nahrádzajúceho periférny odpor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Pr="00FA362E">
        <w:rPr>
          <w:lang w:val="sk-SK"/>
        </w:rPr>
        <w:t xml:space="preserve"> </w:t>
      </w:r>
      <w:r w:rsidRPr="00FA362E">
        <w:rPr>
          <w:lang w:val="sk-SK"/>
        </w:rPr>
        <w:lastRenderedPageBreak/>
        <w:t xml:space="preserve">a jedného kondenzátora </w:t>
      </w:r>
      <m:oMath>
        <m:sSub>
          <m:sSubPr>
            <m:ctrlPr>
              <w:rPr>
                <w:rFonts w:ascii="Cambria Math" w:hAnsi="Cambria Math"/>
                <w:i/>
                <w:lang w:val="sk-SK"/>
              </w:rPr>
            </m:ctrlPr>
          </m:sSubPr>
          <m:e>
            <m:r>
              <w:rPr>
                <w:rFonts w:ascii="Cambria Math" w:hAnsi="Cambria Math"/>
                <w:lang w:val="sk-SK"/>
              </w:rPr>
              <m:t>C</m:t>
            </m:r>
          </m:e>
          <m:sub>
            <m:r>
              <w:rPr>
                <w:rFonts w:ascii="Cambria Math" w:hAnsi="Cambria Math"/>
                <w:lang w:val="sk-SK"/>
              </w:rPr>
              <m:t>a</m:t>
            </m:r>
          </m:sub>
        </m:sSub>
      </m:oMath>
      <w:r w:rsidRPr="00FA362E">
        <w:rPr>
          <w:lang w:val="sk-SK"/>
        </w:rPr>
        <w:t xml:space="preserve"> ktorý nahrádza elastické vlastnosti veľkých artérií. Zdroj prúdu generuje impulzy, ktoré simulujú v čase kvantovanú pumpovaciu akciu srdca. Šírka tohto impulzu predstavuje objem krvi vypudenej ľavou komorou počas jedného srdečného cyklu. Elektrický prúd súčasne prúdi cez rezistor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Pr="00FA362E">
        <w:rPr>
          <w:lang w:val="sk-SK"/>
        </w:rPr>
        <w:t xml:space="preserve">na zem a zároveň nabíja kondenzátor </w:t>
      </w:r>
      <m:oMath>
        <m:sSub>
          <m:sSubPr>
            <m:ctrlPr>
              <w:rPr>
                <w:rFonts w:ascii="Cambria Math" w:hAnsi="Cambria Math"/>
                <w:i/>
                <w:lang w:val="sk-SK"/>
              </w:rPr>
            </m:ctrlPr>
          </m:sSubPr>
          <m:e>
            <m:r>
              <w:rPr>
                <w:rFonts w:ascii="Cambria Math" w:hAnsi="Cambria Math"/>
                <w:lang w:val="sk-SK"/>
              </w:rPr>
              <m:t>C</m:t>
            </m:r>
          </m:e>
          <m:sub>
            <m:r>
              <w:rPr>
                <w:rFonts w:ascii="Cambria Math" w:hAnsi="Cambria Math"/>
                <w:lang w:val="sk-SK"/>
              </w:rPr>
              <m:t>a</m:t>
            </m:r>
          </m:sub>
        </m:sSub>
      </m:oMath>
      <w:r w:rsidRPr="00FA362E">
        <w:rPr>
          <w:lang w:val="sk-SK"/>
        </w:rPr>
        <w:t xml:space="preserve">. Kondenzátor sa vybíja na zem cez rezistor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r>
          <w:rPr>
            <w:rFonts w:ascii="Cambria Math" w:hAnsi="Cambria Math"/>
            <w:lang w:val="sk-SK"/>
          </w:rPr>
          <m:t>.</m:t>
        </m:r>
      </m:oMath>
    </w:p>
    <w:p w14:paraId="3AB7F0A2" w14:textId="77777777" w:rsidR="00CE547F" w:rsidRPr="00FA362E" w:rsidRDefault="00CE547F" w:rsidP="00CE547F">
      <w:pPr>
        <w:rPr>
          <w:lang w:val="sk-SK"/>
        </w:rPr>
      </w:pPr>
      <w:r w:rsidRPr="00FA362E">
        <w:rPr>
          <w:noProof/>
        </w:rPr>
        <w:drawing>
          <wp:inline distT="0" distB="0" distL="0" distR="0" wp14:anchorId="76797FD1" wp14:editId="2E2966AC">
            <wp:extent cx="5391150" cy="1600200"/>
            <wp:effectExtent l="0" t="0" r="0" b="0"/>
            <wp:docPr id="33" name="Obrázo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1600200"/>
                    </a:xfrm>
                    <a:prstGeom prst="rect">
                      <a:avLst/>
                    </a:prstGeom>
                    <a:noFill/>
                    <a:ln>
                      <a:noFill/>
                    </a:ln>
                  </pic:spPr>
                </pic:pic>
              </a:graphicData>
            </a:graphic>
          </wp:inline>
        </w:drawing>
      </w:r>
    </w:p>
    <w:p w14:paraId="3D975D21" w14:textId="01872D48" w:rsidR="00CE547F" w:rsidRPr="00FA362E" w:rsidRDefault="00CE547F" w:rsidP="00CE547F">
      <w:pPr>
        <w:pStyle w:val="Popis"/>
        <w:rPr>
          <w:vanish/>
          <w:lang w:val="sk-SK"/>
          <w:specVanish/>
        </w:rPr>
      </w:pPr>
      <w:bookmarkStart w:id="71" w:name="_Ref509470823"/>
      <w:bookmarkStart w:id="72" w:name="_Toc513981508"/>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1</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2</w:t>
      </w:r>
      <w:r w:rsidR="00A53D98">
        <w:rPr>
          <w:lang w:val="sk-SK"/>
        </w:rPr>
        <w:fldChar w:fldCharType="end"/>
      </w:r>
      <w:bookmarkEnd w:id="71"/>
      <w:r w:rsidRPr="00FA362E">
        <w:rPr>
          <w:lang w:val="sk-SK"/>
        </w:rPr>
        <w:t>:Náhradná el. schéma 2-dielneho Windkesselovho modelu</w:t>
      </w:r>
      <w:bookmarkEnd w:id="72"/>
    </w:p>
    <w:p w14:paraId="72DC9280" w14:textId="0BF40715" w:rsidR="00CE547F" w:rsidRPr="00FA362E" w:rsidRDefault="00CE547F" w:rsidP="00CE547F">
      <w:pPr>
        <w:pStyle w:val="Popis"/>
        <w:rPr>
          <w:lang w:val="sk-SK"/>
        </w:rPr>
      </w:pPr>
      <w:r w:rsidRPr="00FA362E">
        <w:rPr>
          <w:lang w:val="sk-SK"/>
        </w:rPr>
        <w:fldChar w:fldCharType="begin"/>
      </w:r>
      <w:r w:rsidR="004B0F7D">
        <w:rPr>
          <w:lang w:val="sk-SK"/>
        </w:rPr>
        <w:instrText xml:space="preserve"> ADDIN EN.CITE &lt;EndNote&gt;&lt;Cite&gt;&lt;Author&gt;Elias Francis&lt;/Author&gt;&lt;Year&gt;2008&lt;/Year&gt;&lt;RecNum&gt;0&lt;/RecNum&gt;&lt;IDText&gt;Continuous estimation of cardiac output and arterial resistance from arterial blood pressure using a third-order Windkessel model&lt;/IDText&gt;&lt;DisplayText&gt;[13]&lt;/DisplayText&gt;&lt;record&gt;&lt;titles&gt;&lt;title&gt;Continuous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Pr="00FA362E">
        <w:rPr>
          <w:lang w:val="sk-SK"/>
        </w:rPr>
        <w:fldChar w:fldCharType="separate"/>
      </w:r>
      <w:r w:rsidR="004B0F7D">
        <w:rPr>
          <w:noProof/>
          <w:lang w:val="sk-SK"/>
        </w:rPr>
        <w:t>[13]</w:t>
      </w:r>
      <w:r w:rsidRPr="00FA362E">
        <w:rPr>
          <w:lang w:val="sk-SK"/>
        </w:rPr>
        <w:fldChar w:fldCharType="end"/>
      </w:r>
      <w:r w:rsidRPr="00FA362E">
        <w:rPr>
          <w:lang w:val="sk-SK"/>
        </w:rPr>
        <w:t xml:space="preserve">. </w:t>
      </w:r>
    </w:p>
    <w:p w14:paraId="12ED3EB3" w14:textId="77777777" w:rsidR="00CE547F" w:rsidRPr="00FA362E" w:rsidRDefault="00CE547F" w:rsidP="00CE547F">
      <w:pPr>
        <w:rPr>
          <w:lang w:val="sk-SK"/>
        </w:rPr>
      </w:pPr>
    </w:p>
    <w:p w14:paraId="328B18CB" w14:textId="77777777" w:rsidR="00CE547F" w:rsidRPr="00FA362E" w:rsidRDefault="00CE547F" w:rsidP="00CE547F">
      <w:pPr>
        <w:rPr>
          <w:lang w:val="sk-SK"/>
        </w:rPr>
      </w:pPr>
      <w:r w:rsidRPr="00FA362E">
        <w:rPr>
          <w:lang w:val="sk-SK"/>
        </w:rPr>
        <w:t xml:space="preserve">Sila generovaná srdcom tlačí krv z ľavej komory do aorty. Časť z tejto krvi rozšíri artérie a časť pokračuje ďalej do periférií. Tento model simuluje tlakovú krivku v aorte P(t) ako exponenciálny pokles tlaku počas diastoly. Časová konštanta sa určuje ako funkcia kapacity </w:t>
      </w:r>
      <m:oMath>
        <m:sSub>
          <m:sSubPr>
            <m:ctrlPr>
              <w:rPr>
                <w:rFonts w:ascii="Cambria Math" w:hAnsi="Cambria Math"/>
                <w:i/>
                <w:lang w:val="sk-SK"/>
              </w:rPr>
            </m:ctrlPr>
          </m:sSubPr>
          <m:e>
            <m:r>
              <w:rPr>
                <w:rFonts w:ascii="Cambria Math" w:hAnsi="Cambria Math"/>
                <w:lang w:val="sk-SK"/>
              </w:rPr>
              <m:t>C</m:t>
            </m:r>
          </m:e>
          <m:sub>
            <m:r>
              <w:rPr>
                <w:rFonts w:ascii="Cambria Math" w:hAnsi="Cambria Math"/>
                <w:lang w:val="sk-SK"/>
              </w:rPr>
              <m:t>a</m:t>
            </m:r>
          </m:sub>
        </m:sSub>
      </m:oMath>
      <w:r w:rsidRPr="00FA362E">
        <w:rPr>
          <w:lang w:val="sk-SK"/>
        </w:rPr>
        <w:t xml:space="preserve"> a odporu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Pr="00FA362E">
        <w:rPr>
          <w:lang w:val="sk-SK"/>
        </w:rPr>
        <w:t xml:space="preserve">. Tok krvi  </w:t>
      </w:r>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out</m:t>
            </m:r>
          </m:sub>
        </m:sSub>
        <m:r>
          <w:rPr>
            <w:rFonts w:ascii="Cambria Math" w:hAnsi="Cambria Math"/>
            <w:lang w:val="sk-SK"/>
          </w:rPr>
          <m:t>(t)</m:t>
        </m:r>
      </m:oMath>
      <w:r w:rsidRPr="00FA362E">
        <w:rPr>
          <w:lang w:val="sk-SK"/>
        </w:rPr>
        <w:t xml:space="preserve"> reprezentuje tok cez periférie a je priamo úmerný poklesu tlaku</w:t>
      </w:r>
      <m:oMath>
        <m:r>
          <w:rPr>
            <w:rFonts w:ascii="Cambria Math" w:hAnsi="Cambria Math"/>
            <w:lang w:val="sk-SK"/>
          </w:rPr>
          <m:t xml:space="preserve"> P(t) </m:t>
        </m:r>
      </m:oMath>
      <w:r w:rsidRPr="00FA362E">
        <w:rPr>
          <w:lang w:val="sk-SK"/>
        </w:rPr>
        <w:t xml:space="preserve">na odpore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Pr="00FA362E">
        <w:rPr>
          <w:lang w:val="sk-SK"/>
        </w:rPr>
        <w:t xml:space="preserve">a nepriamo úmerný periférnemu odporu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Pr="00FA362E">
        <w:rPr>
          <w:lang w:val="sk-SK"/>
        </w:rPr>
        <w:t xml:space="preserve"> (</w:t>
      </w:r>
      <w:r w:rsidRPr="00FA362E">
        <w:rPr>
          <w:lang w:val="sk-SK"/>
        </w:rPr>
        <w:fldChar w:fldCharType="begin"/>
      </w:r>
      <w:r w:rsidRPr="00FA362E">
        <w:rPr>
          <w:lang w:val="sk-SK"/>
        </w:rPr>
        <w:instrText xml:space="preserve"> REF windkessel_1 \h </w:instrText>
      </w:r>
      <w:r w:rsidRPr="00FA362E">
        <w:rPr>
          <w:lang w:val="sk-SK"/>
        </w:rPr>
      </w:r>
      <w:r w:rsidRPr="00FA362E">
        <w:rPr>
          <w:lang w:val="sk-SK"/>
        </w:rPr>
        <w:fldChar w:fldCharType="separate"/>
      </w:r>
      <w:r w:rsidR="00B85020">
        <w:rPr>
          <w:noProof/>
          <w:color w:val="000000"/>
          <w:lang w:val="sk-SK"/>
        </w:rPr>
        <w:t>6</w:t>
      </w:r>
      <w:r w:rsidRPr="00FA362E">
        <w:rPr>
          <w:lang w:val="sk-SK"/>
        </w:rPr>
        <w:fldChar w:fldCharType="end"/>
      </w:r>
      <w:r w:rsidRPr="00FA362E">
        <w:rPr>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67762129" w14:textId="77777777" w:rsidTr="00452ADC">
        <w:tc>
          <w:tcPr>
            <w:tcW w:w="704" w:type="dxa"/>
          </w:tcPr>
          <w:p w14:paraId="1D42ED54" w14:textId="77777777" w:rsidR="00CE547F" w:rsidRPr="00FA362E" w:rsidRDefault="00CE547F" w:rsidP="00452ADC">
            <w:pPr>
              <w:jc w:val="center"/>
              <w:rPr>
                <w:color w:val="000000"/>
                <w:lang w:val="sk-SK"/>
              </w:rPr>
            </w:pPr>
          </w:p>
        </w:tc>
        <w:tc>
          <w:tcPr>
            <w:tcW w:w="7088" w:type="dxa"/>
            <w:vAlign w:val="center"/>
          </w:tcPr>
          <w:p w14:paraId="2B97713B" w14:textId="77777777" w:rsidR="00CE547F" w:rsidRPr="00FA362E" w:rsidRDefault="000603AB" w:rsidP="00452ADC">
            <w:pPr>
              <w:rPr>
                <w:lang w:val="sk-SK"/>
              </w:rPr>
            </w:pPr>
            <m:oMathPara>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out</m:t>
                    </m:r>
                  </m:sub>
                </m:sSub>
                <m:r>
                  <w:rPr>
                    <w:rFonts w:ascii="Cambria Math" w:hAnsi="Cambria Math"/>
                    <w:lang w:val="sk-SK"/>
                  </w:rPr>
                  <m:t>(t)</m:t>
                </m:r>
                <m:r>
                  <w:rPr>
                    <w:rFonts w:ascii="Cambria Math" w:hAnsi="Cambria Math"/>
                    <w:color w:val="000000"/>
                    <w:lang w:val="sk-SK"/>
                  </w:rPr>
                  <m:t>=</m:t>
                </m:r>
                <m:f>
                  <m:fPr>
                    <m:ctrlPr>
                      <w:rPr>
                        <w:rFonts w:ascii="Cambria Math" w:hAnsi="Cambria Math"/>
                        <w:i/>
                        <w:color w:val="000000"/>
                        <w:lang w:val="sk-SK"/>
                      </w:rPr>
                    </m:ctrlPr>
                  </m:fPr>
                  <m:num>
                    <m:r>
                      <w:rPr>
                        <w:rFonts w:ascii="Cambria Math" w:hAnsi="Cambria Math"/>
                        <w:color w:val="000000"/>
                        <w:lang w:val="sk-SK"/>
                      </w:rPr>
                      <m:t>P</m:t>
                    </m:r>
                    <m:d>
                      <m:dPr>
                        <m:ctrlPr>
                          <w:rPr>
                            <w:rFonts w:ascii="Cambria Math" w:hAnsi="Cambria Math"/>
                            <w:i/>
                            <w:color w:val="000000"/>
                            <w:lang w:val="sk-SK"/>
                          </w:rPr>
                        </m:ctrlPr>
                      </m:dPr>
                      <m:e>
                        <m:r>
                          <w:rPr>
                            <w:rFonts w:ascii="Cambria Math" w:hAnsi="Cambria Math"/>
                            <w:color w:val="000000"/>
                            <w:lang w:val="sk-SK"/>
                          </w:rPr>
                          <m:t>t</m:t>
                        </m:r>
                      </m:e>
                    </m:d>
                  </m:num>
                  <m:den>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den>
                </m:f>
              </m:oMath>
            </m:oMathPara>
          </w:p>
          <w:p w14:paraId="6BDFA35F" w14:textId="77777777" w:rsidR="00CE547F" w:rsidRPr="00FA362E" w:rsidRDefault="00CE547F" w:rsidP="00452ADC">
            <w:pPr>
              <w:jc w:val="center"/>
              <w:rPr>
                <w:color w:val="000000"/>
                <w:lang w:val="sk-SK"/>
              </w:rPr>
            </w:pPr>
          </w:p>
        </w:tc>
        <w:tc>
          <w:tcPr>
            <w:tcW w:w="702" w:type="dxa"/>
            <w:vAlign w:val="center"/>
          </w:tcPr>
          <w:p w14:paraId="7D8B6387" w14:textId="77777777" w:rsidR="00CE547F" w:rsidRPr="00FA362E" w:rsidRDefault="00CE547F" w:rsidP="00452ADC">
            <w:pPr>
              <w:jc w:val="center"/>
              <w:rPr>
                <w:color w:val="000000"/>
                <w:lang w:val="sk-SK"/>
              </w:rPr>
            </w:pPr>
            <w:r w:rsidRPr="00FA362E">
              <w:rPr>
                <w:color w:val="000000"/>
                <w:lang w:val="sk-SK"/>
              </w:rPr>
              <w:t>(</w:t>
            </w:r>
            <w:bookmarkStart w:id="73" w:name="windkessel_1"/>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6</w:t>
            </w:r>
            <w:r w:rsidRPr="00FA362E">
              <w:rPr>
                <w:color w:val="000000"/>
                <w:lang w:val="sk-SK"/>
              </w:rPr>
              <w:fldChar w:fldCharType="end"/>
            </w:r>
            <w:bookmarkEnd w:id="73"/>
            <w:r w:rsidRPr="00FA362E">
              <w:rPr>
                <w:color w:val="000000"/>
                <w:lang w:val="sk-SK"/>
              </w:rPr>
              <w:t>)</w:t>
            </w:r>
          </w:p>
        </w:tc>
      </w:tr>
    </w:tbl>
    <w:p w14:paraId="39E30A1F" w14:textId="77777777" w:rsidR="00CE547F" w:rsidRPr="00FA362E" w:rsidRDefault="00CE547F" w:rsidP="00CE547F">
      <w:pPr>
        <w:rPr>
          <w:lang w:val="sk-SK"/>
        </w:rPr>
      </w:pPr>
    </w:p>
    <w:p w14:paraId="56081423" w14:textId="77777777" w:rsidR="00CE547F" w:rsidRPr="00FA362E" w:rsidRDefault="00CE547F" w:rsidP="00CE547F">
      <w:pPr>
        <w:rPr>
          <w:color w:val="000000"/>
          <w:lang w:val="sk-SK"/>
        </w:rPr>
      </w:pPr>
      <w:r w:rsidRPr="00FA362E">
        <w:rPr>
          <w:lang w:val="sk-SK"/>
        </w:rPr>
        <w:t xml:space="preserve">Ak uvažujeme lineárnu vzťah tlaku a objemu v rovnici </w:t>
      </w:r>
      <w:r w:rsidRPr="00FA362E">
        <w:rPr>
          <w:lang w:val="sk-SK"/>
        </w:rPr>
        <w:fldChar w:fldCharType="begin"/>
      </w:r>
      <w:r w:rsidRPr="00FA362E">
        <w:rPr>
          <w:lang w:val="sk-SK"/>
        </w:rPr>
        <w:instrText xml:space="preserve"> REF roztaznost \h </w:instrText>
      </w:r>
      <w:r w:rsidRPr="00FA362E">
        <w:rPr>
          <w:lang w:val="sk-SK"/>
        </w:rPr>
      </w:r>
      <w:r w:rsidRPr="00FA362E">
        <w:rPr>
          <w:lang w:val="sk-SK"/>
        </w:rPr>
        <w:fldChar w:fldCharType="separate"/>
      </w:r>
      <w:r w:rsidR="00B85020">
        <w:rPr>
          <w:noProof/>
          <w:color w:val="000000"/>
          <w:lang w:val="sk-SK"/>
        </w:rPr>
        <w:t>2</w:t>
      </w:r>
      <w:r w:rsidRPr="00FA362E">
        <w:rPr>
          <w:lang w:val="sk-SK"/>
        </w:rPr>
        <w:fldChar w:fldCharType="end"/>
      </w:r>
      <w:r w:rsidRPr="00FA362E">
        <w:rPr>
          <w:lang w:val="sk-SK"/>
        </w:rPr>
        <w:fldChar w:fldCharType="begin"/>
      </w:r>
      <w:r w:rsidRPr="00FA362E">
        <w:rPr>
          <w:lang w:val="sk-SK"/>
        </w:rPr>
        <w:instrText xml:space="preserve"> REF roztaznost \h </w:instrText>
      </w:r>
      <w:r w:rsidRPr="00FA362E">
        <w:rPr>
          <w:lang w:val="sk-SK"/>
        </w:rPr>
      </w:r>
      <w:r w:rsidRPr="00FA362E">
        <w:rPr>
          <w:lang w:val="sk-SK"/>
        </w:rPr>
        <w:fldChar w:fldCharType="separate"/>
      </w:r>
      <w:r w:rsidR="00B85020">
        <w:rPr>
          <w:noProof/>
          <w:color w:val="000000"/>
          <w:lang w:val="sk-SK"/>
        </w:rPr>
        <w:t>2</w:t>
      </w:r>
      <w:r w:rsidRPr="00FA362E">
        <w:rPr>
          <w:lang w:val="sk-SK"/>
        </w:rPr>
        <w:fldChar w:fldCharType="end"/>
      </w:r>
      <w:r w:rsidRPr="00FA362E">
        <w:rPr>
          <w:lang w:val="sk-SK"/>
        </w:rPr>
        <w:t>(</w:t>
      </w:r>
      <w:r w:rsidRPr="00FA362E">
        <w:rPr>
          <w:lang w:val="sk-SK"/>
        </w:rPr>
        <w:fldChar w:fldCharType="begin"/>
      </w:r>
      <w:r w:rsidRPr="00FA362E">
        <w:rPr>
          <w:lang w:val="sk-SK"/>
        </w:rPr>
        <w:instrText xml:space="preserve"> REF roztaznost \h </w:instrText>
      </w:r>
      <w:r w:rsidRPr="00FA362E">
        <w:rPr>
          <w:lang w:val="sk-SK"/>
        </w:rPr>
      </w:r>
      <w:r w:rsidRPr="00FA362E">
        <w:rPr>
          <w:lang w:val="sk-SK"/>
        </w:rPr>
        <w:fldChar w:fldCharType="separate"/>
      </w:r>
      <w:r w:rsidR="00B85020">
        <w:rPr>
          <w:noProof/>
          <w:color w:val="000000"/>
          <w:lang w:val="sk-SK"/>
        </w:rPr>
        <w:t>2</w:t>
      </w:r>
      <w:r w:rsidRPr="00FA362E">
        <w:rPr>
          <w:lang w:val="sk-SK"/>
        </w:rPr>
        <w:fldChar w:fldCharType="end"/>
      </w:r>
      <w:r w:rsidRPr="00FA362E">
        <w:rPr>
          <w:lang w:val="sk-SK"/>
        </w:rPr>
        <w:t>), môžeme rovnicu (</w:t>
      </w:r>
      <w:r w:rsidRPr="00FA362E">
        <w:rPr>
          <w:lang w:val="sk-SK"/>
        </w:rPr>
        <w:fldChar w:fldCharType="begin"/>
      </w:r>
      <w:r w:rsidRPr="00FA362E">
        <w:rPr>
          <w:lang w:val="sk-SK"/>
        </w:rPr>
        <w:instrText xml:space="preserve"> REF roztaznost \h </w:instrText>
      </w:r>
      <w:r w:rsidRPr="00FA362E">
        <w:rPr>
          <w:lang w:val="sk-SK"/>
        </w:rPr>
      </w:r>
      <w:r w:rsidRPr="00FA362E">
        <w:rPr>
          <w:lang w:val="sk-SK"/>
        </w:rPr>
        <w:fldChar w:fldCharType="separate"/>
      </w:r>
      <w:r w:rsidR="00B85020">
        <w:rPr>
          <w:noProof/>
          <w:color w:val="000000"/>
          <w:lang w:val="sk-SK"/>
        </w:rPr>
        <w:t>2</w:t>
      </w:r>
      <w:r w:rsidRPr="00FA362E">
        <w:rPr>
          <w:lang w:val="sk-SK"/>
        </w:rPr>
        <w:fldChar w:fldCharType="end"/>
      </w:r>
      <w:r w:rsidRPr="00FA362E">
        <w:rPr>
          <w:lang w:val="sk-SK"/>
        </w:rPr>
        <w:t xml:space="preserve">) prepísať na tok krvi do rozšírenej časti artérií </w:t>
      </w:r>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stored</m:t>
            </m:r>
          </m:sub>
        </m:sSub>
        <m:d>
          <m:dPr>
            <m:ctrlPr>
              <w:rPr>
                <w:rFonts w:ascii="Cambria Math" w:hAnsi="Cambria Math"/>
                <w:i/>
                <w:lang w:val="sk-SK"/>
              </w:rPr>
            </m:ctrlPr>
          </m:dPr>
          <m:e>
            <m:r>
              <w:rPr>
                <w:rFonts w:ascii="Cambria Math" w:hAnsi="Cambria Math"/>
                <w:lang w:val="sk-SK"/>
              </w:rPr>
              <m:t>t</m:t>
            </m:r>
          </m:e>
        </m:d>
      </m:oMath>
      <w:r w:rsidRPr="00FA362E">
        <w:rPr>
          <w:lang w:val="sk-SK"/>
        </w:rPr>
        <w:t xml:space="preserve"> ako vťah zmeny tlaku </w:t>
      </w:r>
      <m:oMath>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oMath>
      <w:r w:rsidRPr="00FA362E">
        <w:rPr>
          <w:color w:val="000000"/>
          <w:lang w:val="sk-SK"/>
        </w:rPr>
        <w:t xml:space="preserve"> a elasticity </w:t>
      </w:r>
      <m:oMath>
        <m:sSub>
          <m:sSubPr>
            <m:ctrlPr>
              <w:rPr>
                <w:rFonts w:ascii="Cambria Math" w:hAnsi="Cambria Math"/>
                <w:i/>
                <w:color w:val="000000"/>
                <w:lang w:val="sk-SK"/>
              </w:rPr>
            </m:ctrlPr>
          </m:sSubPr>
          <m:e>
            <m:r>
              <w:rPr>
                <w:rFonts w:ascii="Cambria Math" w:hAnsi="Cambria Math"/>
                <w:color w:val="000000"/>
                <w:lang w:val="sk-SK"/>
              </w:rPr>
              <m:t xml:space="preserve"> C</m:t>
            </m:r>
          </m:e>
          <m:sub>
            <m:r>
              <w:rPr>
                <w:rFonts w:ascii="Cambria Math" w:hAnsi="Cambria Math"/>
                <w:color w:val="000000"/>
                <w:lang w:val="sk-SK"/>
              </w:rPr>
              <m:t>a</m:t>
            </m:r>
          </m:sub>
        </m:sSub>
      </m:oMath>
      <w:r w:rsidRPr="00FA362E">
        <w:rPr>
          <w:color w:val="000000"/>
          <w:lang w:val="sk-SK"/>
        </w:rPr>
        <w:t>(</w:t>
      </w:r>
      <w:r w:rsidRPr="00FA362E">
        <w:rPr>
          <w:color w:val="000000"/>
          <w:lang w:val="sk-SK"/>
        </w:rPr>
        <w:fldChar w:fldCharType="begin"/>
      </w:r>
      <w:r w:rsidRPr="00FA362E">
        <w:rPr>
          <w:color w:val="000000"/>
          <w:lang w:val="sk-SK"/>
        </w:rPr>
        <w:instrText xml:space="preserve"> REF windkessel_2 \h </w:instrText>
      </w:r>
      <w:r w:rsidRPr="00FA362E">
        <w:rPr>
          <w:color w:val="000000"/>
          <w:lang w:val="sk-SK"/>
        </w:rPr>
      </w:r>
      <w:r w:rsidRPr="00FA362E">
        <w:rPr>
          <w:color w:val="000000"/>
          <w:lang w:val="sk-SK"/>
        </w:rPr>
        <w:fldChar w:fldCharType="separate"/>
      </w:r>
      <w:r w:rsidR="00B85020">
        <w:rPr>
          <w:noProof/>
          <w:color w:val="000000"/>
          <w:lang w:val="sk-SK"/>
        </w:rPr>
        <w:t>7</w:t>
      </w:r>
      <w:r w:rsidRPr="00FA362E">
        <w:rPr>
          <w:color w:val="000000"/>
          <w:lang w:val="sk-SK"/>
        </w:rPr>
        <w:fldChar w:fldCharType="end"/>
      </w:r>
      <w:r w:rsidRPr="00FA362E">
        <w:rPr>
          <w:color w:val="000000"/>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27C27B43" w14:textId="77777777" w:rsidTr="00452ADC">
        <w:tc>
          <w:tcPr>
            <w:tcW w:w="704" w:type="dxa"/>
          </w:tcPr>
          <w:p w14:paraId="0EF96A7E" w14:textId="77777777" w:rsidR="00CE547F" w:rsidRPr="00FA362E" w:rsidRDefault="00CE547F" w:rsidP="00452ADC">
            <w:pPr>
              <w:jc w:val="center"/>
              <w:rPr>
                <w:color w:val="000000"/>
                <w:lang w:val="sk-SK"/>
              </w:rPr>
            </w:pPr>
          </w:p>
        </w:tc>
        <w:tc>
          <w:tcPr>
            <w:tcW w:w="7088" w:type="dxa"/>
            <w:vAlign w:val="center"/>
          </w:tcPr>
          <w:p w14:paraId="11772D35" w14:textId="77777777" w:rsidR="00CE547F" w:rsidRPr="00FA362E" w:rsidRDefault="000603AB" w:rsidP="00452ADC">
            <w:pPr>
              <w:rPr>
                <w:color w:val="000000"/>
                <w:lang w:val="sk-SK"/>
              </w:rPr>
            </w:pPr>
            <m:oMathPara>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stored</m:t>
                    </m:r>
                  </m:sub>
                </m:sSub>
                <m:d>
                  <m:dPr>
                    <m:ctrlPr>
                      <w:rPr>
                        <w:rFonts w:ascii="Cambria Math" w:hAnsi="Cambria Math"/>
                        <w:i/>
                        <w:lang w:val="sk-SK"/>
                      </w:rPr>
                    </m:ctrlPr>
                  </m:dPr>
                  <m:e>
                    <m:r>
                      <w:rPr>
                        <w:rFonts w:ascii="Cambria Math" w:hAnsi="Cambria Math"/>
                        <w:lang w:val="sk-SK"/>
                      </w:rPr>
                      <m:t>t</m:t>
                    </m:r>
                  </m:e>
                </m:d>
                <m:r>
                  <w:rPr>
                    <w:rFonts w:ascii="Cambria Math" w:hAnsi="Cambria Math"/>
                    <w:color w:val="000000"/>
                    <w:lang w:val="sk-SK"/>
                  </w:rPr>
                  <m:t>=</m:t>
                </m:r>
                <m:sSub>
                  <m:sSubPr>
                    <m:ctrlPr>
                      <w:rPr>
                        <w:rFonts w:ascii="Cambria Math" w:hAnsi="Cambria Math"/>
                        <w:i/>
                        <w:color w:val="000000"/>
                        <w:lang w:val="sk-SK"/>
                      </w:rPr>
                    </m:ctrlPr>
                  </m:sSubPr>
                  <m:e>
                    <m:r>
                      <w:rPr>
                        <w:rFonts w:ascii="Cambria Math" w:hAnsi="Cambria Math"/>
                        <w:color w:val="000000"/>
                        <w:lang w:val="sk-SK"/>
                      </w:rPr>
                      <m:t xml:space="preserve"> C</m:t>
                    </m:r>
                  </m:e>
                  <m:sub>
                    <m:r>
                      <w:rPr>
                        <w:rFonts w:ascii="Cambria Math" w:hAnsi="Cambria Math"/>
                        <w:color w:val="000000"/>
                        <w:lang w:val="sk-SK"/>
                      </w:rPr>
                      <m:t>a</m:t>
                    </m:r>
                  </m:sub>
                </m:sSub>
                <m:f>
                  <m:fPr>
                    <m:ctrlPr>
                      <w:rPr>
                        <w:rFonts w:ascii="Cambria Math" w:hAnsi="Cambria Math"/>
                        <w:i/>
                        <w:color w:val="000000"/>
                        <w:lang w:val="sk-SK"/>
                      </w:rPr>
                    </m:ctrlPr>
                  </m:fPr>
                  <m:num>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num>
                  <m:den>
                    <m:r>
                      <w:rPr>
                        <w:rFonts w:ascii="Cambria Math" w:hAnsi="Cambria Math"/>
                        <w:color w:val="000000"/>
                        <w:lang w:val="sk-SK"/>
                      </w:rPr>
                      <m:t>dt</m:t>
                    </m:r>
                  </m:den>
                </m:f>
              </m:oMath>
            </m:oMathPara>
          </w:p>
          <w:p w14:paraId="240DFE08" w14:textId="77777777" w:rsidR="00CE547F" w:rsidRPr="00FA362E" w:rsidRDefault="00CE547F" w:rsidP="00452ADC">
            <w:pPr>
              <w:jc w:val="center"/>
              <w:rPr>
                <w:color w:val="000000"/>
                <w:lang w:val="sk-SK"/>
              </w:rPr>
            </w:pPr>
          </w:p>
        </w:tc>
        <w:tc>
          <w:tcPr>
            <w:tcW w:w="702" w:type="dxa"/>
            <w:vAlign w:val="center"/>
          </w:tcPr>
          <w:p w14:paraId="47D74017" w14:textId="77777777" w:rsidR="00CE547F" w:rsidRPr="00FA362E" w:rsidRDefault="00CE547F" w:rsidP="00452ADC">
            <w:pPr>
              <w:jc w:val="center"/>
              <w:rPr>
                <w:color w:val="000000"/>
                <w:lang w:val="sk-SK"/>
              </w:rPr>
            </w:pPr>
            <w:r w:rsidRPr="00FA362E">
              <w:rPr>
                <w:color w:val="000000"/>
                <w:lang w:val="sk-SK"/>
              </w:rPr>
              <w:t>(</w:t>
            </w:r>
            <w:bookmarkStart w:id="74" w:name="windkessel_2"/>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7</w:t>
            </w:r>
            <w:r w:rsidRPr="00FA362E">
              <w:rPr>
                <w:color w:val="000000"/>
                <w:lang w:val="sk-SK"/>
              </w:rPr>
              <w:fldChar w:fldCharType="end"/>
            </w:r>
            <w:bookmarkEnd w:id="74"/>
            <w:r w:rsidRPr="00FA362E">
              <w:rPr>
                <w:color w:val="000000"/>
                <w:lang w:val="sk-SK"/>
              </w:rPr>
              <w:t>)</w:t>
            </w:r>
          </w:p>
        </w:tc>
      </w:tr>
    </w:tbl>
    <w:p w14:paraId="6AFF8910" w14:textId="77777777" w:rsidR="00CE547F" w:rsidRPr="00FA362E" w:rsidRDefault="00CE547F" w:rsidP="00CE547F">
      <w:pPr>
        <w:rPr>
          <w:color w:val="000000"/>
          <w:lang w:val="sk-SK"/>
        </w:rPr>
      </w:pPr>
    </w:p>
    <w:p w14:paraId="683A0ED7" w14:textId="77777777" w:rsidR="00CE547F" w:rsidRPr="00FA362E" w:rsidRDefault="00CE547F" w:rsidP="00CE547F">
      <w:pPr>
        <w:rPr>
          <w:lang w:val="sk-SK"/>
        </w:rPr>
      </w:pPr>
      <w:r w:rsidRPr="00FA362E">
        <w:rPr>
          <w:color w:val="000000"/>
          <w:lang w:val="sk-SK"/>
        </w:rPr>
        <w:t xml:space="preserve">Celkový tok krvi v dvojdielnom Windkesselovom modely </w:t>
      </w:r>
      <m:oMath>
        <m:r>
          <w:rPr>
            <w:rFonts w:ascii="Cambria Math" w:hAnsi="Cambria Math"/>
            <w:lang w:val="sk-SK"/>
          </w:rPr>
          <m:t>Q</m:t>
        </m:r>
        <m:d>
          <m:dPr>
            <m:ctrlPr>
              <w:rPr>
                <w:rFonts w:ascii="Cambria Math" w:hAnsi="Cambria Math"/>
                <w:i/>
                <w:lang w:val="sk-SK"/>
              </w:rPr>
            </m:ctrlPr>
          </m:dPr>
          <m:e>
            <m:r>
              <w:rPr>
                <w:rFonts w:ascii="Cambria Math" w:hAnsi="Cambria Math"/>
                <w:lang w:val="sk-SK"/>
              </w:rPr>
              <m:t>t</m:t>
            </m:r>
          </m:e>
        </m:d>
      </m:oMath>
      <w:r w:rsidRPr="00FA362E">
        <w:rPr>
          <w:color w:val="000000"/>
          <w:lang w:val="sk-SK"/>
        </w:rPr>
        <w:t xml:space="preserve"> je daný súčtom toku do rozšírenej časti artérií </w:t>
      </w:r>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stored</m:t>
            </m:r>
          </m:sub>
        </m:sSub>
        <m:d>
          <m:dPr>
            <m:ctrlPr>
              <w:rPr>
                <w:rFonts w:ascii="Cambria Math" w:hAnsi="Cambria Math"/>
                <w:i/>
                <w:lang w:val="sk-SK"/>
              </w:rPr>
            </m:ctrlPr>
          </m:dPr>
          <m:e>
            <m:r>
              <w:rPr>
                <w:rFonts w:ascii="Cambria Math" w:hAnsi="Cambria Math"/>
                <w:lang w:val="sk-SK"/>
              </w:rPr>
              <m:t>t</m:t>
            </m:r>
          </m:e>
        </m:d>
      </m:oMath>
      <w:r w:rsidRPr="00FA362E">
        <w:rPr>
          <w:lang w:val="sk-SK"/>
        </w:rPr>
        <w:t xml:space="preserve"> a tokom krvi do periférií </w:t>
      </w:r>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out</m:t>
            </m:r>
          </m:sub>
        </m:sSub>
        <m:d>
          <m:dPr>
            <m:ctrlPr>
              <w:rPr>
                <w:rFonts w:ascii="Cambria Math" w:hAnsi="Cambria Math"/>
                <w:i/>
                <w:lang w:val="sk-SK"/>
              </w:rPr>
            </m:ctrlPr>
          </m:dPr>
          <m:e>
            <m:r>
              <w:rPr>
                <w:rFonts w:ascii="Cambria Math" w:hAnsi="Cambria Math"/>
                <w:lang w:val="sk-SK"/>
              </w:rPr>
              <m:t>t</m:t>
            </m:r>
          </m:e>
        </m:d>
      </m:oMath>
      <w:r w:rsidRPr="00FA362E">
        <w:rPr>
          <w:lang w:val="sk-SK"/>
        </w:rPr>
        <w:t xml:space="preserve"> (</w:t>
      </w:r>
      <w:r w:rsidRPr="00FA362E">
        <w:rPr>
          <w:lang w:val="sk-SK"/>
        </w:rPr>
        <w:fldChar w:fldCharType="begin"/>
      </w:r>
      <w:r w:rsidRPr="00FA362E">
        <w:rPr>
          <w:lang w:val="sk-SK"/>
        </w:rPr>
        <w:instrText xml:space="preserve"> REF windkessel_3 \h </w:instrText>
      </w:r>
      <w:r w:rsidRPr="00FA362E">
        <w:rPr>
          <w:lang w:val="sk-SK"/>
        </w:rPr>
      </w:r>
      <w:r w:rsidRPr="00FA362E">
        <w:rPr>
          <w:lang w:val="sk-SK"/>
        </w:rPr>
        <w:fldChar w:fldCharType="separate"/>
      </w:r>
      <w:r w:rsidR="00B85020">
        <w:rPr>
          <w:noProof/>
          <w:color w:val="000000"/>
          <w:lang w:val="sk-SK"/>
        </w:rPr>
        <w:t>8</w:t>
      </w:r>
      <w:r w:rsidRPr="00FA362E">
        <w:rPr>
          <w:lang w:val="sk-SK"/>
        </w:rPr>
        <w:fldChar w:fldCharType="end"/>
      </w:r>
      <w:r w:rsidRPr="00FA362E">
        <w:rPr>
          <w:lang w:val="sk-SK"/>
        </w:rPr>
        <w:t>)</w:t>
      </w:r>
    </w:p>
    <w:p w14:paraId="16583AD4" w14:textId="77777777" w:rsidR="00CE547F" w:rsidRPr="00FA362E" w:rsidRDefault="00CE547F" w:rsidP="00CE547F">
      <w:pPr>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27748478" w14:textId="77777777" w:rsidTr="00452ADC">
        <w:tc>
          <w:tcPr>
            <w:tcW w:w="704" w:type="dxa"/>
          </w:tcPr>
          <w:p w14:paraId="51D59FFF" w14:textId="77777777" w:rsidR="00CE547F" w:rsidRPr="00FA362E" w:rsidRDefault="00CE547F" w:rsidP="00452ADC">
            <w:pPr>
              <w:jc w:val="center"/>
              <w:rPr>
                <w:color w:val="000000"/>
                <w:lang w:val="sk-SK"/>
              </w:rPr>
            </w:pPr>
          </w:p>
        </w:tc>
        <w:tc>
          <w:tcPr>
            <w:tcW w:w="7088" w:type="dxa"/>
            <w:vAlign w:val="center"/>
          </w:tcPr>
          <w:p w14:paraId="0B67D055" w14:textId="77777777" w:rsidR="00CE547F" w:rsidRPr="00FA362E" w:rsidRDefault="00CE547F" w:rsidP="00452ADC">
            <w:pPr>
              <w:rPr>
                <w:color w:val="000000"/>
                <w:lang w:val="sk-SK"/>
              </w:rPr>
            </w:pPr>
            <m:oMathPara>
              <m:oMath>
                <m:r>
                  <w:rPr>
                    <w:rFonts w:ascii="Cambria Math" w:hAnsi="Cambria Math"/>
                    <w:lang w:val="sk-SK"/>
                  </w:rPr>
                  <m:t>Q</m:t>
                </m:r>
                <m:d>
                  <m:dPr>
                    <m:ctrlPr>
                      <w:rPr>
                        <w:rFonts w:ascii="Cambria Math" w:hAnsi="Cambria Math"/>
                        <w:i/>
                        <w:lang w:val="sk-SK"/>
                      </w:rPr>
                    </m:ctrlPr>
                  </m:dPr>
                  <m:e>
                    <m:r>
                      <w:rPr>
                        <w:rFonts w:ascii="Cambria Math" w:hAnsi="Cambria Math"/>
                        <w:lang w:val="sk-SK"/>
                      </w:rPr>
                      <m:t>t</m:t>
                    </m:r>
                  </m:e>
                </m:d>
                <m:r>
                  <w:rPr>
                    <w:rFonts w:ascii="Cambria Math" w:hAnsi="Cambria Math"/>
                    <w:color w:val="000000"/>
                    <w:lang w:val="sk-SK"/>
                  </w:rPr>
                  <m:t xml:space="preserve">= </m:t>
                </m:r>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out</m:t>
                    </m:r>
                  </m:sub>
                </m:sSub>
                <m:r>
                  <w:rPr>
                    <w:rFonts w:ascii="Cambria Math" w:hAnsi="Cambria Math"/>
                    <w:color w:val="000000"/>
                    <w:lang w:val="sk-SK"/>
                  </w:rPr>
                  <m:t xml:space="preserve">+ </m:t>
                </m:r>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stored</m:t>
                    </m:r>
                  </m:sub>
                </m:sSub>
                <m:r>
                  <w:rPr>
                    <w:rFonts w:ascii="Cambria Math" w:hAnsi="Cambria Math"/>
                    <w:color w:val="000000"/>
                    <w:lang w:val="sk-SK"/>
                  </w:rPr>
                  <m:t>=</m:t>
                </m:r>
                <m:sSub>
                  <m:sSubPr>
                    <m:ctrlPr>
                      <w:rPr>
                        <w:rFonts w:ascii="Cambria Math" w:hAnsi="Cambria Math"/>
                        <w:i/>
                        <w:color w:val="000000"/>
                        <w:lang w:val="sk-SK"/>
                      </w:rPr>
                    </m:ctrlPr>
                  </m:sSubPr>
                  <m:e>
                    <m:r>
                      <w:rPr>
                        <w:rFonts w:ascii="Cambria Math" w:hAnsi="Cambria Math"/>
                        <w:color w:val="000000"/>
                        <w:lang w:val="sk-SK"/>
                      </w:rPr>
                      <m:t xml:space="preserve"> C</m:t>
                    </m:r>
                  </m:e>
                  <m:sub>
                    <m:r>
                      <w:rPr>
                        <w:rFonts w:ascii="Cambria Math" w:hAnsi="Cambria Math"/>
                        <w:color w:val="000000"/>
                        <w:lang w:val="sk-SK"/>
                      </w:rPr>
                      <m:t>a</m:t>
                    </m:r>
                  </m:sub>
                </m:sSub>
                <m:f>
                  <m:fPr>
                    <m:ctrlPr>
                      <w:rPr>
                        <w:rFonts w:ascii="Cambria Math" w:hAnsi="Cambria Math"/>
                        <w:i/>
                        <w:color w:val="000000"/>
                        <w:lang w:val="sk-SK"/>
                      </w:rPr>
                    </m:ctrlPr>
                  </m:fPr>
                  <m:num>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num>
                  <m:den>
                    <m:r>
                      <w:rPr>
                        <w:rFonts w:ascii="Cambria Math" w:hAnsi="Cambria Math"/>
                        <w:color w:val="000000"/>
                        <w:lang w:val="sk-SK"/>
                      </w:rPr>
                      <m:t>dt</m:t>
                    </m:r>
                  </m:den>
                </m:f>
                <m:r>
                  <w:rPr>
                    <w:rFonts w:ascii="Cambria Math" w:hAnsi="Cambria Math"/>
                    <w:color w:val="000000"/>
                    <w:lang w:val="sk-SK"/>
                  </w:rPr>
                  <m:t xml:space="preserve"> + </m:t>
                </m:r>
                <m:f>
                  <m:fPr>
                    <m:ctrlPr>
                      <w:rPr>
                        <w:rFonts w:ascii="Cambria Math" w:hAnsi="Cambria Math"/>
                        <w:i/>
                        <w:color w:val="000000"/>
                        <w:lang w:val="sk-SK"/>
                      </w:rPr>
                    </m:ctrlPr>
                  </m:fPr>
                  <m:num>
                    <m:r>
                      <w:rPr>
                        <w:rFonts w:ascii="Cambria Math" w:hAnsi="Cambria Math"/>
                        <w:color w:val="000000"/>
                        <w:lang w:val="sk-SK"/>
                      </w:rPr>
                      <m:t>P</m:t>
                    </m:r>
                    <m:d>
                      <m:dPr>
                        <m:ctrlPr>
                          <w:rPr>
                            <w:rFonts w:ascii="Cambria Math" w:hAnsi="Cambria Math"/>
                            <w:i/>
                            <w:color w:val="000000"/>
                            <w:lang w:val="sk-SK"/>
                          </w:rPr>
                        </m:ctrlPr>
                      </m:dPr>
                      <m:e>
                        <m:r>
                          <w:rPr>
                            <w:rFonts w:ascii="Cambria Math" w:hAnsi="Cambria Math"/>
                            <w:color w:val="000000"/>
                            <w:lang w:val="sk-SK"/>
                          </w:rPr>
                          <m:t>t</m:t>
                        </m:r>
                      </m:e>
                    </m:d>
                  </m:num>
                  <m:den>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den>
                </m:f>
              </m:oMath>
            </m:oMathPara>
          </w:p>
          <w:p w14:paraId="28B0066D" w14:textId="77777777" w:rsidR="00CE547F" w:rsidRPr="00FA362E" w:rsidRDefault="00CE547F" w:rsidP="00452ADC">
            <w:pPr>
              <w:jc w:val="center"/>
              <w:rPr>
                <w:color w:val="000000"/>
                <w:lang w:val="sk-SK"/>
              </w:rPr>
            </w:pPr>
          </w:p>
        </w:tc>
        <w:tc>
          <w:tcPr>
            <w:tcW w:w="702" w:type="dxa"/>
            <w:vAlign w:val="center"/>
          </w:tcPr>
          <w:p w14:paraId="03F34A42" w14:textId="77777777" w:rsidR="00CE547F" w:rsidRPr="00FA362E" w:rsidRDefault="00CE547F" w:rsidP="00452ADC">
            <w:pPr>
              <w:jc w:val="center"/>
              <w:rPr>
                <w:color w:val="000000"/>
                <w:lang w:val="sk-SK"/>
              </w:rPr>
            </w:pPr>
            <w:r w:rsidRPr="00FA362E">
              <w:rPr>
                <w:color w:val="000000"/>
                <w:lang w:val="sk-SK"/>
              </w:rPr>
              <w:t>(</w:t>
            </w:r>
            <w:bookmarkStart w:id="75" w:name="windkessel_3"/>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8</w:t>
            </w:r>
            <w:r w:rsidRPr="00FA362E">
              <w:rPr>
                <w:color w:val="000000"/>
                <w:lang w:val="sk-SK"/>
              </w:rPr>
              <w:fldChar w:fldCharType="end"/>
            </w:r>
            <w:bookmarkEnd w:id="75"/>
            <w:r w:rsidRPr="00FA362E">
              <w:rPr>
                <w:color w:val="000000"/>
                <w:lang w:val="sk-SK"/>
              </w:rPr>
              <w:t>)</w:t>
            </w:r>
          </w:p>
        </w:tc>
      </w:tr>
    </w:tbl>
    <w:p w14:paraId="3C0AB5CD" w14:textId="77777777" w:rsidR="00CE547F" w:rsidRPr="00FA362E" w:rsidRDefault="00CE547F" w:rsidP="00CE547F">
      <w:pPr>
        <w:rPr>
          <w:lang w:val="sk-SK"/>
        </w:rPr>
      </w:pPr>
    </w:p>
    <w:p w14:paraId="01ED5AE2" w14:textId="1F645677" w:rsidR="00CE547F" w:rsidRPr="00FA362E" w:rsidRDefault="00CE547F" w:rsidP="00CE547F">
      <w:pPr>
        <w:rPr>
          <w:lang w:val="sk-SK"/>
        </w:rPr>
      </w:pPr>
      <w:r w:rsidRPr="00FA362E">
        <w:rPr>
          <w:lang w:val="sk-SK"/>
        </w:rPr>
        <w:t xml:space="preserve">Napriek svojej obľúbenosti sa tento model odchyľuje od skutočnosti. Predpokladá sa totiž súčasný nárast tlaku v celom arteriálnom strome </w:t>
      </w:r>
      <w:r w:rsidRPr="00FA362E">
        <w:rPr>
          <w:lang w:val="sk-SK"/>
        </w:rPr>
        <w:fldChar w:fldCharType="begin"/>
      </w:r>
      <w:r w:rsidR="004B0F7D">
        <w:rPr>
          <w:lang w:val="sk-SK"/>
        </w:rPr>
        <w:instrText xml:space="preserve"> ADDIN EN.CITE &lt;EndNote&gt;&lt;Cite&gt;&lt;Author&gt;Goldwyn&lt;/Author&gt;&lt;Year&gt;1967&lt;/Year&gt;&lt;RecNum&gt;0&lt;/RecNum&gt;&lt;IDText&gt;ARTERIAL PRESSURE PULSE CONTOUR ANALYSIS VIA A MATHEMATICAL MODEL FOR CLINICAL QUANTIFICATION OF HUMAN VASCULAR PROPERTIES&lt;/IDText&gt;&lt;DisplayText&gt;[17]&lt;/DisplayText&gt;&lt;record&gt;&lt;keywords&gt;&lt;keyword&gt;Engineering&lt;/keyword&gt;&lt;/keywords&gt;&lt;urls&gt;&lt;related-urls&gt;&lt;url&gt;&amp;lt;Go to ISI&amp;gt;://WOS:A19678882400003&lt;/url&gt;&lt;/related-urls&gt;&lt;/urls&gt;&lt;isbn&gt;0018-9294&lt;/isbn&gt;&lt;work-type&gt;Article&lt;/work-type&gt;&lt;titles&gt;&lt;title&gt;ARTERIAL PRESSURE PULSE CONTOUR ANALYSIS VIA A MATHEMATICAL MODEL FOR CLINICAL QUANTIFICATION OF HUMAN VASCULAR PROPERTIES&lt;/title&gt;&lt;secondary-title&gt;Ieee Transactions on Biomedical Engineering&lt;/secondary-title&gt;&lt;alt-title&gt;IEEE Trans. Biomed. Eng.&lt;/alt-title&gt;&lt;/titles&gt;&lt;pages&gt;11-&amp;amp;&lt;/pages&gt;&lt;number&gt;1&lt;/number&gt;&lt;contributors&gt;&lt;authors&gt;&lt;author&gt;Goldwyn, R. M.&lt;/author&gt;&lt;author&gt;Watt, T. B.&lt;/author&gt;&lt;/authors&gt;&lt;/contributors&gt;&lt;language&gt;English&lt;/language&gt;&lt;added-date format="utc"&gt;1520454109&lt;/added-date&gt;&lt;ref-type name="Journal Article"&gt;17&lt;/ref-type&gt;&lt;dates&gt;&lt;year&gt;1967&lt;/year&gt;&lt;/dates&gt;&lt;rec-number&gt;29&lt;/rec-number&gt;&lt;last-updated-date format="utc"&gt;1520454109&lt;/last-updated-date&gt;&lt;accession-num&gt;WOS:A19678882400003&lt;/accession-num&gt;&lt;electronic-resource-num&gt;10.1109/tbme.1967.4502455&lt;/electronic-resource-num&gt;&lt;volume&gt;BM14&lt;/volume&gt;&lt;/record&gt;&lt;/Cite&gt;&lt;/EndNote&gt;</w:instrText>
      </w:r>
      <w:r w:rsidRPr="00FA362E">
        <w:rPr>
          <w:lang w:val="sk-SK"/>
        </w:rPr>
        <w:fldChar w:fldCharType="separate"/>
      </w:r>
      <w:r w:rsidR="004B0F7D">
        <w:rPr>
          <w:noProof/>
          <w:lang w:val="sk-SK"/>
        </w:rPr>
        <w:t>[17]</w:t>
      </w:r>
      <w:r w:rsidRPr="00FA362E">
        <w:rPr>
          <w:lang w:val="sk-SK"/>
        </w:rPr>
        <w:fldChar w:fldCharType="end"/>
      </w:r>
      <w:r w:rsidRPr="00FA362E">
        <w:rPr>
          <w:lang w:val="sk-SK"/>
        </w:rPr>
        <w:t xml:space="preserve">. Vlastnosti periférnych ciev však ovplyvňujú tvar arteriálnej tlakovej krivky. Model zanedbáva vplyv odrazov tlakovej vlny na tvar arteriálnej tlakovej krivky a predpokladá nekonečne rýchle šírenie tlakovej vlny </w:t>
      </w:r>
      <w:r w:rsidRPr="00FA362E">
        <w:rPr>
          <w:lang w:val="sk-SK"/>
        </w:rPr>
        <w:fldChar w:fldCharType="begin"/>
      </w:r>
      <w:r w:rsidR="004B0F7D">
        <w:rPr>
          <w:lang w:val="sk-SK"/>
        </w:rPr>
        <w:instrText xml:space="preserve"> ADDIN EN.CITE &lt;EndNote&gt;&lt;Cite&gt;&lt;Author&gt;Elias Francis&lt;/Author&gt;&lt;Year&gt;2008&lt;/Year&gt;&lt;IDText&gt;Continuous estimation of cardiac output and arterial resistance from arterial blood pressure using a third-order Windkessel model&lt;/IDText&gt;&lt;DisplayText&gt;[13]&lt;/DisplayText&gt;&lt;record&gt;&lt;titles&gt;&lt;title&gt;Continuous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Pr="00FA362E">
        <w:rPr>
          <w:lang w:val="sk-SK"/>
        </w:rPr>
        <w:fldChar w:fldCharType="separate"/>
      </w:r>
      <w:r w:rsidR="004B0F7D">
        <w:rPr>
          <w:noProof/>
          <w:lang w:val="sk-SK"/>
        </w:rPr>
        <w:t>[13]</w:t>
      </w:r>
      <w:r w:rsidRPr="00FA362E">
        <w:rPr>
          <w:lang w:val="sk-SK"/>
        </w:rPr>
        <w:fldChar w:fldCharType="end"/>
      </w:r>
      <w:r w:rsidRPr="00FA362E">
        <w:rPr>
          <w:lang w:val="sk-SK"/>
        </w:rPr>
        <w:t xml:space="preserve">. Pulzná vlna postupuje smerom od srdca k perifériám z viac elastických veľkých artérií do tuhších artérií. Tlaková krivka počas systoly vo vzdialenejších artériách sa tým zužuje a zvyšuje svoje maximum. Brachiálna artéria môže dosahovať hodnotu systolického krvného tlaku aj o 30 mmHg vyššiu ako centrálna aorta </w:t>
      </w:r>
      <w:r w:rsidRPr="00FA362E">
        <w:rPr>
          <w:lang w:val="sk-SK"/>
        </w:rPr>
        <w:fldChar w:fldCharType="begin">
          <w:fldData xml:space="preserve">PEVuZE5vdGU+PENpdGU+PEF1dGhvcj5CcmFuZGFvPC9BdXRob3I+PFllYXI+MjAxNzwvWWVhcj48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</w:fldData>
        </w:fldChar>
      </w:r>
      <w:r w:rsidR="004B0F7D">
        <w:rPr>
          <w:lang w:val="sk-SK"/>
        </w:rPr>
        <w:instrText xml:space="preserve"> ADDIN EN.CITE </w:instrText>
      </w:r>
      <w:r w:rsidR="004B0F7D">
        <w:rPr>
          <w:lang w:val="sk-SK"/>
        </w:rPr>
        <w:fldChar w:fldCharType="begin">
          <w:fldData xml:space="preserve">PEVuZE5vdGU+PENpdGU+PEF1dGhvcj5CcmFuZGFvPC9BdXRob3I+PFllYXI+MjAxNzwvWWVhcj48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</w:fldData>
        </w:fldChar>
      </w:r>
      <w:r w:rsidR="004B0F7D">
        <w:rPr>
          <w:lang w:val="sk-SK"/>
        </w:rPr>
        <w:instrText xml:space="preserve"> ADDIN EN.CITE.DATA </w:instrText>
      </w:r>
      <w:r w:rsidR="004B0F7D">
        <w:rPr>
          <w:lang w:val="sk-SK"/>
        </w:rPr>
      </w:r>
      <w:r w:rsidR="004B0F7D">
        <w:rPr>
          <w:lang w:val="sk-SK"/>
        </w:rPr>
        <w:fldChar w:fldCharType="end"/>
      </w:r>
      <w:r w:rsidRPr="00FA362E">
        <w:rPr>
          <w:lang w:val="sk-SK"/>
        </w:rPr>
        <w:fldChar w:fldCharType="separate"/>
      </w:r>
      <w:r w:rsidR="004B0F7D">
        <w:rPr>
          <w:noProof/>
          <w:lang w:val="sk-SK"/>
        </w:rPr>
        <w:t>[18]</w:t>
      </w:r>
      <w:r w:rsidRPr="00FA362E">
        <w:rPr>
          <w:lang w:val="sk-SK"/>
        </w:rPr>
        <w:fldChar w:fldCharType="end"/>
      </w:r>
      <w:r w:rsidRPr="00FA362E">
        <w:rPr>
          <w:lang w:val="sk-SK"/>
        </w:rPr>
        <w:t xml:space="preserve">. Tvar arteriálneho krvného tlaku na rôznych miestach tela spolu s výškou systolického arteriálneho krvného tlaku ukazuje </w:t>
      </w:r>
      <w:r w:rsidRPr="00FA362E">
        <w:rPr>
          <w:lang w:val="sk-SK"/>
        </w:rPr>
        <w:fldChar w:fldCharType="begin"/>
      </w:r>
      <w:r w:rsidRPr="00FA362E">
        <w:rPr>
          <w:lang w:val="sk-SK"/>
        </w:rPr>
        <w:instrText xml:space="preserve"> REF _Ref510016402 \h </w:instrText>
      </w:r>
      <w:r w:rsidRPr="00FA362E">
        <w:rPr>
          <w:lang w:val="sk-SK"/>
        </w:rPr>
      </w:r>
      <w:r w:rsidRPr="00FA362E">
        <w:rPr>
          <w:lang w:val="sk-SK"/>
        </w:rPr>
        <w:fldChar w:fldCharType="separate"/>
      </w:r>
      <w:r w:rsidR="00B85020" w:rsidRPr="00FA362E">
        <w:rPr>
          <w:lang w:val="sk-SK"/>
        </w:rPr>
        <w:t xml:space="preserve">Obrázok </w:t>
      </w:r>
      <w:r w:rsidR="00B85020">
        <w:rPr>
          <w:noProof/>
          <w:lang w:val="sk-SK"/>
        </w:rPr>
        <w:t>1</w:t>
      </w:r>
      <w:r w:rsidR="00B85020">
        <w:rPr>
          <w:lang w:val="sk-SK"/>
        </w:rPr>
        <w:t>.</w:t>
      </w:r>
      <w:r w:rsidR="00B85020">
        <w:rPr>
          <w:noProof/>
          <w:lang w:val="sk-SK"/>
        </w:rPr>
        <w:t>3</w:t>
      </w:r>
      <w:r w:rsidRPr="00FA362E">
        <w:rPr>
          <w:lang w:val="sk-SK"/>
        </w:rPr>
        <w:fldChar w:fldCharType="end"/>
      </w:r>
      <w:r w:rsidRPr="00FA362E">
        <w:rPr>
          <w:lang w:val="sk-SK"/>
        </w:rPr>
        <w:t>.</w:t>
      </w:r>
    </w:p>
    <w:p w14:paraId="09C448AD" w14:textId="77777777" w:rsidR="00CE547F" w:rsidRPr="00FA362E" w:rsidRDefault="00CE547F" w:rsidP="00CE547F">
      <w:pPr>
        <w:keepNext/>
        <w:rPr>
          <w:lang w:val="sk-SK"/>
        </w:rPr>
      </w:pPr>
      <w:r w:rsidRPr="00FA362E">
        <w:rPr>
          <w:noProof/>
        </w:rPr>
        <w:drawing>
          <wp:inline distT="0" distB="0" distL="0" distR="0" wp14:anchorId="055494B4" wp14:editId="18D9640E">
            <wp:extent cx="5400040" cy="1931986"/>
            <wp:effectExtent l="0" t="0" r="0" b="0"/>
            <wp:docPr id="27" name="Obrázok 27" descr="http://www.scielo.br/img/revistas/abc/v108n2/0066-782X-abc-20170011-gf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cielo.br/img/revistas/abc/v108n2/0066-782X-abc-20170011-gf0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1931986"/>
                    </a:xfrm>
                    <a:prstGeom prst="rect">
                      <a:avLst/>
                    </a:prstGeom>
                    <a:noFill/>
                    <a:ln>
                      <a:noFill/>
                    </a:ln>
                  </pic:spPr>
                </pic:pic>
              </a:graphicData>
            </a:graphic>
          </wp:inline>
        </w:drawing>
      </w:r>
    </w:p>
    <w:p w14:paraId="4A24CDA5" w14:textId="48562EEC" w:rsidR="00CE547F" w:rsidRPr="00FA362E" w:rsidRDefault="00CE547F" w:rsidP="00CE547F">
      <w:pPr>
        <w:pStyle w:val="Popis"/>
        <w:rPr>
          <w:vanish/>
          <w:lang w:val="sk-SK"/>
          <w:specVanish/>
        </w:rPr>
      </w:pPr>
      <w:bookmarkStart w:id="76" w:name="_Ref510016402"/>
      <w:bookmarkStart w:id="77" w:name="_Toc513981509"/>
      <w:bookmarkStart w:id="78" w:name="_Ref510016396"/>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1</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3</w:t>
      </w:r>
      <w:r w:rsidR="00A53D98">
        <w:rPr>
          <w:lang w:val="sk-SK"/>
        </w:rPr>
        <w:fldChar w:fldCharType="end"/>
      </w:r>
      <w:bookmarkStart w:id="79" w:name="_Ref509476787"/>
      <w:bookmarkEnd w:id="76"/>
      <w:r w:rsidRPr="00FA362E">
        <w:rPr>
          <w:lang w:val="sk-SK"/>
        </w:rPr>
        <w:t>: Tvar krivky arteriálneho krvného tlaku v rôznych artériách</w:t>
      </w:r>
      <w:bookmarkEnd w:id="77"/>
    </w:p>
    <w:p w14:paraId="00F217A4" w14:textId="62F356ED" w:rsidR="00CE547F" w:rsidRPr="00FA362E" w:rsidRDefault="00CE547F" w:rsidP="00CE547F">
      <w:pPr>
        <w:pStyle w:val="Popis"/>
        <w:rPr>
          <w:lang w:val="sk-SK"/>
        </w:rPr>
      </w:pPr>
      <w:r w:rsidRPr="00FA362E">
        <w:rPr>
          <w:lang w:val="sk-SK"/>
        </w:rPr>
        <w:t>.</w:t>
      </w:r>
      <w:commentRangeStart w:id="80"/>
      <w:r w:rsidRPr="00FA362E">
        <w:rPr>
          <w:lang w:val="sk-SK"/>
        </w:rPr>
        <w:fldChar w:fldCharType="begin">
          <w:fldData xml:space="preserve">PEVuZE5vdGU+PENpdGU+PEF1dGhvcj5CcmFuZGFvPC9BdXRob3I+PFllYXI+MjAxNzwvWWVhcj48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</w:fldData>
        </w:fldChar>
      </w:r>
      <w:r w:rsidR="004B0F7D">
        <w:rPr>
          <w:lang w:val="sk-SK"/>
        </w:rPr>
        <w:instrText xml:space="preserve"> ADDIN EN.CITE </w:instrText>
      </w:r>
      <w:r w:rsidR="004B0F7D">
        <w:rPr>
          <w:lang w:val="sk-SK"/>
        </w:rPr>
        <w:fldChar w:fldCharType="begin">
          <w:fldData xml:space="preserve">PEVuZE5vdGU+PENpdGU+PEF1dGhvcj5CcmFuZGFvPC9BdXRob3I+PFllYXI+MjAxNzwvWWVhcj48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</w:fldData>
        </w:fldChar>
      </w:r>
      <w:r w:rsidR="004B0F7D">
        <w:rPr>
          <w:lang w:val="sk-SK"/>
        </w:rPr>
        <w:instrText xml:space="preserve"> ADDIN EN.CITE.DATA </w:instrText>
      </w:r>
      <w:r w:rsidR="004B0F7D">
        <w:rPr>
          <w:lang w:val="sk-SK"/>
        </w:rPr>
      </w:r>
      <w:r w:rsidR="004B0F7D">
        <w:rPr>
          <w:lang w:val="sk-SK"/>
        </w:rPr>
        <w:fldChar w:fldCharType="end"/>
      </w:r>
      <w:r w:rsidRPr="00FA362E">
        <w:rPr>
          <w:lang w:val="sk-SK"/>
        </w:rPr>
        <w:fldChar w:fldCharType="separate"/>
      </w:r>
      <w:r w:rsidR="004B0F7D">
        <w:rPr>
          <w:noProof/>
          <w:lang w:val="sk-SK"/>
        </w:rPr>
        <w:t>[18]</w:t>
      </w:r>
      <w:r w:rsidRPr="00FA362E">
        <w:rPr>
          <w:lang w:val="sk-SK"/>
        </w:rPr>
        <w:fldChar w:fldCharType="end"/>
      </w:r>
      <w:bookmarkEnd w:id="78"/>
      <w:bookmarkEnd w:id="79"/>
      <w:commentRangeEnd w:id="80"/>
      <w:r w:rsidR="008110A1">
        <w:rPr>
          <w:rStyle w:val="Odkaznakomentr"/>
          <w:rFonts w:eastAsia="Times New Roman" w:cs="Times New Roman"/>
          <w:spacing w:val="0"/>
          <w:lang w:val="cs-CZ" w:eastAsia="cs-CZ" w:bidi="ar-SA"/>
        </w:rPr>
        <w:commentReference w:id="80"/>
      </w:r>
      <w:r w:rsidRPr="00FA362E">
        <w:rPr>
          <w:lang w:val="sk-SK"/>
        </w:rPr>
        <w:t>.</w:t>
      </w:r>
    </w:p>
    <w:p w14:paraId="62819790" w14:textId="77777777" w:rsidR="00CE547F" w:rsidRPr="00FA362E" w:rsidRDefault="00CE547F" w:rsidP="00CE547F">
      <w:pPr>
        <w:rPr>
          <w:lang w:val="sk-SK"/>
        </w:rPr>
      </w:pPr>
      <w:r w:rsidRPr="00FA362E">
        <w:rPr>
          <w:lang w:val="sk-SK"/>
        </w:rPr>
        <w:t>Aj napriek svojim nedostatkom je dvojdielny Windkesselov model je základom pre často používané modely na popis zmien bioimpedancie a výpočtu srdcového výdaja odvodeného od Bernstainovho modelu</w:t>
      </w:r>
      <w:r w:rsidRPr="00FA362E">
        <w:rPr>
          <w:lang w:val="sk-SK"/>
        </w:rPr>
        <w:fldChar w:fldCharType="begin"/>
      </w:r>
      <w:r w:rsidRPr="00FA362E">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A362E">
        <w:rPr>
          <w:lang w:val="sk-SK"/>
        </w:rPr>
        <w:fldChar w:fldCharType="separate"/>
      </w:r>
      <w:r w:rsidRPr="00FA362E">
        <w:rPr>
          <w:noProof/>
          <w:lang w:val="sk-SK"/>
        </w:rPr>
        <w:t>[3]</w:t>
      </w:r>
      <w:r w:rsidRPr="00FA362E">
        <w:rPr>
          <w:lang w:val="sk-SK"/>
        </w:rPr>
        <w:fldChar w:fldCharType="end"/>
      </w:r>
      <w:r w:rsidRPr="00FA362E">
        <w:rPr>
          <w:lang w:val="sk-SK"/>
        </w:rPr>
        <w:t xml:space="preserve">. </w:t>
      </w:r>
    </w:p>
    <w:p w14:paraId="20A056DE" w14:textId="77777777" w:rsidR="00CE547F" w:rsidRPr="00FA362E" w:rsidRDefault="00CE547F" w:rsidP="00CE547F">
      <w:pPr>
        <w:rPr>
          <w:lang w:val="sk-SK"/>
        </w:rPr>
      </w:pPr>
    </w:p>
    <w:p w14:paraId="423142A3" w14:textId="38093318" w:rsidR="00CE547F" w:rsidRPr="00FA362E" w:rsidRDefault="00CE547F" w:rsidP="00CE547F">
      <w:pPr>
        <w:pStyle w:val="Nadpis2"/>
        <w:rPr>
          <w:lang w:val="sk-SK"/>
        </w:rPr>
      </w:pPr>
      <w:bookmarkStart w:id="81" w:name="_Toc513981458"/>
      <w:r w:rsidRPr="00FA362E">
        <w:rPr>
          <w:lang w:val="sk-SK"/>
        </w:rPr>
        <w:t>Trojprvkový Wind</w:t>
      </w:r>
      <w:del w:id="82" w:author="Pavel Jurak" w:date="2018-06-01T14:26:00Z">
        <w:r w:rsidRPr="00FA362E" w:rsidDel="00667838">
          <w:rPr>
            <w:lang w:val="sk-SK"/>
          </w:rPr>
          <w:delText>e</w:delText>
        </w:r>
      </w:del>
      <w:r w:rsidRPr="00FA362E">
        <w:rPr>
          <w:lang w:val="sk-SK"/>
        </w:rPr>
        <w:t>k</w:t>
      </w:r>
      <w:ins w:id="83" w:author="Pavel Jurak" w:date="2018-06-01T14:26:00Z">
        <w:r w:rsidR="00667838">
          <w:rPr>
            <w:lang w:val="sk-SK"/>
          </w:rPr>
          <w:t>e</w:t>
        </w:r>
      </w:ins>
      <w:r w:rsidRPr="00FA362E">
        <w:rPr>
          <w:lang w:val="sk-SK"/>
        </w:rPr>
        <w:t>sselov hemodynamický model</w:t>
      </w:r>
      <w:bookmarkEnd w:id="81"/>
    </w:p>
    <w:p w14:paraId="76D645B2" w14:textId="77777777" w:rsidR="00CE547F" w:rsidRPr="00FA362E" w:rsidRDefault="00CE547F" w:rsidP="00CE547F">
      <w:pPr>
        <w:rPr>
          <w:lang w:val="sk-SK"/>
        </w:rPr>
      </w:pPr>
    </w:p>
    <w:p w14:paraId="153CBFBE" w14:textId="513DE005" w:rsidR="00CE547F" w:rsidRPr="00FA362E" w:rsidRDefault="00CE547F" w:rsidP="00CE547F">
      <w:pPr>
        <w:rPr>
          <w:lang w:val="sk-SK"/>
        </w:rPr>
      </w:pPr>
      <w:r w:rsidRPr="00FA362E">
        <w:rPr>
          <w:lang w:val="sk-SK"/>
        </w:rPr>
        <w:t>Pre nedostatky dvojdielneho Windkesselovho modelu bol zavedený trojdielny Windkesselov model</w:t>
      </w:r>
      <w:r w:rsidRPr="00FA362E">
        <w:rPr>
          <w:u w:val="single"/>
          <w:lang w:val="sk-SK"/>
        </w:rPr>
        <w:fldChar w:fldCharType="begin">
          <w:fldData xml:space="preserve">PEVuZE5vdGU+PENpdGU+PEF1dGhvcj5XZXN0ZXJob2Y8L0F1dGhvcj48WWVhcj4yMDA5PC9ZZWFy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</w:fldData>
        </w:fldChar>
      </w:r>
      <w:r w:rsidR="004B0F7D">
        <w:rPr>
          <w:u w:val="single"/>
          <w:lang w:val="sk-SK"/>
        </w:rPr>
        <w:instrText xml:space="preserve"> ADDIN EN.CITE </w:instrText>
      </w:r>
      <w:r w:rsidR="004B0F7D">
        <w:rPr>
          <w:u w:val="single"/>
          <w:lang w:val="sk-SK"/>
        </w:rPr>
        <w:fldChar w:fldCharType="begin">
          <w:fldData xml:space="preserve">PEVuZE5vdGU+PENpdGU+PEF1dGhvcj5XZXN0ZXJob2Y8L0F1dGhvcj48WWVhcj4yMDA5PC9ZZWFy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</w:fldData>
        </w:fldChar>
      </w:r>
      <w:r w:rsidR="004B0F7D">
        <w:rPr>
          <w:u w:val="single"/>
          <w:lang w:val="sk-SK"/>
        </w:rPr>
        <w:instrText xml:space="preserve"> ADDIN EN.CITE.DATA </w:instrText>
      </w:r>
      <w:r w:rsidR="004B0F7D">
        <w:rPr>
          <w:u w:val="single"/>
          <w:lang w:val="sk-SK"/>
        </w:rPr>
      </w:r>
      <w:r w:rsidR="004B0F7D">
        <w:rPr>
          <w:u w:val="single"/>
          <w:lang w:val="sk-SK"/>
        </w:rPr>
        <w:fldChar w:fldCharType="end"/>
      </w:r>
      <w:r w:rsidRPr="00FA362E">
        <w:rPr>
          <w:u w:val="single"/>
          <w:lang w:val="sk-SK"/>
        </w:rPr>
        <w:fldChar w:fldCharType="separate"/>
      </w:r>
      <w:r w:rsidR="004B0F7D">
        <w:rPr>
          <w:noProof/>
          <w:u w:val="single"/>
          <w:lang w:val="sk-SK"/>
        </w:rPr>
        <w:t>[19]</w:t>
      </w:r>
      <w:r w:rsidRPr="00FA362E">
        <w:rPr>
          <w:u w:val="single"/>
          <w:lang w:val="sk-SK"/>
        </w:rPr>
        <w:fldChar w:fldCharType="end"/>
      </w:r>
      <w:r w:rsidRPr="00FA362E">
        <w:rPr>
          <w:lang w:val="sk-SK"/>
        </w:rPr>
        <w:t xml:space="preserve">. Arteriálny strom je charakterizovaný vstupnou impedanciou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oMath>
      <w:r w:rsidRPr="00FA362E">
        <w:rPr>
          <w:lang w:val="sk-SK"/>
        </w:rPr>
        <w:t xml:space="preserve"> </w:t>
      </w:r>
      <w:r>
        <w:rPr>
          <w:lang w:val="sk-SK"/>
        </w:rPr>
        <w:t>( todo</w:t>
      </w:r>
      <w:r w:rsidRPr="00FA362E">
        <w:rPr>
          <w:lang w:val="sk-SK"/>
        </w:rPr>
        <w:t>). Dvojdielny Windkesselov model nesprávne odhaduje vstupnú impedanciu</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r>
          <w:rPr>
            <w:rFonts w:ascii="Cambria Math" w:hAnsi="Cambria Math"/>
            <w:lang w:val="sk-SK"/>
          </w:rPr>
          <m:t>.</m:t>
        </m:r>
      </m:oMath>
      <w:r w:rsidRPr="00FA362E">
        <w:rPr>
          <w:lang w:val="sk-SK"/>
        </w:rPr>
        <w:t xml:space="preserve"> </w:t>
      </w:r>
      <w:r w:rsidRPr="00FA362E">
        <w:rPr>
          <w:lang w:val="sk-SK"/>
        </w:rPr>
        <w:lastRenderedPageBreak/>
        <w:t xml:space="preserve">Hlavne při vysokých frekvenciách dochádzalo k veľkej chybe pri odhade skutočnej impedancie aorty. Preto trojdielny Windkesselov model zavádza ďalší člen v náhradnej elektrickej schéme, a to charakteristickú impedanciu </w:t>
      </w:r>
      <m:oMath>
        <m:sSub>
          <m:sSubPr>
            <m:ctrlPr>
              <w:rPr>
                <w:rFonts w:ascii="Cambria Math" w:hAnsi="Cambria Math"/>
                <w:i/>
                <w:lang w:val="sk-SK"/>
              </w:rPr>
            </m:ctrlPr>
          </m:sSubPr>
          <m:e>
            <m:r>
              <w:rPr>
                <w:rFonts w:ascii="Cambria Math" w:hAnsi="Cambria Math"/>
                <w:lang w:val="sk-SK"/>
              </w:rPr>
              <m:t xml:space="preserve"> Z</m:t>
            </m:r>
          </m:e>
          <m:sub>
            <m:r>
              <w:rPr>
                <w:rFonts w:ascii="Cambria Math" w:hAnsi="Cambria Math"/>
                <w:lang w:val="sk-SK"/>
              </w:rPr>
              <m:t>c</m:t>
            </m:r>
          </m:sub>
        </m:sSub>
      </m:oMath>
      <w:r w:rsidRPr="00FA362E">
        <w:rPr>
          <w:lang w:val="sk-SK"/>
        </w:rPr>
        <w:t>.</w:t>
      </w:r>
      <m:oMath>
        <m:sSub>
          <m:sSubPr>
            <m:ctrlPr>
              <w:rPr>
                <w:rFonts w:ascii="Cambria Math" w:hAnsi="Cambria Math"/>
                <w:i/>
                <w:lang w:val="sk-SK"/>
              </w:rPr>
            </m:ctrlPr>
          </m:sSubPr>
          <m:e>
            <m:r>
              <w:rPr>
                <w:rFonts w:ascii="Cambria Math" w:hAnsi="Cambria Math"/>
                <w:lang w:val="sk-SK"/>
              </w:rPr>
              <m:t xml:space="preserve"> Z</m:t>
            </m:r>
          </m:e>
          <m:sub>
            <m:r>
              <w:rPr>
                <w:rFonts w:ascii="Cambria Math" w:hAnsi="Cambria Math"/>
                <w:lang w:val="sk-SK"/>
              </w:rPr>
              <m:t>in</m:t>
            </m:r>
          </m:sub>
        </m:sSub>
      </m:oMath>
      <w:r w:rsidRPr="00FA362E">
        <w:rPr>
          <w:lang w:val="sk-SK"/>
        </w:rPr>
        <w:t xml:space="preserve">sa skladá z charakteristickej impedancie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oMath>
      <w:r w:rsidRPr="00FA362E">
        <w:rPr>
          <w:lang w:val="sk-SK"/>
        </w:rPr>
        <w:t xml:space="preserve">a paralelným zapojením periférneho odporu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Pr="00FA362E">
        <w:rPr>
          <w:lang w:val="sk-SK"/>
        </w:rPr>
        <w:t xml:space="preserve"> a arteriálne rozťažnosti </w:t>
      </w:r>
      <m:oMath>
        <m:sSub>
          <m:sSubPr>
            <m:ctrlPr>
              <w:rPr>
                <w:rFonts w:ascii="Cambria Math" w:hAnsi="Cambria Math"/>
                <w:i/>
                <w:lang w:val="sk-SK"/>
              </w:rPr>
            </m:ctrlPr>
          </m:sSubPr>
          <m:e>
            <m:r>
              <w:rPr>
                <w:rFonts w:ascii="Cambria Math" w:hAnsi="Cambria Math"/>
                <w:lang w:val="sk-SK"/>
              </w:rPr>
              <m:t>C</m:t>
            </m:r>
          </m:e>
          <m:sub>
            <m:r>
              <w:rPr>
                <w:rFonts w:ascii="Cambria Math" w:hAnsi="Cambria Math"/>
                <w:lang w:val="sk-SK"/>
              </w:rPr>
              <m:t>a</m:t>
            </m:r>
          </m:sub>
        </m:sSub>
      </m:oMath>
      <w:r w:rsidRPr="00FA362E">
        <w:rPr>
          <w:lang w:val="sk-SK"/>
        </w:rPr>
        <w:fldChar w:fldCharType="begin"/>
      </w:r>
      <w:r w:rsidR="004B0F7D">
        <w:rPr>
          <w:lang w:val="sk-SK"/>
        </w:rPr>
        <w:instrText xml:space="preserve"> ADDIN EN.CITE &lt;EndNote&gt;&lt;Cite&gt;&lt;Author&gt;Stergiopulos&lt;/Author&gt;&lt;Year&gt;1994&lt;/Year&gt;&lt;RecNum&gt;0&lt;/RecNum&gt;&lt;IDText&gt;SIMPLE AND ACCURATE WAY FOR ESTIMATING TOTAL AND SEGMENTAL ARTERIAL COMPLIANCE - THE PULSE PRESSURE METHOD&lt;/IDText&gt;&lt;DisplayText&gt;[20]&lt;/DisplayText&gt;&lt;record&gt;&lt;dates&gt;&lt;pub-dates&gt;&lt;date&gt;Jul-Aug&lt;/date&gt;&lt;/pub-dates&gt;&lt;year&gt;1994&lt;/year&gt;&lt;/dates&gt;&lt;keywords&gt;&lt;keyword&gt;windkessel model&lt;/keyword&gt;&lt;keyword&gt;computer simulation&lt;/keyword&gt;&lt;keyword&gt;nonlinear arterial system&lt;/keyword&gt;&lt;keyword&gt;input&lt;/keyword&gt;&lt;keyword&gt;impedance&lt;/keyword&gt;&lt;keyword&gt;resistance&lt;/keyword&gt;&lt;keyword&gt;humans&lt;/keyword&gt;&lt;keyword&gt;flow&lt;/keyword&gt;&lt;keyword&gt;Engineering&lt;/keyword&gt;&lt;/keywords&gt;&lt;urls&gt;&lt;related-urls&gt;&lt;url&gt;&amp;lt;Go to ISI&amp;gt;://WOS:A1994PC15100006&lt;/url&gt;&lt;/related-urls&gt;&lt;/urls&gt;&lt;isbn&gt;0090-6964&lt;/isbn&gt;&lt;work-type&gt;Article&lt;/work-type&gt;&lt;titles&gt;&lt;title&gt;SIMPLE AND ACCURATE WAY FOR ESTIMATING TOTAL AND SEGMENTAL ARTERIAL COMPLIANCE - THE PULSE PRESSURE METHOD&lt;/title&gt;&lt;secondary-title&gt;Annals of Biomedical Engineering&lt;/secondary-title&gt;&lt;alt-title&gt;Ann. Biomed. Eng.&lt;/alt-title&gt;&lt;/titles&gt;&lt;pages&gt;392-397&lt;/pages&gt;&lt;number&gt;4&lt;/number&gt;&lt;contributors&gt;&lt;authors&gt;&lt;author&gt;Stergiopulos, N.&lt;/author&gt;&lt;author&gt;Meister, J. J.&lt;/author&gt;&lt;author&gt;Westerhof, N.&lt;/author&gt;&lt;/authors&gt;&lt;/contributors&gt;&lt;language&gt;English&lt;/language&gt;&lt;added-date format="utc"&gt;1520759685&lt;/added-date&gt;&lt;ref-type name="Journal Article"&gt;17&lt;/ref-type&gt;&lt;auth-address&gt;FREE UNIV AMSTERDAM,INST CARDIOVASC RES,PHYSIOL LAB,1007 MC AMSTERDAM,NETHERLANDS.&amp;#xD;STERGIOPULOS, N (reprint author), SWISS FED INST TECHNOL,BIOMED ENGN LAB,CHAMPS COURBES 1,CH-1024 ECUBLENS,SWITZERLAND.&lt;/auth-address&gt;&lt;rec-number&gt;35&lt;/rec-number&gt;&lt;last-updated-date format="utc"&gt;1520759685&lt;/last-updated-date&gt;&lt;accession-num&gt;WOS:A1994PC15100006&lt;/accession-num&gt;&lt;electronic-resource-num&gt;10.1007/bf02368245&lt;/electronic-resource-num&gt;&lt;volume&gt;22&lt;/volume&gt;&lt;/record&gt;&lt;/Cite&gt;&lt;/EndNote&gt;</w:instrText>
      </w:r>
      <w:r w:rsidRPr="00FA362E">
        <w:rPr>
          <w:lang w:val="sk-SK"/>
        </w:rPr>
        <w:fldChar w:fldCharType="separate"/>
      </w:r>
      <w:r w:rsidR="004B0F7D">
        <w:rPr>
          <w:noProof/>
          <w:lang w:val="sk-SK"/>
        </w:rPr>
        <w:t>[20]</w:t>
      </w:r>
      <w:r w:rsidRPr="00FA362E">
        <w:rPr>
          <w:lang w:val="sk-SK"/>
        </w:rPr>
        <w:fldChar w:fldCharType="end"/>
      </w:r>
      <w:r w:rsidRPr="00FA362E">
        <w:rPr>
          <w:lang w:val="sk-SK"/>
        </w:rPr>
        <w:t xml:space="preserve"> (</w:t>
      </w:r>
      <w:r w:rsidRPr="00FA362E">
        <w:rPr>
          <w:lang w:val="sk-SK"/>
        </w:rPr>
        <w:fldChar w:fldCharType="begin"/>
      </w:r>
      <w:r w:rsidRPr="00FA362E">
        <w:rPr>
          <w:lang w:val="sk-SK"/>
        </w:rPr>
        <w:instrText xml:space="preserve"> REF windkessel_4 \h </w:instrText>
      </w:r>
      <w:r w:rsidRPr="00FA362E">
        <w:rPr>
          <w:lang w:val="sk-SK"/>
        </w:rPr>
      </w:r>
      <w:r w:rsidRPr="00FA362E">
        <w:rPr>
          <w:lang w:val="sk-SK"/>
        </w:rPr>
        <w:fldChar w:fldCharType="separate"/>
      </w:r>
      <w:r w:rsidR="00B85020">
        <w:rPr>
          <w:noProof/>
          <w:color w:val="000000"/>
          <w:lang w:val="sk-SK"/>
        </w:rPr>
        <w:t>9</w:t>
      </w:r>
      <w:r w:rsidRPr="00FA362E">
        <w:rPr>
          <w:lang w:val="sk-SK"/>
        </w:rPr>
        <w:fldChar w:fldCharType="end"/>
      </w:r>
      <w:r w:rsidRPr="00FA362E">
        <w:rPr>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1EE74C31" w14:textId="77777777" w:rsidTr="00452ADC">
        <w:tc>
          <w:tcPr>
            <w:tcW w:w="704" w:type="dxa"/>
          </w:tcPr>
          <w:p w14:paraId="56949C16" w14:textId="77777777" w:rsidR="00CE547F" w:rsidRPr="00FA362E" w:rsidRDefault="00CE547F" w:rsidP="00452ADC">
            <w:pPr>
              <w:jc w:val="center"/>
              <w:rPr>
                <w:color w:val="000000"/>
                <w:lang w:val="sk-SK"/>
              </w:rPr>
            </w:pPr>
          </w:p>
        </w:tc>
        <w:tc>
          <w:tcPr>
            <w:tcW w:w="7088" w:type="dxa"/>
            <w:vAlign w:val="center"/>
          </w:tcPr>
          <w:p w14:paraId="1E34DD73" w14:textId="77777777" w:rsidR="00CE547F" w:rsidRPr="00FA362E" w:rsidRDefault="000603AB" w:rsidP="00452ADC">
            <w:pPr>
              <w:jc w:val="center"/>
              <w:rPr>
                <w:rFonts w:ascii="Cambria Math" w:hAnsi="Cambria Math"/>
                <w:color w:val="000000"/>
                <w:lang w:val="sk-SK"/>
              </w:rPr>
            </w:pPr>
            <m:oMathPara>
              <m:oMath>
                <m:sSub>
                  <m:sSubPr>
                    <m:ctrlPr>
                      <w:rPr>
                        <w:rFonts w:ascii="Cambria Math" w:hAnsi="Cambria Math"/>
                        <w:i/>
                        <w:color w:val="000000"/>
                        <w:lang w:val="sk-SK"/>
                      </w:rPr>
                    </m:ctrlPr>
                  </m:sSubPr>
                  <m:e>
                    <m:r>
                      <w:rPr>
                        <w:rFonts w:ascii="Cambria Math" w:hAnsi="Cambria Math"/>
                        <w:color w:val="000000"/>
                        <w:lang w:val="sk-SK"/>
                      </w:rPr>
                      <m:t xml:space="preserve"> Z</m:t>
                    </m:r>
                  </m:e>
                  <m:sub>
                    <m:r>
                      <w:rPr>
                        <w:rFonts w:ascii="Cambria Math" w:hAnsi="Cambria Math"/>
                        <w:color w:val="000000"/>
                        <w:lang w:val="sk-SK"/>
                      </w:rPr>
                      <m:t>in</m:t>
                    </m:r>
                  </m:sub>
                </m:sSub>
                <m:r>
                  <w:rPr>
                    <w:rFonts w:ascii="Cambria Math" w:hAnsi="Cambria Math"/>
                    <w:color w:val="000000"/>
                    <w:lang w:val="sk-SK"/>
                  </w:rPr>
                  <m:t xml:space="preserve">= </m:t>
                </m:r>
                <m:sSub>
                  <m:sSubPr>
                    <m:ctrlPr>
                      <w:rPr>
                        <w:rFonts w:ascii="Cambria Math" w:hAnsi="Cambria Math"/>
                        <w:i/>
                        <w:color w:val="000000"/>
                        <w:lang w:val="sk-SK"/>
                      </w:rPr>
                    </m:ctrlPr>
                  </m:sSubPr>
                  <m:e>
                    <m:r>
                      <w:rPr>
                        <w:rFonts w:ascii="Cambria Math" w:hAnsi="Cambria Math"/>
                        <w:color w:val="000000"/>
                        <w:lang w:val="sk-SK"/>
                      </w:rPr>
                      <m:t xml:space="preserve"> Z</m:t>
                    </m:r>
                  </m:e>
                  <m:sub>
                    <m:r>
                      <w:rPr>
                        <w:rFonts w:ascii="Cambria Math" w:hAnsi="Cambria Math"/>
                        <w:color w:val="000000"/>
                        <w:lang w:val="sk-SK"/>
                      </w:rPr>
                      <m:t>c</m:t>
                    </m:r>
                  </m:sub>
                </m:sSub>
                <m:r>
                  <w:rPr>
                    <w:rFonts w:ascii="Cambria Math" w:hAnsi="Cambria Math"/>
                    <w:color w:val="000000"/>
                    <w:lang w:val="sk-SK"/>
                  </w:rPr>
                  <m:t xml:space="preserve">+ </m:t>
                </m:r>
                <m:f>
                  <m:fPr>
                    <m:ctrlPr>
                      <w:rPr>
                        <w:rFonts w:ascii="Cambria Math" w:hAnsi="Cambria Math"/>
                        <w:i/>
                        <w:color w:val="000000"/>
                        <w:lang w:val="sk-SK"/>
                      </w:rPr>
                    </m:ctrlPr>
                  </m:fPr>
                  <m:num>
                    <m:sSub>
                      <m:sSubPr>
                        <m:ctrlPr>
                          <w:rPr>
                            <w:rFonts w:ascii="Cambria Math" w:hAnsi="Cambria Math"/>
                            <w:i/>
                            <w:color w:val="000000"/>
                            <w:lang w:val="sk-SK"/>
                          </w:rPr>
                        </m:ctrlPr>
                      </m:sSubPr>
                      <m:e>
                        <m:r>
                          <w:rPr>
                            <w:rFonts w:ascii="Cambria Math" w:hAnsi="Cambria Math"/>
                            <w:color w:val="000000"/>
                            <w:lang w:val="sk-SK"/>
                          </w:rPr>
                          <m:t xml:space="preserve"> R</m:t>
                        </m:r>
                      </m:e>
                      <m:sub>
                        <m:r>
                          <w:rPr>
                            <w:rFonts w:ascii="Cambria Math" w:hAnsi="Cambria Math"/>
                            <w:color w:val="000000"/>
                            <w:lang w:val="sk-SK"/>
                          </w:rPr>
                          <m:t>a</m:t>
                        </m:r>
                      </m:sub>
                    </m:sSub>
                  </m:num>
                  <m:den>
                    <m:r>
                      <w:rPr>
                        <w:rFonts w:ascii="Cambria Math" w:hAnsi="Cambria Math"/>
                        <w:color w:val="000000"/>
                        <w:lang w:val="sk-SK"/>
                      </w:rPr>
                      <m:t>1+jw</m:t>
                    </m:r>
                    <m:sSub>
                      <m:sSubPr>
                        <m:ctrlPr>
                          <w:rPr>
                            <w:rFonts w:ascii="Cambria Math" w:hAnsi="Cambria Math"/>
                            <w:i/>
                            <w:color w:val="000000"/>
                            <w:lang w:val="sk-SK"/>
                          </w:rPr>
                        </m:ctrlPr>
                      </m:sSubPr>
                      <m:e>
                        <m:r>
                          <w:rPr>
                            <w:rFonts w:ascii="Cambria Math" w:hAnsi="Cambria Math"/>
                            <w:color w:val="000000"/>
                            <w:lang w:val="sk-SK"/>
                          </w:rPr>
                          <m:t xml:space="preserve"> R</m:t>
                        </m:r>
                      </m:e>
                      <m:sub>
                        <m:r>
                          <w:rPr>
                            <w:rFonts w:ascii="Cambria Math" w:hAnsi="Cambria Math"/>
                            <w:color w:val="000000"/>
                            <w:lang w:val="sk-SK"/>
                          </w:rPr>
                          <m:t>a</m:t>
                        </m:r>
                      </m:sub>
                    </m:sSub>
                    <m:sSub>
                      <m:sSubPr>
                        <m:ctrlPr>
                          <w:rPr>
                            <w:rFonts w:ascii="Cambria Math" w:hAnsi="Cambria Math"/>
                            <w:i/>
                            <w:color w:val="000000"/>
                            <w:lang w:val="sk-SK"/>
                          </w:rPr>
                        </m:ctrlPr>
                      </m:sSubPr>
                      <m:e>
                        <m:r>
                          <w:rPr>
                            <w:rFonts w:ascii="Cambria Math" w:hAnsi="Cambria Math"/>
                            <w:color w:val="000000"/>
                            <w:lang w:val="sk-SK"/>
                          </w:rPr>
                          <m:t>C</m:t>
                        </m:r>
                      </m:e>
                      <m:sub>
                        <m:r>
                          <w:rPr>
                            <w:rFonts w:ascii="Cambria Math" w:hAnsi="Cambria Math"/>
                            <w:color w:val="000000"/>
                            <w:lang w:val="sk-SK"/>
                          </w:rPr>
                          <m:t>a</m:t>
                        </m:r>
                      </m:sub>
                    </m:sSub>
                  </m:den>
                </m:f>
              </m:oMath>
            </m:oMathPara>
          </w:p>
          <w:p w14:paraId="6D203601" w14:textId="77777777" w:rsidR="00CE547F" w:rsidRPr="00FA362E" w:rsidRDefault="00CE547F" w:rsidP="00452ADC">
            <w:pPr>
              <w:jc w:val="center"/>
              <w:rPr>
                <w:color w:val="000000"/>
                <w:lang w:val="sk-SK"/>
              </w:rPr>
            </w:pPr>
          </w:p>
        </w:tc>
        <w:tc>
          <w:tcPr>
            <w:tcW w:w="702" w:type="dxa"/>
            <w:vAlign w:val="center"/>
          </w:tcPr>
          <w:p w14:paraId="07C4AB2B" w14:textId="77777777" w:rsidR="00CE547F" w:rsidRPr="00FA362E" w:rsidRDefault="00CE547F" w:rsidP="00452ADC">
            <w:pPr>
              <w:jc w:val="center"/>
              <w:rPr>
                <w:color w:val="000000"/>
                <w:lang w:val="sk-SK"/>
              </w:rPr>
            </w:pPr>
            <w:r w:rsidRPr="00FA362E">
              <w:rPr>
                <w:color w:val="000000"/>
                <w:lang w:val="sk-SK"/>
              </w:rPr>
              <w:t>(</w:t>
            </w:r>
            <w:bookmarkStart w:id="84" w:name="windkessel_4"/>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9</w:t>
            </w:r>
            <w:r w:rsidRPr="00FA362E">
              <w:rPr>
                <w:color w:val="000000"/>
                <w:lang w:val="sk-SK"/>
              </w:rPr>
              <w:fldChar w:fldCharType="end"/>
            </w:r>
            <w:bookmarkEnd w:id="84"/>
            <w:r w:rsidRPr="00FA362E">
              <w:rPr>
                <w:color w:val="000000"/>
                <w:lang w:val="sk-SK"/>
              </w:rPr>
              <w:t>)</w:t>
            </w:r>
          </w:p>
        </w:tc>
      </w:tr>
    </w:tbl>
    <w:p w14:paraId="2A62B6CA" w14:textId="77777777" w:rsidR="00CE547F" w:rsidRPr="00FA362E" w:rsidRDefault="00CE547F" w:rsidP="00CE547F">
      <w:pPr>
        <w:rPr>
          <w:u w:val="single"/>
          <w:lang w:val="sk-SK"/>
        </w:rPr>
      </w:pPr>
      <w:r w:rsidRPr="00FA362E">
        <w:rPr>
          <w:lang w:val="sk-SK"/>
        </w:rPr>
        <w:t xml:space="preserve">Vstupná impedancia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oMath>
      <w:r w:rsidRPr="00FA362E">
        <w:rPr>
          <w:lang w:val="sk-SK"/>
        </w:rPr>
        <w:t xml:space="preserve">.je v náhradnej elektrickej schéme srdcovocievnej sústavy zaradená sekvenčne medzi zdroj prúdu Q(t) a periférny odpor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Pr="00FA362E">
        <w:rPr>
          <w:lang w:val="sk-SK"/>
        </w:rPr>
        <w:t xml:space="preserve"> s kondenzátorom </w:t>
      </w:r>
      <m:oMath>
        <m:sSub>
          <m:sSubPr>
            <m:ctrlPr>
              <w:rPr>
                <w:rFonts w:ascii="Cambria Math" w:hAnsi="Cambria Math"/>
                <w:i/>
                <w:lang w:val="sk-SK"/>
              </w:rPr>
            </m:ctrlPr>
          </m:sSubPr>
          <m:e>
            <m:r>
              <w:rPr>
                <w:rFonts w:ascii="Cambria Math" w:hAnsi="Cambria Math"/>
                <w:lang w:val="sk-SK"/>
              </w:rPr>
              <m:t>C</m:t>
            </m:r>
          </m:e>
          <m:sub>
            <m:r>
              <w:rPr>
                <w:rFonts w:ascii="Cambria Math" w:hAnsi="Cambria Math"/>
                <w:lang w:val="sk-SK"/>
              </w:rPr>
              <m:t>a</m:t>
            </m:r>
          </m:sub>
        </m:sSub>
      </m:oMath>
      <w:r w:rsidRPr="00FA362E">
        <w:rPr>
          <w:lang w:val="sk-SK"/>
        </w:rPr>
        <w:t xml:space="preserve"> (</w:t>
      </w:r>
      <w:r w:rsidRPr="00FA362E">
        <w:rPr>
          <w:lang w:val="sk-SK"/>
        </w:rPr>
        <w:fldChar w:fldCharType="begin"/>
      </w:r>
      <w:r w:rsidRPr="00FA362E">
        <w:rPr>
          <w:lang w:val="sk-SK"/>
        </w:rPr>
        <w:instrText xml:space="preserve"> REF _Ref508524788 \h  \* MERGEFORMAT </w:instrText>
      </w:r>
      <w:r w:rsidRPr="00FA362E">
        <w:rPr>
          <w:lang w:val="sk-SK"/>
        </w:rPr>
      </w:r>
      <w:r w:rsidRPr="00FA362E">
        <w:rPr>
          <w:lang w:val="sk-SK"/>
        </w:rPr>
        <w:fldChar w:fldCharType="separate"/>
      </w:r>
      <w:r w:rsidR="00B85020" w:rsidRPr="00FA362E">
        <w:rPr>
          <w:lang w:val="sk-SK"/>
        </w:rPr>
        <w:t xml:space="preserve">Obrázok </w:t>
      </w:r>
      <w:r w:rsidR="00B85020">
        <w:rPr>
          <w:lang w:val="sk-SK"/>
        </w:rPr>
        <w:t>1.4</w:t>
      </w:r>
      <w:r w:rsidRPr="00FA362E">
        <w:rPr>
          <w:lang w:val="sk-SK"/>
        </w:rPr>
        <w:fldChar w:fldCharType="end"/>
      </w:r>
      <w:r w:rsidRPr="00FA362E">
        <w:rPr>
          <w:lang w:val="sk-SK"/>
        </w:rPr>
        <w:t xml:space="preserve"> v strede).</w:t>
      </w:r>
    </w:p>
    <w:p w14:paraId="280B25B2" w14:textId="77777777" w:rsidR="00CE547F" w:rsidRPr="00FA362E" w:rsidRDefault="00CE547F" w:rsidP="00CE547F">
      <w:pPr>
        <w:rPr>
          <w:lang w:val="sk-SK"/>
        </w:rPr>
      </w:pPr>
    </w:p>
    <w:p w14:paraId="4EB1EDFD" w14:textId="77777777" w:rsidR="00CE547F" w:rsidRPr="00FA362E" w:rsidRDefault="00CE547F" w:rsidP="00CE547F">
      <w:pPr>
        <w:rPr>
          <w:u w:val="single"/>
          <w:lang w:val="sk-SK"/>
        </w:rPr>
      </w:pPr>
      <w:r w:rsidRPr="00FA362E">
        <w:rPr>
          <w:noProof/>
          <w:u w:val="single"/>
        </w:rPr>
        <w:drawing>
          <wp:inline distT="0" distB="0" distL="0" distR="0" wp14:anchorId="66E03C6F" wp14:editId="437B55E0">
            <wp:extent cx="5391150" cy="3790950"/>
            <wp:effectExtent l="0" t="0" r="0" b="0"/>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3790950"/>
                    </a:xfrm>
                    <a:prstGeom prst="rect">
                      <a:avLst/>
                    </a:prstGeom>
                    <a:noFill/>
                    <a:ln>
                      <a:noFill/>
                    </a:ln>
                  </pic:spPr>
                </pic:pic>
              </a:graphicData>
            </a:graphic>
          </wp:inline>
        </w:drawing>
      </w:r>
    </w:p>
    <w:p w14:paraId="1B03D1F6" w14:textId="434A2D16" w:rsidR="00CE547F" w:rsidRPr="00FA362E" w:rsidRDefault="00CE547F" w:rsidP="00CE547F">
      <w:pPr>
        <w:pStyle w:val="Popis"/>
        <w:rPr>
          <w:vanish/>
          <w:u w:val="single"/>
          <w:lang w:val="sk-SK"/>
          <w:specVanish/>
        </w:rPr>
      </w:pPr>
      <w:bookmarkStart w:id="85" w:name="_Ref508524788"/>
      <w:bookmarkStart w:id="86" w:name="_Toc513981510"/>
      <w:bookmarkStart w:id="87" w:name="_Ref508529687"/>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1</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4</w:t>
      </w:r>
      <w:r w:rsidR="00A53D98">
        <w:rPr>
          <w:lang w:val="sk-SK"/>
        </w:rPr>
        <w:fldChar w:fldCharType="end"/>
      </w:r>
      <w:bookmarkEnd w:id="85"/>
      <w:r w:rsidRPr="00FA362E">
        <w:rPr>
          <w:lang w:val="sk-SK"/>
        </w:rPr>
        <w:t>: Mechanická a elektrická analógia 2,3 a 4 dielneho Windkesselovho modelu</w:t>
      </w:r>
      <w:bookmarkEnd w:id="86"/>
    </w:p>
    <w:p w14:paraId="7C9A960B" w14:textId="1A7BD235" w:rsidR="00CE547F" w:rsidRPr="00FA362E" w:rsidRDefault="00CE547F" w:rsidP="00CE547F">
      <w:pPr>
        <w:pStyle w:val="Popis"/>
        <w:rPr>
          <w:lang w:val="sk-SK"/>
        </w:rPr>
      </w:pPr>
      <w:r w:rsidRPr="00FA362E">
        <w:rPr>
          <w:u w:val="single"/>
          <w:lang w:val="sk-SK"/>
        </w:rPr>
        <w:fldChar w:fldCharType="begin">
          <w:fldData xml:space="preserve">PEVuZE5vdGU+PENpdGU+PEF1dGhvcj5XZXN0ZXJob2Y8L0F1dGhvcj48WWVhcj4yMDA5PC9ZZWFy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</w:fldData>
        </w:fldChar>
      </w:r>
      <w:r w:rsidR="004B0F7D">
        <w:rPr>
          <w:u w:val="single"/>
          <w:lang w:val="sk-SK"/>
        </w:rPr>
        <w:instrText xml:space="preserve"> ADDIN EN.CITE </w:instrText>
      </w:r>
      <w:r w:rsidR="004B0F7D">
        <w:rPr>
          <w:u w:val="single"/>
          <w:lang w:val="sk-SK"/>
        </w:rPr>
        <w:fldChar w:fldCharType="begin">
          <w:fldData xml:space="preserve">PEVuZE5vdGU+PENpdGU+PEF1dGhvcj5XZXN0ZXJob2Y8L0F1dGhvcj48WWVhcj4yMDA5PC9ZZWFy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</w:fldData>
        </w:fldChar>
      </w:r>
      <w:r w:rsidR="004B0F7D">
        <w:rPr>
          <w:u w:val="single"/>
          <w:lang w:val="sk-SK"/>
        </w:rPr>
        <w:instrText xml:space="preserve"> ADDIN EN.CITE.DATA </w:instrText>
      </w:r>
      <w:r w:rsidR="004B0F7D">
        <w:rPr>
          <w:u w:val="single"/>
          <w:lang w:val="sk-SK"/>
        </w:rPr>
      </w:r>
      <w:r w:rsidR="004B0F7D">
        <w:rPr>
          <w:u w:val="single"/>
          <w:lang w:val="sk-SK"/>
        </w:rPr>
        <w:fldChar w:fldCharType="end"/>
      </w:r>
      <w:r w:rsidRPr="00FA362E">
        <w:rPr>
          <w:u w:val="single"/>
          <w:lang w:val="sk-SK"/>
        </w:rPr>
        <w:fldChar w:fldCharType="separate"/>
      </w:r>
      <w:r w:rsidR="004B0F7D">
        <w:rPr>
          <w:noProof/>
          <w:u w:val="single"/>
          <w:lang w:val="sk-SK"/>
        </w:rPr>
        <w:t>[19]</w:t>
      </w:r>
      <w:r w:rsidRPr="00FA362E">
        <w:rPr>
          <w:u w:val="single"/>
          <w:lang w:val="sk-SK"/>
        </w:rPr>
        <w:fldChar w:fldCharType="end"/>
      </w:r>
      <w:bookmarkEnd w:id="87"/>
      <w:r w:rsidRPr="00FA362E">
        <w:rPr>
          <w:u w:val="single"/>
          <w:lang w:val="sk-SK"/>
        </w:rPr>
        <w:t>.</w:t>
      </w:r>
    </w:p>
    <w:p w14:paraId="517B0F5E" w14:textId="3D5DA988" w:rsidR="00CE547F" w:rsidRPr="00FA362E" w:rsidRDefault="00CE547F" w:rsidP="00CE547F">
      <w:pPr>
        <w:rPr>
          <w:lang w:val="sk-SK"/>
        </w:rPr>
      </w:pPr>
      <w:r w:rsidRPr="00FA362E">
        <w:rPr>
          <w:lang w:val="sk-SK"/>
        </w:rPr>
        <w:t xml:space="preserve">Vstupná impedancia kardiovaskulárneho stromu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oMath>
      <w:r w:rsidRPr="00FA362E">
        <w:rPr>
          <w:lang w:val="sk-SK"/>
        </w:rPr>
        <w:t xml:space="preserve">má známe vlastnosti. Hodnota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oMath>
      <w:r w:rsidRPr="00FA362E">
        <w:rPr>
          <w:lang w:val="sk-SK"/>
        </w:rPr>
        <w:t xml:space="preserve"> dosahuje vysoké hodnoty pre jednosmernú zložku a prudko klesá pre frekvencie nad 3 Hz </w:t>
      </w:r>
      <w:r w:rsidRPr="00FA362E">
        <w:rPr>
          <w:lang w:val="sk-SK"/>
        </w:rPr>
        <w:fldChar w:fldCharType="begin"/>
      </w:r>
      <w:r w:rsidR="004B0F7D">
        <w:rPr>
          <w:lang w:val="sk-SK"/>
        </w:rPr>
        <w:instrText xml:space="preserve"> ADDIN EN.CITE &lt;EndNote&gt;&lt;Cite&gt;&lt;Author&gt;Westerhof&lt;/Author&gt;&lt;Year&gt;1971&lt;/Year&gt;&lt;RecNum&gt;0&lt;/RecNum&gt;&lt;IDText&gt;ARTIFICIAL ARTERIAL SYSTEM FOR PUMPING HEARTS&lt;/IDText&gt;&lt;DisplayText&gt;[21]&lt;/DisplayText&gt;&lt;record&gt;&lt;keywords&gt;&lt;keyword&gt;Physiology&lt;/keyword&gt;&lt;keyword&gt;Sport Sciences&lt;/keyword&gt;&lt;/keywords&gt;&lt;urls&gt;&lt;related-urls&gt;&lt;url&gt;&amp;lt;Go to ISI&amp;gt;://WOS:A1971K827500026&lt;/url&gt;&lt;/related-urls&gt;&lt;/urls&gt;&lt;isbn&gt;8750-7587&lt;/isbn&gt;&lt;work-type&gt;Article&lt;/work-type&gt;&lt;titles&gt;&lt;title&gt;ARTIFICIAL ARTERIAL SYSTEM FOR PUMPING HEARTS&lt;/title&gt;&lt;secondary-title&gt;Journal of Applied Physiology&lt;/secondary-title&gt;&lt;alt-title&gt;J. Appl. Physiol.&lt;/alt-title&gt;&lt;/titles&gt;&lt;pages&gt;776-+&lt;/pages&gt;&lt;number&gt;5&lt;/number&gt;&lt;contributors&gt;&lt;authors&gt;&lt;author&gt;Westerhof, N.&lt;/author&gt;&lt;author&gt;Elzinga, G.&lt;/author&gt;&lt;author&gt;Sipkema, P.&lt;/author&gt;&lt;/authors&gt;&lt;/contributors&gt;&lt;language&gt;English&lt;/language&gt;&lt;added-date format="utc"&gt;1520758777&lt;/added-date&gt;&lt;ref-type name="Journal Article"&gt;17&lt;/ref-type&gt;&lt;dates&gt;&lt;year&gt;1971&lt;/year&gt;&lt;/dates&gt;&lt;rec-number&gt;34&lt;/rec-number&gt;&lt;last-updated-date format="utc"&gt;1520758777&lt;/last-updated-date&gt;&lt;accession-num&gt;WOS:A1971K827500026&lt;/accession-num&gt;&lt;volume&gt;31&lt;/volume&gt;&lt;/record&gt;&lt;/Cite&gt;&lt;/EndNote&gt;</w:instrText>
      </w:r>
      <w:r w:rsidRPr="00FA362E">
        <w:rPr>
          <w:lang w:val="sk-SK"/>
        </w:rPr>
        <w:fldChar w:fldCharType="separate"/>
      </w:r>
      <w:r w:rsidR="004B0F7D">
        <w:rPr>
          <w:noProof/>
          <w:lang w:val="sk-SK"/>
        </w:rPr>
        <w:t>[21]</w:t>
      </w:r>
      <w:r w:rsidRPr="00FA362E">
        <w:rPr>
          <w:lang w:val="sk-SK"/>
        </w:rPr>
        <w:fldChar w:fldCharType="end"/>
      </w:r>
      <w:r w:rsidRPr="00FA362E">
        <w:rPr>
          <w:lang w:val="sk-SK"/>
        </w:rPr>
        <w:t xml:space="preserve">. Pre vyššie frekvencie ostáva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oMath>
      <w:r w:rsidRPr="00FA362E">
        <w:rPr>
          <w:lang w:val="sk-SK"/>
        </w:rPr>
        <w:t xml:space="preserve"> konštantná. Fáza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oMath>
      <w:r w:rsidRPr="00FA362E">
        <w:rPr>
          <w:lang w:val="sk-SK"/>
        </w:rPr>
        <w:t xml:space="preserve"> je pre jednosmernú zložku nulová, záporná pre nízke frekvencie a nulová pre vysoké frekvencie </w:t>
      </w:r>
      <w:r w:rsidRPr="00FA362E">
        <w:rPr>
          <w:lang w:val="sk-SK"/>
        </w:rPr>
        <w:fldChar w:fldCharType="begin"/>
      </w:r>
      <w:r w:rsidR="004B0F7D">
        <w:rPr>
          <w:lang w:val="sk-SK"/>
        </w:rPr>
        <w:instrText xml:space="preserve"> ADDIN EN.CITE &lt;EndNote&gt;&lt;Cite&gt;&lt;Author&gt;Westerhof&lt;/Author&gt;&lt;Year&gt;1971&lt;/Year&gt;&lt;RecNum&gt;0&lt;/RecNum&gt;&lt;IDText&gt;ARTIFICIAL ARTERIAL SYSTEM FOR PUMPING HEARTS&lt;/IDText&gt;&lt;DisplayText&gt;[21]&lt;/DisplayText&gt;&lt;record&gt;&lt;keywords&gt;&lt;keyword&gt;Physiology&lt;/keyword&gt;&lt;keyword&gt;Sport Sciences&lt;/keyword&gt;&lt;/keywords&gt;&lt;urls&gt;&lt;related-urls&gt;&lt;url&gt;&amp;lt;Go to ISI&amp;gt;://WOS:A1971K827500026&lt;/url&gt;&lt;/related-urls&gt;&lt;/urls&gt;&lt;isbn&gt;8750-7587&lt;/isbn&gt;&lt;work-type&gt;Article&lt;/work-type&gt;&lt;titles&gt;&lt;title&gt;ARTIFICIAL ARTERIAL SYSTEM FOR PUMPING HEARTS&lt;/title&gt;&lt;secondary-title&gt;Journal of Applied Physiology&lt;/secondary-title&gt;&lt;alt-title&gt;J. Appl. Physiol.&lt;/alt-title&gt;&lt;/titles&gt;&lt;pages&gt;776-+&lt;/pages&gt;&lt;number&gt;5&lt;/number&gt;&lt;contributors&gt;&lt;authors&gt;&lt;author&gt;Westerhof, N.&lt;/author&gt;&lt;author&gt;Elzinga, G.&lt;/author&gt;&lt;author&gt;Sipkema, P.&lt;/author&gt;&lt;/authors&gt;&lt;/contributors&gt;&lt;language&gt;English&lt;/language&gt;&lt;added-date format="utc"&gt;1520758777&lt;/added-date&gt;&lt;ref-type name="Journal Article"&gt;17&lt;/ref-type&gt;&lt;dates&gt;&lt;year&gt;1971&lt;/year&gt;&lt;/dates&gt;&lt;rec-number&gt;34&lt;/rec-number&gt;&lt;last-updated-date format="utc"&gt;1520758777&lt;/last-updated-date&gt;&lt;accession-num&gt;WOS:A1971K827500026&lt;/accession-num&gt;&lt;volume&gt;31&lt;/volume&gt;&lt;/record&gt;&lt;/Cite&gt;&lt;/EndNote&gt;</w:instrText>
      </w:r>
      <w:r w:rsidRPr="00FA362E">
        <w:rPr>
          <w:lang w:val="sk-SK"/>
        </w:rPr>
        <w:fldChar w:fldCharType="separate"/>
      </w:r>
      <w:r w:rsidR="004B0F7D">
        <w:rPr>
          <w:noProof/>
          <w:lang w:val="sk-SK"/>
        </w:rPr>
        <w:t>[21]</w:t>
      </w:r>
      <w:r w:rsidRPr="00FA362E">
        <w:rPr>
          <w:lang w:val="sk-SK"/>
        </w:rPr>
        <w:fldChar w:fldCharType="end"/>
      </w:r>
      <w:r w:rsidRPr="00FA362E">
        <w:rPr>
          <w:lang w:val="sk-SK"/>
        </w:rPr>
        <w:t xml:space="preserve">. </w:t>
      </w:r>
      <w:r w:rsidRPr="00FA362E">
        <w:rPr>
          <w:lang w:val="sk-SK"/>
        </w:rPr>
        <w:lastRenderedPageBreak/>
        <w:t xml:space="preserve">Z hemodynamického hľadiska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oMath>
      <w:r w:rsidRPr="00FA362E">
        <w:rPr>
          <w:lang w:val="sk-SK"/>
        </w:rPr>
        <w:t xml:space="preserve"> modeluje zotrvačnosť krvi a rozťažnosť proximálnej aorty pri vysokých frekvenciách. Pre veľké artérie može byť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oMath>
      <w:r w:rsidRPr="00FA362E">
        <w:rPr>
          <w:lang w:val="sk-SK"/>
        </w:rPr>
        <w:t xml:space="preserve"> vyjadrená vzťahom (</w:t>
      </w:r>
      <w:r w:rsidRPr="00FA362E">
        <w:rPr>
          <w:lang w:val="sk-SK"/>
        </w:rPr>
        <w:fldChar w:fldCharType="begin"/>
      </w:r>
      <w:r w:rsidRPr="00FA362E">
        <w:rPr>
          <w:lang w:val="sk-SK"/>
        </w:rPr>
        <w:instrText xml:space="preserve"> REF windkessel_5 \h </w:instrText>
      </w:r>
      <w:r w:rsidRPr="00FA362E">
        <w:rPr>
          <w:lang w:val="sk-SK"/>
        </w:rPr>
      </w:r>
      <w:r w:rsidRPr="00FA362E">
        <w:rPr>
          <w:lang w:val="sk-SK"/>
        </w:rPr>
        <w:fldChar w:fldCharType="separate"/>
      </w:r>
      <w:r w:rsidR="00B85020">
        <w:rPr>
          <w:noProof/>
          <w:color w:val="000000"/>
          <w:lang w:val="sk-SK"/>
        </w:rPr>
        <w:t>10</w:t>
      </w:r>
      <w:r w:rsidRPr="00FA362E">
        <w:rPr>
          <w:lang w:val="sk-SK"/>
        </w:rPr>
        <w:fldChar w:fldCharType="end"/>
      </w:r>
      <w:r w:rsidRPr="00FA362E">
        <w:rPr>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3032FB78" w14:textId="77777777" w:rsidTr="00452ADC">
        <w:tc>
          <w:tcPr>
            <w:tcW w:w="704" w:type="dxa"/>
          </w:tcPr>
          <w:p w14:paraId="79096E39" w14:textId="77777777" w:rsidR="00CE547F" w:rsidRPr="00FA362E" w:rsidRDefault="00CE547F" w:rsidP="00452ADC">
            <w:pPr>
              <w:jc w:val="center"/>
              <w:rPr>
                <w:color w:val="000000"/>
                <w:lang w:val="sk-SK"/>
              </w:rPr>
            </w:pPr>
          </w:p>
        </w:tc>
        <w:tc>
          <w:tcPr>
            <w:tcW w:w="7088" w:type="dxa"/>
            <w:vAlign w:val="center"/>
          </w:tcPr>
          <w:p w14:paraId="79D6822E" w14:textId="77777777" w:rsidR="00CE547F" w:rsidRPr="00FA362E" w:rsidRDefault="000603AB" w:rsidP="00452ADC">
            <w:pPr>
              <w:jc w:val="center"/>
              <w:rPr>
                <w:rFonts w:ascii="Cambria Math" w:hAnsi="Cambria Math"/>
                <w:color w:val="000000"/>
                <w:lang w:val="sk-SK"/>
              </w:rPr>
            </w:pPr>
            <m:oMathPara>
              <m:oMath>
                <m:sSub>
                  <m:sSubPr>
                    <m:ctrlPr>
                      <w:rPr>
                        <w:rFonts w:ascii="Cambria Math" w:hAnsi="Cambria Math"/>
                        <w:i/>
                        <w:color w:val="000000"/>
                        <w:lang w:val="sk-SK"/>
                      </w:rPr>
                    </m:ctrlPr>
                  </m:sSubPr>
                  <m:e>
                    <m:r>
                      <w:rPr>
                        <w:rFonts w:ascii="Cambria Math" w:hAnsi="Cambria Math"/>
                        <w:color w:val="000000"/>
                        <w:lang w:val="sk-SK"/>
                      </w:rPr>
                      <m:t xml:space="preserve"> Z</m:t>
                    </m:r>
                  </m:e>
                  <m:sub>
                    <m:r>
                      <w:rPr>
                        <w:rFonts w:ascii="Cambria Math" w:hAnsi="Cambria Math"/>
                        <w:color w:val="000000"/>
                        <w:lang w:val="sk-SK"/>
                      </w:rPr>
                      <m:t>c</m:t>
                    </m:r>
                  </m:sub>
                </m:sSub>
                <m:r>
                  <w:rPr>
                    <w:rFonts w:ascii="Cambria Math" w:hAnsi="Cambria Math"/>
                    <w:color w:val="000000"/>
                    <w:lang w:val="sk-SK"/>
                  </w:rPr>
                  <m:t xml:space="preserve">= </m:t>
                </m:r>
                <m:rad>
                  <m:radPr>
                    <m:degHide m:val="1"/>
                    <m:ctrlPr>
                      <w:rPr>
                        <w:rFonts w:ascii="Cambria Math" w:hAnsi="Cambria Math"/>
                        <w:i/>
                        <w:color w:val="000000"/>
                        <w:lang w:val="sk-SK"/>
                      </w:rPr>
                    </m:ctrlPr>
                  </m:radPr>
                  <m:deg/>
                  <m:e>
                    <m:f>
                      <m:fPr>
                        <m:ctrlPr>
                          <w:rPr>
                            <w:rFonts w:ascii="Cambria Math" w:hAnsi="Cambria Math"/>
                            <w:i/>
                            <w:color w:val="000000"/>
                            <w:lang w:val="sk-SK"/>
                          </w:rPr>
                        </m:ctrlPr>
                      </m:fPr>
                      <m:num>
                        <m:r>
                          <w:rPr>
                            <w:rFonts w:ascii="Cambria Math" w:hAnsi="Cambria Math"/>
                            <w:color w:val="000000"/>
                            <w:lang w:val="sk-SK"/>
                          </w:rPr>
                          <m:t>L</m:t>
                        </m:r>
                      </m:num>
                      <m:den>
                        <m:sSub>
                          <m:sSubPr>
                            <m:ctrlPr>
                              <w:rPr>
                                <w:rFonts w:ascii="Cambria Math" w:hAnsi="Cambria Math"/>
                                <w:i/>
                                <w:color w:val="000000"/>
                                <w:lang w:val="sk-SK"/>
                              </w:rPr>
                            </m:ctrlPr>
                          </m:sSubPr>
                          <m:e>
                            <m:r>
                              <w:rPr>
                                <w:rFonts w:ascii="Cambria Math" w:hAnsi="Cambria Math"/>
                                <w:color w:val="000000"/>
                                <w:lang w:val="sk-SK"/>
                              </w:rPr>
                              <m:t>C</m:t>
                            </m:r>
                          </m:e>
                          <m:sub>
                            <m:r>
                              <w:rPr>
                                <w:rFonts w:ascii="Cambria Math" w:hAnsi="Cambria Math"/>
                                <w:color w:val="000000"/>
                                <w:lang w:val="sk-SK"/>
                              </w:rPr>
                              <m:t>ap</m:t>
                            </m:r>
                          </m:sub>
                        </m:sSub>
                      </m:den>
                    </m:f>
                  </m:e>
                </m:rad>
              </m:oMath>
            </m:oMathPara>
          </w:p>
          <w:p w14:paraId="354D1A1E" w14:textId="77777777" w:rsidR="00CE547F" w:rsidRPr="00FA362E" w:rsidRDefault="00CE547F" w:rsidP="00452ADC">
            <w:pPr>
              <w:jc w:val="center"/>
              <w:rPr>
                <w:color w:val="000000"/>
                <w:lang w:val="sk-SK"/>
              </w:rPr>
            </w:pPr>
          </w:p>
        </w:tc>
        <w:tc>
          <w:tcPr>
            <w:tcW w:w="702" w:type="dxa"/>
            <w:vAlign w:val="center"/>
          </w:tcPr>
          <w:p w14:paraId="69EFD107" w14:textId="77777777" w:rsidR="00CE547F" w:rsidRPr="00FA362E" w:rsidRDefault="00CE547F" w:rsidP="00452ADC">
            <w:pPr>
              <w:jc w:val="center"/>
              <w:rPr>
                <w:color w:val="000000"/>
                <w:lang w:val="sk-SK"/>
              </w:rPr>
            </w:pPr>
            <w:r w:rsidRPr="00FA362E">
              <w:rPr>
                <w:color w:val="000000"/>
                <w:lang w:val="sk-SK"/>
              </w:rPr>
              <w:t>(</w:t>
            </w:r>
            <w:bookmarkStart w:id="88" w:name="windkessel_5"/>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10</w:t>
            </w:r>
            <w:r w:rsidRPr="00FA362E">
              <w:rPr>
                <w:color w:val="000000"/>
                <w:lang w:val="sk-SK"/>
              </w:rPr>
              <w:fldChar w:fldCharType="end"/>
            </w:r>
            <w:bookmarkEnd w:id="88"/>
            <w:r w:rsidRPr="00FA362E">
              <w:rPr>
                <w:color w:val="000000"/>
                <w:lang w:val="sk-SK"/>
              </w:rPr>
              <w:t>)</w:t>
            </w:r>
          </w:p>
        </w:tc>
      </w:tr>
    </w:tbl>
    <w:p w14:paraId="2EE60316" w14:textId="5FAB0950" w:rsidR="00CE547F" w:rsidRPr="00FA362E" w:rsidRDefault="00CE547F" w:rsidP="00CE547F">
      <w:pPr>
        <w:rPr>
          <w:color w:val="000000"/>
          <w:lang w:val="sk-SK"/>
        </w:rPr>
      </w:pPr>
      <w:r w:rsidRPr="00FA362E">
        <w:rPr>
          <w:lang w:val="sk-SK" w:eastAsia="en-US" w:bidi="en-US"/>
        </w:rPr>
        <w:t xml:space="preserve">Kde L je intertancia krvi a </w:t>
      </w:r>
      <m:oMath>
        <m:sSub>
          <m:sSubPr>
            <m:ctrlPr>
              <w:rPr>
                <w:rFonts w:ascii="Cambria Math" w:hAnsi="Cambria Math"/>
                <w:i/>
                <w:color w:val="000000"/>
                <w:lang w:val="sk-SK"/>
              </w:rPr>
            </m:ctrlPr>
          </m:sSubPr>
          <m:e>
            <m:r>
              <w:rPr>
                <w:rFonts w:ascii="Cambria Math" w:hAnsi="Cambria Math"/>
                <w:color w:val="000000"/>
                <w:lang w:val="sk-SK"/>
              </w:rPr>
              <m:t>C</m:t>
            </m:r>
          </m:e>
          <m:sub>
            <m:r>
              <w:rPr>
                <w:rFonts w:ascii="Cambria Math" w:hAnsi="Cambria Math"/>
                <w:color w:val="000000"/>
                <w:lang w:val="sk-SK"/>
              </w:rPr>
              <m:t>ap</m:t>
            </m:r>
          </m:sub>
        </m:sSub>
      </m:oMath>
      <w:r w:rsidRPr="00FA362E">
        <w:rPr>
          <w:color w:val="000000"/>
          <w:lang w:val="sk-SK"/>
        </w:rPr>
        <w:t xml:space="preserve"> je rozťažnosť proximálnej aorty </w:t>
      </w:r>
      <w:r w:rsidRPr="00FA362E">
        <w:rPr>
          <w:color w:val="000000"/>
          <w:lang w:val="sk-SK"/>
        </w:rPr>
        <w:fldChar w:fldCharType="begin"/>
      </w:r>
      <w:r w:rsidR="004B0F7D">
        <w:rPr>
          <w:color w:val="000000"/>
          <w:lang w:val="sk-SK"/>
        </w:rPr>
        <w:instrText xml:space="preserve"> ADDIN EN.CITE &lt;EndNote&gt;&lt;Cite&gt;&lt;Author&gt;Elias Francis&lt;/Author&gt;&lt;Year&gt;2008&lt;/Year&gt;&lt;RecNum&gt;0&lt;/RecNum&gt;&lt;IDText&gt;Continuous estimation of cardiac output and arterial resistance from arterial blood pressure using a third-order Windkessel model&lt;/IDText&gt;&lt;DisplayText&gt;[13]&lt;/DisplayText&gt;&lt;record&gt;&lt;titles&gt;&lt;title&gt;Continuous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Pr="00FA362E">
        <w:rPr>
          <w:color w:val="000000"/>
          <w:lang w:val="sk-SK"/>
        </w:rPr>
        <w:fldChar w:fldCharType="separate"/>
      </w:r>
      <w:r w:rsidR="004B0F7D">
        <w:rPr>
          <w:noProof/>
          <w:color w:val="000000"/>
          <w:lang w:val="sk-SK"/>
        </w:rPr>
        <w:t>[13]</w:t>
      </w:r>
      <w:r w:rsidRPr="00FA362E">
        <w:rPr>
          <w:color w:val="000000"/>
          <w:lang w:val="sk-SK"/>
        </w:rPr>
        <w:fldChar w:fldCharType="end"/>
      </w:r>
      <w:r w:rsidRPr="00FA362E">
        <w:rPr>
          <w:color w:val="000000"/>
          <w:lang w:val="sk-SK"/>
        </w:rPr>
        <w:t>.</w:t>
      </w:r>
    </w:p>
    <w:p w14:paraId="49112A53" w14:textId="77777777" w:rsidR="00CE547F" w:rsidRPr="00FA362E" w:rsidRDefault="00CE547F" w:rsidP="00CE547F">
      <w:pPr>
        <w:rPr>
          <w:color w:val="000000"/>
          <w:lang w:val="sk-SK"/>
        </w:rPr>
      </w:pPr>
    </w:p>
    <w:p w14:paraId="329188FF" w14:textId="77777777" w:rsidR="00CE547F" w:rsidRPr="00FA362E" w:rsidRDefault="00CE547F" w:rsidP="00CE547F">
      <w:pPr>
        <w:pStyle w:val="Nadpis2"/>
        <w:rPr>
          <w:lang w:val="sk-SK"/>
        </w:rPr>
      </w:pPr>
      <w:bookmarkStart w:id="89" w:name="_Toc513981459"/>
      <w:r w:rsidRPr="00FA362E">
        <w:rPr>
          <w:lang w:val="sk-SK"/>
        </w:rPr>
        <w:t>Štvordielny Windeksselov hemodynamický model</w:t>
      </w:r>
      <w:bookmarkEnd w:id="89"/>
    </w:p>
    <w:p w14:paraId="1441661F" w14:textId="77777777" w:rsidR="00CE547F" w:rsidRPr="00FA362E" w:rsidRDefault="00CE547F" w:rsidP="00CE547F">
      <w:pPr>
        <w:rPr>
          <w:lang w:val="sk-SK"/>
        </w:rPr>
      </w:pPr>
    </w:p>
    <w:p w14:paraId="2BF771AE" w14:textId="760AB058" w:rsidR="00CE547F" w:rsidRPr="00FA362E" w:rsidRDefault="00CE547F" w:rsidP="00CE547F">
      <w:pPr>
        <w:rPr>
          <w:color w:val="000000"/>
          <w:lang w:val="sk-SK"/>
        </w:rPr>
      </w:pPr>
      <w:r w:rsidRPr="00FA362E">
        <w:rPr>
          <w:lang w:val="sk-SK"/>
        </w:rPr>
        <w:t xml:space="preserve">Štvordielny Windkesselov model pridáva do náhradnej elektrickej schémy trojdielneho Windkesselovho modelu cievku paralelne zapojenú s charakteristickou impedanciou </w:t>
      </w:r>
      <m:oMath>
        <m:sSub>
          <m:sSubPr>
            <m:ctrlPr>
              <w:rPr>
                <w:rFonts w:ascii="Cambria Math" w:hAnsi="Cambria Math"/>
                <w:i/>
                <w:color w:val="000000"/>
                <w:lang w:val="sk-SK"/>
              </w:rPr>
            </m:ctrlPr>
          </m:sSubPr>
          <m:e>
            <m:r>
              <w:rPr>
                <w:rFonts w:ascii="Cambria Math" w:hAnsi="Cambria Math"/>
                <w:color w:val="000000"/>
                <w:lang w:val="sk-SK"/>
              </w:rPr>
              <m:t xml:space="preserve"> Z</m:t>
            </m:r>
          </m:e>
          <m:sub>
            <m:r>
              <w:rPr>
                <w:rFonts w:ascii="Cambria Math" w:hAnsi="Cambria Math"/>
                <w:color w:val="000000"/>
                <w:lang w:val="sk-SK"/>
              </w:rPr>
              <m:t>c</m:t>
            </m:r>
          </m:sub>
        </m:sSub>
      </m:oMath>
      <w:r w:rsidRPr="00FA362E">
        <w:rPr>
          <w:color w:val="000000"/>
          <w:lang w:val="sk-SK"/>
        </w:rPr>
        <w:t xml:space="preserve">. Mechanickú a elektrickú analógiu tohto modelu uvádza </w:t>
      </w:r>
      <w:r w:rsidRPr="00FA362E">
        <w:rPr>
          <w:color w:val="000000"/>
          <w:lang w:val="sk-SK"/>
        </w:rPr>
        <w:fldChar w:fldCharType="begin"/>
      </w:r>
      <w:r w:rsidRPr="00FA362E">
        <w:rPr>
          <w:color w:val="000000"/>
          <w:lang w:val="sk-SK"/>
        </w:rPr>
        <w:instrText xml:space="preserve"> REF _Ref508524788 \h </w:instrText>
      </w:r>
      <w:r w:rsidRPr="00FA362E">
        <w:rPr>
          <w:color w:val="000000"/>
          <w:lang w:val="sk-SK"/>
        </w:rPr>
      </w:r>
      <w:r w:rsidRPr="00FA362E">
        <w:rPr>
          <w:color w:val="000000"/>
          <w:lang w:val="sk-SK"/>
        </w:rPr>
        <w:fldChar w:fldCharType="separate"/>
      </w:r>
      <w:r w:rsidR="00B85020" w:rsidRPr="00FA362E">
        <w:rPr>
          <w:lang w:val="sk-SK"/>
        </w:rPr>
        <w:t xml:space="preserve">Obrázok </w:t>
      </w:r>
      <w:r w:rsidR="00B85020">
        <w:rPr>
          <w:noProof/>
          <w:lang w:val="sk-SK"/>
        </w:rPr>
        <w:t>1</w:t>
      </w:r>
      <w:r w:rsidR="00B85020">
        <w:rPr>
          <w:lang w:val="sk-SK"/>
        </w:rPr>
        <w:t>.</w:t>
      </w:r>
      <w:r w:rsidR="00B85020">
        <w:rPr>
          <w:noProof/>
          <w:lang w:val="sk-SK"/>
        </w:rPr>
        <w:t>4</w:t>
      </w:r>
      <w:r w:rsidRPr="00FA362E">
        <w:rPr>
          <w:color w:val="000000"/>
          <w:lang w:val="sk-SK"/>
        </w:rPr>
        <w:fldChar w:fldCharType="end"/>
      </w:r>
      <w:r w:rsidRPr="00FA362E">
        <w:rPr>
          <w:color w:val="000000"/>
          <w:lang w:val="sk-SK"/>
        </w:rPr>
        <w:t xml:space="preserve"> v spodnej časti. Tento model sa snaží potlačiť chybu v nízkych frekvenciách ktorú prinieslo zapojenie charakteristickej impedancie</w:t>
      </w:r>
      <m:oMath>
        <m:sSub>
          <m:sSubPr>
            <m:ctrlPr>
              <w:rPr>
                <w:rFonts w:ascii="Cambria Math" w:hAnsi="Cambria Math"/>
                <w:i/>
                <w:color w:val="000000"/>
                <w:lang w:val="sk-SK"/>
              </w:rPr>
            </m:ctrlPr>
          </m:sSubPr>
          <m:e>
            <m:r>
              <w:rPr>
                <w:rFonts w:ascii="Cambria Math" w:hAnsi="Cambria Math"/>
                <w:color w:val="000000"/>
                <w:lang w:val="sk-SK"/>
              </w:rPr>
              <m:t xml:space="preserve"> Z</m:t>
            </m:r>
          </m:e>
          <m:sub>
            <m:r>
              <w:rPr>
                <w:rFonts w:ascii="Cambria Math" w:hAnsi="Cambria Math"/>
                <w:color w:val="000000"/>
                <w:lang w:val="sk-SK"/>
              </w:rPr>
              <m:t>c</m:t>
            </m:r>
          </m:sub>
        </m:sSub>
      </m:oMath>
      <w:r w:rsidRPr="00FA362E">
        <w:rPr>
          <w:color w:val="000000"/>
          <w:lang w:val="sk-SK"/>
        </w:rPr>
        <w:fldChar w:fldCharType="begin">
          <w:fldData xml:space="preserve">PEVuZE5vdGU+PENpdGU+PEF1dGhvcj5TdGVyZ2lvcHVsb3M8L0F1dGhvcj48WWVhcj4xOTk5PC9Z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</w:fldData>
        </w:fldChar>
      </w:r>
      <w:r w:rsidR="004B0F7D">
        <w:rPr>
          <w:color w:val="000000"/>
          <w:lang w:val="sk-SK"/>
        </w:rPr>
        <w:instrText xml:space="preserve"> ADDIN EN.CITE </w:instrText>
      </w:r>
      <w:r w:rsidR="004B0F7D">
        <w:rPr>
          <w:color w:val="000000"/>
          <w:lang w:val="sk-SK"/>
        </w:rPr>
        <w:fldChar w:fldCharType="begin">
          <w:fldData xml:space="preserve">PEVuZE5vdGU+PENpdGU+PEF1dGhvcj5TdGVyZ2lvcHVsb3M8L0F1dGhvcj48WWVhcj4xOTk5PC9Z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</w:fldData>
        </w:fldChar>
      </w:r>
      <w:r w:rsidR="004B0F7D">
        <w:rPr>
          <w:color w:val="000000"/>
          <w:lang w:val="sk-SK"/>
        </w:rPr>
        <w:instrText xml:space="preserve"> ADDIN EN.CITE.DATA </w:instrText>
      </w:r>
      <w:r w:rsidR="004B0F7D">
        <w:rPr>
          <w:color w:val="000000"/>
          <w:lang w:val="sk-SK"/>
        </w:rPr>
      </w:r>
      <w:r w:rsidR="004B0F7D">
        <w:rPr>
          <w:color w:val="000000"/>
          <w:lang w:val="sk-SK"/>
        </w:rPr>
        <w:fldChar w:fldCharType="end"/>
      </w:r>
      <w:r w:rsidRPr="00FA362E">
        <w:rPr>
          <w:color w:val="000000"/>
          <w:lang w:val="sk-SK"/>
        </w:rPr>
        <w:fldChar w:fldCharType="separate"/>
      </w:r>
      <w:r w:rsidR="004B0F7D">
        <w:rPr>
          <w:noProof/>
          <w:color w:val="000000"/>
          <w:lang w:val="sk-SK"/>
        </w:rPr>
        <w:t>[22]</w:t>
      </w:r>
      <w:r w:rsidRPr="00FA362E">
        <w:rPr>
          <w:color w:val="000000"/>
          <w:lang w:val="sk-SK"/>
        </w:rPr>
        <w:fldChar w:fldCharType="end"/>
      </w:r>
      <w:r w:rsidRPr="00FA362E">
        <w:rPr>
          <w:color w:val="000000"/>
          <w:lang w:val="sk-SK"/>
        </w:rPr>
        <w:t>.</w:t>
      </w:r>
    </w:p>
    <w:p w14:paraId="4ED0DF73" w14:textId="77777777" w:rsidR="00CE547F" w:rsidRPr="00FA362E" w:rsidRDefault="00CE547F" w:rsidP="00CE547F">
      <w:pPr>
        <w:rPr>
          <w:lang w:val="sk-SK"/>
        </w:rPr>
      </w:pPr>
    </w:p>
    <w:p w14:paraId="3E19244E" w14:textId="77777777" w:rsidR="00CE547F" w:rsidRPr="00FA362E" w:rsidRDefault="00CE547F" w:rsidP="00CE547F">
      <w:pPr>
        <w:pStyle w:val="Nadpis2"/>
        <w:rPr>
          <w:lang w:val="sk-SK"/>
        </w:rPr>
      </w:pPr>
      <w:bookmarkStart w:id="90" w:name="_Toc513981460"/>
      <w:r w:rsidRPr="00FA362E">
        <w:rPr>
          <w:lang w:val="sk-SK"/>
        </w:rPr>
        <w:t>Spôsoby merania srdcového výdaja – SV</w:t>
      </w:r>
      <w:bookmarkEnd w:id="90"/>
    </w:p>
    <w:p w14:paraId="6592A2E5" w14:textId="77777777" w:rsidR="00CE547F" w:rsidRPr="00FA362E" w:rsidRDefault="00CE547F" w:rsidP="00CE547F">
      <w:pPr>
        <w:rPr>
          <w:lang w:val="sk-SK"/>
        </w:rPr>
      </w:pPr>
    </w:p>
    <w:p w14:paraId="45800DDF" w14:textId="77777777" w:rsidR="00CE547F" w:rsidRPr="00FA362E" w:rsidRDefault="00CE547F" w:rsidP="00CE547F">
      <w:pPr>
        <w:rPr>
          <w:lang w:val="sk-SK"/>
        </w:rPr>
      </w:pPr>
      <w:r w:rsidRPr="00FA362E">
        <w:rPr>
          <w:lang w:val="sk-SK"/>
        </w:rPr>
        <w:t xml:space="preserve">Na meranie SV sa používajú viaceré invazívne aj neinvazívne metódy. </w:t>
      </w:r>
    </w:p>
    <w:p w14:paraId="5CA10651" w14:textId="77777777" w:rsidR="00CE547F" w:rsidRPr="00FA362E" w:rsidRDefault="00CE547F" w:rsidP="00CE547F">
      <w:pPr>
        <w:rPr>
          <w:lang w:val="sk-SK"/>
        </w:rPr>
      </w:pPr>
    </w:p>
    <w:p w14:paraId="287C3741" w14:textId="77777777" w:rsidR="00CE547F" w:rsidRPr="00FA362E" w:rsidRDefault="00CE547F" w:rsidP="00CE547F">
      <w:pPr>
        <w:pStyle w:val="Nadpis3"/>
        <w:rPr>
          <w:lang w:val="sk-SK"/>
        </w:rPr>
      </w:pPr>
      <w:bookmarkStart w:id="91" w:name="_Toc513981461"/>
      <w:r w:rsidRPr="00FA362E">
        <w:rPr>
          <w:lang w:val="sk-SK"/>
        </w:rPr>
        <w:t>Invazívne</w:t>
      </w:r>
      <w:bookmarkEnd w:id="91"/>
    </w:p>
    <w:p w14:paraId="40608CAF" w14:textId="77777777" w:rsidR="00CE547F" w:rsidRPr="00FA362E" w:rsidRDefault="00CE547F" w:rsidP="00CE547F">
      <w:pPr>
        <w:rPr>
          <w:lang w:val="sk-SK"/>
        </w:rPr>
      </w:pPr>
    </w:p>
    <w:p w14:paraId="5301E7C5" w14:textId="77777777" w:rsidR="00CE547F" w:rsidRPr="00FA362E" w:rsidRDefault="00CE547F" w:rsidP="00CE547F">
      <w:pPr>
        <w:rPr>
          <w:lang w:val="sk-SK"/>
        </w:rPr>
      </w:pPr>
      <w:r w:rsidRPr="00FA362E">
        <w:rPr>
          <w:lang w:val="sk-SK"/>
        </w:rPr>
        <w:t xml:space="preserve">Medzi invazívne patrí dilučná metóda </w:t>
      </w:r>
      <w:r w:rsidRPr="00FA362E">
        <w:rPr>
          <w:lang w:val="sk-SK"/>
        </w:rPr>
        <w:fldChar w:fldCharType="begin"/>
      </w:r>
      <w:r w:rsidRPr="00FA362E">
        <w:rPr>
          <w:lang w:val="sk-SK"/>
        </w:rPr>
        <w:instrText xml:space="preserve"> ADDIN EN.CITE &lt;EndNote&gt;&lt;Cite&gt;&lt;Author&gt;Baura&lt;/Author&gt;&lt;Year&gt;2002&lt;/Year&gt;&lt;IDText&gt;System theory and practical applications of biomedical signals&lt;/IDText&gt;&lt;DisplayText&gt;[2]&lt;/DisplayText&gt;&lt;record&gt;&lt;titles&gt;&lt;title&gt;System theory and practical applications of biomedical signals&lt;/title&gt;&lt;/titles&gt;&lt;contributors&gt;&lt;authors&gt;&lt;author&gt;Baura, Gail D.&lt;/author&gt;&lt;/authors&gt;&lt;/contributors&gt;&lt;added-date format="utc"&gt;1522247185&lt;/added-date&gt;&lt;ref-type name="Generic"&gt;13&lt;/ref-type&gt;&lt;dates&gt;&lt;year&gt;2002&lt;/year&gt;&lt;/dates&gt;&lt;rec-number&gt;74&lt;/rec-number&gt;&lt;publisher&gt;Wiley-Interscience, IEEE Press&lt;/publisher&gt;&lt;last-updated-date format="utc"&gt;1522247217&lt;/last-updated-date&gt;&lt;/record&gt;&lt;/Cite&gt;&lt;/EndNote&gt;</w:instrText>
      </w:r>
      <w:r w:rsidRPr="00FA362E">
        <w:rPr>
          <w:lang w:val="sk-SK"/>
        </w:rPr>
        <w:fldChar w:fldCharType="separate"/>
      </w:r>
      <w:r w:rsidRPr="00FA362E">
        <w:rPr>
          <w:noProof/>
          <w:lang w:val="sk-SK"/>
        </w:rPr>
        <w:t>[2]</w:t>
      </w:r>
      <w:r w:rsidRPr="00FA362E">
        <w:rPr>
          <w:lang w:val="sk-SK"/>
        </w:rPr>
        <w:fldChar w:fldCharType="end"/>
      </w:r>
      <w:r w:rsidRPr="00FA362E">
        <w:rPr>
          <w:lang w:val="sk-SK"/>
        </w:rPr>
        <w:t xml:space="preserve">. Vyžaduje zavedenie katétra najskôr do hornej dutej žily a následne pomocou nafúknutého balónika cez srdce až do pľúcnej tepny. Využíva sa tu dilúcia tepelná, ale aj dilúcia farbiva. Pri termodilúcií sa do tepny cez katéter vstrekuje fyziologický roztok s definovanom teplotou a objemom. Absolútny tok krvi je spočítaný z rozdielu teploty krvi pred infúziou a po infúzií. Ďalšou invazívnou metódou je Fickova metóda </w:t>
      </w:r>
      <w:r w:rsidRPr="00FA362E">
        <w:rPr>
          <w:lang w:val="sk-SK"/>
        </w:rPr>
        <w:fldChar w:fldCharType="begin"/>
      </w:r>
      <w:r w:rsidRPr="00FA362E">
        <w:rPr>
          <w:lang w:val="sk-SK"/>
        </w:rPr>
        <w:instrText xml:space="preserve"> ADDIN EN.CITE &lt;EndNote&gt;&lt;Cite&gt;&lt;Author&gt;Baura&lt;/Author&gt;&lt;Year&gt;2002&lt;/Year&gt;&lt;IDText&gt;System theory and practical applications of biomedical signals&lt;/IDText&gt;&lt;DisplayText&gt;[2]&lt;/DisplayText&gt;&lt;record&gt;&lt;titles&gt;&lt;title&gt;System theory and practical applications of biomedical signals&lt;/title&gt;&lt;/titles&gt;&lt;contributors&gt;&lt;authors&gt;&lt;author&gt;Baura, Gail D.&lt;/author&gt;&lt;/authors&gt;&lt;/contributors&gt;&lt;added-date format="utc"&gt;1522247185&lt;/added-date&gt;&lt;ref-type name="Generic"&gt;13&lt;/ref-type&gt;&lt;dates&gt;&lt;year&gt;2002&lt;/year&gt;&lt;/dates&gt;&lt;rec-number&gt;74&lt;/rec-number&gt;&lt;publisher&gt;Wiley-Interscience, IEEE Press&lt;/publisher&gt;&lt;last-updated-date format="utc"&gt;1522247217&lt;/last-updated-date&gt;&lt;/record&gt;&lt;/Cite&gt;&lt;/EndNote&gt;</w:instrText>
      </w:r>
      <w:r w:rsidRPr="00FA362E">
        <w:rPr>
          <w:lang w:val="sk-SK"/>
        </w:rPr>
        <w:fldChar w:fldCharType="separate"/>
      </w:r>
      <w:r w:rsidRPr="00FA362E">
        <w:rPr>
          <w:noProof/>
          <w:lang w:val="sk-SK"/>
        </w:rPr>
        <w:t>[2]</w:t>
      </w:r>
      <w:r w:rsidRPr="00FA362E">
        <w:rPr>
          <w:lang w:val="sk-SK"/>
        </w:rPr>
        <w:fldChar w:fldCharType="end"/>
      </w:r>
      <w:r w:rsidRPr="00FA362E">
        <w:rPr>
          <w:lang w:val="sk-SK"/>
        </w:rPr>
        <w:t xml:space="preserve">, kde sa meria rozdiel v nasýtení krvi kyslíkom medzi krvou pritekajúcou do pľúc a krvou odtekajúcou z pľúc. Množstvo kyslíka ktoré organizmus prijal meria spirometer. Táto metóda je jednou z najpresnejších. </w:t>
      </w:r>
    </w:p>
    <w:p w14:paraId="0B255460" w14:textId="77777777" w:rsidR="00CE547F" w:rsidRPr="00FA362E" w:rsidRDefault="00CE547F" w:rsidP="00CE547F">
      <w:pPr>
        <w:rPr>
          <w:lang w:val="sk-SK"/>
        </w:rPr>
      </w:pPr>
    </w:p>
    <w:p w14:paraId="32229841" w14:textId="77777777" w:rsidR="00CE547F" w:rsidRPr="00FA362E" w:rsidRDefault="00CE547F" w:rsidP="00CE547F">
      <w:pPr>
        <w:pStyle w:val="Nadpis3"/>
        <w:rPr>
          <w:lang w:val="sk-SK"/>
        </w:rPr>
      </w:pPr>
      <w:bookmarkStart w:id="92" w:name="_Toc513981462"/>
      <w:r w:rsidRPr="00FA362E">
        <w:rPr>
          <w:lang w:val="sk-SK"/>
        </w:rPr>
        <w:lastRenderedPageBreak/>
        <w:t>Neinvazívne</w:t>
      </w:r>
      <w:bookmarkEnd w:id="92"/>
    </w:p>
    <w:p w14:paraId="7437C3FC" w14:textId="77777777" w:rsidR="00CE547F" w:rsidRPr="00FA362E" w:rsidRDefault="00CE547F" w:rsidP="00CE547F">
      <w:pPr>
        <w:rPr>
          <w:lang w:val="sk-SK"/>
        </w:rPr>
      </w:pPr>
    </w:p>
    <w:p w14:paraId="1A669A9A" w14:textId="77777777" w:rsidR="00CE547F" w:rsidRPr="00FA362E" w:rsidRDefault="00CE547F" w:rsidP="00CE547F">
      <w:pPr>
        <w:rPr>
          <w:lang w:val="sk-SK"/>
        </w:rPr>
      </w:pPr>
      <w:r w:rsidRPr="00FA362E">
        <w:rPr>
          <w:lang w:val="sk-SK"/>
        </w:rPr>
        <w:t xml:space="preserve">Neinvazívne metódy na výpočet srdečného výdaja sa vyznačujú komplikovanosťou a nepresnosťou. Jedno z najčastejšie používaných neinvazívnych metód je Dopplerová echokardiografia, pri ktorej sa meria rýchlosť krvi v najužšej časti aorty. SV sa počíta z priemernej rýchlosti </w:t>
      </w:r>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mean</m:t>
            </m:r>
          </m:sub>
        </m:sSub>
      </m:oMath>
      <w:r w:rsidRPr="00FA362E">
        <w:rPr>
          <w:lang w:val="sk-SK"/>
        </w:rPr>
        <w:t xml:space="preserve"> počas systoly &lt;</w:t>
      </w: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0</m:t>
            </m:r>
          </m:sub>
        </m:sSub>
        <m:r>
          <w:rPr>
            <w:rFonts w:ascii="Cambria Math" w:hAnsi="Cambria Math"/>
            <w:lang w:val="sk-SK"/>
          </w:rPr>
          <m:t>;</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1</m:t>
            </m:r>
          </m:sub>
        </m:sSub>
        <m:r>
          <w:rPr>
            <w:rFonts w:ascii="Cambria Math" w:hAnsi="Cambria Math"/>
            <w:lang w:val="sk-SK"/>
          </w:rPr>
          <m:t>&gt;</m:t>
        </m:r>
      </m:oMath>
      <w:r w:rsidRPr="00FA362E">
        <w:rPr>
          <w:lang w:val="sk-SK"/>
        </w:rPr>
        <w:t xml:space="preserve"> , prierezu aorty </w:t>
      </w:r>
      <m:oMath>
        <m:r>
          <w:rPr>
            <w:rFonts w:ascii="Cambria Math" w:hAnsi="Cambria Math"/>
            <w:lang w:val="sk-SK"/>
          </w:rPr>
          <m:t>π</m:t>
        </m:r>
        <m:sSup>
          <m:sSupPr>
            <m:ctrlPr>
              <w:rPr>
                <w:rFonts w:ascii="Cambria Math" w:hAnsi="Cambria Math"/>
                <w:lang w:val="sk-SK"/>
              </w:rPr>
            </m:ctrlPr>
          </m:sSupPr>
          <m:e>
            <m:r>
              <w:rPr>
                <w:rFonts w:ascii="Cambria Math" w:hAnsi="Cambria Math"/>
                <w:lang w:val="sk-SK"/>
              </w:rPr>
              <m:t>r</m:t>
            </m:r>
          </m:e>
          <m:sup>
            <m:r>
              <w:rPr>
                <w:rFonts w:ascii="Cambria Math" w:hAnsi="Cambria Math"/>
                <w:lang w:val="sk-SK"/>
              </w:rPr>
              <m:t>2</m:t>
            </m:r>
          </m:sup>
        </m:sSup>
      </m:oMath>
      <w:r w:rsidRPr="00FA362E">
        <w:rPr>
          <w:lang w:val="sk-SK"/>
        </w:rPr>
        <w:t xml:space="preserve"> a doby trvania systoly </w:t>
      </w: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LVET</m:t>
            </m:r>
          </m:sub>
        </m:sSub>
      </m:oMath>
      <w:r w:rsidRPr="00FA362E">
        <w:rPr>
          <w:lang w:val="sk-SK"/>
        </w:rPr>
        <w:t>. (</w:t>
      </w:r>
      <w:r w:rsidRPr="00FA362E">
        <w:rPr>
          <w:lang w:val="sk-SK"/>
        </w:rPr>
        <w:fldChar w:fldCharType="begin"/>
      </w:r>
      <w:r w:rsidRPr="00FA362E">
        <w:rPr>
          <w:lang w:val="sk-SK"/>
        </w:rPr>
        <w:instrText xml:space="preserve"> REF echo_flow \h </w:instrText>
      </w:r>
      <w:r w:rsidRPr="00FA362E">
        <w:rPr>
          <w:lang w:val="sk-SK"/>
        </w:rPr>
      </w:r>
      <w:r w:rsidRPr="00FA362E">
        <w:rPr>
          <w:lang w:val="sk-SK"/>
        </w:rPr>
        <w:fldChar w:fldCharType="separate"/>
      </w:r>
      <w:r w:rsidR="00B85020">
        <w:rPr>
          <w:noProof/>
          <w:color w:val="000000"/>
          <w:lang w:val="sk-SK"/>
        </w:rPr>
        <w:t>11</w:t>
      </w:r>
      <w:r w:rsidRPr="00FA362E">
        <w:rPr>
          <w:lang w:val="sk-SK"/>
        </w:rPr>
        <w:fldChar w:fldCharType="end"/>
      </w:r>
      <w:r w:rsidRPr="00FA362E">
        <w:rPr>
          <w:lang w:val="sk-SK"/>
        </w:rPr>
        <w:t xml:space="preserve">) </w:t>
      </w:r>
    </w:p>
    <w:p w14:paraId="6D45C9C1" w14:textId="77777777" w:rsidR="00CE547F" w:rsidRPr="00FA362E" w:rsidRDefault="00CE547F" w:rsidP="00CE547F">
      <w:pPr>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0C528A77" w14:textId="77777777" w:rsidTr="00452ADC">
        <w:tc>
          <w:tcPr>
            <w:tcW w:w="704" w:type="dxa"/>
          </w:tcPr>
          <w:p w14:paraId="2959D9B7" w14:textId="77777777" w:rsidR="00CE547F" w:rsidRPr="00FA362E" w:rsidRDefault="00CE547F" w:rsidP="00452ADC">
            <w:pPr>
              <w:jc w:val="center"/>
              <w:rPr>
                <w:color w:val="000000"/>
                <w:lang w:val="sk-SK"/>
              </w:rPr>
            </w:pPr>
          </w:p>
        </w:tc>
        <w:tc>
          <w:tcPr>
            <w:tcW w:w="7088" w:type="dxa"/>
            <w:vAlign w:val="center"/>
          </w:tcPr>
          <w:p w14:paraId="77020AD5" w14:textId="77777777" w:rsidR="00CE547F" w:rsidRPr="00FA362E" w:rsidRDefault="00CE547F" w:rsidP="00452ADC">
            <w:pPr>
              <w:jc w:val="center"/>
              <w:rPr>
                <w:color w:val="000000"/>
                <w:lang w:val="sk-SK"/>
              </w:rPr>
            </w:pPr>
            <m:oMathPara>
              <m:oMath>
                <m:r>
                  <w:rPr>
                    <w:rFonts w:ascii="Cambria Math" w:hAnsi="Cambria Math"/>
                    <w:lang w:val="sk-SK"/>
                  </w:rPr>
                  <m:t>SV=π</m:t>
                </m:r>
                <m:sSup>
                  <m:sSupPr>
                    <m:ctrlPr>
                      <w:rPr>
                        <w:rFonts w:ascii="Cambria Math" w:hAnsi="Cambria Math"/>
                        <w:lang w:val="sk-SK"/>
                      </w:rPr>
                    </m:ctrlPr>
                  </m:sSupPr>
                  <m:e>
                    <m:r>
                      <w:rPr>
                        <w:rFonts w:ascii="Cambria Math" w:hAnsi="Cambria Math"/>
                        <w:lang w:val="sk-SK"/>
                      </w:rPr>
                      <m:t>r</m:t>
                    </m:r>
                  </m:e>
                  <m:sup>
                    <m:r>
                      <w:rPr>
                        <w:rFonts w:ascii="Cambria Math" w:hAnsi="Cambria Math"/>
                        <w:lang w:val="sk-SK"/>
                      </w:rPr>
                      <m:t>2</m:t>
                    </m:r>
                  </m:sup>
                </m:sSup>
                <m:nary>
                  <m:naryPr>
                    <m:limLoc m:val="subSup"/>
                    <m:ctrlPr>
                      <w:rPr>
                        <w:rFonts w:ascii="Cambria Math" w:hAnsi="Cambria Math"/>
                        <w:i/>
                        <w:lang w:val="sk-SK"/>
                      </w:rPr>
                    </m:ctrlPr>
                  </m:naryPr>
                  <m:sub>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0</m:t>
                        </m:r>
                      </m:sub>
                    </m:sSub>
                  </m:sub>
                  <m:sup>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1</m:t>
                        </m:r>
                      </m:sub>
                    </m:sSub>
                  </m:sup>
                  <m:e>
                    <m:r>
                      <w:rPr>
                        <w:rFonts w:ascii="Cambria Math" w:hAnsi="Cambria Math"/>
                        <w:lang w:val="sk-SK"/>
                      </w:rPr>
                      <m:t>v</m:t>
                    </m:r>
                    <m:d>
                      <m:dPr>
                        <m:ctrlPr>
                          <w:rPr>
                            <w:rFonts w:ascii="Cambria Math" w:hAnsi="Cambria Math"/>
                            <w:i/>
                            <w:lang w:val="sk-SK"/>
                          </w:rPr>
                        </m:ctrlPr>
                      </m:dPr>
                      <m:e>
                        <m:r>
                          <w:rPr>
                            <w:rFonts w:ascii="Cambria Math" w:hAnsi="Cambria Math"/>
                            <w:lang w:val="sk-SK"/>
                          </w:rPr>
                          <m:t>t</m:t>
                        </m:r>
                      </m:e>
                    </m:d>
                    <m:r>
                      <w:rPr>
                        <w:rFonts w:ascii="Cambria Math" w:hAnsi="Cambria Math"/>
                        <w:lang w:val="sk-SK"/>
                      </w:rPr>
                      <m:t>dt</m:t>
                    </m:r>
                  </m:e>
                </m:nary>
                <m:r>
                  <w:rPr>
                    <w:rFonts w:ascii="Cambria Math" w:hAnsi="Cambria Math"/>
                    <w:lang w:val="sk-SK"/>
                  </w:rPr>
                  <m:t>= π</m:t>
                </m:r>
                <m:sSup>
                  <m:sSupPr>
                    <m:ctrlPr>
                      <w:rPr>
                        <w:rFonts w:ascii="Cambria Math" w:hAnsi="Cambria Math"/>
                        <w:lang w:val="sk-SK"/>
                      </w:rPr>
                    </m:ctrlPr>
                  </m:sSupPr>
                  <m:e>
                    <m:r>
                      <w:rPr>
                        <w:rFonts w:ascii="Cambria Math" w:hAnsi="Cambria Math"/>
                        <w:lang w:val="sk-SK"/>
                      </w:rPr>
                      <m:t>r</m:t>
                    </m:r>
                  </m:e>
                  <m:sup>
                    <m:r>
                      <w:rPr>
                        <w:rFonts w:ascii="Cambria Math" w:hAnsi="Cambria Math"/>
                        <w:lang w:val="sk-SK"/>
                      </w:rPr>
                      <m:t>2</m:t>
                    </m:r>
                  </m:sup>
                </m:sSup>
                <m:r>
                  <w:rPr>
                    <w:rFonts w:ascii="Cambria Math" w:hAnsi="Cambria Math"/>
                    <w:lang w:val="sk-SK"/>
                  </w:rPr>
                  <m:t>×</m:t>
                </m:r>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mean</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LVET</m:t>
                    </m:r>
                  </m:sub>
                </m:sSub>
                <m:r>
                  <w:rPr>
                    <w:rFonts w:ascii="Cambria Math" w:hAnsi="Cambria Math"/>
                    <w:lang w:val="sk-SK"/>
                  </w:rPr>
                  <m:t xml:space="preserve"> (ml)</m:t>
                </m:r>
              </m:oMath>
            </m:oMathPara>
          </w:p>
        </w:tc>
        <w:tc>
          <w:tcPr>
            <w:tcW w:w="702" w:type="dxa"/>
            <w:vAlign w:val="center"/>
          </w:tcPr>
          <w:p w14:paraId="246686EA" w14:textId="77777777" w:rsidR="00CE547F" w:rsidRPr="00FA362E" w:rsidRDefault="00CE547F" w:rsidP="00452ADC">
            <w:pPr>
              <w:jc w:val="center"/>
              <w:rPr>
                <w:color w:val="000000"/>
                <w:lang w:val="sk-SK"/>
              </w:rPr>
            </w:pPr>
            <w:r w:rsidRPr="00FA362E">
              <w:rPr>
                <w:color w:val="000000"/>
                <w:lang w:val="sk-SK"/>
              </w:rPr>
              <w:t>(</w:t>
            </w:r>
            <w:bookmarkStart w:id="93" w:name="echo_flow"/>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11</w:t>
            </w:r>
            <w:r w:rsidRPr="00FA362E">
              <w:rPr>
                <w:color w:val="000000"/>
                <w:lang w:val="sk-SK"/>
              </w:rPr>
              <w:fldChar w:fldCharType="end"/>
            </w:r>
            <w:bookmarkEnd w:id="93"/>
            <w:r w:rsidRPr="00FA362E">
              <w:rPr>
                <w:color w:val="000000"/>
                <w:lang w:val="sk-SK"/>
              </w:rPr>
              <w:t>)</w:t>
            </w:r>
          </w:p>
        </w:tc>
      </w:tr>
    </w:tbl>
    <w:p w14:paraId="5596A755" w14:textId="77777777" w:rsidR="00CE547F" w:rsidRPr="00FA362E" w:rsidRDefault="00CE547F" w:rsidP="00CE547F">
      <w:pPr>
        <w:jc w:val="center"/>
        <w:rPr>
          <w:lang w:val="sk-SK"/>
        </w:rPr>
      </w:pPr>
    </w:p>
    <w:p w14:paraId="0F9E5940" w14:textId="167F7A2E" w:rsidR="00CE547F" w:rsidRPr="00FA362E" w:rsidRDefault="00CE547F" w:rsidP="00CE547F">
      <w:pPr>
        <w:rPr>
          <w:lang w:val="sk-SK"/>
        </w:rPr>
      </w:pPr>
      <w:r w:rsidRPr="00FA362E">
        <w:rPr>
          <w:lang w:val="sk-SK"/>
        </w:rPr>
        <w:t xml:space="preserve">Táto metóda vyžaduje veľmi skúsený personál. Ďalšia presná ale drahá metóda merania SV je meranie magnetickou </w:t>
      </w:r>
      <w:r w:rsidRPr="00FA362E">
        <w:rPr>
          <w:szCs w:val="24"/>
          <w:lang w:val="sk-SK"/>
        </w:rPr>
        <w:t xml:space="preserve">rezonanciou (Phase contrast magnetic resonance imaging (PC-MRI)) </w:t>
      </w:r>
      <w:r w:rsidRPr="00FA362E">
        <w:rPr>
          <w:szCs w:val="24"/>
          <w:lang w:val="sk-SK"/>
        </w:rPr>
        <w:fldChar w:fldCharType="begin"/>
      </w:r>
      <w:r w:rsidR="004B0F7D">
        <w:rPr>
          <w:szCs w:val="24"/>
          <w:lang w:val="sk-SK"/>
        </w:rPr>
        <w:instrText xml:space="preserve"> ADDIN EN.CITE &lt;EndNote&gt;&lt;Cite&gt;&lt;Author&gt;Rooney&lt;/Author&gt;&lt;Year&gt;2003&lt;/Year&gt;&lt;RecNum&gt;0&lt;/RecNum&gt;&lt;IDText&gt;MRI: From picture to proton&lt;/IDText&gt;&lt;DisplayText&gt;[23]&lt;/DisplayText&gt;&lt;record&gt;&lt;dates&gt;&lt;pub-dates&gt;&lt;date&gt;Oct&lt;/date&gt;&lt;/pub-dates&gt;&lt;year&gt;2003&lt;/year&gt;&lt;/dates&gt;&lt;keywords&gt;&lt;keyword&gt;Environmental Sciences &amp;amp; Ecology&lt;/keyword&gt;&lt;keyword&gt;Public, Environmental &amp;amp; Occupational&lt;/keyword&gt;&lt;keyword&gt;Health&lt;/keyword&gt;&lt;keyword&gt;Nuclear Science &amp;amp; Technology&lt;/keyword&gt;&lt;keyword&gt;Radiology, Nuclear Medicine &amp;amp;&lt;/keyword&gt;&lt;keyword&gt;Medical Imaging&lt;/keyword&gt;&lt;/keywords&gt;&lt;urls&gt;&lt;related-urls&gt;&lt;url&gt;&amp;lt;Go to ISI&amp;gt;://WOS:000185306100020&lt;/url&gt;&lt;/related-urls&gt;&lt;/urls&gt;&lt;isbn&gt;0017-9078&lt;/isbn&gt;&lt;work-type&gt;Book Review&lt;/work-type&gt;&lt;titles&gt;&lt;title&gt;MRI: From picture to proton&lt;/title&gt;&lt;secondary-title&gt;Health Physics&lt;/secondary-title&gt;&lt;alt-title&gt;Health Phys.&lt;/alt-title&gt;&lt;/titles&gt;&lt;pages&gt;504-505&lt;/pages&gt;&lt;number&gt;4&lt;/number&gt;&lt;contributors&gt;&lt;authors&gt;&lt;author&gt;Rooney, W.&lt;/author&gt;&lt;/authors&gt;&lt;/contributors&gt;&lt;language&gt;English&lt;/language&gt;&lt;added-date format="utc"&gt;1520178169&lt;/added-date&gt;&lt;ref-type name="Journal Article"&gt;17&lt;/ref-type&gt;&lt;auth-address&gt;Brookhaven Natl Lab, Upton, NY 11973 USA.&amp;#xD;Rooney, W (reprint author), Brookhaven Natl Lab, POB 5000, Upton, NY 11973 USA.&lt;/auth-address&gt;&lt;rec-number&gt;7&lt;/rec-number&gt;&lt;last-updated-date format="utc"&gt;1520178169&lt;/last-updated-date&gt;&lt;accession-num&gt;WOS:000185306100020&lt;/accession-num&gt;&lt;electronic-resource-num&gt;10.1097/00004032-200310000-00020&lt;/electronic-resource-num&gt;&lt;volume&gt;85&lt;/volume&gt;&lt;/record&gt;&lt;/Cite&gt;&lt;/EndNote&gt;</w:instrText>
      </w:r>
      <w:r w:rsidRPr="00FA362E">
        <w:rPr>
          <w:szCs w:val="24"/>
          <w:lang w:val="sk-SK"/>
        </w:rPr>
        <w:fldChar w:fldCharType="separate"/>
      </w:r>
      <w:r w:rsidR="004B0F7D">
        <w:rPr>
          <w:noProof/>
          <w:szCs w:val="24"/>
          <w:lang w:val="sk-SK"/>
        </w:rPr>
        <w:t>[23]</w:t>
      </w:r>
      <w:r w:rsidRPr="00FA362E">
        <w:rPr>
          <w:szCs w:val="24"/>
          <w:lang w:val="sk-SK"/>
        </w:rPr>
        <w:fldChar w:fldCharType="end"/>
      </w:r>
      <w:r w:rsidRPr="00FA362E">
        <w:rPr>
          <w:szCs w:val="24"/>
          <w:lang w:val="sk-SK"/>
        </w:rPr>
        <w:t>, a pozitrón emisná tomografia</w:t>
      </w:r>
      <w:r w:rsidRPr="00FA362E">
        <w:rPr>
          <w:lang w:val="sk-SK"/>
        </w:rPr>
        <w:t xml:space="preserve"> (PET) </w:t>
      </w:r>
      <w:r w:rsidRPr="00FA362E">
        <w:rPr>
          <w:lang w:val="sk-SK"/>
        </w:rPr>
        <w:fldChar w:fldCharType="begin"/>
      </w:r>
      <w:r w:rsidR="004B0F7D">
        <w:rPr>
          <w:lang w:val="sk-SK"/>
        </w:rPr>
        <w:instrText xml:space="preserve"> ADDIN EN.CITE &lt;EndNote&gt;&lt;Cite&gt;&lt;Author&gt;Leenders&lt;/Author&gt;&lt;Year&gt;1994&lt;/Year&gt;&lt;RecNum&gt;0&lt;/RecNum&gt;&lt;IDText&gt;PET - BLOOD-FLOW AND OXYGEN-CONSUMPTION IN BRAIN-TUMORS&lt;/IDText&gt;&lt;DisplayText&gt;[24]&lt;/DisplayText&gt;&lt;record&gt;&lt;keywords&gt;&lt;keyword&gt;positron emission tomography&lt;/keyword&gt;&lt;keyword&gt;brain tumors&lt;/keyword&gt;&lt;keyword&gt;blood flow&lt;/keyword&gt;&lt;keyword&gt;oxygen&lt;/keyword&gt;&lt;keyword&gt;consumption&lt;/keyword&gt;&lt;keyword&gt;positron emission tomography&lt;/keyword&gt;&lt;keyword&gt;gliomas&lt;/keyword&gt;&lt;keyword&gt;metabolism&lt;/keyword&gt;&lt;keyword&gt;glucose&lt;/keyword&gt;&lt;keyword&gt;surgery&lt;/keyword&gt;&lt;keyword&gt;&lt;/keyword&gt;&lt;keyword&gt;tissue&lt;/keyword&gt;&lt;keyword&gt;volume&lt;/keyword&gt;&lt;keyword&gt;o-15&lt;/keyword&gt;&lt;keyword&gt;Oncology&lt;/keyword&gt;&lt;keyword&gt;Neurosciences &amp;amp; Neurology&lt;/keyword&gt;&lt;/keywords&gt;&lt;urls&gt;&lt;related-urls&gt;&lt;url&gt;&amp;lt;Go to ISI&amp;gt;://WOS:A1994QK35700013&lt;/url&gt;&lt;/related-urls&gt;&lt;/urls&gt;&lt;isbn&gt;0167-594X&lt;/isbn&gt;&lt;work-type&gt;Article&lt;/work-type&gt;&lt;titles&gt;&lt;title&gt;PET - BLOOD-FLOW AND OXYGEN-CONSUMPTION IN BRAIN-TUMORS&lt;/title&gt;&lt;secondary-title&gt;Journal of Neuro-Oncology&lt;/secondary-title&gt;&lt;alt-title&gt;J. Neuro-Oncol.&lt;/alt-title&gt;&lt;/titles&gt;&lt;pages&gt;269-273&lt;/pages&gt;&lt;number&gt;3&lt;/number&gt;&lt;contributors&gt;&lt;authors&gt;&lt;author&gt;Leenders, K. L.&lt;/author&gt;&lt;/authors&gt;&lt;/contributors&gt;&lt;language&gt;English&lt;/language&gt;&lt;added-date format="utc"&gt;1520178540&lt;/added-date&gt;&lt;ref-type name="Journal Article"&gt;17&lt;/ref-type&gt;&lt;auth-address&gt;LEENDERS, KL (reprint author), PAUL SCHERRER INST,PET PROGRAM,CH-5232 VILLIGEN,SWITZERLAND.&lt;/auth-address&gt;&lt;dates&gt;&lt;year&gt;1994&lt;/year&gt;&lt;/dates&gt;&lt;rec-number&gt;8&lt;/rec-number&gt;&lt;last-updated-date format="utc"&gt;1520178540&lt;/last-updated-date&gt;&lt;accession-num&gt;WOS:A1994QK35700013&lt;/accession-num&gt;&lt;electronic-resource-num&gt;10.1007/bf01052932&lt;/electronic-resource-num&gt;&lt;volume&gt;22&lt;/volume&gt;&lt;/record&gt;&lt;/Cite&gt;&lt;/EndNote&gt;</w:instrText>
      </w:r>
      <w:r w:rsidRPr="00FA362E">
        <w:rPr>
          <w:lang w:val="sk-SK"/>
        </w:rPr>
        <w:fldChar w:fldCharType="separate"/>
      </w:r>
      <w:r w:rsidR="004B0F7D">
        <w:rPr>
          <w:noProof/>
          <w:lang w:val="sk-SK"/>
        </w:rPr>
        <w:t>[24]</w:t>
      </w:r>
      <w:r w:rsidRPr="00FA362E">
        <w:rPr>
          <w:lang w:val="sk-SK"/>
        </w:rPr>
        <w:fldChar w:fldCharType="end"/>
      </w:r>
      <w:r w:rsidRPr="00FA362E">
        <w:rPr>
          <w:lang w:val="sk-SK"/>
        </w:rPr>
        <w:t xml:space="preserve">. Nepriamy odhad SV z parametrov obehovej sústavy je možné získať analýzou pulznej vlny </w:t>
      </w:r>
      <w:r w:rsidRPr="00FA362E">
        <w:rPr>
          <w:lang w:val="sk-SK"/>
        </w:rPr>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YXlUZXh0PlsxNF08L0Rpc3BsYXlUZXh0PjxyZWNvcmQ+PGRhdGVzPjxwdWItZGF0ZXM+PGRhdGU+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</w:fldData>
        </w:fldChar>
      </w:r>
      <w:r w:rsidR="004B0F7D">
        <w:rPr>
          <w:lang w:val="sk-SK"/>
        </w:rPr>
        <w:instrText xml:space="preserve"> ADDIN EN.CITE </w:instrText>
      </w:r>
      <w:r w:rsidR="004B0F7D">
        <w:rPr>
          <w:lang w:val="sk-SK"/>
        </w:rPr>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YXlUZXh0PlsxNF08L0Rpc3BsYXlUZXh0PjxyZWNvcmQ+PGRhdGVzPjxwdWItZGF0ZXM+PGRhdGU+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</w:fldData>
        </w:fldChar>
      </w:r>
      <w:r w:rsidR="004B0F7D">
        <w:rPr>
          <w:lang w:val="sk-SK"/>
        </w:rPr>
        <w:instrText xml:space="preserve"> ADDIN EN.CITE.DATA </w:instrText>
      </w:r>
      <w:r w:rsidR="004B0F7D">
        <w:rPr>
          <w:lang w:val="sk-SK"/>
        </w:rPr>
      </w:r>
      <w:r w:rsidR="004B0F7D">
        <w:rPr>
          <w:lang w:val="sk-SK"/>
        </w:rPr>
        <w:fldChar w:fldCharType="end"/>
      </w:r>
      <w:r w:rsidRPr="00FA362E">
        <w:rPr>
          <w:lang w:val="sk-SK"/>
        </w:rPr>
        <w:fldChar w:fldCharType="separate"/>
      </w:r>
      <w:r w:rsidR="004B0F7D">
        <w:rPr>
          <w:noProof/>
          <w:lang w:val="sk-SK"/>
        </w:rPr>
        <w:t>[14]</w:t>
      </w:r>
      <w:r w:rsidRPr="00FA362E">
        <w:rPr>
          <w:lang w:val="sk-SK"/>
        </w:rPr>
        <w:fldChar w:fldCharType="end"/>
      </w:r>
      <w:r w:rsidRPr="00FA362E">
        <w:rPr>
          <w:lang w:val="sk-SK"/>
        </w:rPr>
        <w:t xml:space="preserve">. Tok krvi v ľudskom tele vzniká ako následok rozdielu tlaku krvi </w:t>
      </w:r>
      <m:oMath>
        <m:r>
          <w:rPr>
            <w:rFonts w:ascii="Cambria Math" w:hAnsi="Cambria Math"/>
            <w:lang w:val="sk-SK"/>
          </w:rPr>
          <m:t>dP/dt</m:t>
        </m:r>
      </m:oMath>
      <w:r w:rsidRPr="00FA362E">
        <w:rPr>
          <w:lang w:val="sk-SK"/>
        </w:rPr>
        <w:t>, ktorý vytvára srdce svojou pumpovanou činnosťou. Vzťah medzi rozdielom tlaku a tokom vyjadruje Darcyho zákon (</w:t>
      </w:r>
      <w:r w:rsidRPr="00FA362E">
        <w:rPr>
          <w:lang w:val="sk-SK"/>
        </w:rPr>
        <w:fldChar w:fldCharType="begin"/>
      </w:r>
      <w:r w:rsidRPr="00FA362E">
        <w:rPr>
          <w:lang w:val="sk-SK"/>
        </w:rPr>
        <w:instrText xml:space="preserve"> REF darciho_zakon \h </w:instrText>
      </w:r>
      <w:r w:rsidRPr="00FA362E">
        <w:rPr>
          <w:lang w:val="sk-SK"/>
        </w:rPr>
      </w:r>
      <w:r w:rsidRPr="00FA362E">
        <w:rPr>
          <w:lang w:val="sk-SK"/>
        </w:rPr>
        <w:fldChar w:fldCharType="separate"/>
      </w:r>
      <w:r w:rsidR="00B85020">
        <w:rPr>
          <w:noProof/>
          <w:color w:val="000000"/>
          <w:lang w:val="sk-SK"/>
        </w:rPr>
        <w:t>12</w:t>
      </w:r>
      <w:r w:rsidRPr="00FA362E">
        <w:rPr>
          <w:lang w:val="sk-SK"/>
        </w:rPr>
        <w:fldChar w:fldCharType="end"/>
      </w:r>
      <w:r w:rsidRPr="00FA362E">
        <w:rPr>
          <w:lang w:val="sk-SK"/>
        </w:rPr>
        <w:t>)</w:t>
      </w:r>
      <w:r w:rsidRPr="00FA362E">
        <w:rPr>
          <w:lang w:val="sk-SK"/>
        </w:rPr>
        <w:fldChar w:fldCharType="begin"/>
      </w:r>
      <w:r w:rsidR="004B0F7D">
        <w:rPr>
          <w:lang w:val="sk-SK"/>
        </w:rPr>
        <w:instrText xml:space="preserve"> ADDIN EN.CITE &lt;EndNote&gt;&lt;Cite&gt;&lt;Author&gt;Mayet&lt;/Author&gt;&lt;Year&gt;2003&lt;/Year&gt;&lt;RecNum&gt;0&lt;/RecNum&gt;&lt;IDText&gt;Cardiac and vascular pathophysiology in hypertension&lt;/IDText&gt;&lt;DisplayText&gt;[25]&lt;/DisplayText&gt;&lt;record&gt;&lt;dates&gt;&lt;pub-dates&gt;&lt;date&gt;Sep&lt;/date&gt;&lt;/pub-dates&gt;&lt;year&gt;2003&lt;/year&gt;&lt;/dates&gt;&lt;keywords&gt;&lt;keyword&gt;left-ventricular hypertrophy&lt;/keyword&gt;&lt;keyword&gt;heart-failure&lt;/keyword&gt;&lt;keyword&gt;arteries&lt;/keyword&gt;&lt;keyword&gt;Cardiovascular System &amp;amp; Cardiology&lt;/keyword&gt;&lt;/keywords&gt;&lt;urls&gt;&lt;related-urls&gt;&lt;url&gt;&amp;lt;Go to ISI&amp;gt;://WOS:000184795100042&lt;/url&gt;&lt;/related-urls&gt;&lt;/urls&gt;&lt;isbn&gt;1355-6037&lt;/isbn&gt;&lt;work-type&gt;Editorial Material&lt;/work-type&gt;&lt;titles&gt;&lt;title&gt;Cardiac and vascular pathophysiology in hypertension&lt;/title&gt;&lt;secondary-title&gt;Heart&lt;/secondary-title&gt;&lt;alt-title&gt;Heart&lt;/alt-title&gt;&lt;/titles&gt;&lt;pages&gt;1104-1109&lt;/pages&gt;&lt;number&gt;9&lt;/number&gt;&lt;contributors&gt;&lt;authors&gt;&lt;author&gt;Mayet, J.&lt;/author&gt;&lt;author&gt;Hughes, A.&lt;/author&gt;&lt;/authors&gt;&lt;/contributors&gt;&lt;language&gt;English&lt;/language&gt;&lt;added-date format="utc"&gt;1520182615&lt;/added-date&gt;&lt;ref-type name="Journal Article"&gt;17&lt;/ref-type&gt;&lt;auth-address&gt;St Marys Hosp, Int Ctr Circulatory Hlth, London W2 1NY, England. Univ London Imperial Coll Sci Technol &amp;amp; Med, NHLI, London W2 1NY, England.&amp;#xD;Hughes, A (reprint author), St Marys Hosp, Int Ctr Circulatory Hlth, 10th Floor,QEQM Wing, London W2 1NY, England.&lt;/auth-address&gt;&lt;rec-number&gt;10&lt;/rec-number&gt;&lt;last-updated-date format="utc"&gt;1520182615&lt;/last-updated-date&gt;&lt;accession-num&gt;WOS:000184795100042&lt;/accession-num&gt;&lt;electronic-resource-num&gt;10.1136/heart.89.9.1104&lt;/electronic-resource-num&gt;&lt;volume&gt;89&lt;/volume&gt;&lt;/record&gt;&lt;/Cite&gt;&lt;/EndNote&gt;</w:instrText>
      </w:r>
      <w:r w:rsidRPr="00FA362E">
        <w:rPr>
          <w:lang w:val="sk-SK"/>
        </w:rPr>
        <w:fldChar w:fldCharType="separate"/>
      </w:r>
      <w:r w:rsidR="004B0F7D">
        <w:rPr>
          <w:noProof/>
          <w:lang w:val="sk-SK"/>
        </w:rPr>
        <w:t>[25]</w:t>
      </w:r>
      <w:r w:rsidRPr="00FA362E">
        <w:rPr>
          <w:lang w:val="sk-SK"/>
        </w:rPr>
        <w:fldChar w:fldCharType="end"/>
      </w:r>
    </w:p>
    <w:p w14:paraId="48D298E8" w14:textId="77777777" w:rsidR="00CE547F" w:rsidRPr="00FA362E" w:rsidRDefault="00CE547F" w:rsidP="00CE547F">
      <w:pPr>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03B8A3B8" w14:textId="77777777" w:rsidTr="00452ADC">
        <w:tc>
          <w:tcPr>
            <w:tcW w:w="704" w:type="dxa"/>
          </w:tcPr>
          <w:p w14:paraId="5240E003" w14:textId="77777777" w:rsidR="00CE547F" w:rsidRPr="00FA362E" w:rsidRDefault="00CE547F" w:rsidP="00452ADC">
            <w:pPr>
              <w:jc w:val="center"/>
              <w:rPr>
                <w:color w:val="000000"/>
                <w:lang w:val="sk-SK"/>
              </w:rPr>
            </w:pPr>
          </w:p>
        </w:tc>
        <w:tc>
          <w:tcPr>
            <w:tcW w:w="7088" w:type="dxa"/>
            <w:vAlign w:val="center"/>
          </w:tcPr>
          <w:p w14:paraId="1DDEA3DD" w14:textId="77777777" w:rsidR="00CE547F" w:rsidRPr="00FA362E" w:rsidRDefault="00CE547F" w:rsidP="00452ADC">
            <w:pPr>
              <w:jc w:val="center"/>
              <w:rPr>
                <w:rFonts w:eastAsiaTheme="minorEastAsia"/>
                <w:lang w:val="sk-SK"/>
              </w:rPr>
            </w:pPr>
            <m:oMath>
              <m:r>
                <w:rPr>
                  <w:rFonts w:ascii="Cambria Math" w:hAnsi="Cambria Math"/>
                  <w:lang w:val="sk-SK"/>
                </w:rPr>
                <m:t>dP/dt=Q × R</m:t>
              </m:r>
            </m:oMath>
            <w:r w:rsidRPr="00FA362E">
              <w:rPr>
                <w:rFonts w:eastAsiaTheme="minorEastAsia"/>
                <w:lang w:val="sk-SK"/>
              </w:rPr>
              <w:t>.</w:t>
            </w:r>
          </w:p>
          <w:p w14:paraId="014127C9" w14:textId="77777777" w:rsidR="00CE547F" w:rsidRPr="00FA362E" w:rsidRDefault="00CE547F" w:rsidP="00452ADC">
            <w:pPr>
              <w:jc w:val="center"/>
              <w:rPr>
                <w:color w:val="000000"/>
                <w:lang w:val="sk-SK"/>
              </w:rPr>
            </w:pPr>
          </w:p>
        </w:tc>
        <w:tc>
          <w:tcPr>
            <w:tcW w:w="702" w:type="dxa"/>
            <w:vAlign w:val="center"/>
          </w:tcPr>
          <w:p w14:paraId="3B9FFCF9" w14:textId="77777777" w:rsidR="00CE547F" w:rsidRPr="00FA362E" w:rsidRDefault="00CE547F" w:rsidP="00452ADC">
            <w:pPr>
              <w:jc w:val="center"/>
              <w:rPr>
                <w:color w:val="000000"/>
                <w:lang w:val="sk-SK"/>
              </w:rPr>
            </w:pPr>
            <w:r w:rsidRPr="00FA362E">
              <w:rPr>
                <w:color w:val="000000"/>
                <w:lang w:val="sk-SK"/>
              </w:rPr>
              <w:t>(</w:t>
            </w:r>
            <w:bookmarkStart w:id="94" w:name="darciho_zakon"/>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12</w:t>
            </w:r>
            <w:r w:rsidRPr="00FA362E">
              <w:rPr>
                <w:color w:val="000000"/>
                <w:lang w:val="sk-SK"/>
              </w:rPr>
              <w:fldChar w:fldCharType="end"/>
            </w:r>
            <w:bookmarkEnd w:id="94"/>
            <w:r w:rsidRPr="00FA362E">
              <w:rPr>
                <w:color w:val="000000"/>
                <w:lang w:val="sk-SK"/>
              </w:rPr>
              <w:t>)</w:t>
            </w:r>
          </w:p>
        </w:tc>
      </w:tr>
    </w:tbl>
    <w:p w14:paraId="5D6D7ED1" w14:textId="77777777" w:rsidR="00CE547F" w:rsidRPr="00FA362E" w:rsidRDefault="00CE547F" w:rsidP="00CE547F">
      <w:pPr>
        <w:rPr>
          <w:lang w:val="sk-SK"/>
        </w:rPr>
      </w:pPr>
    </w:p>
    <w:p w14:paraId="4CA701E0" w14:textId="228F95C9" w:rsidR="00CE547F" w:rsidRPr="00FA362E" w:rsidRDefault="00CE547F" w:rsidP="00CE547F">
      <w:pPr>
        <w:rPr>
          <w:rFonts w:eastAsiaTheme="minorEastAsia"/>
          <w:lang w:val="sk-SK"/>
        </w:rPr>
      </w:pPr>
      <w:r w:rsidRPr="00FA362E">
        <w:rPr>
          <w:lang w:val="sk-SK"/>
        </w:rPr>
        <w:t xml:space="preserve">Kde </w:t>
      </w:r>
      <m:oMath>
        <m:r>
          <w:rPr>
            <w:rFonts w:ascii="Cambria Math" w:hAnsi="Cambria Math"/>
            <w:lang w:val="sk-SK"/>
          </w:rPr>
          <m:t>dP/dt</m:t>
        </m:r>
      </m:oMath>
      <w:r w:rsidRPr="00FA362E">
        <w:rPr>
          <w:rFonts w:eastAsiaTheme="minorEastAsia"/>
          <w:lang w:val="sk-SK"/>
        </w:rPr>
        <w:t xml:space="preserve"> je zmena tlaku, </w:t>
      </w:r>
      <m:oMath>
        <m:r>
          <w:rPr>
            <w:rFonts w:ascii="Cambria Math" w:hAnsi="Cambria Math"/>
            <w:lang w:val="sk-SK"/>
          </w:rPr>
          <m:t>Q</m:t>
        </m:r>
      </m:oMath>
      <w:r w:rsidRPr="00FA362E">
        <w:rPr>
          <w:rFonts w:eastAsiaTheme="minorEastAsia"/>
          <w:lang w:val="sk-SK"/>
        </w:rPr>
        <w:t xml:space="preserve"> je srdcový výdaj a </w:t>
      </w:r>
      <m:oMath>
        <m:r>
          <w:rPr>
            <w:rFonts w:ascii="Cambria Math" w:hAnsi="Cambria Math"/>
            <w:lang w:val="sk-SK"/>
          </w:rPr>
          <m:t>R</m:t>
        </m:r>
      </m:oMath>
      <w:r w:rsidRPr="00FA362E">
        <w:rPr>
          <w:rFonts w:eastAsiaTheme="minorEastAsia"/>
          <w:lang w:val="sk-SK"/>
        </w:rPr>
        <w:t xml:space="preserve"> je úplný odpor periférií. Tento zákon je analógiou Ohmovho zákona pre elektrický prúd. Rozdiel tlaku je rozdiel medzi aortálnym systolickým tlakom a aortálnym diastolickým tlakom, označovaným ako pulzný tlak (</w:t>
      </w:r>
      <w:r w:rsidRPr="00FA362E">
        <w:rPr>
          <w:rFonts w:eastAsiaTheme="minorEastAsia"/>
          <w:i/>
          <w:lang w:val="sk-SK"/>
        </w:rPr>
        <w:t>pulse pressure</w:t>
      </w:r>
      <w:r w:rsidRPr="00FA362E">
        <w:rPr>
          <w:rFonts w:eastAsiaTheme="minorEastAsia"/>
          <w:lang w:val="sk-SK"/>
        </w:rPr>
        <w:t xml:space="preserve"> - PP). Jedným z parametrov obehovej sústavy, ktorý sa používa na odhad SV je PP </w:t>
      </w:r>
      <w:r w:rsidRPr="00FA362E">
        <w:rPr>
          <w:rFonts w:eastAsiaTheme="minorEastAsia"/>
          <w:lang w:val="sk-SK"/>
        </w:rPr>
        <w:fldChar w:fldCharType="begin"/>
      </w:r>
      <w:r w:rsidR="004B0F7D">
        <w:rPr>
          <w:rFonts w:eastAsiaTheme="minorEastAsia"/>
          <w:lang w:val="sk-SK"/>
        </w:rPr>
        <w:instrText xml:space="preserve"> ADDIN EN.CITE &lt;EndNote&gt;&lt;Cite&gt;&lt;Author&gt;Parlikar&lt;/Author&gt;&lt;Year&gt;2007&lt;/Year&gt;&lt;RecNum&gt;0&lt;/RecNum&gt;&lt;IDText&gt;Model-Based Estimation of Cardiac Output and Total Peripheral Resistance&lt;/IDText&gt;&lt;DisplayText&gt;[26]&lt;/DisplayText&gt;&lt;record&gt;&lt;keywords&gt;&lt;keyword&gt;wave-form analysis&lt;/keyword&gt;&lt;keyword&gt;pressure&lt;/keyword&gt;&lt;keyword&gt;humans&lt;/keyword&gt;&lt;keyword&gt;Cardiovascular System &amp;amp; Cardiology&lt;/keyword&gt;&lt;keyword&gt;Computer Science&lt;/keyword&gt;&lt;keyword&gt;Engineering&lt;/keyword&gt;&lt;/keywords&gt;&lt;urls&gt;&lt;related-urls&gt;&lt;url&gt;&amp;lt;Go to ISI&amp;gt;://WOS:000264173100096&lt;/url&gt;&lt;/related-urls&gt;&lt;/urls&gt;&lt;isbn&gt;0276-6574&lt;/isbn&gt;&lt;work-type&gt;Proceedings Paper&lt;/work-type&gt;&lt;titles&gt;&lt;title&gt;Model-Based Estimation of Cardiac Output and Total Peripheral Resistance&lt;/title&gt;&lt;secondary-title&gt;Computers in Cardiology 2007, Vol 34&lt;/secondary-title&gt;&lt;/titles&gt;&lt;pages&gt;379-382&lt;/pages&gt;&lt;contributors&gt;&lt;authors&gt;&lt;author&gt;Parlikar, T. A.&lt;/author&gt;&lt;author&gt;Heldt, T.&lt;/author&gt;&lt;author&gt;Ranade, G. V.&lt;/author&gt;&lt;author&gt;Verghese, G. C.&lt;/author&gt;&lt;author&gt;Ieee,&lt;/author&gt;&lt;/authors&gt;&lt;/contributors&gt;&lt;language&gt;English&lt;/language&gt;&lt;added-date format="utc"&gt;1520182923&lt;/added-date&gt;&lt;ref-type name="Journal Article"&gt;17&lt;/ref-type&gt;&lt;auth-address&gt;[Parlikar, T. A.&amp;#xD;Heldt, T.&amp;#xD;Ranade, G. V.&amp;#xD;Verghese, G. C.] MIT, Cambridge, MA 02139 USA.&amp;#xD;Verghese, GC (reprint author), MIT, Room 10-140K,77 Massachusetts Ave, Cambridge, MA 02139 USA.&amp;#xD;verghese@mit.edu&lt;/auth-address&gt;&lt;dates&gt;&lt;year&gt;2007&lt;/year&gt;&lt;/dates&gt;&lt;rec-number&gt;11&lt;/rec-number&gt;&lt;last-updated-date format="utc"&gt;1520182923&lt;/last-updated-date&gt;&lt;accession-num&gt;WOS:000264173100096&lt;/accession-num&gt;&lt;electronic-resource-num&gt;10.1109/cic.2007.4745501&lt;/electronic-resource-num&gt;&lt;volume&gt;34&lt;/volume&gt;&lt;/record&gt;&lt;/Cite&gt;&lt;/EndNote&gt;</w:instrText>
      </w:r>
      <w:r w:rsidRPr="00FA362E">
        <w:rPr>
          <w:rFonts w:eastAsiaTheme="minorEastAsia"/>
          <w:lang w:val="sk-SK"/>
        </w:rPr>
        <w:fldChar w:fldCharType="separate"/>
      </w:r>
      <w:r w:rsidR="004B0F7D">
        <w:rPr>
          <w:rFonts w:eastAsiaTheme="minorEastAsia"/>
          <w:noProof/>
          <w:lang w:val="sk-SK"/>
        </w:rPr>
        <w:t>[26]</w:t>
      </w:r>
      <w:r w:rsidRPr="00FA362E">
        <w:rPr>
          <w:rFonts w:eastAsiaTheme="minorEastAsia"/>
          <w:lang w:val="sk-SK"/>
        </w:rPr>
        <w:fldChar w:fldCharType="end"/>
      </w:r>
      <w:r w:rsidRPr="00FA362E">
        <w:rPr>
          <w:rFonts w:eastAsiaTheme="minorEastAsia"/>
          <w:lang w:val="sk-SK"/>
        </w:rPr>
        <w:t xml:space="preserve">. Bolo ukázané sa že PP je úmerný SV </w:t>
      </w:r>
      <w:r w:rsidRPr="00FA362E">
        <w:rPr>
          <w:rFonts w:eastAsiaTheme="minorEastAsia"/>
          <w:lang w:val="sk-SK"/>
        </w:rPr>
        <w:fldChar w:fldCharType="begin">
          <w:fldData xml:space="preserve">PEVuZE5vdGU+PENpdGU+PEF1dGhvcj5DYWlsbGFyZDwvQXV0aG9yPjxZZWFyPjIwMTU8L1llYXI+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</w:fldData>
        </w:fldChar>
      </w:r>
      <w:r w:rsidR="004B0F7D">
        <w:rPr>
          <w:rFonts w:eastAsiaTheme="minorEastAsia"/>
          <w:lang w:val="sk-SK"/>
        </w:rPr>
        <w:instrText xml:space="preserve"> ADDIN EN.CITE </w:instrText>
      </w:r>
      <w:r w:rsidR="004B0F7D">
        <w:rPr>
          <w:rFonts w:eastAsiaTheme="minorEastAsia"/>
          <w:lang w:val="sk-SK"/>
        </w:rPr>
        <w:fldChar w:fldCharType="begin">
          <w:fldData xml:space="preserve">PEVuZE5vdGU+PENpdGU+PEF1dGhvcj5DYWlsbGFyZDwvQXV0aG9yPjxZZWFyPjIwMTU8L1llYXI+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</w:fldData>
        </w:fldChar>
      </w:r>
      <w:r w:rsidR="004B0F7D">
        <w:rPr>
          <w:rFonts w:eastAsiaTheme="minorEastAsia"/>
          <w:lang w:val="sk-SK"/>
        </w:rPr>
        <w:instrText xml:space="preserve"> ADDIN EN.CITE.DATA </w:instrText>
      </w:r>
      <w:r w:rsidR="004B0F7D">
        <w:rPr>
          <w:rFonts w:eastAsiaTheme="minorEastAsia"/>
          <w:lang w:val="sk-SK"/>
        </w:rPr>
      </w:r>
      <w:r w:rsidR="004B0F7D">
        <w:rPr>
          <w:rFonts w:eastAsiaTheme="minorEastAsia"/>
          <w:lang w:val="sk-SK"/>
        </w:rPr>
        <w:fldChar w:fldCharType="end"/>
      </w:r>
      <w:r w:rsidRPr="00FA362E">
        <w:rPr>
          <w:rFonts w:eastAsiaTheme="minorEastAsia"/>
          <w:lang w:val="sk-SK"/>
        </w:rPr>
        <w:fldChar w:fldCharType="separate"/>
      </w:r>
      <w:r w:rsidR="004B0F7D">
        <w:rPr>
          <w:rFonts w:eastAsiaTheme="minorEastAsia"/>
          <w:noProof/>
          <w:lang w:val="sk-SK"/>
        </w:rPr>
        <w:t>[27]</w:t>
      </w:r>
      <w:r w:rsidRPr="00FA362E">
        <w:rPr>
          <w:rFonts w:eastAsiaTheme="minorEastAsia"/>
          <w:lang w:val="sk-SK"/>
        </w:rPr>
        <w:fldChar w:fldCharType="end"/>
      </w:r>
      <w:r w:rsidRPr="00FA362E">
        <w:rPr>
          <w:rFonts w:eastAsiaTheme="minorEastAsia"/>
          <w:lang w:val="sk-SK"/>
        </w:rPr>
        <w:t>. Jednoduchá metóda na odhad SV z PP je definovaná rovnicou (</w:t>
      </w:r>
      <w:r w:rsidRPr="00FA362E">
        <w:rPr>
          <w:rFonts w:eastAsiaTheme="minorEastAsia"/>
          <w:lang w:val="sk-SK"/>
        </w:rPr>
        <w:fldChar w:fldCharType="begin"/>
      </w:r>
      <w:r w:rsidRPr="00FA362E">
        <w:rPr>
          <w:rFonts w:eastAsiaTheme="minorEastAsia"/>
          <w:lang w:val="sk-SK"/>
        </w:rPr>
        <w:instrText xml:space="preserve"> REF coESTzPP \h </w:instrText>
      </w:r>
      <w:r w:rsidRPr="00FA362E">
        <w:rPr>
          <w:rFonts w:eastAsiaTheme="minorEastAsia"/>
          <w:lang w:val="sk-SK"/>
        </w:rPr>
      </w:r>
      <w:r w:rsidRPr="00FA362E">
        <w:rPr>
          <w:rFonts w:eastAsiaTheme="minorEastAsia"/>
          <w:lang w:val="sk-SK"/>
        </w:rPr>
        <w:fldChar w:fldCharType="separate"/>
      </w:r>
      <w:r w:rsidR="00B85020">
        <w:rPr>
          <w:noProof/>
          <w:color w:val="000000"/>
          <w:lang w:val="sk-SK"/>
        </w:rPr>
        <w:t>13</w:t>
      </w:r>
      <w:r w:rsidRPr="00FA362E">
        <w:rPr>
          <w:rFonts w:eastAsiaTheme="minorEastAsia"/>
          <w:lang w:val="sk-SK"/>
        </w:rPr>
        <w:fldChar w:fldCharType="end"/>
      </w:r>
      <w:r w:rsidRPr="00FA362E">
        <w:rPr>
          <w:rFonts w:eastAsiaTheme="minorEastAsia"/>
          <w:lang w:val="sk-SK"/>
        </w:rPr>
        <w:t>)</w:t>
      </w:r>
      <w:r w:rsidRPr="00FA362E">
        <w:rPr>
          <w:rFonts w:eastAsiaTheme="minorEastAsia"/>
          <w:lang w:val="sk-SK"/>
        </w:rPr>
        <w:fldChar w:fldCharType="begin">
          <w:fldData xml:space="preserve">PEVuZE5vdGU+PENpdGU+PEF1dGhvcj5KYW5zZW48L0F1dGhvcj48WWVhcj4yMDAxPC9ZZWFyPjxJ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</w:fldData>
        </w:fldChar>
      </w:r>
      <w:r w:rsidR="004B0F7D">
        <w:rPr>
          <w:rFonts w:eastAsiaTheme="minorEastAsia"/>
          <w:lang w:val="sk-SK"/>
        </w:rPr>
        <w:instrText xml:space="preserve"> ADDIN EN.CITE </w:instrText>
      </w:r>
      <w:r w:rsidR="004B0F7D">
        <w:rPr>
          <w:rFonts w:eastAsiaTheme="minorEastAsia"/>
          <w:lang w:val="sk-SK"/>
        </w:rPr>
        <w:fldChar w:fldCharType="begin">
          <w:fldData xml:space="preserve">PEVuZE5vdGU+PENpdGU+PEF1dGhvcj5KYW5zZW48L0F1dGhvcj48WWVhcj4yMDAxPC9ZZWFyPjxJ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</w:fldData>
        </w:fldChar>
      </w:r>
      <w:r w:rsidR="004B0F7D">
        <w:rPr>
          <w:rFonts w:eastAsiaTheme="minorEastAsia"/>
          <w:lang w:val="sk-SK"/>
        </w:rPr>
        <w:instrText xml:space="preserve"> ADDIN EN.CITE.DATA </w:instrText>
      </w:r>
      <w:r w:rsidR="004B0F7D">
        <w:rPr>
          <w:rFonts w:eastAsiaTheme="minorEastAsia"/>
          <w:lang w:val="sk-SK"/>
        </w:rPr>
      </w:r>
      <w:r w:rsidR="004B0F7D">
        <w:rPr>
          <w:rFonts w:eastAsiaTheme="minorEastAsia"/>
          <w:lang w:val="sk-SK"/>
        </w:rPr>
        <w:fldChar w:fldCharType="end"/>
      </w:r>
      <w:r w:rsidRPr="00FA362E">
        <w:rPr>
          <w:rFonts w:eastAsiaTheme="minorEastAsia"/>
          <w:lang w:val="sk-SK"/>
        </w:rPr>
        <w:fldChar w:fldCharType="separate"/>
      </w:r>
      <w:r w:rsidR="004B0F7D">
        <w:rPr>
          <w:rFonts w:eastAsiaTheme="minorEastAsia"/>
          <w:noProof/>
          <w:lang w:val="sk-SK"/>
        </w:rPr>
        <w:t>[28]</w:t>
      </w:r>
      <w:r w:rsidRPr="00FA362E">
        <w:rPr>
          <w:rFonts w:eastAsiaTheme="minorEastAsia"/>
          <w:lang w:val="sk-SK"/>
        </w:rPr>
        <w:fldChar w:fldCharType="end"/>
      </w:r>
      <w:r w:rsidRPr="00FA362E">
        <w:rPr>
          <w:rFonts w:eastAsiaTheme="minorEastAsia"/>
          <w:lang w:val="sk-SK"/>
        </w:rPr>
        <w:t>:</w:t>
      </w:r>
    </w:p>
    <w:p w14:paraId="3DFFC212" w14:textId="77777777" w:rsidR="00CE547F" w:rsidRPr="00FA362E" w:rsidRDefault="00CE547F" w:rsidP="00CE547F">
      <w:pPr>
        <w:rPr>
          <w:rFonts w:eastAsiaTheme="minorEastAsia"/>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75D70568" w14:textId="77777777" w:rsidTr="00452ADC">
        <w:tc>
          <w:tcPr>
            <w:tcW w:w="704" w:type="dxa"/>
          </w:tcPr>
          <w:p w14:paraId="17C50243" w14:textId="77777777" w:rsidR="00CE547F" w:rsidRPr="00FA362E" w:rsidRDefault="00CE547F" w:rsidP="00452ADC">
            <w:pPr>
              <w:jc w:val="center"/>
              <w:rPr>
                <w:color w:val="000000"/>
                <w:lang w:val="sk-SK"/>
              </w:rPr>
            </w:pPr>
          </w:p>
        </w:tc>
        <w:tc>
          <w:tcPr>
            <w:tcW w:w="7088" w:type="dxa"/>
            <w:vAlign w:val="center"/>
          </w:tcPr>
          <w:p w14:paraId="7BF47005" w14:textId="77777777" w:rsidR="00CE547F" w:rsidRPr="00FA362E" w:rsidRDefault="000603AB" w:rsidP="00452ADC">
            <w:pPr>
              <w:jc w:val="center"/>
              <w:rPr>
                <w:rFonts w:eastAsiaTheme="minorEastAsia"/>
                <w:lang w:val="sk-SK"/>
              </w:rPr>
            </w:pPr>
            <m:oMathPara>
              <m:oMath>
                <m:sSub>
                  <m:sSubPr>
                    <m:ctrlPr>
                      <w:rPr>
                        <w:rFonts w:ascii="Cambria Math" w:hAnsi="Cambria Math"/>
                        <w:i/>
                        <w:lang w:val="sk-SK"/>
                      </w:rPr>
                    </m:ctrlPr>
                  </m:sSubPr>
                  <m:e>
                    <m:r>
                      <w:rPr>
                        <w:rFonts w:ascii="Cambria Math" w:hAnsi="Cambria Math"/>
                        <w:lang w:val="sk-SK"/>
                      </w:rPr>
                      <m:t>CO</m:t>
                    </m:r>
                  </m:e>
                  <m:sub>
                    <m:r>
                      <w:rPr>
                        <w:rFonts w:ascii="Cambria Math" w:hAnsi="Cambria Math"/>
                        <w:lang w:val="sk-SK"/>
                      </w:rPr>
                      <m:t>EST</m:t>
                    </m:r>
                  </m:sub>
                </m:sSub>
                <m:r>
                  <w:rPr>
                    <w:rFonts w:ascii="Cambria Math" w:hAnsi="Cambria Math"/>
                    <w:lang w:val="sk-SK"/>
                  </w:rPr>
                  <m:t>=</m:t>
                </m:r>
                <m:d>
                  <m:dPr>
                    <m:ctrlPr>
                      <w:rPr>
                        <w:rFonts w:ascii="Cambria Math" w:hAnsi="Cambria Math"/>
                        <w:i/>
                        <w:lang w:val="sk-SK"/>
                      </w:rPr>
                    </m:ctrlPr>
                  </m:dPr>
                  <m:e>
                    <m:r>
                      <w:rPr>
                        <w:rFonts w:ascii="Cambria Math" w:hAnsi="Cambria Math"/>
                        <w:lang w:val="sk-SK"/>
                      </w:rPr>
                      <m:t>PP*HR</m:t>
                    </m:r>
                  </m:e>
                </m:d>
                <m:r>
                  <w:rPr>
                    <w:rFonts w:ascii="Cambria Math" w:hAnsi="Cambria Math"/>
                    <w:lang w:val="sk-SK"/>
                  </w:rPr>
                  <m:t>*2ml</m:t>
                </m:r>
              </m:oMath>
            </m:oMathPara>
          </w:p>
          <w:p w14:paraId="6B7A6C0C" w14:textId="77777777" w:rsidR="00CE547F" w:rsidRPr="00FA362E" w:rsidRDefault="00CE547F" w:rsidP="00452ADC">
            <w:pPr>
              <w:jc w:val="center"/>
              <w:rPr>
                <w:color w:val="000000"/>
                <w:lang w:val="sk-SK"/>
              </w:rPr>
            </w:pPr>
          </w:p>
        </w:tc>
        <w:tc>
          <w:tcPr>
            <w:tcW w:w="702" w:type="dxa"/>
            <w:vAlign w:val="center"/>
          </w:tcPr>
          <w:p w14:paraId="528FE87E" w14:textId="77777777" w:rsidR="00CE547F" w:rsidRPr="00FA362E" w:rsidRDefault="00CE547F" w:rsidP="00452ADC">
            <w:pPr>
              <w:jc w:val="center"/>
              <w:rPr>
                <w:color w:val="000000"/>
                <w:lang w:val="sk-SK"/>
              </w:rPr>
            </w:pPr>
            <w:r w:rsidRPr="00FA362E">
              <w:rPr>
                <w:color w:val="000000"/>
                <w:lang w:val="sk-SK"/>
              </w:rPr>
              <w:t>(</w:t>
            </w:r>
            <w:bookmarkStart w:id="95" w:name="coESTzPP"/>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13</w:t>
            </w:r>
            <w:r w:rsidRPr="00FA362E">
              <w:rPr>
                <w:color w:val="000000"/>
                <w:lang w:val="sk-SK"/>
              </w:rPr>
              <w:fldChar w:fldCharType="end"/>
            </w:r>
            <w:bookmarkEnd w:id="95"/>
            <w:r w:rsidRPr="00FA362E">
              <w:rPr>
                <w:color w:val="000000"/>
                <w:lang w:val="sk-SK"/>
              </w:rPr>
              <w:t>)</w:t>
            </w:r>
          </w:p>
        </w:tc>
      </w:tr>
    </w:tbl>
    <w:p w14:paraId="54F76C9A" w14:textId="0E6C0B14" w:rsidR="00CE547F" w:rsidRPr="00FA362E" w:rsidRDefault="00CE547F" w:rsidP="00CE547F">
      <w:pPr>
        <w:rPr>
          <w:rFonts w:eastAsiaTheme="minorEastAsia"/>
          <w:lang w:val="sk-SK"/>
        </w:rPr>
      </w:pPr>
      <w:r w:rsidRPr="00FA362E">
        <w:rPr>
          <w:rFonts w:eastAsiaTheme="minorEastAsia"/>
          <w:lang w:val="sk-SK"/>
        </w:rPr>
        <w:lastRenderedPageBreak/>
        <w:t xml:space="preserve">Komerčný prístroj Finometer odhaduje CO z PP metódou Modelfow, ktorá je založená na Trojdielnom Windkessel modely </w:t>
      </w:r>
      <w:r w:rsidRPr="00FA362E">
        <w:rPr>
          <w:rFonts w:eastAsiaTheme="minorEastAsia"/>
          <w:lang w:val="sk-SK"/>
        </w:rPr>
        <w:fldChar w:fldCharType="begin"/>
      </w:r>
      <w:r w:rsidR="004B0F7D">
        <w:rPr>
          <w:rFonts w:eastAsiaTheme="minorEastAsia"/>
          <w:lang w:val="sk-SK"/>
        </w:rPr>
        <w:instrText xml:space="preserve"> ADDIN EN.CITE &lt;EndNote&gt;&lt;Cite&gt;&lt;Author&gt;Sollers&lt;/Author&gt;&lt;Year&gt;2006&lt;/Year&gt;&lt;IDText&gt;Comparison of arterial compliance indices derived via Beat-toBeat blood pressure waveforms: Aging and ethnicity&lt;/IDText&gt;&lt;DisplayText&gt;[29]&lt;/DisplayText&gt;&lt;record&gt;&lt;keywords&gt;&lt;keyword&gt;arterial compliance&lt;/keyword&gt;&lt;keyword&gt;BLSA&lt;/keyword&gt;&lt;keyword&gt;aging&lt;/keyword&gt;&lt;keyword&gt;ethnicity&lt;/keyword&gt;&lt;keyword&gt;ratio&lt;/keyword&gt;&lt;keyword&gt;Engineering&lt;/keyword&gt;&lt;keyword&gt;Instruments &amp;amp; Instrumentation&lt;/keyword&gt;&lt;/keywords&gt;&lt;urls&gt;&lt;related-urls&gt;&lt;url&gt;&amp;lt;Go to ISI&amp;gt;://WOS:000239353700086&lt;/url&gt;&lt;/related-urls&gt;&lt;/urls&gt;&lt;isbn&gt;0067-8856&lt;/isbn&gt;&lt;work-type&gt;Proceedings Paper&lt;/work-type&gt;&lt;titles&gt;&lt;title&gt;Comparison of arterial compliance indices derived via Beat-toBeat blood pressure waveforms: Aging and ethnicity&lt;/title&gt;&lt;secondary-title&gt;Biomedical Sciences Instrumentation, Vol 42&lt;/secondary-title&gt;&lt;/titles&gt;&lt;pages&gt;518-523&lt;/pages&gt;&lt;contributors&gt;&lt;authors&gt;&lt;author&gt;Sollers, J. J.&lt;/author&gt;&lt;author&gt;Merritt, M. M.&lt;/author&gt;&lt;author&gt;Silver, R. A.&lt;/author&gt;&lt;author&gt;Sadle, T. N.&lt;/author&gt;&lt;author&gt;Ferrucci, L.&lt;/author&gt;&lt;author&gt;Thayer, J. F.&lt;/author&gt;&lt;/authors&gt;&lt;/contributors&gt;&lt;language&gt;English&lt;/language&gt;&lt;added-date format="utc"&gt;1521719799&lt;/added-date&gt;&lt;ref-type name="Journal Article"&gt;17&lt;/ref-type&gt;&lt;auth-address&gt;NIA, Baltimore, MD 21224 USA.&amp;#xD;Sollers, JJ (reprint author), NIA, 5600 Nathan Shock Dr, Baltimore, MD 21224 USA.&lt;/auth-address&gt;&lt;dates&gt;&lt;year&gt;2006&lt;/year&gt;&lt;/dates&gt;&lt;rec-number&gt;58&lt;/rec-number&gt;&lt;last-updated-date format="utc"&gt;1521719799&lt;/last-updated-date&gt;&lt;accession-num&gt;WOS:000239353700086&lt;/accession-num&gt;&lt;volume&gt;42&lt;/volume&gt;&lt;/record&gt;&lt;/Cite&gt;&lt;/EndNote&gt;</w:instrText>
      </w:r>
      <w:r w:rsidRPr="00FA362E">
        <w:rPr>
          <w:rFonts w:eastAsiaTheme="minorEastAsia"/>
          <w:lang w:val="sk-SK"/>
        </w:rPr>
        <w:fldChar w:fldCharType="separate"/>
      </w:r>
      <w:r w:rsidR="004B0F7D">
        <w:rPr>
          <w:rFonts w:eastAsiaTheme="minorEastAsia"/>
          <w:noProof/>
          <w:lang w:val="sk-SK"/>
        </w:rPr>
        <w:t>[29]</w:t>
      </w:r>
      <w:r w:rsidRPr="00FA362E">
        <w:rPr>
          <w:rFonts w:eastAsiaTheme="minorEastAsia"/>
          <w:lang w:val="sk-SK"/>
        </w:rPr>
        <w:fldChar w:fldCharType="end"/>
      </w:r>
      <w:r w:rsidRPr="00FA362E">
        <w:rPr>
          <w:rFonts w:eastAsiaTheme="minorEastAsia"/>
          <w:lang w:val="sk-SK"/>
        </w:rPr>
        <w:t xml:space="preserve"> a vykazuje podobnú presnosť ako termodilučné metódy </w:t>
      </w:r>
      <w:r w:rsidRPr="00FA362E">
        <w:rPr>
          <w:rFonts w:eastAsiaTheme="minorEastAsia"/>
          <w:lang w:val="sk-SK"/>
        </w:rPr>
        <w:fldChar w:fldCharType="begin">
          <w:fldData xml:space="preserve">PEVuZE5vdGU+PENpdGU+PEF1dGhvcj5KYW5zZW48L0F1dGhvcj48WWVhcj4yMDAxPC9ZZWFyPjxJ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</w:fldData>
        </w:fldChar>
      </w:r>
      <w:r w:rsidR="004B0F7D">
        <w:rPr>
          <w:rFonts w:eastAsiaTheme="minorEastAsia"/>
          <w:lang w:val="sk-SK"/>
        </w:rPr>
        <w:instrText xml:space="preserve"> ADDIN EN.CITE </w:instrText>
      </w:r>
      <w:r w:rsidR="004B0F7D">
        <w:rPr>
          <w:rFonts w:eastAsiaTheme="minorEastAsia"/>
          <w:lang w:val="sk-SK"/>
        </w:rPr>
        <w:fldChar w:fldCharType="begin">
          <w:fldData xml:space="preserve">PEVuZE5vdGU+PENpdGU+PEF1dGhvcj5KYW5zZW48L0F1dGhvcj48WWVhcj4yMDAxPC9ZZWFyPjxJ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</w:fldData>
        </w:fldChar>
      </w:r>
      <w:r w:rsidR="004B0F7D">
        <w:rPr>
          <w:rFonts w:eastAsiaTheme="minorEastAsia"/>
          <w:lang w:val="sk-SK"/>
        </w:rPr>
        <w:instrText xml:space="preserve"> ADDIN EN.CITE.DATA </w:instrText>
      </w:r>
      <w:r w:rsidR="004B0F7D">
        <w:rPr>
          <w:rFonts w:eastAsiaTheme="minorEastAsia"/>
          <w:lang w:val="sk-SK"/>
        </w:rPr>
      </w:r>
      <w:r w:rsidR="004B0F7D">
        <w:rPr>
          <w:rFonts w:eastAsiaTheme="minorEastAsia"/>
          <w:lang w:val="sk-SK"/>
        </w:rPr>
        <w:fldChar w:fldCharType="end"/>
      </w:r>
      <w:r w:rsidRPr="00FA362E">
        <w:rPr>
          <w:rFonts w:eastAsiaTheme="minorEastAsia"/>
          <w:lang w:val="sk-SK"/>
        </w:rPr>
        <w:fldChar w:fldCharType="separate"/>
      </w:r>
      <w:r w:rsidR="004B0F7D">
        <w:rPr>
          <w:rFonts w:eastAsiaTheme="minorEastAsia"/>
          <w:noProof/>
          <w:lang w:val="sk-SK"/>
        </w:rPr>
        <w:t>[28]</w:t>
      </w:r>
      <w:r w:rsidRPr="00FA362E">
        <w:rPr>
          <w:rFonts w:eastAsiaTheme="minorEastAsia"/>
          <w:lang w:val="sk-SK"/>
        </w:rPr>
        <w:fldChar w:fldCharType="end"/>
      </w:r>
      <w:r w:rsidRPr="00FA362E">
        <w:rPr>
          <w:rFonts w:eastAsiaTheme="minorEastAsia"/>
          <w:lang w:val="sk-SK"/>
        </w:rPr>
        <w:t xml:space="preserve">. Avšak aj keď PP a SV korelujú ich vzťah sa vykazuje známky nelinearity </w:t>
      </w:r>
      <w:r w:rsidRPr="00FA362E">
        <w:rPr>
          <w:rFonts w:eastAsiaTheme="minorEastAsia"/>
          <w:lang w:val="sk-SK"/>
        </w:rPr>
        <w:fldChar w:fldCharType="begin">
          <w:fldData xml:space="preserve">PEVuZE5vdGU+PENpdGU+PEF1dGhvcj5Nb25uZXQ8L0F1dGhvcj48WWVhcj4yMDExPC9ZZWFyPjxS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</w:fldData>
        </w:fldChar>
      </w:r>
      <w:r w:rsidR="004B0F7D">
        <w:rPr>
          <w:rFonts w:eastAsiaTheme="minorEastAsia"/>
          <w:lang w:val="sk-SK"/>
        </w:rPr>
        <w:instrText xml:space="preserve"> ADDIN EN.CITE </w:instrText>
      </w:r>
      <w:r w:rsidR="004B0F7D">
        <w:rPr>
          <w:rFonts w:eastAsiaTheme="minorEastAsia"/>
          <w:lang w:val="sk-SK"/>
        </w:rPr>
        <w:fldChar w:fldCharType="begin">
          <w:fldData xml:space="preserve">PEVuZE5vdGU+PENpdGU+PEF1dGhvcj5Nb25uZXQ8L0F1dGhvcj48WWVhcj4yMDExPC9ZZWFyPjxS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</w:fldData>
        </w:fldChar>
      </w:r>
      <w:r w:rsidR="004B0F7D">
        <w:rPr>
          <w:rFonts w:eastAsiaTheme="minorEastAsia"/>
          <w:lang w:val="sk-SK"/>
        </w:rPr>
        <w:instrText xml:space="preserve"> ADDIN EN.CITE.DATA </w:instrText>
      </w:r>
      <w:r w:rsidR="004B0F7D">
        <w:rPr>
          <w:rFonts w:eastAsiaTheme="minorEastAsia"/>
          <w:lang w:val="sk-SK"/>
        </w:rPr>
      </w:r>
      <w:r w:rsidR="004B0F7D">
        <w:rPr>
          <w:rFonts w:eastAsiaTheme="minorEastAsia"/>
          <w:lang w:val="sk-SK"/>
        </w:rPr>
        <w:fldChar w:fldCharType="end"/>
      </w:r>
      <w:r w:rsidRPr="00FA362E">
        <w:rPr>
          <w:rFonts w:eastAsiaTheme="minorEastAsia"/>
          <w:lang w:val="sk-SK"/>
        </w:rPr>
        <w:fldChar w:fldCharType="separate"/>
      </w:r>
      <w:r w:rsidR="004B0F7D">
        <w:rPr>
          <w:rFonts w:eastAsiaTheme="minorEastAsia"/>
          <w:noProof/>
          <w:lang w:val="sk-SK"/>
        </w:rPr>
        <w:t>[30]</w:t>
      </w:r>
      <w:r w:rsidRPr="00FA362E">
        <w:rPr>
          <w:rFonts w:eastAsiaTheme="minorEastAsia"/>
          <w:lang w:val="sk-SK"/>
        </w:rPr>
        <w:fldChar w:fldCharType="end"/>
      </w:r>
      <w:r w:rsidRPr="00FA362E">
        <w:rPr>
          <w:rFonts w:eastAsiaTheme="minorEastAsia"/>
          <w:lang w:val="sk-SK"/>
        </w:rPr>
        <w:t xml:space="preserve">. Medzi ďalšie komerčné produkty, ktoré merajú SV z PP patrí Nexfin. SV počíta pre každý tep </w:t>
      </w:r>
      <w:r w:rsidRPr="00FA362E">
        <w:rPr>
          <w:rFonts w:eastAsiaTheme="minorEastAsia"/>
          <w:lang w:val="sk-SK"/>
        </w:rPr>
        <w:fldChar w:fldCharType="begin">
          <w:fldData xml:space="preserve">PEVuZE5vdGU+PENpdGU+PEF1dGhvcj5Qb3V3ZWxzPC9BdXRob3I+PFllYXI+MjAxNzwvWWVhcj48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</w:fldData>
        </w:fldChar>
      </w:r>
      <w:r w:rsidR="004B0F7D">
        <w:rPr>
          <w:rFonts w:eastAsiaTheme="minorEastAsia"/>
          <w:lang w:val="sk-SK"/>
        </w:rPr>
        <w:instrText xml:space="preserve"> ADDIN EN.CITE </w:instrText>
      </w:r>
      <w:r w:rsidR="004B0F7D">
        <w:rPr>
          <w:rFonts w:eastAsiaTheme="minorEastAsia"/>
          <w:lang w:val="sk-SK"/>
        </w:rPr>
        <w:fldChar w:fldCharType="begin">
          <w:fldData xml:space="preserve">PEVuZE5vdGU+PENpdGU+PEF1dGhvcj5Qb3V3ZWxzPC9BdXRob3I+PFllYXI+MjAxNzwvWWVhcj48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</w:fldData>
        </w:fldChar>
      </w:r>
      <w:r w:rsidR="004B0F7D">
        <w:rPr>
          <w:rFonts w:eastAsiaTheme="minorEastAsia"/>
          <w:lang w:val="sk-SK"/>
        </w:rPr>
        <w:instrText xml:space="preserve"> ADDIN EN.CITE.DATA </w:instrText>
      </w:r>
      <w:r w:rsidR="004B0F7D">
        <w:rPr>
          <w:rFonts w:eastAsiaTheme="minorEastAsia"/>
          <w:lang w:val="sk-SK"/>
        </w:rPr>
      </w:r>
      <w:r w:rsidR="004B0F7D">
        <w:rPr>
          <w:rFonts w:eastAsiaTheme="minorEastAsia"/>
          <w:lang w:val="sk-SK"/>
        </w:rPr>
        <w:fldChar w:fldCharType="end"/>
      </w:r>
      <w:r w:rsidRPr="00FA362E">
        <w:rPr>
          <w:rFonts w:eastAsiaTheme="minorEastAsia"/>
          <w:lang w:val="sk-SK"/>
        </w:rPr>
        <w:fldChar w:fldCharType="separate"/>
      </w:r>
      <w:r w:rsidR="004B0F7D">
        <w:rPr>
          <w:rFonts w:eastAsiaTheme="minorEastAsia"/>
          <w:noProof/>
          <w:lang w:val="sk-SK"/>
        </w:rPr>
        <w:t>[31]</w:t>
      </w:r>
      <w:r w:rsidRPr="00FA362E">
        <w:rPr>
          <w:rFonts w:eastAsiaTheme="minorEastAsia"/>
          <w:lang w:val="sk-SK"/>
        </w:rPr>
        <w:fldChar w:fldCharType="end"/>
      </w:r>
      <w:r w:rsidRPr="00FA362E">
        <w:rPr>
          <w:rFonts w:eastAsiaTheme="minorEastAsia"/>
          <w:lang w:val="sk-SK"/>
        </w:rPr>
        <w:t xml:space="preserve">. </w:t>
      </w:r>
    </w:p>
    <w:p w14:paraId="330E39AC" w14:textId="77777777" w:rsidR="00CE547F" w:rsidRPr="00FA362E" w:rsidRDefault="00CE547F" w:rsidP="00CE547F">
      <w:pPr>
        <w:rPr>
          <w:rFonts w:eastAsiaTheme="minorEastAsia"/>
          <w:lang w:val="sk-SK"/>
        </w:rPr>
      </w:pPr>
    </w:p>
    <w:p w14:paraId="43C73A46" w14:textId="77777777" w:rsidR="00CE547F" w:rsidRPr="00FA362E" w:rsidRDefault="00CE547F" w:rsidP="00CE547F">
      <w:pPr>
        <w:rPr>
          <w:rFonts w:eastAsiaTheme="minorEastAsia"/>
          <w:lang w:val="sk-SK"/>
        </w:rPr>
      </w:pPr>
      <w:r w:rsidRPr="00FA362E">
        <w:rPr>
          <w:rFonts w:eastAsiaTheme="minorEastAsia"/>
          <w:lang w:val="sk-SK"/>
        </w:rPr>
        <w:t>Skupina metód na odhad SV pomocou zmien v impedancii hrudníka sa nazýva impedančná kardiografia.</w:t>
      </w:r>
    </w:p>
    <w:p w14:paraId="4D137183" w14:textId="77777777" w:rsidR="00CE547F" w:rsidRPr="00FA362E" w:rsidRDefault="00CE547F" w:rsidP="00CE547F">
      <w:pPr>
        <w:rPr>
          <w:lang w:val="sk-SK"/>
        </w:rPr>
      </w:pPr>
    </w:p>
    <w:p w14:paraId="7DF67F82" w14:textId="77777777" w:rsidR="00CE547F" w:rsidRPr="00FA362E" w:rsidRDefault="00CE547F" w:rsidP="00CE547F">
      <w:pPr>
        <w:pStyle w:val="Nadpis2"/>
        <w:rPr>
          <w:lang w:val="sk-SK"/>
        </w:rPr>
      </w:pPr>
      <w:bookmarkStart w:id="96" w:name="_Toc513981463"/>
      <w:r w:rsidRPr="00FA362E">
        <w:rPr>
          <w:lang w:val="sk-SK"/>
        </w:rPr>
        <w:t>Impedančná kardiografia</w:t>
      </w:r>
      <w:bookmarkEnd w:id="96"/>
    </w:p>
    <w:p w14:paraId="7486A505" w14:textId="77777777" w:rsidR="00CE547F" w:rsidRPr="00FA362E" w:rsidRDefault="00CE547F" w:rsidP="00CE547F">
      <w:pPr>
        <w:rPr>
          <w:lang w:val="sk-SK"/>
        </w:rPr>
      </w:pPr>
    </w:p>
    <w:p w14:paraId="6C75A853" w14:textId="059A08D2" w:rsidR="00CE547F" w:rsidRPr="00FA362E" w:rsidRDefault="00CE547F" w:rsidP="00CE547F">
      <w:pPr>
        <w:rPr>
          <w:lang w:val="sk-SK"/>
        </w:rPr>
      </w:pPr>
      <w:r w:rsidRPr="00FA362E">
        <w:rPr>
          <w:lang w:val="sk-SK"/>
        </w:rPr>
        <w:t>Impedančná kardiografia (IC) slúži na vyšetrovanie obehového systému vrátane srdca. Využíva pri tom elektrický odpor tela a jeho zmeny v priebehu srdcového cyklu. Špeciálne impedanciou hrudníka sa zaoberá hrudníková impedančná kardiografia (TIC - thoracic impedance cardiography). Impedanciu hrudníka ovplyvňuje jeho plnenie krvou v priebehu srdečného cyklu. Nižší odpor krvi v porovnaní s okolitým tkanivom zapríčiňuje zníženie elektrického odporu hrudníka v čase zvýšeného množstva krvi v hrudníku. Priebeh zmien impedancie hrudníka počas srdcového cyklu je preto možné využiť na odhad SV. K odhadu SV z impedančnej krivky začal ako prvý používať Nyboerov (v 1950tych rokoch)</w:t>
      </w:r>
      <w:r w:rsidRPr="00FA362E">
        <w:rPr>
          <w:lang w:val="sk-SK"/>
        </w:rPr>
        <w:fldChar w:fldCharType="begin"/>
      </w:r>
      <w:r w:rsidRPr="00FA362E">
        <w:rPr>
          <w:lang w:val="sk-SK"/>
        </w:rPr>
        <w:instrText xml:space="preserve"> ADDIN EN.CITE &lt;EndNote&gt;&lt;Cite&gt;&lt;Author&gt;Nyboer&lt;/Author&gt;&lt;Year&gt;1950&lt;/Year&gt;&lt;RecNum&gt;0&lt;/RecNum&gt;&lt;IDText&gt;ELECTRICAL IMPEDANCE PLETHYSMOGRAPHY - A PHYSICAL AND PHYSIOLOGIC APPROACH TO PERIPHERAL VASCULAR STUDY&lt;/IDText&gt;&lt;DisplayText&gt;[4]&lt;/DisplayText&gt;&lt;record&gt;&lt;keywords&gt;&lt;keyword&gt;Cardiovascular System &amp;amp; Cardiology&lt;/keyword&gt;&lt;/keywords&gt;&lt;urls&gt;&lt;related-urls&gt;&lt;url&gt;&amp;lt;Go to ISI&amp;gt;://WOS:A1950UE49300002&lt;/url&gt;&lt;/related-urls&gt;&lt;/urls&gt;&lt;isbn&gt;0009-7322&lt;/isbn&gt;&lt;work-type&gt;Article&lt;/work-type&gt;&lt;titles&gt;&lt;title&gt;ELECTRICAL IMPEDANCE PLETHYSMOGRAPHY - A PHYSICAL AND PHYSIOLOGIC APPROACH TO PERIPHERAL VASCULAR STUDY&lt;/title&gt;&lt;secondary-title&gt;Circulation&lt;/secondary-title&gt;&lt;alt-title&gt;Circulation&lt;/alt-title&gt;&lt;/titles&gt;&lt;pages&gt;811-821&lt;/pages&gt;&lt;number&gt;6&lt;/number&gt;&lt;contributors&gt;&lt;authors&gt;&lt;author&gt;Nyboer, J.&lt;/author&gt;&lt;/authors&gt;&lt;/contributors&gt;&lt;language&gt;English&lt;/language&gt;&lt;added-date format="utc"&gt;1520089301&lt;/added-date&gt;&lt;ref-type name="Journal Article"&gt;17&lt;/ref-type&gt;&lt;dates&gt;&lt;year&gt;1950&lt;/year&gt;&lt;/dates&gt;&lt;rec-number&gt;2&lt;/rec-number&gt;&lt;last-updated-date format="utc"&gt;1520089301&lt;/last-updated-date&gt;&lt;accession-num&gt;WOS:A1950UE49300002&lt;/accession-num&gt;&lt;electronic-resource-num&gt;10.1161/01.cir.2.6.811&lt;/electronic-resource-num&gt;&lt;volume&gt;2&lt;/volume&gt;&lt;/record&gt;&lt;/Cite&gt;&lt;/EndNote&gt;</w:instrText>
      </w:r>
      <w:r w:rsidRPr="00FA362E">
        <w:rPr>
          <w:lang w:val="sk-SK"/>
        </w:rPr>
        <w:fldChar w:fldCharType="separate"/>
      </w:r>
      <w:r w:rsidRPr="00FA362E">
        <w:rPr>
          <w:noProof/>
          <w:lang w:val="sk-SK"/>
        </w:rPr>
        <w:t>[4]</w:t>
      </w:r>
      <w:r w:rsidRPr="00FA362E">
        <w:rPr>
          <w:lang w:val="sk-SK"/>
        </w:rPr>
        <w:fldChar w:fldCharType="end"/>
      </w:r>
      <w:r w:rsidRPr="00FA362E">
        <w:rPr>
          <w:lang w:val="sk-SK"/>
        </w:rPr>
        <w:t xml:space="preserve"> a Kubíčkov model</w:t>
      </w:r>
      <w:r w:rsidRPr="00FA362E">
        <w:rPr>
          <w:lang w:val="sk-SK"/>
        </w:rPr>
        <w:fldChar w:fldCharType="begin"/>
      </w:r>
      <w:r w:rsidR="004B0F7D">
        <w:rPr>
          <w:lang w:val="sk-SK"/>
        </w:rPr>
        <w:instrText xml:space="preserve"> ADDIN EN.CITE &lt;EndNote&gt;&lt;Cite&gt;&lt;Author&gt;Kubicek&lt;/Author&gt;&lt;Year&gt;1966&lt;/Year&gt;&lt;IDText&gt;DEVELOPMENT AND EVALUATION OF AN IMPEDANCE CARDIAC OUTPUT SYSTEM&lt;/IDText&gt;&lt;DisplayText&gt;[32]&lt;/DisplayText&gt;&lt;record&gt;&lt;urls&gt;&lt;related-urls&gt;&lt;url&gt;&amp;lt;Go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format="utc"&gt;1520090231&lt;/added-date&gt;&lt;ref-type name="Journal Article"&gt;17&lt;/ref-type&gt;&lt;dates&gt;&lt;year&gt;1966&lt;/year&gt;&lt;/dates&gt;&lt;rec-number&gt;3&lt;/rec-number&gt;&lt;last-updated-date format="utc"&gt;1520090231&lt;/last-updated-date&gt;&lt;accession-num&gt;WOS:A19668679500003&lt;/accession-num&gt;&lt;volume&gt;37&lt;/volume&gt;&lt;/record&gt;&lt;/Cite&gt;&lt;/EndNote&gt;</w:instrText>
      </w:r>
      <w:r w:rsidRPr="00FA362E">
        <w:rPr>
          <w:lang w:val="sk-SK"/>
        </w:rPr>
        <w:fldChar w:fldCharType="separate"/>
      </w:r>
      <w:r w:rsidR="004B0F7D">
        <w:rPr>
          <w:noProof/>
          <w:lang w:val="sk-SK"/>
        </w:rPr>
        <w:t>[32]</w:t>
      </w:r>
      <w:r w:rsidRPr="00FA362E">
        <w:rPr>
          <w:lang w:val="sk-SK"/>
        </w:rPr>
        <w:fldChar w:fldCharType="end"/>
      </w:r>
      <w:r w:rsidRPr="00FA362E">
        <w:rPr>
          <w:lang w:val="sk-SK"/>
        </w:rPr>
        <w:t>, neskôr Šrámkov</w:t>
      </w:r>
      <w:r w:rsidRPr="00FA362E">
        <w:rPr>
          <w:lang w:val="sk-SK"/>
        </w:rPr>
        <w:fldChar w:fldCharType="begin"/>
      </w:r>
      <w:r w:rsidR="004B0F7D">
        <w:rPr>
          <w:lang w:val="sk-SK"/>
        </w:rPr>
        <w:instrText xml:space="preserve"> ADDIN EN.CITE &lt;EndNote&gt;&lt;Cite&gt;&lt;Author&gt;Bernstein&lt;/Author&gt;&lt;Year&gt;1986&lt;/Year&gt;&lt;IDText&gt;A NEW STROKE VOLUME EQUATION FOR THORACIC ELECTRICAL BIOIMPEDANCE - THEORY AND RATIONALE&lt;/IDText&gt;&lt;DisplayText&gt;[33]&lt;/DisplayText&gt;&lt;record&gt;&lt;dates&gt;&lt;pub-dates&gt;&lt;date&gt;Oct&lt;/date&gt;&lt;/pub-dates&gt;&lt;year&gt;1986&lt;/year&gt;&lt;/dates&gt;&lt;keywords&gt;&lt;keyword&gt;General &amp;amp; Internal Medicine&lt;/keyword&gt;&lt;/keywords&gt;&lt;urls&gt;&lt;related-urls&gt;&lt;url&gt;&amp;lt;Go to ISI&amp;gt;://WOS:A1986E333800017&lt;/url&gt;&lt;/related-urls&gt;&lt;/urls&gt;&lt;isbn&gt;0090-3493&lt;/isbn&gt;&lt;work-type&gt;Article&lt;/work-type&gt;&lt;titles&gt;&lt;title&gt;A NEW STROKE VOLUME EQUATION FOR THORACIC ELECTRICAL BIOIMPEDANCE - THEORY AND RATIONALE&lt;/title&gt;&lt;secondary-title&gt;Critical Care Medicine&lt;/secondary-title&gt;&lt;alt-title&gt;Crit. Care Med.&lt;/alt-title&gt;&lt;/titles&gt;&lt;pages&gt;904-909&lt;/pages&gt;&lt;number&gt;10&lt;/number&gt;&lt;contributors&gt;&lt;authors&gt;&lt;author&gt;Bernstein, D. P.&lt;/author&gt;&lt;/authors&gt;&lt;/contributors&gt;&lt;language&gt;English&lt;/language&gt;&lt;added-date format="utc"&gt;1520090284&lt;/added-date&gt;&lt;ref-type name="Journal Article"&gt;17&lt;/ref-type&gt;&lt;auth-address&gt;PALOMAR MEM HOSP,DEPT ANESTHESIOL,ESCONDIDO,CA.&lt;/auth-address&gt;&lt;rec-number&gt;4&lt;/rec-number&gt;&lt;last-updated-date format="utc"&gt;1520090284&lt;/last-updated-date&gt;&lt;accession-num&gt;WOS:A1986E333800017&lt;/accession-num&gt;&lt;electronic-resource-num&gt;10.1097/00003246-198610000-00017&lt;/electronic-resource-num&gt;&lt;volume&gt;14&lt;/volume&gt;&lt;/record&gt;&lt;/Cite&gt;&lt;/EndNote&gt;</w:instrText>
      </w:r>
      <w:r w:rsidRPr="00FA362E">
        <w:rPr>
          <w:lang w:val="sk-SK"/>
        </w:rPr>
        <w:fldChar w:fldCharType="separate"/>
      </w:r>
      <w:r w:rsidR="004B0F7D">
        <w:rPr>
          <w:noProof/>
          <w:lang w:val="sk-SK"/>
        </w:rPr>
        <w:t>[33]</w:t>
      </w:r>
      <w:r w:rsidRPr="00FA362E">
        <w:rPr>
          <w:lang w:val="sk-SK"/>
        </w:rPr>
        <w:fldChar w:fldCharType="end"/>
      </w:r>
      <w:r w:rsidRPr="00FA362E">
        <w:rPr>
          <w:lang w:val="sk-SK"/>
        </w:rPr>
        <w:t xml:space="preserve"> a v súčasnosti hlavne Bernsteinov model </w:t>
      </w:r>
      <w:r w:rsidRPr="00FA362E">
        <w:rPr>
          <w:lang w:val="sk-SK"/>
        </w:rPr>
        <w:fldChar w:fldCharType="begin"/>
      </w:r>
      <w:r w:rsidRPr="00FA362E">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A362E">
        <w:rPr>
          <w:lang w:val="sk-SK"/>
        </w:rPr>
        <w:fldChar w:fldCharType="separate"/>
      </w:r>
      <w:r w:rsidRPr="00FA362E">
        <w:rPr>
          <w:noProof/>
          <w:lang w:val="sk-SK"/>
        </w:rPr>
        <w:t>[3]</w:t>
      </w:r>
      <w:r w:rsidRPr="00FA362E">
        <w:rPr>
          <w:lang w:val="sk-SK"/>
        </w:rPr>
        <w:fldChar w:fldCharType="end"/>
      </w:r>
      <w:r w:rsidRPr="00FA362E">
        <w:rPr>
          <w:lang w:val="sk-SK"/>
        </w:rPr>
        <w:t xml:space="preserve">. Tieto modely sa ďalej vyvíjajú a objavuje sa nielen použitie elektrickej resistivity ako je to vo vyššie spomenutých modeloch, ale aj použitie elektrickej reaktancie na výpočet SV a CO </w:t>
      </w:r>
      <w:r w:rsidRPr="00FA362E">
        <w:rPr>
          <w:lang w:val="sk-SK"/>
        </w:rPr>
        <w:fldChar w:fldCharType="begin"/>
      </w:r>
      <w:r w:rsidR="004B0F7D">
        <w:rPr>
          <w:lang w:val="sk-SK"/>
        </w:rPr>
        <w:instrText xml:space="preserve"> ADDIN EN.CITE &lt;EndNote&gt;&lt;Cite&gt;&lt;Author&gt;Keren&lt;/Author&gt;&lt;Year&gt;2007&lt;/Year&gt;&lt;IDText&gt;Evaluation of a noninvasive continuous cardiac output monitoring system based on thoracic bioreactance&lt;/IDText&gt;&lt;DisplayText&gt;[34]&lt;/DisplayText&gt;&lt;record&gt;&lt;dates&gt;&lt;pub-dates&gt;&lt;date&gt;Jul&lt;/date&gt;&lt;/pub-dates&gt;&lt;year&gt;2007&lt;/year&gt;&lt;/dates&gt;&lt;keywords&gt;&lt;keyword&gt;noninvasive monitoring&lt;/keyword&gt;&lt;keyword&gt;chronic heart-failure&lt;/keyword&gt;&lt;keyword&gt;impedance cardiography&lt;/keyword&gt;&lt;keyword&gt;stroke volume&lt;/keyword&gt;&lt;keyword&gt;&lt;/keyword&gt;&lt;keyword&gt;bioimpedance&lt;/keyword&gt;&lt;keyword&gt;thermodilution&lt;/keyword&gt;&lt;keyword&gt;risk&lt;/keyword&gt;&lt;keyword&gt;Cardiovascular System &amp;amp; Cardiology&lt;/keyword&gt;&lt;keyword&gt;Physiology&lt;/keyword&gt;&lt;/keywords&gt;&lt;urls&gt;&lt;related-urls&gt;&lt;url&gt;&amp;lt;Go to ISI&amp;gt;://WOS:000247968800071&lt;/url&gt;&lt;/related-urls&gt;&lt;/urls&gt;&lt;isbn&gt;0363-6135&lt;/isbn&gt;&lt;work-type&gt;Article&lt;/work-type&gt;&lt;titles&gt;&lt;title&gt;Evaluation of a noninvasive continuous cardiac output monitoring system based on thoracic bioreactance&lt;/title&gt;&lt;secondary-title&gt;American Journal of Physiology-Heart and Circulatory Physiology&lt;/secondary-title&gt;&lt;alt-title&gt;Am. J. Physiol.-Heart Circul. Physiol.&lt;/alt-title&gt;&lt;/titles&gt;&lt;pages&gt;H583-H589&lt;/pages&gt;&lt;number&gt;1&lt;/number&gt;&lt;contributors&gt;&lt;authors&gt;&lt;author&gt;Keren, H.&lt;/author&gt;&lt;author&gt;Burkhoff, D.&lt;/author&gt;&lt;author&gt;Squara, P.&lt;/author&gt;&lt;/authors&gt;&lt;/contributors&gt;&lt;language&gt;English&lt;/language&gt;&lt;added-date format="utc"&gt;1521289529&lt;/added-date&gt;&lt;ref-type name="Journal Article"&gt;17&lt;/ref-type&gt;&lt;auth-address&gt;Cheetah Med Ltd, Raanana, Israel. Columbia Univ, New York, NY USA. Clin Ambroise Pare, Paris, France.&amp;#xD;Burkhoff, D (reprint author), Columbia Univ, Div Cardiol, 650 W 168th St, New York, NY 10032 USA.&amp;#xD;db59@columbia.edu&lt;/auth-address&gt;&lt;rec-number&gt;44&lt;/rec-number&gt;&lt;last-updated-date format="utc"&gt;1521289529&lt;/last-updated-date&gt;&lt;accession-num&gt;WOS:000247968800071&lt;/accession-num&gt;&lt;electronic-resource-num&gt;10.1152/ajpheart.00195.2007&lt;/electronic-resource-num&gt;&lt;volume&gt;293&lt;/volume&gt;&lt;/record&gt;&lt;/Cite&gt;&lt;/EndNote&gt;</w:instrText>
      </w:r>
      <w:r w:rsidRPr="00FA362E">
        <w:rPr>
          <w:lang w:val="sk-SK"/>
        </w:rPr>
        <w:fldChar w:fldCharType="separate"/>
      </w:r>
      <w:r w:rsidR="004B0F7D">
        <w:rPr>
          <w:noProof/>
          <w:lang w:val="sk-SK"/>
        </w:rPr>
        <w:t>[34]</w:t>
      </w:r>
      <w:r w:rsidRPr="00FA362E">
        <w:rPr>
          <w:lang w:val="sk-SK"/>
        </w:rPr>
        <w:fldChar w:fldCharType="end"/>
      </w:r>
      <w:r w:rsidRPr="00FA362E">
        <w:rPr>
          <w:lang w:val="sk-SK"/>
        </w:rPr>
        <w:t>.</w:t>
      </w:r>
    </w:p>
    <w:p w14:paraId="78C76D90" w14:textId="77777777" w:rsidR="00CE547F" w:rsidRPr="00FA362E" w:rsidRDefault="00CE547F" w:rsidP="00CE547F">
      <w:pPr>
        <w:rPr>
          <w:lang w:val="sk-SK"/>
        </w:rPr>
      </w:pPr>
    </w:p>
    <w:p w14:paraId="15C31F6E" w14:textId="322FE0AF" w:rsidR="00CE547F" w:rsidRPr="00FA362E" w:rsidRDefault="00CE547F" w:rsidP="00CE547F">
      <w:pPr>
        <w:rPr>
          <w:lang w:val="sk-SK"/>
        </w:rPr>
      </w:pPr>
      <w:r w:rsidRPr="00FA362E">
        <w:rPr>
          <w:lang w:val="sk-SK"/>
        </w:rPr>
        <w:t xml:space="preserve">Impedanciu hrudníka ovplyvňuje okrem jeho plnenia krvou taktiež dýchanie a aktivita svalov. Krv je navyše súčasne vo viacerých častiach hrudníka (aorta, srdce, pľúca) a v týchto častiach dosahuje maximálny objem a rýchlosť v rôznych fázach srdcového cyklu. Nie je zatiaľ jasné, čo presne stojí za zmenami v impedancii. Diskutuje sa aj nad možnosťou, že výrazný pokles impedancie v čase systoly nespôsobuje len väčší objem krvi v meranom úseku, ale aj rýchlosť prúdenia krvi. </w:t>
      </w:r>
    </w:p>
    <w:p w14:paraId="79998B03" w14:textId="77777777" w:rsidR="00CE547F" w:rsidRPr="00FA362E" w:rsidRDefault="00CE547F" w:rsidP="00CE547F">
      <w:pPr>
        <w:rPr>
          <w:lang w:val="sk-SK"/>
        </w:rPr>
      </w:pPr>
    </w:p>
    <w:p w14:paraId="1276D9F2" w14:textId="77777777" w:rsidR="00CE547F" w:rsidRPr="00FA362E" w:rsidRDefault="00CE547F" w:rsidP="00CE547F">
      <w:pPr>
        <w:rPr>
          <w:lang w:val="sk-SK"/>
        </w:rPr>
      </w:pPr>
      <w:r w:rsidRPr="00FA362E">
        <w:rPr>
          <w:lang w:val="sk-SK"/>
        </w:rPr>
        <w:lastRenderedPageBreak/>
        <w:t>Táto práca sa zaoberá najmä problematikou Bernsteinov modelu. K výpočtu SV podľa tohto modelu sú potrebné hlavne tri parametre, a to dĺžka systoly, hodnota základnej impedancie a záporné maximum derivovanej impedancie. Detekcia a verifikácia týchto troch parametrov je hlavným cieľom tejto práce.</w:t>
      </w:r>
    </w:p>
    <w:p w14:paraId="7493C319" w14:textId="77777777" w:rsidR="00CE547F" w:rsidRPr="00FA362E" w:rsidRDefault="00CE547F" w:rsidP="00CE547F">
      <w:pPr>
        <w:rPr>
          <w:lang w:val="sk-SK"/>
        </w:rPr>
      </w:pPr>
      <w:bookmarkStart w:id="97" w:name="_Toc386404202"/>
    </w:p>
    <w:p w14:paraId="63B07A09" w14:textId="77777777" w:rsidR="00CE547F" w:rsidRPr="00FA362E" w:rsidRDefault="00CE547F" w:rsidP="00CE547F">
      <w:pPr>
        <w:rPr>
          <w:color w:val="000000"/>
          <w:lang w:val="sk-SK"/>
        </w:rPr>
      </w:pPr>
      <w:r w:rsidRPr="00FA362E">
        <w:rPr>
          <w:color w:val="000000"/>
          <w:lang w:val="sk-SK"/>
        </w:rPr>
        <w:t xml:space="preserve">Pri výpočte SV z bioimpedancie je zavedený nasledujúci model: tepový objem V (mL) považujeme za valec dĺžky </w:t>
      </w:r>
      <m:oMath>
        <m:r>
          <w:rPr>
            <w:rFonts w:ascii="Cambria Math" w:hAnsi="Cambria Math"/>
            <w:color w:val="000000"/>
            <w:lang w:val="sk-SK"/>
          </w:rPr>
          <m:t>l</m:t>
        </m:r>
      </m:oMath>
      <w:r w:rsidRPr="00FA362E">
        <w:rPr>
          <w:color w:val="000000"/>
          <w:lang w:val="sk-SK"/>
        </w:rPr>
        <w:t xml:space="preserve"> (cm) a podstavy </w:t>
      </w:r>
      <m:oMath>
        <m:r>
          <w:rPr>
            <w:rFonts w:ascii="Cambria Math" w:hAnsi="Cambria Math"/>
            <w:color w:val="000000"/>
            <w:lang w:val="sk-SK"/>
          </w:rPr>
          <m:t>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2</m:t>
            </m:r>
          </m:sup>
        </m:sSup>
        <m:r>
          <w:rPr>
            <w:rFonts w:ascii="Cambria Math" w:hAnsi="Cambria Math"/>
            <w:color w:val="000000"/>
            <w:lang w:val="sk-SK"/>
          </w:rPr>
          <m:t>(</m:t>
        </m:r>
        <m:sSup>
          <m:sSupPr>
            <m:ctrlPr>
              <w:rPr>
                <w:rFonts w:ascii="Cambria Math" w:hAnsi="Cambria Math"/>
                <w:i/>
                <w:color w:val="000000"/>
                <w:lang w:val="sk-SK"/>
              </w:rPr>
            </m:ctrlPr>
          </m:sSupPr>
          <m:e>
            <m:r>
              <w:rPr>
                <w:rFonts w:ascii="Cambria Math" w:hAnsi="Cambria Math"/>
                <w:color w:val="000000"/>
                <w:lang w:val="sk-SK"/>
              </w:rPr>
              <m:t>cm</m:t>
            </m:r>
          </m:e>
          <m:sup>
            <m:r>
              <w:rPr>
                <w:rFonts w:ascii="Cambria Math" w:hAnsi="Cambria Math"/>
                <w:color w:val="000000"/>
                <w:lang w:val="sk-SK"/>
              </w:rPr>
              <m:t>2</m:t>
            </m:r>
          </m:sup>
        </m:sSup>
        <m:r>
          <w:rPr>
            <w:rFonts w:ascii="Cambria Math" w:hAnsi="Cambria Math"/>
            <w:color w:val="000000"/>
            <w:lang w:val="sk-SK"/>
          </w:rPr>
          <m:t>)</m:t>
        </m:r>
      </m:oMath>
      <w:r w:rsidRPr="00FA362E">
        <w:rPr>
          <w:color w:val="000000"/>
          <w:lang w:val="sk-SK"/>
        </w:rPr>
        <w:t xml:space="preserve">, kde </w:t>
      </w:r>
      <m:oMath>
        <m:r>
          <w:rPr>
            <w:rFonts w:ascii="Cambria Math" w:hAnsi="Cambria Math"/>
            <w:color w:val="000000"/>
            <w:lang w:val="sk-SK"/>
          </w:rPr>
          <m:t>r</m:t>
        </m:r>
      </m:oMath>
      <w:r w:rsidRPr="00FA362E">
        <w:rPr>
          <w:color w:val="000000"/>
          <w:lang w:val="sk-SK"/>
        </w:rPr>
        <w:t xml:space="preserve"> je polomer aorty (</w:t>
      </w:r>
      <w:r w:rsidRPr="00FA362E">
        <w:rPr>
          <w:color w:val="000000"/>
          <w:lang w:val="sk-SK"/>
        </w:rPr>
        <w:fldChar w:fldCharType="begin"/>
      </w:r>
      <w:r w:rsidRPr="00FA362E">
        <w:rPr>
          <w:color w:val="000000"/>
          <w:lang w:val="sk-SK"/>
        </w:rPr>
        <w:instrText xml:space="preserve"> REF valec \h </w:instrText>
      </w:r>
      <w:r w:rsidRPr="00FA362E">
        <w:rPr>
          <w:color w:val="000000"/>
          <w:lang w:val="sk-SK"/>
        </w:rPr>
      </w:r>
      <w:r w:rsidRPr="00FA362E">
        <w:rPr>
          <w:color w:val="000000"/>
          <w:lang w:val="sk-SK"/>
        </w:rPr>
        <w:fldChar w:fldCharType="separate"/>
      </w:r>
      <w:r w:rsidR="00B85020">
        <w:rPr>
          <w:noProof/>
          <w:color w:val="000000"/>
          <w:lang w:val="sk-SK"/>
        </w:rPr>
        <w:t>14</w:t>
      </w:r>
      <w:r w:rsidRPr="00FA362E">
        <w:rPr>
          <w:color w:val="000000"/>
          <w:lang w:val="sk-SK"/>
        </w:rPr>
        <w:fldChar w:fldCharType="end"/>
      </w:r>
      <w:r w:rsidRPr="00FA362E">
        <w:rPr>
          <w:color w:val="000000"/>
          <w:lang w:val="sk-SK"/>
        </w:rPr>
        <w:t xml:space="preserve">). </w:t>
      </w:r>
      <w:r w:rsidRPr="00FA362E">
        <w:rPr>
          <w:color w:val="000000"/>
          <w:lang w:val="sk-SK"/>
        </w:rPr>
        <w:br/>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1951D598" w14:textId="77777777" w:rsidTr="00452ADC">
        <w:tc>
          <w:tcPr>
            <w:tcW w:w="704" w:type="dxa"/>
          </w:tcPr>
          <w:p w14:paraId="0446911A" w14:textId="77777777" w:rsidR="00CE547F" w:rsidRPr="00FA362E" w:rsidRDefault="00CE547F" w:rsidP="00452ADC">
            <w:pPr>
              <w:jc w:val="center"/>
              <w:rPr>
                <w:color w:val="000000"/>
                <w:lang w:val="sk-SK"/>
              </w:rPr>
            </w:pPr>
          </w:p>
        </w:tc>
        <w:tc>
          <w:tcPr>
            <w:tcW w:w="7088" w:type="dxa"/>
            <w:vAlign w:val="center"/>
          </w:tcPr>
          <w:p w14:paraId="22394027" w14:textId="77777777" w:rsidR="00CE547F" w:rsidRPr="00FA362E" w:rsidRDefault="00CE547F" w:rsidP="00452ADC">
            <w:pPr>
              <w:jc w:val="center"/>
              <w:rPr>
                <w:color w:val="000000"/>
                <w:lang w:val="sk-SK"/>
              </w:rPr>
            </w:pPr>
            <m:oMathPara>
              <m:oMath>
                <m:r>
                  <w:rPr>
                    <w:rFonts w:ascii="Cambria Math" w:hAnsi="Cambria Math"/>
                    <w:color w:val="000000"/>
                    <w:lang w:val="sk-SK"/>
                  </w:rPr>
                  <m:t>V= 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2</m:t>
                    </m:r>
                  </m:sup>
                </m:sSup>
                <m:r>
                  <w:rPr>
                    <w:rFonts w:ascii="Cambria Math" w:hAnsi="Cambria Math"/>
                    <w:color w:val="000000"/>
                    <w:lang w:val="sk-SK"/>
                  </w:rPr>
                  <m:t>l (ml)</m:t>
                </m:r>
              </m:oMath>
            </m:oMathPara>
          </w:p>
        </w:tc>
        <w:tc>
          <w:tcPr>
            <w:tcW w:w="702" w:type="dxa"/>
            <w:vAlign w:val="center"/>
          </w:tcPr>
          <w:p w14:paraId="095EEA5E" w14:textId="77777777" w:rsidR="00CE547F" w:rsidRPr="00FA362E" w:rsidRDefault="00CE547F" w:rsidP="00452ADC">
            <w:pPr>
              <w:jc w:val="center"/>
              <w:rPr>
                <w:color w:val="000000"/>
                <w:lang w:val="sk-SK"/>
              </w:rPr>
            </w:pPr>
            <w:r w:rsidRPr="00FA362E">
              <w:rPr>
                <w:color w:val="000000"/>
                <w:lang w:val="sk-SK"/>
              </w:rPr>
              <w:t>(</w:t>
            </w:r>
            <w:bookmarkStart w:id="98" w:name="valec"/>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14</w:t>
            </w:r>
            <w:r w:rsidRPr="00FA362E">
              <w:rPr>
                <w:color w:val="000000"/>
                <w:lang w:val="sk-SK"/>
              </w:rPr>
              <w:fldChar w:fldCharType="end"/>
            </w:r>
            <w:bookmarkEnd w:id="98"/>
            <w:r w:rsidRPr="00FA362E">
              <w:rPr>
                <w:color w:val="000000"/>
                <w:lang w:val="sk-SK"/>
              </w:rPr>
              <w:t>)</w:t>
            </w:r>
          </w:p>
        </w:tc>
      </w:tr>
    </w:tbl>
    <w:p w14:paraId="737BD998" w14:textId="77777777" w:rsidR="00CE547F" w:rsidRPr="00FA362E" w:rsidRDefault="00CE547F" w:rsidP="00CE547F">
      <w:pPr>
        <w:rPr>
          <w:color w:val="000000"/>
          <w:lang w:val="sk-SK"/>
        </w:rPr>
      </w:pPr>
    </w:p>
    <w:p w14:paraId="715790F4" w14:textId="77777777" w:rsidR="00CE547F" w:rsidRPr="00FA362E" w:rsidRDefault="00CE547F" w:rsidP="00CE547F">
      <w:pPr>
        <w:rPr>
          <w:color w:val="000000"/>
          <w:lang w:val="sk-SK"/>
        </w:rPr>
      </w:pPr>
      <w:r w:rsidRPr="00FA362E">
        <w:rPr>
          <w:color w:val="000000"/>
          <w:lang w:val="sk-SK"/>
        </w:rPr>
        <w:t xml:space="preserve">V dôsledku poddajnosti aorty a zvýšeného tlaku po sťahu srdca sa aorta o polomere </w:t>
      </w:r>
      <m:oMath>
        <m:r>
          <w:rPr>
            <w:rFonts w:ascii="Cambria Math" w:hAnsi="Cambria Math"/>
            <w:color w:val="000000"/>
            <w:lang w:val="sk-SK"/>
          </w:rPr>
          <m:t xml:space="preserve">r </m:t>
        </m:r>
      </m:oMath>
      <w:r w:rsidRPr="00FA362E">
        <w:rPr>
          <w:color w:val="000000"/>
          <w:lang w:val="sk-SK"/>
        </w:rPr>
        <w:t>pri systole roztiahne (</w:t>
      </w:r>
      <m:oMath>
        <m:r>
          <w:rPr>
            <w:rFonts w:ascii="Cambria Math" w:hAnsi="Cambria Math"/>
            <w:color w:val="000000"/>
            <w:lang w:val="sk-SK"/>
          </w:rPr>
          <m:t>dr</m:t>
        </m:r>
      </m:oMath>
      <w:r w:rsidRPr="00FA362E">
        <w:rPr>
          <w:color w:val="000000"/>
          <w:lang w:val="sk-SK"/>
        </w:rPr>
        <w:t>) a tým uchová časť krvi vypudenej zo srdca, nazvime to objemový efekt systoly, zvyšná časť krvi prúdi ďalej do periférií (</w:t>
      </w:r>
      <m:oMath>
        <m:r>
          <w:rPr>
            <w:rFonts w:ascii="Cambria Math" w:hAnsi="Cambria Math"/>
            <w:color w:val="000000"/>
            <w:lang w:val="sk-SK"/>
          </w:rPr>
          <m:t>dl</m:t>
        </m:r>
      </m:oMath>
      <w:r w:rsidRPr="00FA362E">
        <w:rPr>
          <w:color w:val="000000"/>
          <w:lang w:val="sk-SK"/>
        </w:rPr>
        <w:t>), nazvime to rýchlostný efekt systoly. Zmenu objemu v čase a teda tok krvi aortou popisuje rovnica (</w:t>
      </w:r>
      <w:r w:rsidRPr="00FA362E">
        <w:rPr>
          <w:color w:val="000000"/>
          <w:lang w:val="sk-SK"/>
        </w:rPr>
        <w:fldChar w:fldCharType="begin"/>
      </w:r>
      <w:r w:rsidRPr="00FA362E">
        <w:rPr>
          <w:color w:val="000000"/>
          <w:lang w:val="sk-SK"/>
        </w:rPr>
        <w:instrText xml:space="preserve"> REF tok_bernstain \h </w:instrText>
      </w:r>
      <w:r w:rsidRPr="00FA362E">
        <w:rPr>
          <w:color w:val="000000"/>
          <w:lang w:val="sk-SK"/>
        </w:rPr>
      </w:r>
      <w:r w:rsidRPr="00FA362E">
        <w:rPr>
          <w:color w:val="000000"/>
          <w:lang w:val="sk-SK"/>
        </w:rPr>
        <w:fldChar w:fldCharType="separate"/>
      </w:r>
      <w:r w:rsidR="00B85020">
        <w:rPr>
          <w:noProof/>
          <w:color w:val="000000"/>
          <w:lang w:val="sk-SK"/>
        </w:rPr>
        <w:t>15</w:t>
      </w:r>
      <w:r w:rsidRPr="00FA362E">
        <w:rPr>
          <w:color w:val="000000"/>
          <w:lang w:val="sk-SK"/>
        </w:rPr>
        <w:fldChar w:fldCharType="end"/>
      </w:r>
      <w:r w:rsidRPr="00FA362E">
        <w:rPr>
          <w:color w:val="000000"/>
          <w:lang w:val="sk-SK"/>
        </w:rPr>
        <w:t>)</w:t>
      </w:r>
      <w:r w:rsidRPr="00FA362E">
        <w:rPr>
          <w:color w:val="000000"/>
          <w:lang w:val="sk-SK"/>
        </w:rPr>
        <w:fldChar w:fldCharType="begin"/>
      </w:r>
      <w:r w:rsidRPr="00FA362E">
        <w:rPr>
          <w:color w:val="000000"/>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A362E">
        <w:rPr>
          <w:color w:val="000000"/>
          <w:lang w:val="sk-SK"/>
        </w:rPr>
        <w:fldChar w:fldCharType="separate"/>
      </w:r>
      <w:r w:rsidRPr="00FA362E">
        <w:rPr>
          <w:noProof/>
          <w:color w:val="000000"/>
          <w:lang w:val="sk-SK"/>
        </w:rPr>
        <w:t>[3]</w:t>
      </w:r>
      <w:r w:rsidRPr="00FA362E">
        <w:rPr>
          <w:color w:val="000000"/>
          <w:lang w:val="sk-SK"/>
        </w:rPr>
        <w:fldChar w:fldCharType="end"/>
      </w:r>
      <w:r w:rsidRPr="00FA362E">
        <w:rPr>
          <w:color w:val="000000"/>
          <w:lang w:val="sk-SK"/>
        </w:rPr>
        <w:t>:</w:t>
      </w:r>
    </w:p>
    <w:p w14:paraId="4760E0D8" w14:textId="77777777" w:rsidR="00CE547F" w:rsidRPr="00FA362E" w:rsidRDefault="00CE547F" w:rsidP="00CE547F">
      <w:pPr>
        <w:rPr>
          <w:color w:val="000000"/>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2B2F173F" w14:textId="77777777" w:rsidTr="00452ADC">
        <w:tc>
          <w:tcPr>
            <w:tcW w:w="704" w:type="dxa"/>
          </w:tcPr>
          <w:p w14:paraId="6A9E9037" w14:textId="77777777" w:rsidR="00CE547F" w:rsidRPr="00FA362E" w:rsidRDefault="00CE547F" w:rsidP="00452ADC">
            <w:pPr>
              <w:jc w:val="center"/>
              <w:rPr>
                <w:color w:val="000000"/>
                <w:lang w:val="sk-SK"/>
              </w:rPr>
            </w:pPr>
          </w:p>
        </w:tc>
        <w:tc>
          <w:tcPr>
            <w:tcW w:w="7088" w:type="dxa"/>
            <w:vAlign w:val="center"/>
          </w:tcPr>
          <w:p w14:paraId="600F6E56" w14:textId="77777777" w:rsidR="00CE547F" w:rsidRPr="00FA362E" w:rsidRDefault="000603AB" w:rsidP="00452ADC">
            <w:pPr>
              <w:jc w:val="center"/>
              <w:rPr>
                <w:color w:val="000000"/>
                <w:lang w:val="sk-SK"/>
              </w:rPr>
            </w:pPr>
            <m:oMathPara>
              <m:oMath>
                <m:f>
                  <m:fPr>
                    <m:ctrlPr>
                      <w:rPr>
                        <w:rFonts w:ascii="Cambria Math" w:hAnsi="Cambria Math"/>
                        <w:i/>
                        <w:color w:val="000000"/>
                        <w:lang w:val="sk-SK"/>
                      </w:rPr>
                    </m:ctrlPr>
                  </m:fPr>
                  <m:num>
                    <m:r>
                      <w:rPr>
                        <w:rFonts w:ascii="Cambria Math" w:hAnsi="Cambria Math"/>
                        <w:color w:val="000000"/>
                        <w:lang w:val="sk-SK"/>
                      </w:rPr>
                      <m:t>dV(t)</m:t>
                    </m:r>
                  </m:num>
                  <m:den>
                    <m:r>
                      <w:rPr>
                        <w:rFonts w:ascii="Cambria Math" w:hAnsi="Cambria Math"/>
                        <w:color w:val="000000"/>
                        <w:lang w:val="sk-SK"/>
                      </w:rPr>
                      <m:t>dt</m:t>
                    </m:r>
                  </m:den>
                </m:f>
                <m:r>
                  <w:rPr>
                    <w:rFonts w:ascii="Cambria Math" w:hAnsi="Cambria Math"/>
                    <w:color w:val="000000"/>
                    <w:lang w:val="sk-SK"/>
                  </w:rPr>
                  <m:t>=Q=2πr</m:t>
                </m:r>
                <m:f>
                  <m:fPr>
                    <m:ctrlPr>
                      <w:rPr>
                        <w:rFonts w:ascii="Cambria Math" w:hAnsi="Cambria Math"/>
                        <w:i/>
                        <w:color w:val="000000"/>
                        <w:lang w:val="sk-SK"/>
                      </w:rPr>
                    </m:ctrlPr>
                  </m:fPr>
                  <m:num>
                    <m:r>
                      <w:rPr>
                        <w:rFonts w:ascii="Cambria Math" w:hAnsi="Cambria Math"/>
                        <w:color w:val="000000"/>
                        <w:lang w:val="sk-SK"/>
                      </w:rPr>
                      <m:t>dr(t)</m:t>
                    </m:r>
                  </m:num>
                  <m:den>
                    <m:r>
                      <w:rPr>
                        <w:rFonts w:ascii="Cambria Math" w:hAnsi="Cambria Math"/>
                        <w:color w:val="000000"/>
                        <w:lang w:val="sk-SK"/>
                      </w:rPr>
                      <m:t>dt</m:t>
                    </m:r>
                  </m:den>
                </m:f>
                <m:r>
                  <w:rPr>
                    <w:rFonts w:ascii="Cambria Math" w:hAnsi="Cambria Math"/>
                    <w:color w:val="000000"/>
                    <w:lang w:val="sk-SK"/>
                  </w:rPr>
                  <m:t>l+ 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2</m:t>
                    </m:r>
                  </m:sup>
                </m:sSup>
                <m:f>
                  <m:fPr>
                    <m:ctrlPr>
                      <w:rPr>
                        <w:rFonts w:ascii="Cambria Math" w:hAnsi="Cambria Math"/>
                        <w:i/>
                        <w:color w:val="000000"/>
                        <w:lang w:val="sk-SK"/>
                      </w:rPr>
                    </m:ctrlPr>
                  </m:fPr>
                  <m:num>
                    <m:r>
                      <w:rPr>
                        <w:rFonts w:ascii="Cambria Math" w:hAnsi="Cambria Math"/>
                        <w:color w:val="000000"/>
                        <w:lang w:val="sk-SK"/>
                      </w:rPr>
                      <m:t>dl(t)</m:t>
                    </m:r>
                  </m:num>
                  <m:den>
                    <m:r>
                      <w:rPr>
                        <w:rFonts w:ascii="Cambria Math" w:hAnsi="Cambria Math"/>
                        <w:color w:val="000000"/>
                        <w:lang w:val="sk-SK"/>
                      </w:rPr>
                      <m:t>dt</m:t>
                    </m:r>
                  </m:den>
                </m:f>
                <m:d>
                  <m:dPr>
                    <m:ctrlPr>
                      <w:rPr>
                        <w:rFonts w:ascii="Cambria Math" w:hAnsi="Cambria Math"/>
                        <w:i/>
                        <w:color w:val="000000"/>
                        <w:lang w:val="sk-SK"/>
                      </w:rPr>
                    </m:ctrlPr>
                  </m:dPr>
                  <m:e>
                    <m:r>
                      <w:rPr>
                        <w:rFonts w:ascii="Cambria Math" w:hAnsi="Cambria Math"/>
                        <w:color w:val="000000"/>
                        <w:lang w:val="sk-SK"/>
                      </w:rPr>
                      <m:t>mL.</m:t>
                    </m:r>
                    <m:sSup>
                      <m:sSupPr>
                        <m:ctrlPr>
                          <w:rPr>
                            <w:rFonts w:ascii="Cambria Math" w:hAnsi="Cambria Math"/>
                            <w:i/>
                            <w:color w:val="000000"/>
                            <w:lang w:val="sk-SK"/>
                          </w:rPr>
                        </m:ctrlPr>
                      </m:sSupPr>
                      <m:e>
                        <m:r>
                          <w:rPr>
                            <w:rFonts w:ascii="Cambria Math" w:hAnsi="Cambria Math"/>
                            <w:color w:val="000000"/>
                            <w:lang w:val="sk-SK"/>
                          </w:rPr>
                          <m:t>s</m:t>
                        </m:r>
                      </m:e>
                      <m:sup>
                        <m:r>
                          <w:rPr>
                            <w:rFonts w:ascii="Cambria Math" w:hAnsi="Cambria Math"/>
                            <w:color w:val="000000"/>
                            <w:lang w:val="sk-SK"/>
                          </w:rPr>
                          <m:t>-1</m:t>
                        </m:r>
                      </m:sup>
                    </m:sSup>
                  </m:e>
                </m:d>
              </m:oMath>
            </m:oMathPara>
          </w:p>
        </w:tc>
        <w:tc>
          <w:tcPr>
            <w:tcW w:w="702" w:type="dxa"/>
            <w:vAlign w:val="center"/>
          </w:tcPr>
          <w:p w14:paraId="4B08C9B6" w14:textId="77777777" w:rsidR="00CE547F" w:rsidRPr="00FA362E" w:rsidRDefault="00CE547F" w:rsidP="00452ADC">
            <w:pPr>
              <w:jc w:val="center"/>
              <w:rPr>
                <w:color w:val="000000"/>
                <w:lang w:val="sk-SK"/>
              </w:rPr>
            </w:pPr>
            <w:r w:rsidRPr="00FA362E">
              <w:rPr>
                <w:color w:val="000000"/>
                <w:lang w:val="sk-SK"/>
              </w:rPr>
              <w:t>(</w:t>
            </w:r>
            <w:bookmarkStart w:id="99" w:name="tok_bernstain"/>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15</w:t>
            </w:r>
            <w:r w:rsidRPr="00FA362E">
              <w:rPr>
                <w:color w:val="000000"/>
                <w:lang w:val="sk-SK"/>
              </w:rPr>
              <w:fldChar w:fldCharType="end"/>
            </w:r>
            <w:bookmarkEnd w:id="99"/>
            <w:r w:rsidRPr="00FA362E">
              <w:rPr>
                <w:color w:val="000000"/>
                <w:lang w:val="sk-SK"/>
              </w:rPr>
              <w:t>)</w:t>
            </w:r>
          </w:p>
        </w:tc>
      </w:tr>
    </w:tbl>
    <w:p w14:paraId="489B9458" w14:textId="77777777" w:rsidR="00CE547F" w:rsidRPr="00FA362E" w:rsidRDefault="00CE547F" w:rsidP="00CE547F">
      <w:pPr>
        <w:jc w:val="center"/>
        <w:rPr>
          <w:color w:val="000000"/>
          <w:lang w:val="sk-SK"/>
        </w:rPr>
      </w:pPr>
    </w:p>
    <w:p w14:paraId="1396C040" w14:textId="77777777" w:rsidR="00CE547F" w:rsidRPr="00FA362E" w:rsidRDefault="00CE547F" w:rsidP="00CE547F">
      <w:pPr>
        <w:rPr>
          <w:color w:val="000000"/>
          <w:lang w:val="sk-SK"/>
        </w:rPr>
      </w:pPr>
      <w:r w:rsidRPr="00FA362E">
        <w:rPr>
          <w:color w:val="000000"/>
          <w:lang w:val="sk-SK"/>
        </w:rPr>
        <w:t>Rovnica (</w:t>
      </w:r>
      <w:r w:rsidRPr="00FA362E">
        <w:rPr>
          <w:color w:val="000000"/>
          <w:lang w:val="sk-SK"/>
        </w:rPr>
        <w:fldChar w:fldCharType="begin"/>
      </w:r>
      <w:r w:rsidRPr="00FA362E">
        <w:rPr>
          <w:color w:val="000000"/>
          <w:lang w:val="sk-SK"/>
        </w:rPr>
        <w:instrText xml:space="preserve"> REF tok_bernstain \h </w:instrText>
      </w:r>
      <w:r w:rsidRPr="00FA362E">
        <w:rPr>
          <w:color w:val="000000"/>
          <w:lang w:val="sk-SK"/>
        </w:rPr>
      </w:r>
      <w:r w:rsidRPr="00FA362E">
        <w:rPr>
          <w:color w:val="000000"/>
          <w:lang w:val="sk-SK"/>
        </w:rPr>
        <w:fldChar w:fldCharType="separate"/>
      </w:r>
      <w:r w:rsidR="00B85020">
        <w:rPr>
          <w:noProof/>
          <w:color w:val="000000"/>
          <w:lang w:val="sk-SK"/>
        </w:rPr>
        <w:t>15</w:t>
      </w:r>
      <w:r w:rsidRPr="00FA362E">
        <w:rPr>
          <w:color w:val="000000"/>
          <w:lang w:val="sk-SK"/>
        </w:rPr>
        <w:fldChar w:fldCharType="end"/>
      </w:r>
      <w:r w:rsidRPr="00FA362E">
        <w:rPr>
          <w:color w:val="000000"/>
          <w:lang w:val="sk-SK"/>
        </w:rPr>
        <w:t>) je analógiou rovnice (</w:t>
      </w:r>
      <w:r w:rsidRPr="00FA362E">
        <w:rPr>
          <w:color w:val="000000"/>
          <w:lang w:val="sk-SK"/>
        </w:rPr>
        <w:fldChar w:fldCharType="begin"/>
      </w:r>
      <w:r w:rsidRPr="00FA362E">
        <w:rPr>
          <w:color w:val="000000"/>
          <w:lang w:val="sk-SK"/>
        </w:rPr>
        <w:instrText xml:space="preserve"> REF windkessel_3 \h </w:instrText>
      </w:r>
      <w:r w:rsidRPr="00FA362E">
        <w:rPr>
          <w:color w:val="000000"/>
          <w:lang w:val="sk-SK"/>
        </w:rPr>
      </w:r>
      <w:r w:rsidRPr="00FA362E">
        <w:rPr>
          <w:color w:val="000000"/>
          <w:lang w:val="sk-SK"/>
        </w:rPr>
        <w:fldChar w:fldCharType="separate"/>
      </w:r>
      <w:r w:rsidR="00B85020">
        <w:rPr>
          <w:noProof/>
          <w:color w:val="000000"/>
          <w:lang w:val="sk-SK"/>
        </w:rPr>
        <w:t>8</w:t>
      </w:r>
      <w:r w:rsidRPr="00FA362E">
        <w:rPr>
          <w:color w:val="000000"/>
          <w:lang w:val="sk-SK"/>
        </w:rPr>
        <w:fldChar w:fldCharType="end"/>
      </w:r>
      <w:r w:rsidRPr="00FA362E">
        <w:rPr>
          <w:color w:val="000000"/>
          <w:lang w:val="sk-SK"/>
        </w:rPr>
        <w:t xml:space="preserve">) 2-dielneho Windkessel modelu. Krv sa v aorte pri systole urýchli smerom k perifériám (druhý derivant – rýchlostný efekt systoly) a súčasne roztiahne stenu aorty (prvý derivant – objemový efekt systoly). Roztiahnutá aorta je zásobárňou krvi a po skončení systoly z nej prúdi krv ďalej do periférií. Druhý derivant určuje tok krvi aortou do periférií a je základným popisom pre Dopplerovú echokardiografiu a elektromagnetickú flowmetriu </w:t>
      </w:r>
      <w:r w:rsidRPr="00FA362E">
        <w:rPr>
          <w:color w:val="000000"/>
          <w:lang w:val="sk-SK"/>
        </w:rPr>
        <w:fldChar w:fldCharType="begin"/>
      </w:r>
      <w:r w:rsidRPr="00FA362E">
        <w:rPr>
          <w:color w:val="000000"/>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A362E">
        <w:rPr>
          <w:color w:val="000000"/>
          <w:lang w:val="sk-SK"/>
        </w:rPr>
        <w:fldChar w:fldCharType="separate"/>
      </w:r>
      <w:r w:rsidRPr="00FA362E">
        <w:rPr>
          <w:noProof/>
          <w:color w:val="000000"/>
          <w:lang w:val="sk-SK"/>
        </w:rPr>
        <w:t>[3]</w:t>
      </w:r>
      <w:r w:rsidRPr="00FA362E">
        <w:rPr>
          <w:color w:val="000000"/>
          <w:lang w:val="sk-SK"/>
        </w:rPr>
        <w:fldChar w:fldCharType="end"/>
      </w:r>
      <w:r w:rsidRPr="00FA362E">
        <w:rPr>
          <w:color w:val="000000"/>
          <w:lang w:val="sk-SK"/>
        </w:rPr>
        <w:t>. Druhý derivant bol vyjadrený ekvivalentnou rovnicou (</w:t>
      </w:r>
      <w:r w:rsidRPr="00FA362E">
        <w:rPr>
          <w:color w:val="000000"/>
          <w:lang w:val="sk-SK"/>
        </w:rPr>
        <w:fldChar w:fldCharType="begin"/>
      </w:r>
      <w:r w:rsidRPr="00FA362E">
        <w:rPr>
          <w:color w:val="000000"/>
          <w:lang w:val="sk-SK"/>
        </w:rPr>
        <w:instrText xml:space="preserve"> REF echo_flow \h </w:instrText>
      </w:r>
      <w:r w:rsidRPr="00FA362E">
        <w:rPr>
          <w:color w:val="000000"/>
          <w:lang w:val="sk-SK"/>
        </w:rPr>
      </w:r>
      <w:r w:rsidRPr="00FA362E">
        <w:rPr>
          <w:color w:val="000000"/>
          <w:lang w:val="sk-SK"/>
        </w:rPr>
        <w:fldChar w:fldCharType="separate"/>
      </w:r>
      <w:r w:rsidR="00B85020">
        <w:rPr>
          <w:noProof/>
          <w:color w:val="000000"/>
          <w:lang w:val="sk-SK"/>
        </w:rPr>
        <w:t>11</w:t>
      </w:r>
      <w:r w:rsidRPr="00FA362E">
        <w:rPr>
          <w:color w:val="000000"/>
          <w:lang w:val="sk-SK"/>
        </w:rPr>
        <w:fldChar w:fldCharType="end"/>
      </w:r>
      <w:r w:rsidRPr="00FA362E">
        <w:rPr>
          <w:color w:val="000000"/>
          <w:lang w:val="sk-SK"/>
        </w:rPr>
        <w:t>) a takisto ekvivalentnou rovnicou (</w:t>
      </w:r>
      <w:r w:rsidRPr="00FA362E">
        <w:rPr>
          <w:color w:val="000000"/>
          <w:lang w:val="sk-SK"/>
        </w:rPr>
        <w:fldChar w:fldCharType="begin"/>
      </w:r>
      <w:r w:rsidRPr="00FA362E">
        <w:rPr>
          <w:color w:val="000000"/>
          <w:lang w:val="sk-SK"/>
        </w:rPr>
        <w:instrText xml:space="preserve"> REF windkessel_2 \h </w:instrText>
      </w:r>
      <w:r w:rsidRPr="00FA362E">
        <w:rPr>
          <w:color w:val="000000"/>
          <w:lang w:val="sk-SK"/>
        </w:rPr>
      </w:r>
      <w:r w:rsidRPr="00FA362E">
        <w:rPr>
          <w:color w:val="000000"/>
          <w:lang w:val="sk-SK"/>
        </w:rPr>
        <w:fldChar w:fldCharType="separate"/>
      </w:r>
      <w:r w:rsidR="00B85020">
        <w:rPr>
          <w:noProof/>
          <w:color w:val="000000"/>
          <w:lang w:val="sk-SK"/>
        </w:rPr>
        <w:t>7</w:t>
      </w:r>
      <w:r w:rsidRPr="00FA362E">
        <w:rPr>
          <w:color w:val="000000"/>
          <w:lang w:val="sk-SK"/>
        </w:rPr>
        <w:fldChar w:fldCharType="end"/>
      </w:r>
      <w:r w:rsidRPr="00FA362E">
        <w:rPr>
          <w:color w:val="000000"/>
          <w:lang w:val="sk-SK"/>
        </w:rPr>
        <w:t xml:space="preserve">). </w:t>
      </w:r>
    </w:p>
    <w:p w14:paraId="195A0748" w14:textId="77777777" w:rsidR="00CE547F" w:rsidRPr="00FA362E" w:rsidRDefault="00CE547F" w:rsidP="00CE547F">
      <w:pPr>
        <w:rPr>
          <w:color w:val="000000"/>
          <w:lang w:val="sk-SK"/>
        </w:rPr>
      </w:pPr>
    </w:p>
    <w:p w14:paraId="2DD61931" w14:textId="77777777" w:rsidR="00CE547F" w:rsidRPr="00FA362E" w:rsidRDefault="00CE547F" w:rsidP="00CE547F">
      <w:pPr>
        <w:rPr>
          <w:color w:val="000000"/>
          <w:lang w:val="sk-SK"/>
        </w:rPr>
      </w:pPr>
      <w:r w:rsidRPr="00FA362E">
        <w:rPr>
          <w:color w:val="000000"/>
          <w:lang w:val="sk-SK"/>
        </w:rPr>
        <w:t xml:space="preserve">Impedancia hrudníka sa skladá z paralelne zapojených impedancií okolitého tkaniva </w:t>
      </w:r>
      <m:oMath>
        <m:sSub>
          <m:sSubPr>
            <m:ctrlPr>
              <w:rPr>
                <w:rFonts w:ascii="Cambria Math" w:hAnsi="Cambria Math"/>
                <w:i/>
                <w:color w:val="000000"/>
                <w:szCs w:val="24"/>
                <w:lang w:val="sk-SK"/>
              </w:rPr>
            </m:ctrlPr>
          </m:sSubPr>
          <m:e>
            <m:r>
              <w:rPr>
                <w:rFonts w:ascii="Cambria Math" w:hAnsi="Cambria Math"/>
                <w:color w:val="000000"/>
                <w:szCs w:val="24"/>
                <w:lang w:val="sk-SK"/>
              </w:rPr>
              <m:t>Z</m:t>
            </m:r>
          </m:e>
          <m:sub>
            <m:r>
              <w:rPr>
                <w:rFonts w:ascii="Cambria Math" w:hAnsi="Cambria Math"/>
                <w:color w:val="000000"/>
                <w:szCs w:val="24"/>
                <w:lang w:val="sk-SK"/>
              </w:rPr>
              <m:t>t</m:t>
            </m:r>
          </m:sub>
        </m:sSub>
      </m:oMath>
      <w:r w:rsidRPr="00FA362E">
        <w:rPr>
          <w:color w:val="000000"/>
          <w:lang w:val="sk-SK"/>
        </w:rPr>
        <w:t xml:space="preserve">, impedancii krvi </w:t>
      </w:r>
      <m:oMath>
        <m:sSub>
          <m:sSubPr>
            <m:ctrlPr>
              <w:rPr>
                <w:rFonts w:ascii="Cambria Math" w:hAnsi="Cambria Math"/>
                <w:i/>
                <w:color w:val="000000"/>
                <w:szCs w:val="24"/>
                <w:lang w:val="sk-SK"/>
              </w:rPr>
            </m:ctrlPr>
          </m:sSubPr>
          <m:e>
            <m:r>
              <w:rPr>
                <w:rFonts w:ascii="Cambria Math" w:hAnsi="Cambria Math"/>
                <w:color w:val="000000"/>
                <w:szCs w:val="24"/>
                <w:lang w:val="sk-SK"/>
              </w:rPr>
              <m:t>Z</m:t>
            </m:r>
          </m:e>
          <m:sub>
            <m:r>
              <w:rPr>
                <w:rFonts w:ascii="Cambria Math" w:hAnsi="Cambria Math"/>
                <w:color w:val="000000"/>
                <w:szCs w:val="24"/>
                <w:lang w:val="sk-SK"/>
              </w:rPr>
              <m:t>b</m:t>
            </m:r>
          </m:sub>
        </m:sSub>
      </m:oMath>
      <w:r w:rsidRPr="00FA362E">
        <w:rPr>
          <w:color w:val="000000"/>
          <w:lang w:val="sk-SK"/>
        </w:rPr>
        <w:t xml:space="preserve">, a impedancie extra-vaskulárnej pľúcnej vody (extra-vascular lung water) </w:t>
      </w:r>
      <m:oMath>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w</m:t>
            </m:r>
          </m:sub>
        </m:sSub>
      </m:oMath>
      <w:r w:rsidRPr="00FA362E">
        <w:rPr>
          <w:color w:val="000000"/>
          <w:lang w:val="sk-SK"/>
        </w:rPr>
        <w:t xml:space="preserve">. Impedancia hrudníka sa delí na základnú impedanciu </w:t>
      </w:r>
      <m:oMath>
        <m:sSub>
          <m:sSubPr>
            <m:ctrlPr>
              <w:rPr>
                <w:rFonts w:ascii="Cambria Math" w:hAnsi="Cambria Math"/>
                <w:i/>
                <w:color w:val="000000"/>
                <w:szCs w:val="24"/>
                <w:lang w:val="sk-SK"/>
              </w:rPr>
            </m:ctrlPr>
          </m:sSubPr>
          <m:e>
            <m:r>
              <w:rPr>
                <w:rFonts w:ascii="Cambria Math" w:hAnsi="Cambria Math"/>
                <w:color w:val="000000"/>
                <w:szCs w:val="24"/>
                <w:lang w:val="sk-SK"/>
              </w:rPr>
              <m:t>Z</m:t>
            </m:r>
          </m:e>
          <m:sub>
            <m:r>
              <w:rPr>
                <w:rFonts w:ascii="Cambria Math" w:hAnsi="Cambria Math"/>
                <w:color w:val="000000"/>
                <w:szCs w:val="24"/>
                <w:lang w:val="sk-SK"/>
              </w:rPr>
              <m:t>0</m:t>
            </m:r>
          </m:sub>
        </m:sSub>
      </m:oMath>
      <w:r w:rsidRPr="00FA362E">
        <w:rPr>
          <w:color w:val="000000"/>
          <w:szCs w:val="24"/>
          <w:lang w:val="sk-SK"/>
        </w:rPr>
        <w:t xml:space="preserve"> a na meniacu sa impedanciu </w:t>
      </w:r>
      <m:oMath>
        <m:r>
          <w:rPr>
            <w:rFonts w:ascii="Cambria Math" w:hAnsi="Cambria Math"/>
            <w:color w:val="000000" w:themeColor="text1"/>
            <w:lang w:val="sk-SK"/>
          </w:rPr>
          <m:t>∆</m:t>
        </m:r>
        <m:sSub>
          <m:sSubPr>
            <m:ctrlPr>
              <w:rPr>
                <w:rFonts w:ascii="Cambria Math" w:hAnsi="Cambria Math"/>
                <w:i/>
                <w:color w:val="000000" w:themeColor="text1"/>
                <w:lang w:val="sk-SK"/>
              </w:rPr>
            </m:ctrlPr>
          </m:sSubPr>
          <m:e>
            <m:r>
              <w:rPr>
                <w:rFonts w:ascii="Cambria Math" w:hAnsi="Cambria Math"/>
                <w:color w:val="000000" w:themeColor="text1"/>
                <w:lang w:val="sk-SK"/>
              </w:rPr>
              <m:t>Z</m:t>
            </m:r>
          </m:e>
          <m:sub>
            <m:r>
              <w:rPr>
                <w:rFonts w:ascii="Cambria Math" w:hAnsi="Cambria Math"/>
                <w:color w:val="000000" w:themeColor="text1"/>
                <w:lang w:val="sk-SK"/>
              </w:rPr>
              <m:t>b</m:t>
            </m:r>
          </m:sub>
        </m:sSub>
        <m:r>
          <w:rPr>
            <w:rFonts w:ascii="Cambria Math" w:hAnsi="Cambria Math"/>
            <w:color w:val="000000" w:themeColor="text1"/>
            <w:lang w:val="sk-SK"/>
          </w:rPr>
          <m:t>(t)</m:t>
        </m:r>
      </m:oMath>
      <w:r w:rsidRPr="00FA362E">
        <w:rPr>
          <w:color w:val="000000" w:themeColor="text1"/>
          <w:lang w:val="sk-SK"/>
        </w:rPr>
        <w:t xml:space="preserve">. Impedancie </w:t>
      </w:r>
      <m:oMath>
        <m:sSub>
          <m:sSubPr>
            <m:ctrlPr>
              <w:rPr>
                <w:rFonts w:ascii="Cambria Math" w:hAnsi="Cambria Math"/>
                <w:i/>
                <w:color w:val="000000"/>
                <w:szCs w:val="24"/>
                <w:lang w:val="sk-SK"/>
              </w:rPr>
            </m:ctrlPr>
          </m:sSubPr>
          <m:e>
            <m:r>
              <w:rPr>
                <w:rFonts w:ascii="Cambria Math" w:hAnsi="Cambria Math"/>
                <w:color w:val="000000"/>
                <w:szCs w:val="24"/>
                <w:lang w:val="sk-SK"/>
              </w:rPr>
              <m:t>Z</m:t>
            </m:r>
          </m:e>
          <m:sub>
            <m:r>
              <w:rPr>
                <w:rFonts w:ascii="Cambria Math" w:hAnsi="Cambria Math"/>
                <w:color w:val="000000"/>
                <w:szCs w:val="24"/>
                <w:lang w:val="sk-SK"/>
              </w:rPr>
              <m:t>0</m:t>
            </m:r>
          </m:sub>
        </m:sSub>
      </m:oMath>
      <w:r w:rsidRPr="00FA362E">
        <w:rPr>
          <w:color w:val="000000"/>
          <w:szCs w:val="24"/>
          <w:lang w:val="sk-SK"/>
        </w:rPr>
        <w:t xml:space="preserve"> a  </w:t>
      </w:r>
      <m:oMath>
        <m:r>
          <w:rPr>
            <w:rFonts w:ascii="Cambria Math" w:hAnsi="Cambria Math"/>
            <w:color w:val="000000" w:themeColor="text1"/>
            <w:lang w:val="sk-SK"/>
          </w:rPr>
          <m:t>∆</m:t>
        </m:r>
        <m:sSub>
          <m:sSubPr>
            <m:ctrlPr>
              <w:rPr>
                <w:rFonts w:ascii="Cambria Math" w:hAnsi="Cambria Math"/>
                <w:i/>
                <w:color w:val="000000" w:themeColor="text1"/>
                <w:lang w:val="sk-SK"/>
              </w:rPr>
            </m:ctrlPr>
          </m:sSubPr>
          <m:e>
            <m:r>
              <w:rPr>
                <w:rFonts w:ascii="Cambria Math" w:hAnsi="Cambria Math"/>
                <w:color w:val="000000" w:themeColor="text1"/>
                <w:lang w:val="sk-SK"/>
              </w:rPr>
              <m:t>Z</m:t>
            </m:r>
          </m:e>
          <m:sub>
            <m:r>
              <w:rPr>
                <w:rFonts w:ascii="Cambria Math" w:hAnsi="Cambria Math"/>
                <w:color w:val="000000" w:themeColor="text1"/>
                <w:lang w:val="sk-SK"/>
              </w:rPr>
              <m:t>b</m:t>
            </m:r>
          </m:sub>
        </m:sSub>
        <m:r>
          <w:rPr>
            <w:rFonts w:ascii="Cambria Math" w:hAnsi="Cambria Math"/>
            <w:color w:val="000000" w:themeColor="text1"/>
            <w:lang w:val="sk-SK"/>
          </w:rPr>
          <m:t>(t)</m:t>
        </m:r>
      </m:oMath>
      <w:r w:rsidRPr="00FA362E">
        <w:rPr>
          <w:color w:val="000000" w:themeColor="text1"/>
          <w:lang w:val="sk-SK"/>
        </w:rPr>
        <w:t xml:space="preserve"> sú zapojené paralelne ako znázorňuje </w:t>
      </w:r>
      <w:r w:rsidRPr="00FA362E">
        <w:rPr>
          <w:color w:val="000000" w:themeColor="text1"/>
          <w:lang w:val="sk-SK"/>
        </w:rPr>
        <w:fldChar w:fldCharType="begin"/>
      </w:r>
      <w:r w:rsidRPr="00FA362E">
        <w:rPr>
          <w:color w:val="000000" w:themeColor="text1"/>
          <w:lang w:val="sk-SK"/>
        </w:rPr>
        <w:instrText xml:space="preserve"> REF _Ref509499377 \h </w:instrText>
      </w:r>
      <w:r w:rsidRPr="00FA362E">
        <w:rPr>
          <w:color w:val="000000" w:themeColor="text1"/>
          <w:lang w:val="sk-SK"/>
        </w:rPr>
      </w:r>
      <w:r w:rsidRPr="00FA362E">
        <w:rPr>
          <w:color w:val="000000" w:themeColor="text1"/>
          <w:lang w:val="sk-SK"/>
        </w:rPr>
        <w:fldChar w:fldCharType="separate"/>
      </w:r>
      <w:r w:rsidR="00B85020" w:rsidRPr="00FA362E">
        <w:rPr>
          <w:lang w:val="sk-SK"/>
        </w:rPr>
        <w:t xml:space="preserve">Obrázok </w:t>
      </w:r>
      <w:r w:rsidR="00B85020">
        <w:rPr>
          <w:noProof/>
          <w:lang w:val="sk-SK"/>
        </w:rPr>
        <w:t>1</w:t>
      </w:r>
      <w:r w:rsidR="00B85020">
        <w:rPr>
          <w:lang w:val="sk-SK"/>
        </w:rPr>
        <w:t>.</w:t>
      </w:r>
      <w:r w:rsidR="00B85020">
        <w:rPr>
          <w:noProof/>
          <w:lang w:val="sk-SK"/>
        </w:rPr>
        <w:t>5</w:t>
      </w:r>
      <w:r w:rsidRPr="00FA362E">
        <w:rPr>
          <w:color w:val="000000" w:themeColor="text1"/>
          <w:lang w:val="sk-SK"/>
        </w:rPr>
        <w:fldChar w:fldCharType="end"/>
      </w:r>
      <w:r w:rsidRPr="00FA362E">
        <w:rPr>
          <w:color w:val="000000" w:themeColor="text1"/>
          <w:lang w:val="sk-SK"/>
        </w:rPr>
        <w:t xml:space="preserve">. Na obrázku je zachytená aj štvorelektródová metóda merania </w:t>
      </w:r>
      <w:r w:rsidRPr="00FA362E">
        <w:rPr>
          <w:color w:val="000000" w:themeColor="text1"/>
          <w:lang w:val="sk-SK"/>
        </w:rPr>
        <w:lastRenderedPageBreak/>
        <w:t xml:space="preserve">bioimpedancie. </w:t>
      </w:r>
      <m:oMath>
        <m:r>
          <w:rPr>
            <w:rFonts w:ascii="Cambria Math" w:hAnsi="Cambria Math"/>
            <w:color w:val="000000"/>
            <w:szCs w:val="24"/>
            <w:lang w:val="sk-SK"/>
          </w:rPr>
          <m:t>I</m:t>
        </m:r>
        <m:d>
          <m:dPr>
            <m:ctrlPr>
              <w:rPr>
                <w:rFonts w:ascii="Cambria Math" w:hAnsi="Cambria Math"/>
                <w:i/>
                <w:color w:val="000000"/>
                <w:szCs w:val="24"/>
                <w:lang w:val="sk-SK"/>
              </w:rPr>
            </m:ctrlPr>
          </m:dPr>
          <m:e>
            <m:r>
              <w:rPr>
                <w:rFonts w:ascii="Cambria Math" w:hAnsi="Cambria Math"/>
                <w:color w:val="000000"/>
                <w:szCs w:val="24"/>
                <w:lang w:val="sk-SK"/>
              </w:rPr>
              <m:t>t</m:t>
            </m:r>
          </m:e>
        </m:d>
      </m:oMath>
      <w:r w:rsidRPr="00FA362E">
        <w:rPr>
          <w:color w:val="000000"/>
          <w:szCs w:val="24"/>
          <w:lang w:val="sk-SK"/>
        </w:rPr>
        <w:t xml:space="preserve"> reprezentuje striedavý zdroj prúdu a </w:t>
      </w:r>
      <m:oMath>
        <m:r>
          <w:rPr>
            <w:rFonts w:ascii="Cambria Math" w:hAnsi="Cambria Math"/>
            <w:color w:val="000000"/>
            <w:szCs w:val="24"/>
            <w:lang w:val="sk-SK"/>
          </w:rPr>
          <m:t>U</m:t>
        </m:r>
        <m:d>
          <m:dPr>
            <m:ctrlPr>
              <w:rPr>
                <w:rFonts w:ascii="Cambria Math" w:hAnsi="Cambria Math"/>
                <w:i/>
                <w:color w:val="000000"/>
                <w:szCs w:val="24"/>
                <w:lang w:val="sk-SK"/>
              </w:rPr>
            </m:ctrlPr>
          </m:dPr>
          <m:e>
            <m:r>
              <w:rPr>
                <w:rFonts w:ascii="Cambria Math" w:hAnsi="Cambria Math"/>
                <w:color w:val="000000"/>
                <w:szCs w:val="24"/>
                <w:lang w:val="sk-SK"/>
              </w:rPr>
              <m:t>t</m:t>
            </m:r>
          </m:e>
        </m:d>
      </m:oMath>
      <w:r w:rsidRPr="00FA362E">
        <w:rPr>
          <w:color w:val="000000"/>
          <w:szCs w:val="24"/>
          <w:lang w:val="sk-SK"/>
        </w:rPr>
        <w:t xml:space="preserve"> elektródy zaznamenávajúce hodnotu elektrického napätia.</w:t>
      </w:r>
    </w:p>
    <w:p w14:paraId="099143F2" w14:textId="77777777" w:rsidR="00CE547F" w:rsidRPr="00FA362E" w:rsidRDefault="00CE547F" w:rsidP="00CE547F">
      <w:pPr>
        <w:rPr>
          <w:color w:val="000000"/>
          <w:lang w:val="sk-SK"/>
        </w:rPr>
      </w:pPr>
      <w:r w:rsidRPr="00FA362E">
        <w:rPr>
          <w:noProof/>
          <w:color w:val="000000"/>
        </w:rPr>
        <mc:AlternateContent>
          <mc:Choice Requires="wps">
            <w:drawing>
              <wp:anchor distT="45720" distB="45720" distL="114300" distR="114300" simplePos="0" relativeHeight="251726848" behindDoc="0" locked="0" layoutInCell="1" allowOverlap="1" wp14:anchorId="6D9A4D43" wp14:editId="5392E9D7">
                <wp:simplePos x="0" y="0"/>
                <wp:positionH relativeFrom="margin">
                  <wp:align>center</wp:align>
                </wp:positionH>
                <wp:positionV relativeFrom="paragraph">
                  <wp:posOffset>196215</wp:posOffset>
                </wp:positionV>
                <wp:extent cx="409575" cy="285750"/>
                <wp:effectExtent l="0" t="0" r="9525" b="0"/>
                <wp:wrapSquare wrapText="bothSides"/>
                <wp:docPr id="65"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1EA86281" w14:textId="77777777" w:rsidR="006A11AF" w:rsidRPr="007B44BE" w:rsidRDefault="006A11AF" w:rsidP="00CE547F">
                            <w:pPr>
                              <w:rPr>
                                <w:rFonts w:eastAsiaTheme="minorEastAsia" w:cstheme="minorBidi"/>
                                <w:color w:val="000000"/>
                                <w:szCs w:val="24"/>
                                <w:lang w:val="sk-SK"/>
                              </w:rPr>
                            </w:pPr>
                            <m:oMathPara>
                              <m:oMath>
                                <m:r>
                                  <w:rPr>
                                    <w:rFonts w:ascii="Cambria Math" w:hAnsi="Cambria Math"/>
                                    <w:color w:val="000000"/>
                                    <w:szCs w:val="24"/>
                                    <w:lang w:val="sk-SK"/>
                                  </w:rPr>
                                  <m:t>I</m:t>
                                </m:r>
                                <m:d>
                                  <m:dPr>
                                    <m:ctrlPr>
                                      <w:rPr>
                                        <w:rFonts w:ascii="Cambria Math" w:hAnsi="Cambria Math"/>
                                        <w:i/>
                                        <w:color w:val="000000"/>
                                        <w:szCs w:val="24"/>
                                        <w:lang w:val="sk-SK"/>
                                      </w:rPr>
                                    </m:ctrlPr>
                                  </m:dPr>
                                  <m:e>
                                    <m:r>
                                      <w:rPr>
                                        <w:rFonts w:ascii="Cambria Math" w:hAnsi="Cambria Math"/>
                                        <w:color w:val="000000"/>
                                        <w:szCs w:val="24"/>
                                        <w:lang w:val="sk-SK"/>
                                      </w:rPr>
                                      <m:t>t</m:t>
                                    </m:r>
                                  </m:e>
                                </m:d>
                              </m:oMath>
                            </m:oMathPara>
                          </w:p>
                          <w:p w14:paraId="3CD7B645" w14:textId="77777777" w:rsidR="006A11AF" w:rsidRPr="007B44BE" w:rsidRDefault="006A11AF" w:rsidP="00CE547F">
                            <w:pPr>
                              <w:rPr>
                                <w:rFonts w:eastAsiaTheme="minorEastAsia" w:cstheme="minorBidi"/>
                                <w:color w:val="000000"/>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9A4D43" id="_x0000_t202" coordsize="21600,21600" o:spt="202" path="m,l,21600r21600,l21600,xe">
                <v:stroke joinstyle="miter"/>
                <v:path gradientshapeok="t" o:connecttype="rect"/>
              </v:shapetype>
              <v:shape id="Textové pole 2" o:spid="_x0000_s1026" type="#_x0000_t202" style="position:absolute;left:0;text-align:left;margin-left:0;margin-top:15.45pt;width:32.25pt;height:22.5pt;z-index:2517268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" stroked="f">
                <v:textbox>
                  <w:txbxContent>
                    <w:p w14:paraId="1EA86281" w14:textId="77777777" w:rsidR="006A11AF" w:rsidRPr="007B44BE" w:rsidRDefault="006A11AF" w:rsidP="00CE547F">
                      <w:pPr>
                        <w:rPr>
                          <w:rFonts w:eastAsiaTheme="minorEastAsia" w:cstheme="minorBidi"/>
                          <w:color w:val="000000"/>
                          <w:szCs w:val="24"/>
                          <w:lang w:val="sk-SK"/>
                        </w:rPr>
                      </w:pPr>
                      <m:oMathPara>
                        <m:oMath>
                          <m:r>
                            <w:rPr>
                              <w:rFonts w:ascii="Cambria Math" w:hAnsi="Cambria Math"/>
                              <w:color w:val="000000"/>
                              <w:szCs w:val="24"/>
                              <w:lang w:val="sk-SK"/>
                            </w:rPr>
                            <m:t>I</m:t>
                          </m:r>
                          <m:d>
                            <m:dPr>
                              <m:ctrlPr>
                                <w:rPr>
                                  <w:rFonts w:ascii="Cambria Math" w:hAnsi="Cambria Math"/>
                                  <w:i/>
                                  <w:color w:val="000000"/>
                                  <w:szCs w:val="24"/>
                                  <w:lang w:val="sk-SK"/>
                                </w:rPr>
                              </m:ctrlPr>
                            </m:dPr>
                            <m:e>
                              <m:r>
                                <w:rPr>
                                  <w:rFonts w:ascii="Cambria Math" w:hAnsi="Cambria Math"/>
                                  <w:color w:val="000000"/>
                                  <w:szCs w:val="24"/>
                                  <w:lang w:val="sk-SK"/>
                                </w:rPr>
                                <m:t>t</m:t>
                              </m:r>
                            </m:e>
                          </m:d>
                        </m:oMath>
                      </m:oMathPara>
                    </w:p>
                    <w:p w14:paraId="3CD7B645" w14:textId="77777777" w:rsidR="006A11AF" w:rsidRPr="007B44BE" w:rsidRDefault="006A11AF" w:rsidP="00CE547F">
                      <w:pPr>
                        <w:rPr>
                          <w:rFonts w:eastAsiaTheme="minorEastAsia" w:cstheme="minorBidi"/>
                          <w:color w:val="000000"/>
                          <w:szCs w:val="24"/>
                        </w:rPr>
                      </w:pPr>
                    </w:p>
                  </w:txbxContent>
                </v:textbox>
                <w10:wrap type="square" anchorx="margin"/>
              </v:shape>
            </w:pict>
          </mc:Fallback>
        </mc:AlternateContent>
      </w:r>
      <w:r w:rsidRPr="00FA362E">
        <w:rPr>
          <w:noProof/>
          <w:color w:val="000000"/>
        </w:rPr>
        <mc:AlternateContent>
          <mc:Choice Requires="wps">
            <w:drawing>
              <wp:anchor distT="0" distB="0" distL="114300" distR="114300" simplePos="0" relativeHeight="251728896" behindDoc="0" locked="0" layoutInCell="1" allowOverlap="1" wp14:anchorId="4621C987" wp14:editId="193D1384">
                <wp:simplePos x="0" y="0"/>
                <wp:positionH relativeFrom="margin">
                  <wp:align>center</wp:align>
                </wp:positionH>
                <wp:positionV relativeFrom="paragraph">
                  <wp:posOffset>186055</wp:posOffset>
                </wp:positionV>
                <wp:extent cx="488315" cy="488315"/>
                <wp:effectExtent l="0" t="0" r="26035" b="26035"/>
                <wp:wrapNone/>
                <wp:docPr id="54" name="Ovál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8315" cy="48831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oval w14:anchorId="72D94029" id="Ovál 54" o:spid="_x0000_s1026" style="position:absolute;margin-left:0;margin-top:14.65pt;width:38.45pt;height:38.45pt;z-index:2517288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" filled="f" strokecolor="black [3213]" strokeweight="1pt">
                <v:stroke joinstyle="miter"/>
                <v:path arrowok="t"/>
                <w10:wrap anchorx="margin"/>
              </v:oval>
            </w:pict>
          </mc:Fallback>
        </mc:AlternateContent>
      </w:r>
    </w:p>
    <w:p w14:paraId="24E857E8" w14:textId="77777777" w:rsidR="00CE547F" w:rsidRPr="00FA362E" w:rsidRDefault="00CE547F" w:rsidP="00CE547F">
      <w:pPr>
        <w:rPr>
          <w:color w:val="000000"/>
          <w:lang w:val="sk-SK"/>
        </w:rPr>
      </w:pPr>
      <w:r w:rsidRPr="00FA362E">
        <w:rPr>
          <w:noProof/>
          <w:color w:val="000000"/>
        </w:rPr>
        <mc:AlternateContent>
          <mc:Choice Requires="wps">
            <w:drawing>
              <wp:anchor distT="0" distB="0" distL="114300" distR="114300" simplePos="0" relativeHeight="251753472" behindDoc="0" locked="0" layoutInCell="1" allowOverlap="1" wp14:anchorId="57226FC4" wp14:editId="5F26909C">
                <wp:simplePos x="0" y="0"/>
                <wp:positionH relativeFrom="margin">
                  <wp:posOffset>930275</wp:posOffset>
                </wp:positionH>
                <wp:positionV relativeFrom="paragraph">
                  <wp:posOffset>154940</wp:posOffset>
                </wp:positionV>
                <wp:extent cx="1503045" cy="5080"/>
                <wp:effectExtent l="0" t="0" r="20955" b="33020"/>
                <wp:wrapNone/>
                <wp:docPr id="75" name="Rovná spojnica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03045" cy="50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4D4667EE" id="Rovná spojnica 75" o:spid="_x0000_s1026" style="position:absolute;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3.25pt,12.2pt" to="191.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" strokecolor="black [3213]" strokeweight="1pt">
                <v:stroke joinstyle="miter"/>
                <o:lock v:ext="edit" shapetype="f"/>
                <w10:wrap anchorx="margin"/>
              </v:line>
            </w:pict>
          </mc:Fallback>
        </mc:AlternateContent>
      </w:r>
      <w:r w:rsidRPr="00FA362E">
        <w:rPr>
          <w:noProof/>
          <w:color w:val="000000"/>
        </w:rPr>
        <mc:AlternateContent>
          <mc:Choice Requires="wps">
            <w:drawing>
              <wp:anchor distT="0" distB="0" distL="114300" distR="114300" simplePos="0" relativeHeight="251748352" behindDoc="0" locked="0" layoutInCell="1" allowOverlap="1" wp14:anchorId="6586ABC7" wp14:editId="7A78DBD6">
                <wp:simplePos x="0" y="0"/>
                <wp:positionH relativeFrom="margin">
                  <wp:align>center</wp:align>
                </wp:positionH>
                <wp:positionV relativeFrom="paragraph">
                  <wp:posOffset>184150</wp:posOffset>
                </wp:positionV>
                <wp:extent cx="391795" cy="95885"/>
                <wp:effectExtent l="0" t="0" r="27305" b="18415"/>
                <wp:wrapNone/>
                <wp:docPr id="64" name="Voľný tvar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1795" cy="95885"/>
                        </a:xfrm>
                        <a:custGeom>
                          <a:avLst/>
                          <a:gdLst>
                            <a:gd name="connsiteX0" fmla="*/ 0 w 391886"/>
                            <a:gd name="connsiteY0" fmla="*/ 75561 h 95658"/>
                            <a:gd name="connsiteX1" fmla="*/ 130629 w 391886"/>
                            <a:gd name="connsiteY1" fmla="*/ 199 h 95658"/>
                            <a:gd name="connsiteX2" fmla="*/ 256233 w 391886"/>
                            <a:gd name="connsiteY2" fmla="*/ 95658 h 95658"/>
                            <a:gd name="connsiteX3" fmla="*/ 391886 w 391886"/>
                            <a:gd name="connsiteY3" fmla="*/ 199 h 95658"/>
                          </a:gdLst>
                          <a:ahLst/>
                          <a:cxnLst>
                            <a:cxn ang="0">
                              <a:pos x="connsiteX0" y="connsiteY0"/>
                            </a:cxn>
                            <a:cxn ang="0">
                              <a:pos x="connsiteX1" y="connsiteY1"/>
                            </a:cxn>
                            <a:cxn ang="0">
                              <a:pos x="connsiteX2" y="connsiteY2"/>
                            </a:cxn>
                            <a:cxn ang="0">
                              <a:pos x="connsiteX3" y="connsiteY3"/>
                            </a:cxn>
                          </a:cxnLst>
                          <a:rect l="l" t="t" r="r" b="b"/>
                          <a:pathLst>
                            <a:path w="391886" h="95658">
                              <a:moveTo>
                                <a:pt x="0" y="75561"/>
                              </a:moveTo>
                              <a:cubicBezTo>
                                <a:pt x="43962" y="36205"/>
                                <a:pt x="87924" y="-3150"/>
                                <a:pt x="130629" y="199"/>
                              </a:cubicBezTo>
                              <a:cubicBezTo>
                                <a:pt x="173334" y="3548"/>
                                <a:pt x="212690" y="95658"/>
                                <a:pt x="256233" y="95658"/>
                              </a:cubicBezTo>
                              <a:cubicBezTo>
                                <a:pt x="299776" y="95658"/>
                                <a:pt x="371789" y="18621"/>
                                <a:pt x="391886" y="199"/>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27726142" id="Voľný tvar 64" o:spid="_x0000_s1026" style="position:absolute;margin-left:0;margin-top:14.5pt;width:30.85pt;height:7.55pt;z-index:2517483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coordsize="391886,95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" path="m,75561c43962,36205,87924,-3150,130629,199v42705,3349,82061,95459,125604,95459c299776,95658,371789,18621,391886,199e" filled="f" strokecolor="black [3213]" strokeweight="1pt">
                <v:stroke joinstyle="miter"/>
                <v:path arrowok="t" o:connecttype="custom" o:connectlocs="0,75740;130599,199;256174,95885;391795,199" o:connectangles="0,0,0,0"/>
                <w10:wrap anchorx="margin"/>
              </v:shape>
            </w:pict>
          </mc:Fallback>
        </mc:AlternateContent>
      </w:r>
      <w:r w:rsidRPr="00FA362E">
        <w:rPr>
          <w:noProof/>
          <w:color w:val="000000"/>
        </w:rPr>
        <mc:AlternateContent>
          <mc:Choice Requires="wps">
            <w:drawing>
              <wp:anchor distT="0" distB="0" distL="114300" distR="114300" simplePos="0" relativeHeight="251727872" behindDoc="0" locked="0" layoutInCell="1" allowOverlap="1" wp14:anchorId="0996AC30" wp14:editId="74586242">
                <wp:simplePos x="0" y="0"/>
                <wp:positionH relativeFrom="margin">
                  <wp:posOffset>2940050</wp:posOffset>
                </wp:positionH>
                <wp:positionV relativeFrom="paragraph">
                  <wp:posOffset>165100</wp:posOffset>
                </wp:positionV>
                <wp:extent cx="1503045" cy="5080"/>
                <wp:effectExtent l="0" t="0" r="20955" b="33020"/>
                <wp:wrapNone/>
                <wp:docPr id="67" name="Rovná spojnica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03045" cy="50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2F12CE7A" id="Rovná spojnica 67" o:spid="_x0000_s1026" style="position:absolute;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1.5pt,13pt" to="349.85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" strokecolor="black [3213]" strokeweight="1pt">
                <v:stroke joinstyle="miter"/>
                <o:lock v:ext="edit" shapetype="f"/>
                <w10:wrap anchorx="margin"/>
              </v:line>
            </w:pict>
          </mc:Fallback>
        </mc:AlternateContent>
      </w:r>
      <w:r w:rsidRPr="00FA362E">
        <w:rPr>
          <w:noProof/>
          <w:color w:val="000000"/>
        </w:rPr>
        <mc:AlternateContent>
          <mc:Choice Requires="wps">
            <w:drawing>
              <wp:anchor distT="0" distB="0" distL="114299" distR="114299" simplePos="0" relativeHeight="251752448" behindDoc="0" locked="0" layoutInCell="1" allowOverlap="1" wp14:anchorId="7DBE8059" wp14:editId="104ED8A3">
                <wp:simplePos x="0" y="0"/>
                <wp:positionH relativeFrom="column">
                  <wp:posOffset>4454524</wp:posOffset>
                </wp:positionH>
                <wp:positionV relativeFrom="paragraph">
                  <wp:posOffset>164465</wp:posOffset>
                </wp:positionV>
                <wp:extent cx="0" cy="1495425"/>
                <wp:effectExtent l="38100" t="0" r="57150" b="47625"/>
                <wp:wrapNone/>
                <wp:docPr id="74" name="Rovná spojnica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95425"/>
                        </a:xfrm>
                        <a:prstGeom prst="line">
                          <a:avLst/>
                        </a:prstGeom>
                        <a:ln w="12700" cap="rnd">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line w14:anchorId="01955D4F" id="Rovná spojnica 74" o:spid="_x0000_s1026" style="position:absolute;z-index:2517524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50.75pt,12.95pt" to="350.75pt,1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" strokecolor="black [3213]" strokeweight="1pt">
                <v:stroke endarrow="oval" joinstyle="miter" endcap="round"/>
                <o:lock v:ext="edit" shapetype="f"/>
              </v:line>
            </w:pict>
          </mc:Fallback>
        </mc:AlternateContent>
      </w:r>
      <w:r w:rsidRPr="00FA362E">
        <w:rPr>
          <w:noProof/>
          <w:color w:val="000000"/>
        </w:rPr>
        <mc:AlternateContent>
          <mc:Choice Requires="wps">
            <w:drawing>
              <wp:anchor distT="0" distB="0" distL="114299" distR="114299" simplePos="0" relativeHeight="251749376" behindDoc="0" locked="0" layoutInCell="1" allowOverlap="1" wp14:anchorId="3BD993E5" wp14:editId="250B9840">
                <wp:simplePos x="0" y="0"/>
                <wp:positionH relativeFrom="column">
                  <wp:posOffset>930274</wp:posOffset>
                </wp:positionH>
                <wp:positionV relativeFrom="paragraph">
                  <wp:posOffset>164465</wp:posOffset>
                </wp:positionV>
                <wp:extent cx="0" cy="1495425"/>
                <wp:effectExtent l="38100" t="0" r="57150" b="47625"/>
                <wp:wrapNone/>
                <wp:docPr id="71" name="Rovná spojnica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95425"/>
                        </a:xfrm>
                        <a:prstGeom prst="line">
                          <a:avLst/>
                        </a:prstGeom>
                        <a:ln w="12700" cap="rnd">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line w14:anchorId="503D480D" id="Rovná spojnica 71" o:spid="_x0000_s1026" style="position:absolute;z-index:2517493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3.25pt,12.95pt" to="73.25pt,1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" strokecolor="black [3213]" strokeweight="1pt">
                <v:stroke endarrow="oval" joinstyle="miter" endcap="round"/>
                <o:lock v:ext="edit" shapetype="f"/>
              </v:line>
            </w:pict>
          </mc:Fallback>
        </mc:AlternateContent>
      </w:r>
    </w:p>
    <w:p w14:paraId="00813394" w14:textId="77777777" w:rsidR="00CE547F" w:rsidRPr="00FA362E" w:rsidRDefault="00CE547F" w:rsidP="00CE547F">
      <w:pPr>
        <w:rPr>
          <w:color w:val="000000"/>
          <w:lang w:val="sk-SK"/>
        </w:rPr>
      </w:pPr>
    </w:p>
    <w:p w14:paraId="77A47580" w14:textId="77777777" w:rsidR="00CE547F" w:rsidRPr="00FA362E" w:rsidRDefault="00CE547F" w:rsidP="00CE547F">
      <w:pPr>
        <w:rPr>
          <w:color w:val="000000"/>
          <w:lang w:val="sk-SK"/>
        </w:rPr>
      </w:pPr>
      <w:r w:rsidRPr="00FA362E">
        <w:rPr>
          <w:noProof/>
          <w:color w:val="000000"/>
        </w:rPr>
        <mc:AlternateContent>
          <mc:Choice Requires="wps">
            <w:drawing>
              <wp:anchor distT="45720" distB="45720" distL="114300" distR="114300" simplePos="0" relativeHeight="251730944" behindDoc="0" locked="0" layoutInCell="1" allowOverlap="1" wp14:anchorId="48DCA3D8" wp14:editId="53867214">
                <wp:simplePos x="0" y="0"/>
                <wp:positionH relativeFrom="margin">
                  <wp:posOffset>2440305</wp:posOffset>
                </wp:positionH>
                <wp:positionV relativeFrom="paragraph">
                  <wp:posOffset>139065</wp:posOffset>
                </wp:positionV>
                <wp:extent cx="409575" cy="285750"/>
                <wp:effectExtent l="0" t="0" r="9525" b="0"/>
                <wp:wrapSquare wrapText="bothSides"/>
                <wp:docPr id="6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3510451A" w14:textId="77777777" w:rsidR="006A11AF" w:rsidRPr="007B44BE" w:rsidRDefault="006A11AF" w:rsidP="00CE547F">
                            <w:pPr>
                              <w:rPr>
                                <w:rFonts w:eastAsiaTheme="minorEastAsia" w:cstheme="minorBidi"/>
                                <w:color w:val="000000"/>
                                <w:szCs w:val="24"/>
                                <w:lang w:val="sk-SK"/>
                              </w:rPr>
                            </w:pPr>
                            <m:oMathPara>
                              <m:oMath>
                                <m:r>
                                  <w:rPr>
                                    <w:rFonts w:ascii="Cambria Math" w:hAnsi="Cambria Math"/>
                                    <w:color w:val="000000"/>
                                    <w:szCs w:val="24"/>
                                    <w:lang w:val="sk-SK"/>
                                  </w:rPr>
                                  <m:t>U</m:t>
                                </m:r>
                                <m:d>
                                  <m:dPr>
                                    <m:ctrlPr>
                                      <w:rPr>
                                        <w:rFonts w:ascii="Cambria Math" w:hAnsi="Cambria Math"/>
                                        <w:i/>
                                        <w:color w:val="000000"/>
                                        <w:szCs w:val="24"/>
                                        <w:lang w:val="sk-SK"/>
                                      </w:rPr>
                                    </m:ctrlPr>
                                  </m:dPr>
                                  <m:e>
                                    <m:r>
                                      <w:rPr>
                                        <w:rFonts w:ascii="Cambria Math" w:hAnsi="Cambria Math"/>
                                        <w:color w:val="000000"/>
                                        <w:szCs w:val="24"/>
                                        <w:lang w:val="sk-SK"/>
                                      </w:rPr>
                                      <m:t>t</m:t>
                                    </m:r>
                                  </m:e>
                                </m:d>
                              </m:oMath>
                            </m:oMathPara>
                          </w:p>
                          <w:p w14:paraId="4C37B53C" w14:textId="77777777" w:rsidR="006A11AF" w:rsidRPr="007B44BE" w:rsidRDefault="006A11AF" w:rsidP="00CE547F">
                            <w:pPr>
                              <w:rPr>
                                <w:rFonts w:eastAsiaTheme="minorEastAsia" w:cstheme="minorBidi"/>
                                <w:color w:val="000000"/>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DCA3D8" id="_x0000_s1027" type="#_x0000_t202" style="position:absolute;left:0;text-align:left;margin-left:192.15pt;margin-top:10.95pt;width:32.25pt;height:22.5pt;z-index:251730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" stroked="f">
                <v:textbox>
                  <w:txbxContent>
                    <w:p w14:paraId="3510451A" w14:textId="77777777" w:rsidR="006A11AF" w:rsidRPr="007B44BE" w:rsidRDefault="006A11AF" w:rsidP="00CE547F">
                      <w:pPr>
                        <w:rPr>
                          <w:rFonts w:eastAsiaTheme="minorEastAsia" w:cstheme="minorBidi"/>
                          <w:color w:val="000000"/>
                          <w:szCs w:val="24"/>
                          <w:lang w:val="sk-SK"/>
                        </w:rPr>
                      </w:pPr>
                      <m:oMathPara>
                        <m:oMath>
                          <m:r>
                            <w:rPr>
                              <w:rFonts w:ascii="Cambria Math" w:hAnsi="Cambria Math"/>
                              <w:color w:val="000000"/>
                              <w:szCs w:val="24"/>
                              <w:lang w:val="sk-SK"/>
                            </w:rPr>
                            <m:t>U</m:t>
                          </m:r>
                          <m:d>
                            <m:dPr>
                              <m:ctrlPr>
                                <w:rPr>
                                  <w:rFonts w:ascii="Cambria Math" w:hAnsi="Cambria Math"/>
                                  <w:i/>
                                  <w:color w:val="000000"/>
                                  <w:szCs w:val="24"/>
                                  <w:lang w:val="sk-SK"/>
                                </w:rPr>
                              </m:ctrlPr>
                            </m:dPr>
                            <m:e>
                              <m:r>
                                <w:rPr>
                                  <w:rFonts w:ascii="Cambria Math" w:hAnsi="Cambria Math"/>
                                  <w:color w:val="000000"/>
                                  <w:szCs w:val="24"/>
                                  <w:lang w:val="sk-SK"/>
                                </w:rPr>
                                <m:t>t</m:t>
                              </m:r>
                            </m:e>
                          </m:d>
                        </m:oMath>
                      </m:oMathPara>
                    </w:p>
                    <w:p w14:paraId="4C37B53C" w14:textId="77777777" w:rsidR="006A11AF" w:rsidRPr="007B44BE" w:rsidRDefault="006A11AF" w:rsidP="00CE547F">
                      <w:pPr>
                        <w:rPr>
                          <w:rFonts w:eastAsiaTheme="minorEastAsia" w:cstheme="minorBidi"/>
                          <w:color w:val="000000"/>
                          <w:szCs w:val="24"/>
                        </w:rPr>
                      </w:pPr>
                    </w:p>
                  </w:txbxContent>
                </v:textbox>
                <w10:wrap type="square" anchorx="margin"/>
              </v:shape>
            </w:pict>
          </mc:Fallback>
        </mc:AlternateContent>
      </w:r>
      <w:r w:rsidRPr="00FA362E">
        <w:rPr>
          <w:noProof/>
          <w:color w:val="000000"/>
        </w:rPr>
        <mc:AlternateContent>
          <mc:Choice Requires="wps">
            <w:drawing>
              <wp:anchor distT="0" distB="0" distL="114300" distR="114300" simplePos="0" relativeHeight="251747328" behindDoc="0" locked="0" layoutInCell="1" allowOverlap="1" wp14:anchorId="67D35695" wp14:editId="31AD92DB">
                <wp:simplePos x="0" y="0"/>
                <wp:positionH relativeFrom="margin">
                  <wp:align>center</wp:align>
                </wp:positionH>
                <wp:positionV relativeFrom="paragraph">
                  <wp:posOffset>34925</wp:posOffset>
                </wp:positionV>
                <wp:extent cx="488950" cy="488950"/>
                <wp:effectExtent l="0" t="0" r="25400" b="25400"/>
                <wp:wrapNone/>
                <wp:docPr id="53" name="Ovál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8950" cy="4889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oval w14:anchorId="7CDD5656" id="Ovál 53" o:spid="_x0000_s1026" style="position:absolute;margin-left:0;margin-top:2.75pt;width:38.5pt;height:38.5pt;z-index:2517473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" filled="f" strokecolor="black [3213]" strokeweight="1pt">
                <v:stroke joinstyle="miter"/>
                <v:path arrowok="t"/>
                <w10:wrap anchorx="margin"/>
              </v:oval>
            </w:pict>
          </mc:Fallback>
        </mc:AlternateContent>
      </w:r>
    </w:p>
    <w:p w14:paraId="7B3CAD4D" w14:textId="77777777" w:rsidR="00CE547F" w:rsidRPr="00FA362E" w:rsidRDefault="00CE547F" w:rsidP="00CE547F">
      <w:pPr>
        <w:rPr>
          <w:color w:val="000000"/>
          <w:lang w:val="sk-SK"/>
        </w:rPr>
      </w:pPr>
      <w:r w:rsidRPr="00FA362E">
        <w:rPr>
          <w:noProof/>
          <w:color w:val="000000"/>
        </w:rPr>
        <mc:AlternateContent>
          <mc:Choice Requires="wps">
            <w:drawing>
              <wp:anchor distT="4294967295" distB="4294967295" distL="114300" distR="114300" simplePos="0" relativeHeight="251754496" behindDoc="0" locked="0" layoutInCell="1" allowOverlap="1" wp14:anchorId="6AE7B7A5" wp14:editId="567D17D9">
                <wp:simplePos x="0" y="0"/>
                <wp:positionH relativeFrom="margin">
                  <wp:posOffset>2950210</wp:posOffset>
                </wp:positionH>
                <wp:positionV relativeFrom="paragraph">
                  <wp:posOffset>4444</wp:posOffset>
                </wp:positionV>
                <wp:extent cx="1195705" cy="0"/>
                <wp:effectExtent l="0" t="0" r="23495" b="19050"/>
                <wp:wrapNone/>
                <wp:docPr id="77" name="Rovná spojnica 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957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162EF77B" id="Rovná spojnica 77" o:spid="_x0000_s1026" style="position:absolute;z-index:251754496;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232.3pt,.35pt" to="326.4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" strokecolor="black [3213]" strokeweight="1pt">
                <v:stroke joinstyle="miter"/>
                <o:lock v:ext="edit" shapetype="f"/>
                <w10:wrap anchorx="margin"/>
              </v:line>
            </w:pict>
          </mc:Fallback>
        </mc:AlternateContent>
      </w:r>
      <w:r w:rsidRPr="00FA362E">
        <w:rPr>
          <w:noProof/>
          <w:color w:val="000000"/>
        </w:rPr>
        <mc:AlternateContent>
          <mc:Choice Requires="wps">
            <w:drawing>
              <wp:anchor distT="4294967295" distB="4294967295" distL="114300" distR="114300" simplePos="0" relativeHeight="251729920" behindDoc="0" locked="0" layoutInCell="1" allowOverlap="1" wp14:anchorId="1808B0AF" wp14:editId="206EDCAD">
                <wp:simplePos x="0" y="0"/>
                <wp:positionH relativeFrom="margin">
                  <wp:posOffset>1244600</wp:posOffset>
                </wp:positionH>
                <wp:positionV relativeFrom="paragraph">
                  <wp:posOffset>5079</wp:posOffset>
                </wp:positionV>
                <wp:extent cx="1195705" cy="0"/>
                <wp:effectExtent l="0" t="0" r="23495" b="19050"/>
                <wp:wrapNone/>
                <wp:docPr id="66" name="Rovná spojnica 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957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326CB1B9" id="Rovná spojnica 66" o:spid="_x0000_s1026" style="position:absolute;z-index:251729920;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98pt,.4pt" to="192.1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" strokecolor="black [3213]" strokeweight="1pt">
                <v:stroke joinstyle="miter"/>
                <o:lock v:ext="edit" shapetype="f"/>
                <w10:wrap anchorx="margin"/>
              </v:line>
            </w:pict>
          </mc:Fallback>
        </mc:AlternateContent>
      </w:r>
      <w:r w:rsidRPr="00FA362E">
        <w:rPr>
          <w:noProof/>
          <w:color w:val="000000"/>
        </w:rPr>
        <mc:AlternateContent>
          <mc:Choice Requires="wps">
            <w:drawing>
              <wp:anchor distT="0" distB="0" distL="114299" distR="114299" simplePos="0" relativeHeight="251751424" behindDoc="0" locked="0" layoutInCell="1" allowOverlap="1" wp14:anchorId="5814AE0A" wp14:editId="2C65A3A1">
                <wp:simplePos x="0" y="0"/>
                <wp:positionH relativeFrom="column">
                  <wp:posOffset>4144644</wp:posOffset>
                </wp:positionH>
                <wp:positionV relativeFrom="paragraph">
                  <wp:posOffset>16510</wp:posOffset>
                </wp:positionV>
                <wp:extent cx="0" cy="855345"/>
                <wp:effectExtent l="38100" t="0" r="57150" b="59055"/>
                <wp:wrapNone/>
                <wp:docPr id="73" name="Rovná spojnica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55345"/>
                        </a:xfrm>
                        <a:prstGeom prst="line">
                          <a:avLst/>
                        </a:prstGeom>
                        <a:ln w="12700" cap="rnd">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506A0BF2" id="Rovná spojnica 73" o:spid="_x0000_s1026" style="position:absolute;z-index:2517514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326.35pt,1.3pt" to="326.35pt,6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" strokecolor="black [3213]" strokeweight="1pt">
                <v:stroke endarrow="oval" joinstyle="miter" endcap="round"/>
                <o:lock v:ext="edit" shapetype="f"/>
              </v:line>
            </w:pict>
          </mc:Fallback>
        </mc:AlternateContent>
      </w:r>
      <w:r w:rsidRPr="00FA362E">
        <w:rPr>
          <w:noProof/>
          <w:color w:val="000000"/>
        </w:rPr>
        <mc:AlternateContent>
          <mc:Choice Requires="wps">
            <w:drawing>
              <wp:anchor distT="0" distB="0" distL="114299" distR="114299" simplePos="0" relativeHeight="251750400" behindDoc="0" locked="0" layoutInCell="1" allowOverlap="1" wp14:anchorId="524323D7" wp14:editId="74C2CC77">
                <wp:simplePos x="0" y="0"/>
                <wp:positionH relativeFrom="column">
                  <wp:posOffset>1249679</wp:posOffset>
                </wp:positionH>
                <wp:positionV relativeFrom="paragraph">
                  <wp:posOffset>11430</wp:posOffset>
                </wp:positionV>
                <wp:extent cx="0" cy="855345"/>
                <wp:effectExtent l="38100" t="0" r="57150" b="59055"/>
                <wp:wrapNone/>
                <wp:docPr id="72" name="Rovná spojnica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55345"/>
                        </a:xfrm>
                        <a:prstGeom prst="line">
                          <a:avLst/>
                        </a:prstGeom>
                        <a:ln w="12700" cap="rnd">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5413397C" id="Rovná spojnica 72" o:spid="_x0000_s1026" style="position:absolute;z-index:2517504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98.4pt,.9pt" to="98.4pt,6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" strokecolor="black [3213]" strokeweight="1pt">
                <v:stroke endarrow="oval" joinstyle="miter" endcap="round"/>
                <o:lock v:ext="edit" shapetype="f"/>
              </v:line>
            </w:pict>
          </mc:Fallback>
        </mc:AlternateContent>
      </w:r>
    </w:p>
    <w:p w14:paraId="61D16DD0" w14:textId="77777777" w:rsidR="00CE547F" w:rsidRPr="00FA362E" w:rsidRDefault="00CE547F" w:rsidP="00CE547F">
      <w:pPr>
        <w:rPr>
          <w:color w:val="000000"/>
          <w:lang w:val="sk-SK"/>
        </w:rPr>
      </w:pPr>
      <w:r w:rsidRPr="00FA362E">
        <w:rPr>
          <w:noProof/>
          <w:color w:val="000000"/>
        </w:rPr>
        <mc:AlternateContent>
          <mc:Choice Requires="wps">
            <w:drawing>
              <wp:anchor distT="45720" distB="45720" distL="114300" distR="114300" simplePos="0" relativeHeight="251758592" behindDoc="0" locked="0" layoutInCell="1" allowOverlap="1" wp14:anchorId="702AD781" wp14:editId="369A6DD2">
                <wp:simplePos x="0" y="0"/>
                <wp:positionH relativeFrom="margin">
                  <wp:posOffset>2454910</wp:posOffset>
                </wp:positionH>
                <wp:positionV relativeFrom="paragraph">
                  <wp:posOffset>56515</wp:posOffset>
                </wp:positionV>
                <wp:extent cx="409575" cy="285750"/>
                <wp:effectExtent l="0" t="0" r="9525" b="0"/>
                <wp:wrapSquare wrapText="bothSides"/>
                <wp:docPr id="8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3498A8A9" w14:textId="77777777" w:rsidR="006A11AF" w:rsidRPr="007B44BE" w:rsidRDefault="006A11AF" w:rsidP="00CE547F">
                            <w:pPr>
                              <w:rPr>
                                <w:color w:val="000000"/>
                                <w:szCs w:val="24"/>
                              </w:rPr>
                            </w:pPr>
                            <m:oMathPara>
                              <m:oMath>
                                <m:r>
                                  <w:rPr>
                                    <w:rFonts w:ascii="Cambria Math" w:hAnsi="Cambria Math"/>
                                    <w:color w:val="000000"/>
                                    <w:szCs w:val="24"/>
                                    <w:lang w:val="sk-SK"/>
                                  </w:rPr>
                                  <m:t>Z(t)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2AD781" id="_x0000_s1028" type="#_x0000_t202" style="position:absolute;left:0;text-align:left;margin-left:193.3pt;margin-top:4.45pt;width:32.25pt;height:22.5pt;z-index:2517585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" stroked="f">
                <v:textbox>
                  <w:txbxContent>
                    <w:p w14:paraId="3498A8A9" w14:textId="77777777" w:rsidR="006A11AF" w:rsidRPr="007B44BE" w:rsidRDefault="006A11AF" w:rsidP="00CE547F">
                      <w:pPr>
                        <w:rPr>
                          <w:color w:val="000000"/>
                          <w:szCs w:val="24"/>
                        </w:rPr>
                      </w:pPr>
                      <m:oMathPara>
                        <m:oMath>
                          <m:r>
                            <w:rPr>
                              <w:rFonts w:ascii="Cambria Math" w:hAnsi="Cambria Math"/>
                              <w:color w:val="000000"/>
                              <w:szCs w:val="24"/>
                              <w:lang w:val="sk-SK"/>
                            </w:rPr>
                            <m:t>Z(t)</m:t>
                          </m:r>
                        </m:oMath>
                      </m:oMathPara>
                    </w:p>
                  </w:txbxContent>
                </v:textbox>
                <w10:wrap type="square" anchorx="margin"/>
              </v:shape>
            </w:pict>
          </mc:Fallback>
        </mc:AlternateContent>
      </w:r>
      <w:r w:rsidRPr="00FA362E">
        <w:rPr>
          <w:noProof/>
          <w:color w:val="000000"/>
        </w:rPr>
        <mc:AlternateContent>
          <mc:Choice Requires="wps">
            <w:drawing>
              <wp:anchor distT="0" distB="0" distL="114300" distR="114300" simplePos="0" relativeHeight="251757568" behindDoc="0" locked="0" layoutInCell="1" allowOverlap="1" wp14:anchorId="5D73D1CD" wp14:editId="3F448E5F">
                <wp:simplePos x="0" y="0"/>
                <wp:positionH relativeFrom="margin">
                  <wp:align>center</wp:align>
                </wp:positionH>
                <wp:positionV relativeFrom="paragraph">
                  <wp:posOffset>191135</wp:posOffset>
                </wp:positionV>
                <wp:extent cx="2329815" cy="2448560"/>
                <wp:effectExtent l="0" t="0" r="13335" b="27940"/>
                <wp:wrapNone/>
                <wp:docPr id="80" name="Obdĺžnik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29815" cy="2448560"/>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5E244D98" id="Obdĺžnik 80" o:spid="_x0000_s1026" style="position:absolute;margin-left:0;margin-top:15.05pt;width:183.45pt;height:192.8pt;z-index:2517575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" filled="f" strokecolor="black [3213]" strokeweight="1pt">
                <v:stroke dashstyle="dash"/>
                <v:path arrowok="t"/>
                <w10:wrap anchorx="margin"/>
              </v:rect>
            </w:pict>
          </mc:Fallback>
        </mc:AlternateContent>
      </w:r>
    </w:p>
    <w:p w14:paraId="3A6EB4BB" w14:textId="77777777" w:rsidR="00CE547F" w:rsidRPr="00FA362E" w:rsidRDefault="00CE547F" w:rsidP="00CE547F">
      <w:pPr>
        <w:rPr>
          <w:color w:val="000000"/>
          <w:lang w:val="sk-SK"/>
        </w:rPr>
      </w:pPr>
      <w:r w:rsidRPr="00FA362E">
        <w:rPr>
          <w:noProof/>
          <w:color w:val="000000"/>
        </w:rPr>
        <mc:AlternateContent>
          <mc:Choice Requires="wps">
            <w:drawing>
              <wp:anchor distT="45720" distB="45720" distL="114300" distR="114300" simplePos="0" relativeHeight="251731968" behindDoc="0" locked="0" layoutInCell="1" allowOverlap="1" wp14:anchorId="4416B7BD" wp14:editId="3693B6B6">
                <wp:simplePos x="0" y="0"/>
                <wp:positionH relativeFrom="margin">
                  <wp:align>center</wp:align>
                </wp:positionH>
                <wp:positionV relativeFrom="paragraph">
                  <wp:posOffset>7620</wp:posOffset>
                </wp:positionV>
                <wp:extent cx="597535" cy="285750"/>
                <wp:effectExtent l="0" t="0" r="0" b="0"/>
                <wp:wrapSquare wrapText="bothSides"/>
                <wp:docPr id="60"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535" cy="285750"/>
                        </a:xfrm>
                        <a:prstGeom prst="rect">
                          <a:avLst/>
                        </a:prstGeom>
                        <a:solidFill>
                          <a:srgbClr val="FFFFFF"/>
                        </a:solidFill>
                        <a:ln w="9525">
                          <a:noFill/>
                          <a:miter lim="800000"/>
                          <a:headEnd/>
                          <a:tailEnd/>
                        </a:ln>
                      </wps:spPr>
                      <wps:txbx>
                        <w:txbxContent>
                          <w:p w14:paraId="7B830516" w14:textId="77777777" w:rsidR="006A11AF" w:rsidRPr="007B44BE" w:rsidRDefault="006A11AF" w:rsidP="00CE547F">
                            <w:pPr>
                              <w:rPr>
                                <w:color w:val="000000"/>
                                <w:szCs w:val="24"/>
                              </w:rPr>
                            </w:pPr>
                            <m:oMathPara>
                              <m:oMath>
                                <m:r>
                                  <w:rPr>
                                    <w:rFonts w:ascii="Cambria Math" w:hAnsi="Cambria Math"/>
                                    <w:color w:val="000000" w:themeColor="text1"/>
                                    <w:lang w:val="sk-SK"/>
                                  </w:rPr>
                                  <m:t>∆</m:t>
                                </m:r>
                                <m:sSub>
                                  <m:sSubPr>
                                    <m:ctrlPr>
                                      <w:rPr>
                                        <w:rFonts w:ascii="Cambria Math" w:hAnsi="Cambria Math"/>
                                        <w:i/>
                                        <w:color w:val="000000" w:themeColor="text1"/>
                                        <w:lang w:val="sk-SK"/>
                                      </w:rPr>
                                    </m:ctrlPr>
                                  </m:sSubPr>
                                  <m:e>
                                    <m:r>
                                      <w:rPr>
                                        <w:rFonts w:ascii="Cambria Math" w:hAnsi="Cambria Math"/>
                                        <w:color w:val="000000" w:themeColor="text1"/>
                                        <w:lang w:val="sk-SK"/>
                                      </w:rPr>
                                      <m:t>Z</m:t>
                                    </m:r>
                                  </m:e>
                                  <m:sub>
                                    <m:r>
                                      <w:rPr>
                                        <w:rFonts w:ascii="Cambria Math" w:hAnsi="Cambria Math"/>
                                        <w:color w:val="000000" w:themeColor="text1"/>
                                        <w:lang w:val="sk-SK"/>
                                      </w:rPr>
                                      <m:t>b</m:t>
                                    </m:r>
                                  </m:sub>
                                </m:sSub>
                                <m:r>
                                  <w:rPr>
                                    <w:rFonts w:ascii="Cambria Math" w:hAnsi="Cambria Math"/>
                                    <w:color w:val="000000" w:themeColor="text1"/>
                                    <w:lang w:val="sk-SK"/>
                                  </w:rPr>
                                  <m:t>(t)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16B7BD" id="_x0000_s1029" type="#_x0000_t202" style="position:absolute;left:0;text-align:left;margin-left:0;margin-top:.6pt;width:47.05pt;height:22.5pt;z-index:2517319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" stroked="f">
                <v:textbox>
                  <w:txbxContent>
                    <w:p w14:paraId="7B830516" w14:textId="77777777" w:rsidR="006A11AF" w:rsidRPr="007B44BE" w:rsidRDefault="006A11AF" w:rsidP="00CE547F">
                      <w:pPr>
                        <w:rPr>
                          <w:color w:val="000000"/>
                          <w:szCs w:val="24"/>
                        </w:rPr>
                      </w:pPr>
                      <m:oMathPara>
                        <m:oMath>
                          <m:r>
                            <w:rPr>
                              <w:rFonts w:ascii="Cambria Math" w:hAnsi="Cambria Math"/>
                              <w:color w:val="000000" w:themeColor="text1"/>
                              <w:lang w:val="sk-SK"/>
                            </w:rPr>
                            <m:t>∆</m:t>
                          </m:r>
                          <m:sSub>
                            <m:sSubPr>
                              <m:ctrlPr>
                                <w:rPr>
                                  <w:rFonts w:ascii="Cambria Math" w:hAnsi="Cambria Math"/>
                                  <w:i/>
                                  <w:color w:val="000000" w:themeColor="text1"/>
                                  <w:lang w:val="sk-SK"/>
                                </w:rPr>
                              </m:ctrlPr>
                            </m:sSubPr>
                            <m:e>
                              <m:r>
                                <w:rPr>
                                  <w:rFonts w:ascii="Cambria Math" w:hAnsi="Cambria Math"/>
                                  <w:color w:val="000000" w:themeColor="text1"/>
                                  <w:lang w:val="sk-SK"/>
                                </w:rPr>
                                <m:t>Z</m:t>
                              </m:r>
                            </m:e>
                            <m:sub>
                              <m:r>
                                <w:rPr>
                                  <w:rFonts w:ascii="Cambria Math" w:hAnsi="Cambria Math"/>
                                  <w:color w:val="000000" w:themeColor="text1"/>
                                  <w:lang w:val="sk-SK"/>
                                </w:rPr>
                                <m:t>b</m:t>
                              </m:r>
                            </m:sub>
                          </m:sSub>
                          <m:r>
                            <w:rPr>
                              <w:rFonts w:ascii="Cambria Math" w:hAnsi="Cambria Math"/>
                              <w:color w:val="000000" w:themeColor="text1"/>
                              <w:lang w:val="sk-SK"/>
                            </w:rPr>
                            <m:t>(t)</m:t>
                          </m:r>
                        </m:oMath>
                      </m:oMathPara>
                    </w:p>
                  </w:txbxContent>
                </v:textbox>
                <w10:wrap type="square" anchorx="margin"/>
              </v:shape>
            </w:pict>
          </mc:Fallback>
        </mc:AlternateContent>
      </w:r>
    </w:p>
    <w:p w14:paraId="4418408D" w14:textId="77777777" w:rsidR="00CE547F" w:rsidRPr="00FA362E" w:rsidRDefault="00CE547F" w:rsidP="00CE547F">
      <w:pPr>
        <w:rPr>
          <w:color w:val="000000"/>
          <w:lang w:val="sk-SK"/>
        </w:rPr>
      </w:pPr>
      <w:r w:rsidRPr="00FA362E">
        <w:rPr>
          <w:noProof/>
          <w:color w:val="000000"/>
        </w:rPr>
        <mc:AlternateContent>
          <mc:Choice Requires="wps">
            <w:drawing>
              <wp:anchor distT="0" distB="0" distL="114300" distR="114300" simplePos="0" relativeHeight="251739136" behindDoc="0" locked="0" layoutInCell="1" allowOverlap="1" wp14:anchorId="5BD530EB" wp14:editId="1CC2882E">
                <wp:simplePos x="0" y="0"/>
                <wp:positionH relativeFrom="column">
                  <wp:posOffset>1967865</wp:posOffset>
                </wp:positionH>
                <wp:positionV relativeFrom="paragraph">
                  <wp:posOffset>78740</wp:posOffset>
                </wp:positionV>
                <wp:extent cx="11430" cy="1558290"/>
                <wp:effectExtent l="0" t="0" r="26670" b="22860"/>
                <wp:wrapNone/>
                <wp:docPr id="48" name="Rovná spojnica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430" cy="15582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0FAC830B" id="Rovná spojnica 48" o:spid="_x0000_s1026" style="position:absolute;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95pt,6.2pt" to="155.85pt,1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" strokecolor="black [3213]" strokeweight="1pt">
                <v:stroke joinstyle="miter"/>
                <o:lock v:ext="edit" shapetype="f"/>
              </v:line>
            </w:pict>
          </mc:Fallback>
        </mc:AlternateContent>
      </w:r>
      <w:r w:rsidRPr="00FA362E">
        <w:rPr>
          <w:noProof/>
          <w:color w:val="000000"/>
        </w:rPr>
        <mc:AlternateContent>
          <mc:Choice Requires="wps">
            <w:drawing>
              <wp:anchor distT="0" distB="0" distL="114299" distR="114299" simplePos="0" relativeHeight="251740160" behindDoc="0" locked="0" layoutInCell="1" allowOverlap="1" wp14:anchorId="6DEF1A42" wp14:editId="08CF561C">
                <wp:simplePos x="0" y="0"/>
                <wp:positionH relativeFrom="column">
                  <wp:posOffset>3399154</wp:posOffset>
                </wp:positionH>
                <wp:positionV relativeFrom="paragraph">
                  <wp:posOffset>78740</wp:posOffset>
                </wp:positionV>
                <wp:extent cx="0" cy="1558290"/>
                <wp:effectExtent l="0" t="0" r="19050" b="22860"/>
                <wp:wrapNone/>
                <wp:docPr id="50" name="Rovná spojnica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5582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4616A901" id="Rovná spojnica 50" o:spid="_x0000_s1026" style="position:absolute;flip:y;z-index:2517401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67.65pt,6.2pt" to="267.65pt,1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" strokecolor="black [3213]" strokeweight="1pt">
                <v:stroke joinstyle="miter"/>
                <o:lock v:ext="edit" shapetype="f"/>
              </v:line>
            </w:pict>
          </mc:Fallback>
        </mc:AlternateContent>
      </w:r>
      <w:r w:rsidRPr="00FA362E">
        <w:rPr>
          <w:noProof/>
          <w:color w:val="000000"/>
        </w:rPr>
        <mc:AlternateContent>
          <mc:Choice Requires="wps">
            <w:drawing>
              <wp:anchor distT="4294967295" distB="4294967295" distL="114300" distR="114300" simplePos="0" relativeHeight="251737088" behindDoc="0" locked="0" layoutInCell="1" allowOverlap="1" wp14:anchorId="152714AA" wp14:editId="175082D8">
                <wp:simplePos x="0" y="0"/>
                <wp:positionH relativeFrom="margin">
                  <wp:align>center</wp:align>
                </wp:positionH>
                <wp:positionV relativeFrom="paragraph">
                  <wp:posOffset>81279</wp:posOffset>
                </wp:positionV>
                <wp:extent cx="3513455" cy="0"/>
                <wp:effectExtent l="0" t="0" r="29845" b="19050"/>
                <wp:wrapNone/>
                <wp:docPr id="46" name="Rovná spojnica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1345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13582A43" id="Rovná spojnica 46" o:spid="_x0000_s1026" style="position:absolute;z-index:251737088;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margin;mso-height-relative:margin" from="0,6.4pt" to="276.6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" strokecolor="black [3213]" strokeweight="1pt">
                <v:stroke joinstyle="miter"/>
                <o:lock v:ext="edit" shapetype="f"/>
                <w10:wrap anchorx="margin"/>
              </v:line>
            </w:pict>
          </mc:Fallback>
        </mc:AlternateContent>
      </w:r>
      <w:r w:rsidRPr="00FA362E">
        <w:rPr>
          <w:noProof/>
          <w:color w:val="000000"/>
        </w:rPr>
        <mc:AlternateContent>
          <mc:Choice Requires="wps">
            <w:drawing>
              <wp:anchor distT="0" distB="0" distL="114300" distR="114300" simplePos="0" relativeHeight="251738112" behindDoc="0" locked="0" layoutInCell="1" allowOverlap="1" wp14:anchorId="06B85E15" wp14:editId="69FDF549">
                <wp:simplePos x="0" y="0"/>
                <wp:positionH relativeFrom="margin">
                  <wp:align>center</wp:align>
                </wp:positionH>
                <wp:positionV relativeFrom="paragraph">
                  <wp:posOffset>10795</wp:posOffset>
                </wp:positionV>
                <wp:extent cx="604520" cy="151130"/>
                <wp:effectExtent l="0" t="0" r="24130" b="20320"/>
                <wp:wrapNone/>
                <wp:docPr id="45" name="Obdĺžnik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4520" cy="15113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484D5A96" id="Obdĺžnik 45" o:spid="_x0000_s1026" style="position:absolute;margin-left:0;margin-top:.85pt;width:47.6pt;height:11.9pt;z-index:2517381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" fillcolor="white [3212]" strokecolor="black [3213]" strokeweight="1pt">
                <v:path arrowok="t"/>
                <w10:wrap anchorx="margin"/>
              </v:rect>
            </w:pict>
          </mc:Fallback>
        </mc:AlternateContent>
      </w:r>
    </w:p>
    <w:p w14:paraId="71713A29" w14:textId="77777777" w:rsidR="00CE547F" w:rsidRPr="00FA362E" w:rsidRDefault="00CE547F" w:rsidP="00CE547F">
      <w:pPr>
        <w:rPr>
          <w:color w:val="000000"/>
          <w:lang w:val="sk-SK"/>
        </w:rPr>
      </w:pPr>
      <w:r w:rsidRPr="00FA362E">
        <w:rPr>
          <w:noProof/>
          <w:color w:val="000000"/>
        </w:rPr>
        <mc:AlternateContent>
          <mc:Choice Requires="wps">
            <w:drawing>
              <wp:anchor distT="45720" distB="45720" distL="114300" distR="114300" simplePos="0" relativeHeight="251756544" behindDoc="0" locked="0" layoutInCell="1" allowOverlap="1" wp14:anchorId="4EB7F16C" wp14:editId="01B59866">
                <wp:simplePos x="0" y="0"/>
                <wp:positionH relativeFrom="margin">
                  <wp:posOffset>2449830</wp:posOffset>
                </wp:positionH>
                <wp:positionV relativeFrom="paragraph">
                  <wp:posOffset>71755</wp:posOffset>
                </wp:positionV>
                <wp:extent cx="409575" cy="285750"/>
                <wp:effectExtent l="0" t="0" r="9525" b="0"/>
                <wp:wrapSquare wrapText="bothSides"/>
                <wp:docPr id="79"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482BB7B1" w14:textId="77777777" w:rsidR="006A11AF" w:rsidRPr="007B44BE" w:rsidRDefault="000603AB" w:rsidP="00CE547F">
                            <w:pPr>
                              <w:rPr>
                                <w:color w:val="000000"/>
                                <w:szCs w:val="24"/>
                              </w:rPr>
                            </w:pPr>
                            <m:oMathPara>
                              <m:oMath>
                                <m:sSub>
                                  <m:sSubPr>
                                    <m:ctrlPr>
                                      <w:rPr>
                                        <w:rFonts w:ascii="Cambria Math" w:hAnsi="Cambria Math"/>
                                        <w:i/>
                                        <w:color w:val="000000"/>
                                        <w:szCs w:val="24"/>
                                        <w:lang w:val="sk-SK"/>
                                      </w:rPr>
                                    </m:ctrlPr>
                                  </m:sSubPr>
                                  <m:e>
                                    <m:r>
                                      <w:rPr>
                                        <w:rFonts w:ascii="Cambria Math" w:hAnsi="Cambria Math"/>
                                        <w:color w:val="000000"/>
                                        <w:szCs w:val="24"/>
                                        <w:lang w:val="sk-SK"/>
                                      </w:rPr>
                                      <m:t>Z</m:t>
                                    </m:r>
                                  </m:e>
                                  <m:sub>
                                    <m:r>
                                      <w:rPr>
                                        <w:rFonts w:ascii="Cambria Math" w:hAnsi="Cambria Math"/>
                                        <w:color w:val="000000"/>
                                        <w:szCs w:val="24"/>
                                        <w:lang w:val="sk-SK"/>
                                      </w:rPr>
                                      <m:t>0</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B7F16C" id="_x0000_s1030" type="#_x0000_t202" style="position:absolute;left:0;text-align:left;margin-left:192.9pt;margin-top:5.65pt;width:32.25pt;height:22.5pt;z-index:2517565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" stroked="f">
                <v:textbox>
                  <w:txbxContent>
                    <w:p w14:paraId="482BB7B1" w14:textId="77777777" w:rsidR="006A11AF" w:rsidRPr="007B44BE" w:rsidRDefault="000603AB" w:rsidP="00CE547F">
                      <w:pPr>
                        <w:rPr>
                          <w:color w:val="000000"/>
                          <w:szCs w:val="24"/>
                        </w:rPr>
                      </w:pPr>
                      <m:oMathPara>
                        <m:oMath>
                          <m:sSub>
                            <m:sSubPr>
                              <m:ctrlPr>
                                <w:rPr>
                                  <w:rFonts w:ascii="Cambria Math" w:hAnsi="Cambria Math"/>
                                  <w:i/>
                                  <w:color w:val="000000"/>
                                  <w:szCs w:val="24"/>
                                  <w:lang w:val="sk-SK"/>
                                </w:rPr>
                              </m:ctrlPr>
                            </m:sSubPr>
                            <m:e>
                              <m:r>
                                <w:rPr>
                                  <w:rFonts w:ascii="Cambria Math" w:hAnsi="Cambria Math"/>
                                  <w:color w:val="000000"/>
                                  <w:szCs w:val="24"/>
                                  <w:lang w:val="sk-SK"/>
                                </w:rPr>
                                <m:t>Z</m:t>
                              </m:r>
                            </m:e>
                            <m:sub>
                              <m:r>
                                <w:rPr>
                                  <w:rFonts w:ascii="Cambria Math" w:hAnsi="Cambria Math"/>
                                  <w:color w:val="000000"/>
                                  <w:szCs w:val="24"/>
                                  <w:lang w:val="sk-SK"/>
                                </w:rPr>
                                <m:t>0</m:t>
                              </m:r>
                            </m:sub>
                          </m:sSub>
                        </m:oMath>
                      </m:oMathPara>
                    </w:p>
                  </w:txbxContent>
                </v:textbox>
                <w10:wrap type="square" anchorx="margin"/>
              </v:shape>
            </w:pict>
          </mc:Fallback>
        </mc:AlternateContent>
      </w:r>
      <w:r w:rsidRPr="00FA362E">
        <w:rPr>
          <w:noProof/>
          <w:color w:val="000000"/>
        </w:rPr>
        <mc:AlternateContent>
          <mc:Choice Requires="wps">
            <w:drawing>
              <wp:anchor distT="0" distB="0" distL="114300" distR="114300" simplePos="0" relativeHeight="251755520" behindDoc="0" locked="0" layoutInCell="1" allowOverlap="1" wp14:anchorId="2EA44491" wp14:editId="6EE73B67">
                <wp:simplePos x="0" y="0"/>
                <wp:positionH relativeFrom="column">
                  <wp:posOffset>1800860</wp:posOffset>
                </wp:positionH>
                <wp:positionV relativeFrom="paragraph">
                  <wp:posOffset>245110</wp:posOffset>
                </wp:positionV>
                <wp:extent cx="1749425" cy="1415415"/>
                <wp:effectExtent l="0" t="0" r="22225" b="13335"/>
                <wp:wrapNone/>
                <wp:docPr id="78" name="Obdĺžnik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9425" cy="1415415"/>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rect w14:anchorId="3B3110D6" id="Obdĺžnik 78" o:spid="_x0000_s1026" style="position:absolute;margin-left:141.8pt;margin-top:19.3pt;width:137.75pt;height:111.4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" filled="f" strokecolor="black [3213]" strokeweight="1pt">
                <v:stroke dashstyle="dash"/>
                <v:path arrowok="t"/>
              </v:rect>
            </w:pict>
          </mc:Fallback>
        </mc:AlternateContent>
      </w:r>
    </w:p>
    <w:p w14:paraId="1FD1280A" w14:textId="77777777" w:rsidR="00CE547F" w:rsidRPr="00FA362E" w:rsidRDefault="00CE547F" w:rsidP="00CE547F">
      <w:pPr>
        <w:rPr>
          <w:color w:val="000000"/>
          <w:lang w:val="sk-SK"/>
        </w:rPr>
      </w:pPr>
      <w:r w:rsidRPr="00FA362E">
        <w:rPr>
          <w:noProof/>
          <w:color w:val="000000"/>
        </w:rPr>
        <mc:AlternateContent>
          <mc:Choice Requires="wps">
            <w:drawing>
              <wp:anchor distT="45720" distB="45720" distL="114300" distR="114300" simplePos="0" relativeHeight="251734016" behindDoc="0" locked="0" layoutInCell="1" allowOverlap="1" wp14:anchorId="37DECF43" wp14:editId="79C20618">
                <wp:simplePos x="0" y="0"/>
                <wp:positionH relativeFrom="margin">
                  <wp:posOffset>2490470</wp:posOffset>
                </wp:positionH>
                <wp:positionV relativeFrom="paragraph">
                  <wp:posOffset>407670</wp:posOffset>
                </wp:positionV>
                <wp:extent cx="409575" cy="285750"/>
                <wp:effectExtent l="0" t="0" r="9525" b="0"/>
                <wp:wrapSquare wrapText="bothSides"/>
                <wp:docPr id="5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488C9714" w14:textId="77777777" w:rsidR="006A11AF" w:rsidRPr="007B44BE" w:rsidRDefault="000603AB" w:rsidP="00CE547F">
                            <w:pPr>
                              <w:rPr>
                                <w:color w:val="000000"/>
                                <w:szCs w:val="24"/>
                              </w:rPr>
                            </w:pPr>
                            <m:oMathPara>
                              <m:oMath>
                                <m:sSub>
                                  <m:sSubPr>
                                    <m:ctrlPr>
                                      <w:rPr>
                                        <w:rFonts w:ascii="Cambria Math" w:hAnsi="Cambria Math"/>
                                        <w:i/>
                                        <w:color w:val="000000"/>
                                        <w:szCs w:val="24"/>
                                        <w:lang w:val="sk-SK"/>
                                      </w:rPr>
                                    </m:ctrlPr>
                                  </m:sSubPr>
                                  <m:e>
                                    <m:r>
                                      <w:rPr>
                                        <w:rFonts w:ascii="Cambria Math" w:hAnsi="Cambria Math"/>
                                        <w:color w:val="000000"/>
                                        <w:szCs w:val="24"/>
                                        <w:lang w:val="sk-SK"/>
                                      </w:rPr>
                                      <m:t>Z</m:t>
                                    </m:r>
                                  </m:e>
                                  <m:sub>
                                    <m:r>
                                      <w:rPr>
                                        <w:rFonts w:ascii="Cambria Math" w:hAnsi="Cambria Math"/>
                                        <w:color w:val="000000"/>
                                        <w:szCs w:val="24"/>
                                        <w:lang w:val="sk-SK"/>
                                      </w:rPr>
                                      <m:t>t</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DECF43" id="_x0000_s1031" type="#_x0000_t202" style="position:absolute;left:0;text-align:left;margin-left:196.1pt;margin-top:32.1pt;width:32.25pt;height:22.5pt;z-index:251734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" stroked="f">
                <v:textbox>
                  <w:txbxContent>
                    <w:p w14:paraId="488C9714" w14:textId="77777777" w:rsidR="006A11AF" w:rsidRPr="007B44BE" w:rsidRDefault="000603AB" w:rsidP="00CE547F">
                      <w:pPr>
                        <w:rPr>
                          <w:color w:val="000000"/>
                          <w:szCs w:val="24"/>
                        </w:rPr>
                      </w:pPr>
                      <m:oMathPara>
                        <m:oMath>
                          <m:sSub>
                            <m:sSubPr>
                              <m:ctrlPr>
                                <w:rPr>
                                  <w:rFonts w:ascii="Cambria Math" w:hAnsi="Cambria Math"/>
                                  <w:i/>
                                  <w:color w:val="000000"/>
                                  <w:szCs w:val="24"/>
                                  <w:lang w:val="sk-SK"/>
                                </w:rPr>
                              </m:ctrlPr>
                            </m:sSubPr>
                            <m:e>
                              <m:r>
                                <w:rPr>
                                  <w:rFonts w:ascii="Cambria Math" w:hAnsi="Cambria Math"/>
                                  <w:color w:val="000000"/>
                                  <w:szCs w:val="24"/>
                                  <w:lang w:val="sk-SK"/>
                                </w:rPr>
                                <m:t>Z</m:t>
                              </m:r>
                            </m:e>
                            <m:sub>
                              <m:r>
                                <w:rPr>
                                  <w:rFonts w:ascii="Cambria Math" w:hAnsi="Cambria Math"/>
                                  <w:color w:val="000000"/>
                                  <w:szCs w:val="24"/>
                                  <w:lang w:val="sk-SK"/>
                                </w:rPr>
                                <m:t>t</m:t>
                              </m:r>
                            </m:sub>
                          </m:sSub>
                        </m:oMath>
                      </m:oMathPara>
                    </w:p>
                  </w:txbxContent>
                </v:textbox>
                <w10:wrap type="square" anchorx="margin"/>
              </v:shape>
            </w:pict>
          </mc:Fallback>
        </mc:AlternateContent>
      </w:r>
      <w:r w:rsidRPr="00FA362E">
        <w:rPr>
          <w:noProof/>
          <w:color w:val="000000"/>
        </w:rPr>
        <mc:AlternateContent>
          <mc:Choice Requires="wps">
            <w:drawing>
              <wp:anchor distT="0" distB="0" distL="114300" distR="114300" simplePos="0" relativeHeight="251745280" behindDoc="0" locked="0" layoutInCell="1" allowOverlap="1" wp14:anchorId="2370AEDF" wp14:editId="34F16712">
                <wp:simplePos x="0" y="0"/>
                <wp:positionH relativeFrom="margin">
                  <wp:posOffset>2385695</wp:posOffset>
                </wp:positionH>
                <wp:positionV relativeFrom="paragraph">
                  <wp:posOffset>1036955</wp:posOffset>
                </wp:positionV>
                <wp:extent cx="603885" cy="150495"/>
                <wp:effectExtent l="0" t="0" r="24765" b="20955"/>
                <wp:wrapNone/>
                <wp:docPr id="43" name="Obdĺžnik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3885" cy="1504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0D0750D1" id="Obdĺžnik 43" o:spid="_x0000_s1026" style="position:absolute;margin-left:187.85pt;margin-top:81.65pt;width:47.55pt;height:11.8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" fillcolor="white [3212]" strokecolor="black [3213]" strokeweight="1pt">
                <v:path arrowok="t"/>
                <w10:wrap anchorx="margin"/>
              </v:rect>
            </w:pict>
          </mc:Fallback>
        </mc:AlternateContent>
      </w:r>
      <w:r w:rsidRPr="00FA362E">
        <w:rPr>
          <w:noProof/>
          <w:color w:val="000000"/>
        </w:rPr>
        <mc:AlternateContent>
          <mc:Choice Requires="wps">
            <w:drawing>
              <wp:anchor distT="0" distB="0" distL="114300" distR="114300" simplePos="0" relativeHeight="251744256" behindDoc="0" locked="0" layoutInCell="1" allowOverlap="1" wp14:anchorId="2C0BF103" wp14:editId="6129C0E7">
                <wp:simplePos x="0" y="0"/>
                <wp:positionH relativeFrom="margin">
                  <wp:posOffset>2385695</wp:posOffset>
                </wp:positionH>
                <wp:positionV relativeFrom="paragraph">
                  <wp:posOffset>668655</wp:posOffset>
                </wp:positionV>
                <wp:extent cx="603885" cy="150495"/>
                <wp:effectExtent l="0" t="0" r="24765" b="20955"/>
                <wp:wrapNone/>
                <wp:docPr id="42" name="Obdĺžnik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3885" cy="1504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4648AFE7" id="Obdĺžnik 42" o:spid="_x0000_s1026" style="position:absolute;margin-left:187.85pt;margin-top:52.65pt;width:47.55pt;height:11.8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" fillcolor="white [3212]" strokecolor="black [3213]" strokeweight="1pt">
                <v:path arrowok="t"/>
                <w10:wrap anchorx="margin"/>
              </v:rect>
            </w:pict>
          </mc:Fallback>
        </mc:AlternateContent>
      </w:r>
      <w:r w:rsidRPr="00FA362E">
        <w:rPr>
          <w:noProof/>
          <w:color w:val="000000"/>
        </w:rPr>
        <mc:AlternateContent>
          <mc:Choice Requires="wps">
            <w:drawing>
              <wp:anchor distT="4294967295" distB="4294967295" distL="114300" distR="114300" simplePos="0" relativeHeight="251741184" behindDoc="0" locked="0" layoutInCell="1" allowOverlap="1" wp14:anchorId="19DA3C55" wp14:editId="64493742">
                <wp:simplePos x="0" y="0"/>
                <wp:positionH relativeFrom="margin">
                  <wp:posOffset>1976120</wp:posOffset>
                </wp:positionH>
                <wp:positionV relativeFrom="paragraph">
                  <wp:posOffset>748029</wp:posOffset>
                </wp:positionV>
                <wp:extent cx="1428750" cy="0"/>
                <wp:effectExtent l="0" t="0" r="19050" b="19050"/>
                <wp:wrapNone/>
                <wp:docPr id="51" name="Rovná spojnica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2875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79CB72A2" id="Rovná spojnica 51" o:spid="_x0000_s1026" style="position:absolute;flip:y;z-index:25174118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155.6pt,58.9pt" to="268.1pt,5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" strokecolor="black [3213]" strokeweight="1pt">
                <v:stroke joinstyle="miter"/>
                <o:lock v:ext="edit" shapetype="f"/>
                <w10:wrap anchorx="margin"/>
              </v:line>
            </w:pict>
          </mc:Fallback>
        </mc:AlternateContent>
      </w:r>
      <w:r w:rsidRPr="00FA362E">
        <w:rPr>
          <w:noProof/>
          <w:color w:val="000000"/>
        </w:rPr>
        <mc:AlternateContent>
          <mc:Choice Requires="wps">
            <w:drawing>
              <wp:anchor distT="4294967295" distB="4294967295" distL="114300" distR="114300" simplePos="0" relativeHeight="251742208" behindDoc="0" locked="0" layoutInCell="1" allowOverlap="1" wp14:anchorId="67D9C986" wp14:editId="2914FEC2">
                <wp:simplePos x="0" y="0"/>
                <wp:positionH relativeFrom="margin">
                  <wp:posOffset>1976120</wp:posOffset>
                </wp:positionH>
                <wp:positionV relativeFrom="paragraph">
                  <wp:posOffset>353059</wp:posOffset>
                </wp:positionV>
                <wp:extent cx="1428750" cy="0"/>
                <wp:effectExtent l="0" t="0" r="19050" b="19050"/>
                <wp:wrapNone/>
                <wp:docPr id="52" name="Rovná spojnica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2875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0542095E" id="Rovná spojnica 52" o:spid="_x0000_s1026" style="position:absolute;flip:y;z-index:251742208;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155.6pt,27.8pt" to="268.1pt,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" strokecolor="black [3213]" strokeweight="1pt">
                <v:stroke joinstyle="miter"/>
                <o:lock v:ext="edit" shapetype="f"/>
                <w10:wrap anchorx="margin"/>
              </v:line>
            </w:pict>
          </mc:Fallback>
        </mc:AlternateContent>
      </w:r>
      <w:r w:rsidRPr="00FA362E">
        <w:rPr>
          <w:noProof/>
          <w:color w:val="000000"/>
        </w:rPr>
        <mc:AlternateContent>
          <mc:Choice Requires="wps">
            <w:drawing>
              <wp:anchor distT="45720" distB="45720" distL="114300" distR="114300" simplePos="0" relativeHeight="251732992" behindDoc="0" locked="0" layoutInCell="1" allowOverlap="1" wp14:anchorId="257E3397" wp14:editId="758DFCE5">
                <wp:simplePos x="0" y="0"/>
                <wp:positionH relativeFrom="margin">
                  <wp:posOffset>2490470</wp:posOffset>
                </wp:positionH>
                <wp:positionV relativeFrom="paragraph">
                  <wp:posOffset>15875</wp:posOffset>
                </wp:positionV>
                <wp:extent cx="409575" cy="285750"/>
                <wp:effectExtent l="0" t="0" r="9525" b="0"/>
                <wp:wrapSquare wrapText="bothSides"/>
                <wp:docPr id="59"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3719A822" w14:textId="77777777" w:rsidR="006A11AF" w:rsidRPr="007B44BE" w:rsidRDefault="000603AB" w:rsidP="00CE547F">
                            <w:pPr>
                              <w:rPr>
                                <w:color w:val="000000"/>
                                <w:szCs w:val="24"/>
                              </w:rPr>
                            </w:pPr>
                            <m:oMathPara>
                              <m:oMath>
                                <m:sSub>
                                  <m:sSubPr>
                                    <m:ctrlPr>
                                      <w:rPr>
                                        <w:rFonts w:ascii="Cambria Math" w:hAnsi="Cambria Math"/>
                                        <w:i/>
                                        <w:color w:val="000000"/>
                                        <w:szCs w:val="24"/>
                                        <w:lang w:val="sk-SK"/>
                                      </w:rPr>
                                    </m:ctrlPr>
                                  </m:sSubPr>
                                  <m:e>
                                    <m:r>
                                      <w:rPr>
                                        <w:rFonts w:ascii="Cambria Math" w:hAnsi="Cambria Math"/>
                                        <w:color w:val="000000"/>
                                        <w:szCs w:val="24"/>
                                        <w:lang w:val="sk-SK"/>
                                      </w:rPr>
                                      <m:t>Z</m:t>
                                    </m:r>
                                  </m:e>
                                  <m:sub>
                                    <m:r>
                                      <w:rPr>
                                        <w:rFonts w:ascii="Cambria Math" w:hAnsi="Cambria Math"/>
                                        <w:color w:val="000000"/>
                                        <w:szCs w:val="24"/>
                                        <w:lang w:val="sk-SK"/>
                                      </w:rPr>
                                      <m:t>b</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7E3397" id="_x0000_s1032" type="#_x0000_t202" style="position:absolute;left:0;text-align:left;margin-left:196.1pt;margin-top:1.25pt;width:32.25pt;height:22.5pt;z-index:251732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" stroked="f">
                <v:textbox>
                  <w:txbxContent>
                    <w:p w14:paraId="3719A822" w14:textId="77777777" w:rsidR="006A11AF" w:rsidRPr="007B44BE" w:rsidRDefault="000603AB" w:rsidP="00CE547F">
                      <w:pPr>
                        <w:rPr>
                          <w:color w:val="000000"/>
                          <w:szCs w:val="24"/>
                        </w:rPr>
                      </w:pPr>
                      <m:oMathPara>
                        <m:oMath>
                          <m:sSub>
                            <m:sSubPr>
                              <m:ctrlPr>
                                <w:rPr>
                                  <w:rFonts w:ascii="Cambria Math" w:hAnsi="Cambria Math"/>
                                  <w:i/>
                                  <w:color w:val="000000"/>
                                  <w:szCs w:val="24"/>
                                  <w:lang w:val="sk-SK"/>
                                </w:rPr>
                              </m:ctrlPr>
                            </m:sSubPr>
                            <m:e>
                              <m:r>
                                <w:rPr>
                                  <w:rFonts w:ascii="Cambria Math" w:hAnsi="Cambria Math"/>
                                  <w:color w:val="000000"/>
                                  <w:szCs w:val="24"/>
                                  <w:lang w:val="sk-SK"/>
                                </w:rPr>
                                <m:t>Z</m:t>
                              </m:r>
                            </m:e>
                            <m:sub>
                              <m:r>
                                <w:rPr>
                                  <w:rFonts w:ascii="Cambria Math" w:hAnsi="Cambria Math"/>
                                  <w:color w:val="000000"/>
                                  <w:szCs w:val="24"/>
                                  <w:lang w:val="sk-SK"/>
                                </w:rPr>
                                <m:t>b</m:t>
                              </m:r>
                            </m:sub>
                          </m:sSub>
                        </m:oMath>
                      </m:oMathPara>
                    </w:p>
                  </w:txbxContent>
                </v:textbox>
                <w10:wrap type="square" anchorx="margin"/>
              </v:shape>
            </w:pict>
          </mc:Fallback>
        </mc:AlternateContent>
      </w:r>
      <w:r w:rsidRPr="00FA362E">
        <w:rPr>
          <w:noProof/>
          <w:color w:val="000000"/>
        </w:rPr>
        <mc:AlternateContent>
          <mc:Choice Requires="wps">
            <w:drawing>
              <wp:anchor distT="0" distB="0" distL="114300" distR="114300" simplePos="0" relativeHeight="251746304" behindDoc="0" locked="0" layoutInCell="1" allowOverlap="1" wp14:anchorId="632BE39C" wp14:editId="25C7D2C8">
                <wp:simplePos x="0" y="0"/>
                <wp:positionH relativeFrom="margin">
                  <wp:posOffset>2385695</wp:posOffset>
                </wp:positionH>
                <wp:positionV relativeFrom="paragraph">
                  <wp:posOffset>280035</wp:posOffset>
                </wp:positionV>
                <wp:extent cx="603885" cy="150495"/>
                <wp:effectExtent l="0" t="0" r="24765" b="20955"/>
                <wp:wrapNone/>
                <wp:docPr id="39" name="Obdĺžnik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3885" cy="1504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rect w14:anchorId="1B903B44" id="Obdĺžnik 39" o:spid="_x0000_s1026" style="position:absolute;margin-left:187.85pt;margin-top:22.05pt;width:47.55pt;height:11.8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" fillcolor="white [3212]" strokecolor="black [3213]" strokeweight="1pt">
                <v:path arrowok="t"/>
                <w10:wrap anchorx="margin"/>
              </v:rect>
            </w:pict>
          </mc:Fallback>
        </mc:AlternateContent>
      </w:r>
      <w:r w:rsidRPr="00FA362E">
        <w:rPr>
          <w:noProof/>
          <w:color w:val="000000"/>
        </w:rPr>
        <mc:AlternateContent>
          <mc:Choice Requires="wps">
            <w:drawing>
              <wp:anchor distT="45720" distB="45720" distL="114300" distR="114300" simplePos="0" relativeHeight="251735040" behindDoc="0" locked="0" layoutInCell="1" allowOverlap="1" wp14:anchorId="7DEE06D6" wp14:editId="2F894B2F">
                <wp:simplePos x="0" y="0"/>
                <wp:positionH relativeFrom="margin">
                  <wp:posOffset>2490470</wp:posOffset>
                </wp:positionH>
                <wp:positionV relativeFrom="paragraph">
                  <wp:posOffset>780415</wp:posOffset>
                </wp:positionV>
                <wp:extent cx="409575" cy="285750"/>
                <wp:effectExtent l="0" t="0" r="9525" b="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26503FDF" w14:textId="77777777" w:rsidR="006A11AF" w:rsidRPr="007B44BE" w:rsidRDefault="000603AB" w:rsidP="00CE547F">
                            <w:pPr>
                              <w:rPr>
                                <w:color w:val="000000"/>
                                <w:szCs w:val="24"/>
                              </w:rPr>
                            </w:pPr>
                            <m:oMathPara>
                              <m:oMath>
                                <m:sSub>
                                  <m:sSubPr>
                                    <m:ctrlPr>
                                      <w:rPr>
                                        <w:rFonts w:ascii="Cambria Math" w:hAnsi="Cambria Math"/>
                                        <w:i/>
                                        <w:color w:val="000000"/>
                                        <w:szCs w:val="24"/>
                                        <w:lang w:val="sk-SK"/>
                                      </w:rPr>
                                    </m:ctrlPr>
                                  </m:sSubPr>
                                  <m:e>
                                    <m:r>
                                      <w:rPr>
                                        <w:rFonts w:ascii="Cambria Math" w:hAnsi="Cambria Math"/>
                                        <w:color w:val="000000"/>
                                        <w:szCs w:val="24"/>
                                        <w:lang w:val="sk-SK"/>
                                      </w:rPr>
                                      <m:t>Z</m:t>
                                    </m:r>
                                  </m:e>
                                  <m:sub>
                                    <m:r>
                                      <w:rPr>
                                        <w:rFonts w:ascii="Cambria Math" w:hAnsi="Cambria Math"/>
                                        <w:color w:val="000000"/>
                                        <w:szCs w:val="24"/>
                                        <w:lang w:val="sk-SK"/>
                                      </w:rPr>
                                      <m:t>w</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EE06D6" id="_x0000_s1033" type="#_x0000_t202" style="position:absolute;left:0;text-align:left;margin-left:196.1pt;margin-top:61.45pt;width:32.25pt;height:22.5pt;z-index:2517350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" stroked="f">
                <v:textbox>
                  <w:txbxContent>
                    <w:p w14:paraId="26503FDF" w14:textId="77777777" w:rsidR="006A11AF" w:rsidRPr="007B44BE" w:rsidRDefault="000603AB" w:rsidP="00CE547F">
                      <w:pPr>
                        <w:rPr>
                          <w:color w:val="000000"/>
                          <w:szCs w:val="24"/>
                        </w:rPr>
                      </w:pPr>
                      <m:oMathPara>
                        <m:oMath>
                          <m:sSub>
                            <m:sSubPr>
                              <m:ctrlPr>
                                <w:rPr>
                                  <w:rFonts w:ascii="Cambria Math" w:hAnsi="Cambria Math"/>
                                  <w:i/>
                                  <w:color w:val="000000"/>
                                  <w:szCs w:val="24"/>
                                  <w:lang w:val="sk-SK"/>
                                </w:rPr>
                              </m:ctrlPr>
                            </m:sSubPr>
                            <m:e>
                              <m:r>
                                <w:rPr>
                                  <w:rFonts w:ascii="Cambria Math" w:hAnsi="Cambria Math"/>
                                  <w:color w:val="000000"/>
                                  <w:szCs w:val="24"/>
                                  <w:lang w:val="sk-SK"/>
                                </w:rPr>
                                <m:t>Z</m:t>
                              </m:r>
                            </m:e>
                            <m:sub>
                              <m:r>
                                <w:rPr>
                                  <w:rFonts w:ascii="Cambria Math" w:hAnsi="Cambria Math"/>
                                  <w:color w:val="000000"/>
                                  <w:szCs w:val="24"/>
                                  <w:lang w:val="sk-SK"/>
                                </w:rPr>
                                <m:t>w</m:t>
                              </m:r>
                            </m:sub>
                          </m:sSub>
                        </m:oMath>
                      </m:oMathPara>
                    </w:p>
                  </w:txbxContent>
                </v:textbox>
                <w10:wrap type="square" anchorx="margin"/>
              </v:shape>
            </w:pict>
          </mc:Fallback>
        </mc:AlternateContent>
      </w:r>
      <w:r w:rsidRPr="00FA362E">
        <w:rPr>
          <w:noProof/>
          <w:color w:val="000000"/>
        </w:rPr>
        <mc:AlternateContent>
          <mc:Choice Requires="wps">
            <w:drawing>
              <wp:anchor distT="4294967295" distB="4294967295" distL="114300" distR="114300" simplePos="0" relativeHeight="251743232" behindDoc="0" locked="0" layoutInCell="1" allowOverlap="1" wp14:anchorId="41162543" wp14:editId="09A0575B">
                <wp:simplePos x="0" y="0"/>
                <wp:positionH relativeFrom="margin">
                  <wp:posOffset>1976120</wp:posOffset>
                </wp:positionH>
                <wp:positionV relativeFrom="paragraph">
                  <wp:posOffset>1108074</wp:posOffset>
                </wp:positionV>
                <wp:extent cx="1428750" cy="0"/>
                <wp:effectExtent l="0" t="0" r="19050" b="19050"/>
                <wp:wrapNone/>
                <wp:docPr id="49" name="Rovná spojnica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2875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http://schemas.microsoft.com/office/drawing/2014/chartex">
            <w:pict>
              <v:line w14:anchorId="54F87EFB" id="Rovná spojnica 49" o:spid="_x0000_s1026" style="position:absolute;flip:y;z-index:251743232;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155.6pt,87.25pt" to="268.1pt,8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" strokecolor="black [3213]" strokeweight="1pt">
                <v:stroke joinstyle="miter"/>
                <o:lock v:ext="edit" shapetype="f"/>
                <w10:wrap anchorx="margin"/>
              </v:line>
            </w:pict>
          </mc:Fallback>
        </mc:AlternateContent>
      </w:r>
    </w:p>
    <w:p w14:paraId="35F9C5E6" w14:textId="77777777" w:rsidR="00CE547F" w:rsidRPr="00FA362E" w:rsidRDefault="00CE547F" w:rsidP="00CE547F">
      <w:pPr>
        <w:rPr>
          <w:color w:val="000000"/>
          <w:lang w:val="sk-SK"/>
        </w:rPr>
      </w:pPr>
    </w:p>
    <w:p w14:paraId="4A29E038" w14:textId="77777777" w:rsidR="00CE547F" w:rsidRPr="00FA362E" w:rsidRDefault="00CE547F" w:rsidP="00CE547F">
      <w:pPr>
        <w:rPr>
          <w:color w:val="000000"/>
          <w:lang w:val="sk-SK"/>
        </w:rPr>
      </w:pPr>
    </w:p>
    <w:p w14:paraId="438BB21D" w14:textId="77777777" w:rsidR="00CE547F" w:rsidRPr="00FA362E" w:rsidRDefault="00CE547F" w:rsidP="00CE547F">
      <w:pPr>
        <w:rPr>
          <w:color w:val="000000"/>
          <w:lang w:val="sk-SK"/>
        </w:rPr>
      </w:pPr>
    </w:p>
    <w:p w14:paraId="613CE058" w14:textId="77777777" w:rsidR="00CE547F" w:rsidRPr="00FA362E" w:rsidRDefault="00CE547F" w:rsidP="00CE547F">
      <w:pPr>
        <w:rPr>
          <w:color w:val="000000"/>
          <w:lang w:val="sk-SK"/>
        </w:rPr>
      </w:pPr>
    </w:p>
    <w:p w14:paraId="777779B1" w14:textId="77777777" w:rsidR="00CE547F" w:rsidRPr="00FA362E" w:rsidRDefault="00CE547F" w:rsidP="00CE547F">
      <w:pPr>
        <w:rPr>
          <w:color w:val="000000"/>
          <w:lang w:val="sk-SK"/>
        </w:rPr>
      </w:pPr>
    </w:p>
    <w:p w14:paraId="3D846074" w14:textId="77777777" w:rsidR="00CE547F" w:rsidRPr="00FA362E" w:rsidRDefault="00CE547F" w:rsidP="00CE547F">
      <w:pPr>
        <w:pStyle w:val="Popis"/>
        <w:rPr>
          <w:lang w:val="sk-SK"/>
        </w:rPr>
      </w:pPr>
    </w:p>
    <w:p w14:paraId="1A752460" w14:textId="73BFEC1D" w:rsidR="00CE547F" w:rsidRPr="00FA362E" w:rsidRDefault="00CE547F" w:rsidP="00CE547F">
      <w:pPr>
        <w:pStyle w:val="Popis"/>
        <w:rPr>
          <w:vanish/>
          <w:color w:val="000000"/>
          <w:lang w:val="sk-SK"/>
          <w:specVanish/>
        </w:rPr>
      </w:pPr>
      <w:bookmarkStart w:id="100" w:name="_Ref509499377"/>
      <w:bookmarkStart w:id="101" w:name="_Toc513981511"/>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1</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5</w:t>
      </w:r>
      <w:r w:rsidR="00A53D98">
        <w:rPr>
          <w:lang w:val="sk-SK"/>
        </w:rPr>
        <w:fldChar w:fldCharType="end"/>
      </w:r>
      <w:bookmarkEnd w:id="100"/>
      <w:r w:rsidRPr="00FA362E">
        <w:rPr>
          <w:lang w:val="sk-SK"/>
        </w:rPr>
        <w:t>: Elektrická schéma paralelne zapojených odporov hrudníka.</w:t>
      </w:r>
      <w:bookmarkEnd w:id="101"/>
      <w:r w:rsidRPr="00FA362E">
        <w:rPr>
          <w:lang w:val="sk-SK"/>
        </w:rPr>
        <w:t xml:space="preserve"> </w:t>
      </w:r>
    </w:p>
    <w:p w14:paraId="1B012F60" w14:textId="77777777" w:rsidR="00CE547F" w:rsidRPr="00FA362E" w:rsidRDefault="00CE547F" w:rsidP="00CE547F">
      <w:pPr>
        <w:pStyle w:val="Popis"/>
        <w:rPr>
          <w:lang w:val="sk-SK"/>
        </w:rPr>
      </w:pPr>
      <w:r w:rsidRPr="00FA362E">
        <w:rPr>
          <w:lang w:val="sk-SK"/>
        </w:rPr>
        <w:t xml:space="preserve">Schéma zobrazuje takisto spôsob merania impedancie hrudníka pomocou 4-elektródovej metódy, kde na vonkajších dvoch elektródach je pripojený zdroj prúdu a na vnútorné dve elektródy zaznamenávajú zmeny </w:t>
      </w:r>
      <w:commentRangeStart w:id="102"/>
      <w:r w:rsidRPr="00FA362E">
        <w:rPr>
          <w:lang w:val="sk-SK"/>
        </w:rPr>
        <w:t>napätia</w:t>
      </w:r>
      <w:commentRangeEnd w:id="102"/>
      <w:r w:rsidRPr="00FA362E">
        <w:rPr>
          <w:rStyle w:val="Odkaznakomentr"/>
          <w:rFonts w:eastAsia="Times New Roman" w:cs="Times New Roman"/>
          <w:spacing w:val="0"/>
          <w:lang w:val="sk-SK" w:eastAsia="cs-CZ" w:bidi="ar-SA"/>
        </w:rPr>
        <w:commentReference w:id="102"/>
      </w:r>
      <w:r w:rsidRPr="00FA362E">
        <w:rPr>
          <w:lang w:val="sk-SK"/>
        </w:rPr>
        <w:t xml:space="preserve">. </w:t>
      </w:r>
    </w:p>
    <w:p w14:paraId="178327B5" w14:textId="77777777" w:rsidR="00CE547F" w:rsidRPr="00FA362E" w:rsidRDefault="00CE547F" w:rsidP="00CE547F">
      <w:pPr>
        <w:rPr>
          <w:color w:val="000000"/>
          <w:lang w:val="sk-SK"/>
        </w:rPr>
      </w:pPr>
    </w:p>
    <w:p w14:paraId="1D96F637" w14:textId="77777777" w:rsidR="00CE547F" w:rsidRPr="00FA362E" w:rsidRDefault="00CE547F" w:rsidP="00CE547F">
      <w:pPr>
        <w:rPr>
          <w:color w:val="000000"/>
          <w:lang w:val="sk-SK"/>
        </w:rPr>
      </w:pPr>
      <w:r w:rsidRPr="00FA362E">
        <w:rPr>
          <w:color w:val="000000"/>
          <w:lang w:val="sk-SK"/>
        </w:rPr>
        <w:t xml:space="preserve">V impedančnej kardiografii sa využíva premenlivosti impedancie </w:t>
      </w:r>
      <m:oMath>
        <m:r>
          <w:rPr>
            <w:rFonts w:ascii="Cambria Math" w:hAnsi="Cambria Math"/>
            <w:color w:val="000000" w:themeColor="text1"/>
            <w:lang w:val="sk-SK"/>
          </w:rPr>
          <m:t>∆</m:t>
        </m:r>
        <m:sSub>
          <m:sSubPr>
            <m:ctrlPr>
              <w:rPr>
                <w:rFonts w:ascii="Cambria Math" w:hAnsi="Cambria Math"/>
                <w:i/>
                <w:color w:val="000000" w:themeColor="text1"/>
                <w:lang w:val="sk-SK"/>
              </w:rPr>
            </m:ctrlPr>
          </m:sSubPr>
          <m:e>
            <m:r>
              <w:rPr>
                <w:rFonts w:ascii="Cambria Math" w:hAnsi="Cambria Math"/>
                <w:color w:val="000000" w:themeColor="text1"/>
                <w:lang w:val="sk-SK"/>
              </w:rPr>
              <m:t>Z</m:t>
            </m:r>
          </m:e>
          <m:sub>
            <m:r>
              <w:rPr>
                <w:rFonts w:ascii="Cambria Math" w:hAnsi="Cambria Math"/>
                <w:color w:val="000000" w:themeColor="text1"/>
                <w:lang w:val="sk-SK"/>
              </w:rPr>
              <m:t>b</m:t>
            </m:r>
          </m:sub>
        </m:sSub>
        <m:r>
          <w:rPr>
            <w:rFonts w:ascii="Cambria Math" w:hAnsi="Cambria Math"/>
            <w:color w:val="000000" w:themeColor="text1"/>
            <w:lang w:val="sk-SK"/>
          </w:rPr>
          <m:t>(t)</m:t>
        </m:r>
      </m:oMath>
      <w:r w:rsidRPr="00FA362E">
        <w:rPr>
          <w:color w:val="000000"/>
          <w:lang w:val="sk-SK"/>
        </w:rPr>
        <w:t>v priebehu srdcového cyklu. Jednotlivé zložky impedancie hrudníka sú uvedené v rovnici (</w:t>
      </w:r>
      <w:r w:rsidRPr="00FA362E">
        <w:rPr>
          <w:color w:val="000000"/>
          <w:lang w:val="sk-SK"/>
        </w:rPr>
        <w:fldChar w:fldCharType="begin"/>
      </w:r>
      <w:r w:rsidRPr="00FA362E">
        <w:rPr>
          <w:color w:val="000000"/>
          <w:lang w:val="sk-SK"/>
        </w:rPr>
        <w:instrText xml:space="preserve"> REF icg_odpor_hrude \h </w:instrText>
      </w:r>
      <w:r w:rsidRPr="00FA362E">
        <w:rPr>
          <w:color w:val="000000"/>
          <w:lang w:val="sk-SK"/>
        </w:rPr>
      </w:r>
      <w:r w:rsidRPr="00FA362E">
        <w:rPr>
          <w:color w:val="000000"/>
          <w:lang w:val="sk-SK"/>
        </w:rPr>
        <w:fldChar w:fldCharType="separate"/>
      </w:r>
      <w:r w:rsidR="00B85020">
        <w:rPr>
          <w:noProof/>
          <w:color w:val="000000"/>
          <w:lang w:val="sk-SK"/>
        </w:rPr>
        <w:t>16</w:t>
      </w:r>
      <w:r w:rsidRPr="00FA362E">
        <w:rPr>
          <w:color w:val="000000"/>
          <w:lang w:val="sk-SK"/>
        </w:rPr>
        <w:fldChar w:fldCharType="end"/>
      </w:r>
      <w:r w:rsidRPr="00FA362E">
        <w:rPr>
          <w:color w:val="000000"/>
          <w:lang w:val="sk-SK"/>
        </w:rPr>
        <w:t xml:space="preserve">) </w:t>
      </w:r>
      <w:r w:rsidRPr="00FA362E">
        <w:rPr>
          <w:color w:val="000000"/>
          <w:lang w:val="sk-SK"/>
        </w:rPr>
        <w:fldChar w:fldCharType="begin"/>
      </w:r>
      <w:r w:rsidRPr="00FA362E">
        <w:rPr>
          <w:color w:val="000000"/>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A362E">
        <w:rPr>
          <w:color w:val="000000"/>
          <w:lang w:val="sk-SK"/>
        </w:rPr>
        <w:fldChar w:fldCharType="separate"/>
      </w:r>
      <w:r w:rsidRPr="00FA362E">
        <w:rPr>
          <w:noProof/>
          <w:color w:val="000000"/>
          <w:lang w:val="sk-SK"/>
        </w:rPr>
        <w:t>[3]</w:t>
      </w:r>
      <w:r w:rsidRPr="00FA362E">
        <w:rPr>
          <w:color w:val="000000"/>
          <w:lang w:val="sk-SK"/>
        </w:rPr>
        <w:fldChar w:fldCharType="end"/>
      </w:r>
      <w:r w:rsidRPr="00FA362E">
        <w:rPr>
          <w:color w:val="000000"/>
          <w:lang w:val="sk-SK"/>
        </w:rPr>
        <w:t>:</w:t>
      </w:r>
    </w:p>
    <w:p w14:paraId="43705CF2" w14:textId="77777777" w:rsidR="00CE547F" w:rsidRPr="00FA362E" w:rsidRDefault="00CE547F" w:rsidP="00CE547F">
      <w:pPr>
        <w:rPr>
          <w:color w:val="000000"/>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7513"/>
        <w:gridCol w:w="702"/>
      </w:tblGrid>
      <w:tr w:rsidR="00CE547F" w:rsidRPr="00FA362E" w14:paraId="2934AEA3" w14:textId="77777777" w:rsidTr="00452ADC">
        <w:tc>
          <w:tcPr>
            <w:tcW w:w="279" w:type="dxa"/>
          </w:tcPr>
          <w:p w14:paraId="48AA75E6" w14:textId="77777777" w:rsidR="00CE547F" w:rsidRPr="00FA362E" w:rsidRDefault="00CE547F" w:rsidP="00452ADC">
            <w:pPr>
              <w:jc w:val="center"/>
              <w:rPr>
                <w:color w:val="000000"/>
                <w:lang w:val="sk-SK"/>
              </w:rPr>
            </w:pPr>
          </w:p>
        </w:tc>
        <w:tc>
          <w:tcPr>
            <w:tcW w:w="7513" w:type="dxa"/>
            <w:vAlign w:val="center"/>
          </w:tcPr>
          <w:p w14:paraId="4E79C50E" w14:textId="77777777" w:rsidR="00CE547F" w:rsidRPr="00FA362E" w:rsidRDefault="00CE547F" w:rsidP="00452ADC">
            <w:pPr>
              <w:jc w:val="center"/>
              <w:rPr>
                <w:color w:val="000000"/>
                <w:lang w:val="sk-SK"/>
              </w:rPr>
            </w:pPr>
            <m:oMathPara>
              <m:oMath>
                <m:r>
                  <w:rPr>
                    <w:rFonts w:ascii="Cambria Math" w:hAnsi="Cambria Math"/>
                    <w:color w:val="000000"/>
                    <w:lang w:val="sk-SK"/>
                  </w:rPr>
                  <m:t>I</m:t>
                </m:r>
                <m:d>
                  <m:dPr>
                    <m:ctrlPr>
                      <w:rPr>
                        <w:rFonts w:ascii="Cambria Math" w:hAnsi="Cambria Math"/>
                        <w:i/>
                        <w:color w:val="000000"/>
                        <w:lang w:val="sk-SK"/>
                      </w:rPr>
                    </m:ctrlPr>
                  </m:dPr>
                  <m:e>
                    <m:r>
                      <w:rPr>
                        <w:rFonts w:ascii="Cambria Math" w:hAnsi="Cambria Math"/>
                        <w:color w:val="000000"/>
                        <w:lang w:val="sk-SK"/>
                      </w:rPr>
                      <m:t>t</m:t>
                    </m:r>
                  </m:e>
                </m:d>
                <m:d>
                  <m:dPr>
                    <m:begChr m:val="["/>
                    <m:endChr m:val="]"/>
                    <m:ctrlPr>
                      <w:rPr>
                        <w:rFonts w:ascii="Cambria Math" w:hAnsi="Cambria Math"/>
                        <w:i/>
                        <w:color w:val="000000"/>
                        <w:lang w:val="sk-SK"/>
                      </w:rPr>
                    </m:ctrlPr>
                  </m:dPr>
                  <m:e>
                    <m:d>
                      <m:dPr>
                        <m:endChr m:val=""/>
                        <m:ctrlPr>
                          <w:rPr>
                            <w:rFonts w:ascii="Cambria Math" w:hAnsi="Cambria Math"/>
                            <w:i/>
                            <w:color w:val="000000"/>
                            <w:lang w:val="sk-SK"/>
                          </w:rPr>
                        </m:ctrlPr>
                      </m:dPr>
                      <m:e>
                        <m:d>
                          <m:dPr>
                            <m:begChr m:val="‖"/>
                            <m:endChr m:val=""/>
                            <m:ctrlPr>
                              <w:rPr>
                                <w:rFonts w:ascii="Cambria Math" w:hAnsi="Cambria Math"/>
                                <w:i/>
                                <w:color w:val="000000"/>
                                <w:lang w:val="sk-SK"/>
                              </w:rPr>
                            </m:ctrlPr>
                          </m:dPr>
                          <m:e>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t</m:t>
                                </m:r>
                              </m:sub>
                            </m:sSub>
                          </m:e>
                        </m:d>
                      </m:e>
                    </m:d>
                    <m:d>
                      <m:dPr>
                        <m:begChr m:val=""/>
                        <m:ctrlPr>
                          <w:rPr>
                            <w:rFonts w:ascii="Cambria Math" w:hAnsi="Cambria Math"/>
                            <w:i/>
                            <w:color w:val="000000"/>
                            <w:lang w:val="sk-SK"/>
                          </w:rPr>
                        </m:ctrlPr>
                      </m:dPr>
                      <m:e>
                        <m:d>
                          <m:dPr>
                            <m:begChr m:val="‖"/>
                            <m:endChr m:val=""/>
                            <m:ctrlPr>
                              <w:rPr>
                                <w:rFonts w:ascii="Cambria Math" w:hAnsi="Cambria Math"/>
                                <w:i/>
                                <w:color w:val="000000"/>
                                <w:lang w:val="sk-SK"/>
                              </w:rPr>
                            </m:ctrlPr>
                          </m:dPr>
                          <m:e>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begChr m:val="‖"/>
                                <m:endChr m:val=""/>
                                <m:ctrlPr>
                                  <w:rPr>
                                    <w:rFonts w:ascii="Cambria Math" w:hAnsi="Cambria Math"/>
                                    <w:i/>
                                    <w:color w:val="000000"/>
                                    <w:lang w:val="sk-SK"/>
                                  </w:rPr>
                                </m:ctrlPr>
                              </m:dPr>
                              <m:e>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w</m:t>
                                    </m:r>
                                  </m:sub>
                                </m:sSub>
                              </m:e>
                            </m:d>
                          </m:e>
                        </m:d>
                      </m:e>
                    </m:d>
                    <m:d>
                      <m:dPr>
                        <m:begChr m:val="‖"/>
                        <m:endChr m:val=""/>
                        <m:ctrlPr>
                          <w:rPr>
                            <w:rFonts w:ascii="Cambria Math" w:hAnsi="Cambria Math"/>
                            <w:i/>
                            <w:color w:val="000000"/>
                            <w:lang w:val="sk-SK"/>
                          </w:rPr>
                        </m:ctrlPr>
                      </m:dPr>
                      <m:e>
                        <m:r>
                          <w:rPr>
                            <w:rFonts w:ascii="Cambria Math" w:hAnsi="Cambria Math"/>
                            <w:color w:val="000000"/>
                            <w:lang w:val="sk-SK"/>
                          </w:rPr>
                          <m:t xml:space="preserve"> (</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r>
                          <w:rPr>
                            <w:rFonts w:ascii="Cambria Math" w:hAnsi="Cambria Math"/>
                            <w:color w:val="000000"/>
                            <w:lang w:val="sk-SK"/>
                          </w:rPr>
                          <m:t>(t</m:t>
                        </m:r>
                        <m:sSub>
                          <m:sSubPr>
                            <m:ctrlPr>
                              <w:rPr>
                                <w:rFonts w:ascii="Cambria Math" w:hAnsi="Cambria Math"/>
                                <w:i/>
                                <w:color w:val="000000"/>
                                <w:lang w:val="sk-SK"/>
                              </w:rPr>
                            </m:ctrlPr>
                          </m:sSubPr>
                          <m:e>
                            <m:r>
                              <w:rPr>
                                <w:rFonts w:ascii="Cambria Math" w:hAnsi="Cambria Math"/>
                                <w:color w:val="000000"/>
                                <w:lang w:val="sk-SK"/>
                              </w:rPr>
                              <m:t>)</m:t>
                            </m:r>
                          </m:e>
                          <m:sub>
                            <m:r>
                              <w:rPr>
                                <w:rFonts w:ascii="Cambria Math" w:hAnsi="Cambria Math"/>
                                <w:color w:val="000000"/>
                                <w:lang w:val="sk-SK"/>
                              </w:rPr>
                              <m:t xml:space="preserve">objem+ </m:t>
                            </m:r>
                          </m:sub>
                        </m:sSub>
                        <m:r>
                          <w:rPr>
                            <w:rFonts w:ascii="Cambria Math" w:hAnsi="Cambria Math"/>
                            <w:color w:val="000000" w:themeColor="text1"/>
                            <w:lang w:val="sk-SK"/>
                          </w:rPr>
                          <m:t>∆</m:t>
                        </m:r>
                        <m:sSub>
                          <m:sSubPr>
                            <m:ctrlPr>
                              <w:rPr>
                                <w:rFonts w:ascii="Cambria Math" w:hAnsi="Cambria Math"/>
                                <w:i/>
                                <w:color w:val="000000" w:themeColor="text1"/>
                                <w:lang w:val="sk-SK"/>
                              </w:rPr>
                            </m:ctrlPr>
                          </m:sSubPr>
                          <m:e>
                            <m:r>
                              <w:rPr>
                                <w:rFonts w:ascii="Cambria Math" w:hAnsi="Cambria Math"/>
                                <w:color w:val="000000" w:themeColor="text1"/>
                                <w:lang w:val="sk-SK"/>
                              </w:rPr>
                              <m:t>Z</m:t>
                            </m:r>
                          </m:e>
                          <m:sub>
                            <m:r>
                              <w:rPr>
                                <w:rFonts w:ascii="Cambria Math" w:hAnsi="Cambria Math"/>
                                <w:color w:val="000000" w:themeColor="text1"/>
                                <w:lang w:val="sk-SK"/>
                              </w:rPr>
                              <m:t>b</m:t>
                            </m:r>
                          </m:sub>
                        </m:sSub>
                        <m:r>
                          <w:rPr>
                            <w:rFonts w:ascii="Cambria Math" w:hAnsi="Cambria Math"/>
                            <w:color w:val="000000"/>
                            <w:lang w:val="sk-SK"/>
                          </w:rPr>
                          <m:t>(t</m:t>
                        </m:r>
                        <m:sSub>
                          <m:sSubPr>
                            <m:ctrlPr>
                              <w:rPr>
                                <w:rFonts w:ascii="Cambria Math" w:hAnsi="Cambria Math"/>
                                <w:i/>
                                <w:color w:val="000000"/>
                                <w:lang w:val="sk-SK"/>
                              </w:rPr>
                            </m:ctrlPr>
                          </m:sSubPr>
                          <m:e>
                            <m:r>
                              <w:rPr>
                                <w:rFonts w:ascii="Cambria Math" w:hAnsi="Cambria Math"/>
                                <w:color w:val="000000"/>
                                <w:lang w:val="sk-SK"/>
                              </w:rPr>
                              <m:t>)</m:t>
                            </m:r>
                          </m:e>
                          <m:sub>
                            <m:r>
                              <w:rPr>
                                <w:rFonts w:ascii="Cambria Math" w:hAnsi="Cambria Math"/>
                                <w:color w:val="000000"/>
                                <w:lang w:val="sk-SK"/>
                              </w:rPr>
                              <m:t>rýchlosť</m:t>
                            </m:r>
                          </m:sub>
                        </m:sSub>
                        <m:r>
                          <w:rPr>
                            <w:rFonts w:ascii="Cambria Math" w:hAnsi="Cambria Math"/>
                            <w:color w:val="000000"/>
                            <w:lang w:val="sk-SK"/>
                          </w:rPr>
                          <m:t>)</m:t>
                        </m:r>
                      </m:e>
                    </m:d>
                  </m:e>
                </m:d>
                <m:r>
                  <w:rPr>
                    <w:rFonts w:ascii="Cambria Math" w:hAnsi="Cambria Math"/>
                    <w:color w:val="000000"/>
                    <w:lang w:val="sk-SK"/>
                  </w:rPr>
                  <m:t xml:space="preserve">= </m:t>
                </m:r>
                <m:sSub>
                  <m:sSubPr>
                    <m:ctrlPr>
                      <w:rPr>
                        <w:rFonts w:ascii="Cambria Math" w:hAnsi="Cambria Math"/>
                        <w:i/>
                        <w:color w:val="000000"/>
                        <w:lang w:val="sk-SK"/>
                      </w:rPr>
                    </m:ctrlPr>
                  </m:sSubPr>
                  <m:e>
                    <m:r>
                      <w:rPr>
                        <w:rFonts w:ascii="Cambria Math" w:hAnsi="Cambria Math"/>
                        <w:color w:val="000000"/>
                        <w:lang w:val="sk-SK"/>
                      </w:rPr>
                      <m:t>U</m:t>
                    </m:r>
                  </m:e>
                  <m:sub>
                    <m:r>
                      <w:rPr>
                        <w:rFonts w:ascii="Cambria Math" w:hAnsi="Cambria Math"/>
                        <w:color w:val="000000"/>
                        <w:lang w:val="sk-SK"/>
                      </w:rPr>
                      <m:t>0</m:t>
                    </m:r>
                  </m:sub>
                </m:sSub>
                <m:d>
                  <m:dPr>
                    <m:begChr m:val="‖"/>
                    <m:endChr m:val=""/>
                    <m:ctrlPr>
                      <w:rPr>
                        <w:rFonts w:ascii="Cambria Math" w:hAnsi="Cambria Math"/>
                        <w:i/>
                        <w:color w:val="000000"/>
                        <w:lang w:val="sk-SK"/>
                      </w:rPr>
                    </m:ctrlPr>
                  </m:dPr>
                  <m:e>
                    <m:r>
                      <w:rPr>
                        <w:rFonts w:ascii="Cambria Math" w:hAnsi="Cambria Math"/>
                        <w:color w:val="000000"/>
                        <w:lang w:val="sk-SK"/>
                      </w:rPr>
                      <m:t>d</m:t>
                    </m:r>
                    <m:sSub>
                      <m:sSubPr>
                        <m:ctrlPr>
                          <w:rPr>
                            <w:rFonts w:ascii="Cambria Math" w:hAnsi="Cambria Math"/>
                            <w:i/>
                            <w:color w:val="000000"/>
                            <w:lang w:val="sk-SK"/>
                          </w:rPr>
                        </m:ctrlPr>
                      </m:sSubPr>
                      <m:e>
                        <m:r>
                          <w:rPr>
                            <w:rFonts w:ascii="Cambria Math" w:hAnsi="Cambria Math"/>
                            <w:color w:val="000000"/>
                            <w:lang w:val="sk-SK"/>
                          </w:rPr>
                          <m:t>U</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e>
                </m:d>
              </m:oMath>
            </m:oMathPara>
          </w:p>
        </w:tc>
        <w:tc>
          <w:tcPr>
            <w:tcW w:w="702" w:type="dxa"/>
            <w:vAlign w:val="center"/>
          </w:tcPr>
          <w:p w14:paraId="30899562" w14:textId="77777777" w:rsidR="00CE547F" w:rsidRPr="00FA362E" w:rsidRDefault="00CE547F" w:rsidP="00452ADC">
            <w:pPr>
              <w:jc w:val="center"/>
              <w:rPr>
                <w:color w:val="000000"/>
                <w:lang w:val="sk-SK"/>
              </w:rPr>
            </w:pPr>
            <w:r w:rsidRPr="00FA362E">
              <w:rPr>
                <w:color w:val="000000"/>
                <w:lang w:val="sk-SK"/>
              </w:rPr>
              <w:t>(</w:t>
            </w:r>
            <w:bookmarkStart w:id="103" w:name="icg_odpor_hrude"/>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16</w:t>
            </w:r>
            <w:r w:rsidRPr="00FA362E">
              <w:rPr>
                <w:color w:val="000000"/>
                <w:lang w:val="sk-SK"/>
              </w:rPr>
              <w:fldChar w:fldCharType="end"/>
            </w:r>
            <w:bookmarkEnd w:id="103"/>
            <w:r w:rsidRPr="00FA362E">
              <w:rPr>
                <w:color w:val="000000"/>
                <w:lang w:val="sk-SK"/>
              </w:rPr>
              <w:t>)</w:t>
            </w:r>
          </w:p>
        </w:tc>
      </w:tr>
    </w:tbl>
    <w:p w14:paraId="651C7B7A" w14:textId="77777777" w:rsidR="00CE547F" w:rsidRPr="00FA362E" w:rsidRDefault="00CE547F" w:rsidP="00CE547F">
      <w:pPr>
        <w:jc w:val="center"/>
        <w:rPr>
          <w:color w:val="000000"/>
          <w:lang w:val="sk-SK"/>
        </w:rPr>
      </w:pPr>
    </w:p>
    <w:p w14:paraId="10B9F67A" w14:textId="223156E7" w:rsidR="00CE547F" w:rsidRPr="00FA362E" w:rsidRDefault="00CE547F" w:rsidP="00CE547F">
      <w:pPr>
        <w:rPr>
          <w:color w:val="000000"/>
          <w:lang w:val="sk-SK"/>
        </w:rPr>
      </w:pPr>
      <w:r w:rsidRPr="00FA362E">
        <w:rPr>
          <w:color w:val="000000"/>
          <w:lang w:val="sk-SK"/>
        </w:rPr>
        <w:t xml:space="preserve">Zmena impedancie </w:t>
      </w:r>
      <m:oMath>
        <m:r>
          <w:rPr>
            <w:rFonts w:ascii="Cambria Math" w:hAnsi="Cambria Math"/>
            <w:color w:val="000000" w:themeColor="text1"/>
            <w:lang w:val="sk-SK"/>
          </w:rPr>
          <m:t>∆</m:t>
        </m:r>
        <m:sSub>
          <m:sSubPr>
            <m:ctrlPr>
              <w:rPr>
                <w:rFonts w:ascii="Cambria Math" w:hAnsi="Cambria Math"/>
                <w:i/>
                <w:color w:val="000000" w:themeColor="text1"/>
                <w:lang w:val="sk-SK"/>
              </w:rPr>
            </m:ctrlPr>
          </m:sSubPr>
          <m:e>
            <m:r>
              <w:rPr>
                <w:rFonts w:ascii="Cambria Math" w:hAnsi="Cambria Math"/>
                <w:color w:val="000000" w:themeColor="text1"/>
                <w:lang w:val="sk-SK"/>
              </w:rPr>
              <m:t>Z</m:t>
            </m:r>
          </m:e>
          <m:sub>
            <m:r>
              <w:rPr>
                <w:rFonts w:ascii="Cambria Math" w:hAnsi="Cambria Math"/>
                <w:color w:val="000000" w:themeColor="text1"/>
                <w:lang w:val="sk-SK"/>
              </w:rPr>
              <m:t>b</m:t>
            </m:r>
          </m:sub>
        </m:sSub>
        <m:r>
          <w:rPr>
            <w:rFonts w:ascii="Cambria Math" w:hAnsi="Cambria Math"/>
            <w:color w:val="000000"/>
            <w:lang w:val="sk-SK"/>
          </w:rPr>
          <m:t>(t)</m:t>
        </m:r>
      </m:oMath>
      <w:r w:rsidRPr="00FA362E">
        <w:rPr>
          <w:color w:val="000000"/>
          <w:lang w:val="sk-SK"/>
        </w:rPr>
        <w:t xml:space="preserve"> počas srdcového cyklu sa skladá z dvoch častí. Prvá časť je zmena impedancie v dôsledku zmeny objemu krvi v hrudníku počas systoly </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r>
          <w:rPr>
            <w:rFonts w:ascii="Cambria Math" w:hAnsi="Cambria Math"/>
            <w:color w:val="000000"/>
            <w:lang w:val="sk-SK"/>
          </w:rPr>
          <m:t>(t</m:t>
        </m:r>
        <m:sSub>
          <m:sSubPr>
            <m:ctrlPr>
              <w:rPr>
                <w:rFonts w:ascii="Cambria Math" w:hAnsi="Cambria Math"/>
                <w:i/>
                <w:color w:val="000000"/>
                <w:lang w:val="sk-SK"/>
              </w:rPr>
            </m:ctrlPr>
          </m:sSubPr>
          <m:e>
            <m:r>
              <w:rPr>
                <w:rFonts w:ascii="Cambria Math" w:hAnsi="Cambria Math"/>
                <w:color w:val="000000"/>
                <w:lang w:val="sk-SK"/>
              </w:rPr>
              <m:t>)</m:t>
            </m:r>
          </m:e>
          <m:sub>
            <m:r>
              <w:rPr>
                <w:rFonts w:ascii="Cambria Math" w:hAnsi="Cambria Math"/>
                <w:color w:val="000000"/>
                <w:lang w:val="sk-SK"/>
              </w:rPr>
              <m:t>objem</m:t>
            </m:r>
          </m:sub>
        </m:sSub>
      </m:oMath>
      <w:r w:rsidRPr="00FA362E">
        <w:rPr>
          <w:color w:val="000000"/>
          <w:lang w:val="sk-SK"/>
        </w:rPr>
        <w:t>. Počas systoly sa zväčší objem krvi v aorte, čím dôjde k </w:t>
      </w:r>
      <w:r w:rsidRPr="00FA362E">
        <w:rPr>
          <w:color w:val="000000"/>
          <w:highlight w:val="yellow"/>
          <w:lang w:val="sk-SK"/>
        </w:rPr>
        <w:t>zväčšeniu priemeru elektrického vodiča v hrudníku</w:t>
      </w:r>
      <w:r w:rsidRPr="00FA362E">
        <w:rPr>
          <w:color w:val="000000"/>
          <w:lang w:val="sk-SK"/>
        </w:rPr>
        <w:t xml:space="preserve">, a to spôsobí zníženie impedancie. Druhou časťou je zmena impedancie </w:t>
      </w:r>
      <w:r w:rsidRPr="00FA362E">
        <w:rPr>
          <w:color w:val="000000"/>
          <w:lang w:val="sk-SK"/>
        </w:rPr>
        <w:lastRenderedPageBreak/>
        <w:t xml:space="preserve">v dôsledku toku krvi aortou </w:t>
      </w:r>
      <m:oMath>
        <m:r>
          <w:rPr>
            <w:rFonts w:ascii="Cambria Math" w:hAnsi="Cambria Math"/>
            <w:color w:val="000000" w:themeColor="text1"/>
            <w:lang w:val="sk-SK"/>
          </w:rPr>
          <m:t>∆</m:t>
        </m:r>
        <m:sSub>
          <m:sSubPr>
            <m:ctrlPr>
              <w:rPr>
                <w:rFonts w:ascii="Cambria Math" w:hAnsi="Cambria Math"/>
                <w:i/>
                <w:color w:val="000000" w:themeColor="text1"/>
                <w:lang w:val="sk-SK"/>
              </w:rPr>
            </m:ctrlPr>
          </m:sSubPr>
          <m:e>
            <m:r>
              <w:rPr>
                <w:rFonts w:ascii="Cambria Math" w:hAnsi="Cambria Math"/>
                <w:color w:val="000000" w:themeColor="text1"/>
                <w:lang w:val="sk-SK"/>
              </w:rPr>
              <m:t>Z</m:t>
            </m:r>
          </m:e>
          <m:sub>
            <m:r>
              <w:rPr>
                <w:rFonts w:ascii="Cambria Math" w:hAnsi="Cambria Math"/>
                <w:color w:val="000000" w:themeColor="text1"/>
                <w:lang w:val="sk-SK"/>
              </w:rPr>
              <m:t>b</m:t>
            </m:r>
          </m:sub>
        </m:sSub>
        <m:r>
          <w:rPr>
            <w:rFonts w:ascii="Cambria Math" w:hAnsi="Cambria Math"/>
            <w:color w:val="000000"/>
            <w:lang w:val="sk-SK"/>
          </w:rPr>
          <m:t>(t</m:t>
        </m:r>
        <m:sSub>
          <m:sSubPr>
            <m:ctrlPr>
              <w:rPr>
                <w:rFonts w:ascii="Cambria Math" w:hAnsi="Cambria Math"/>
                <w:i/>
                <w:color w:val="000000"/>
                <w:lang w:val="sk-SK"/>
              </w:rPr>
            </m:ctrlPr>
          </m:sSubPr>
          <m:e>
            <m:r>
              <w:rPr>
                <w:rFonts w:ascii="Cambria Math" w:hAnsi="Cambria Math"/>
                <w:color w:val="000000"/>
                <w:lang w:val="sk-SK"/>
              </w:rPr>
              <m:t>)</m:t>
            </m:r>
          </m:e>
          <m:sub>
            <m:r>
              <w:rPr>
                <w:rFonts w:ascii="Cambria Math" w:hAnsi="Cambria Math"/>
                <w:color w:val="000000"/>
                <w:lang w:val="sk-SK"/>
              </w:rPr>
              <m:t>rýchlosť</m:t>
            </m:r>
          </m:sub>
        </m:sSub>
      </m:oMath>
      <w:r w:rsidRPr="00FA362E">
        <w:rPr>
          <w:color w:val="000000"/>
          <w:lang w:val="sk-SK"/>
        </w:rPr>
        <w:t>. Pri pohybe krvi aortou sa červené krvinky natočia svojou dlhšou osou v smere toku krvi (</w:t>
      </w:r>
      <w:r w:rsidRPr="00FA362E">
        <w:rPr>
          <w:color w:val="000000"/>
          <w:lang w:val="sk-SK"/>
        </w:rPr>
        <w:fldChar w:fldCharType="begin"/>
      </w:r>
      <w:r w:rsidRPr="00FA362E">
        <w:rPr>
          <w:color w:val="000000"/>
          <w:lang w:val="sk-SK"/>
        </w:rPr>
        <w:instrText xml:space="preserve"> REF _Ref513446698 \h </w:instrText>
      </w:r>
      <w:r w:rsidRPr="00FA362E">
        <w:rPr>
          <w:color w:val="000000"/>
          <w:lang w:val="sk-SK"/>
        </w:rPr>
      </w:r>
      <w:r w:rsidRPr="00FA362E">
        <w:rPr>
          <w:color w:val="000000"/>
          <w:lang w:val="sk-SK"/>
        </w:rPr>
        <w:fldChar w:fldCharType="separate"/>
      </w:r>
      <w:r w:rsidR="00B85020" w:rsidRPr="00FA362E">
        <w:rPr>
          <w:lang w:val="sk-SK"/>
        </w:rPr>
        <w:t xml:space="preserve">Obrázok </w:t>
      </w:r>
      <w:r w:rsidR="00B85020">
        <w:rPr>
          <w:noProof/>
          <w:lang w:val="sk-SK"/>
        </w:rPr>
        <w:t>1</w:t>
      </w:r>
      <w:r w:rsidR="00B85020">
        <w:rPr>
          <w:lang w:val="sk-SK"/>
        </w:rPr>
        <w:t>.</w:t>
      </w:r>
      <w:r w:rsidR="00B85020">
        <w:rPr>
          <w:noProof/>
          <w:lang w:val="sk-SK"/>
        </w:rPr>
        <w:t>6</w:t>
      </w:r>
      <w:r w:rsidRPr="00FA362E">
        <w:rPr>
          <w:color w:val="000000"/>
          <w:lang w:val="sk-SK"/>
        </w:rPr>
        <w:fldChar w:fldCharType="end"/>
      </w:r>
      <w:r w:rsidRPr="00FA362E">
        <w:rPr>
          <w:color w:val="000000"/>
          <w:lang w:val="sk-SK"/>
        </w:rPr>
        <w:t xml:space="preserve">), čím sa vytvoria vodivé cesty pre vysoko vodivú plazmu a tým sa zníži impedancia </w:t>
      </w:r>
      <w:commentRangeStart w:id="104"/>
      <w:r w:rsidRPr="00FA362E">
        <w:rPr>
          <w:color w:val="000000"/>
          <w:lang w:val="sk-SK"/>
        </w:rPr>
        <w:t>krvi</w:t>
      </w:r>
      <w:commentRangeEnd w:id="104"/>
      <w:r w:rsidRPr="00FA362E">
        <w:rPr>
          <w:rStyle w:val="Odkaznakomentr"/>
          <w:lang w:val="sk-SK"/>
        </w:rPr>
        <w:commentReference w:id="104"/>
      </w:r>
      <w:r w:rsidRPr="00FA362E">
        <w:rPr>
          <w:color w:val="000000"/>
          <w:lang w:val="sk-SK"/>
        </w:rPr>
        <w:t xml:space="preserve">. Maximum zmeny rezistivity nastáva pri natočení červených krviniek dlhšou osou do 20° ku smeru toku krvi </w:t>
      </w:r>
      <w:r w:rsidRPr="00FA362E">
        <w:rPr>
          <w:color w:val="000000"/>
          <w:sz w:val="22"/>
          <w:szCs w:val="22"/>
          <w:lang w:val="sk-SK"/>
        </w:rPr>
        <w:fldChar w:fldCharType="begin"/>
      </w:r>
      <w:r w:rsidR="004B0F7D">
        <w:rPr>
          <w:color w:val="000000"/>
          <w:sz w:val="22"/>
          <w:szCs w:val="22"/>
          <w:lang w:val="sk-SK"/>
        </w:rPr>
        <w:instrText xml:space="preserve"> ADDIN EN.CITE &lt;EndNote&gt;&lt;Cite&gt;&lt;Author&gt;Gaw&lt;/Author&gt;&lt;Year&gt;2008&lt;/Year&gt;&lt;IDText&gt;The electrical impedance of pulsatile blood flowing through rigid tubes: A theoretical investigation&lt;/IDText&gt;&lt;DisplayText&gt;[35]&lt;/DisplayText&gt;&lt;record&gt;&lt;dates&gt;&lt;pub-dates&gt;&lt;date&gt;Feb&lt;/date&gt;&lt;/pub-dates&gt;&lt;year&gt;2008&lt;/year&gt;&lt;/dates&gt;&lt;keywords&gt;&lt;keyword&gt;bioimpedance&lt;/keyword&gt;&lt;keyword&gt;mathematical model&lt;/keyword&gt;&lt;keyword&gt;pulsatile blood flow&lt;/keyword&gt;&lt;keyword&gt;red blood cell&lt;/keyword&gt;&lt;keyword&gt;(RBC) orientation&lt;/keyword&gt;&lt;keyword&gt;erythrocyte orientation&lt;/keyword&gt;&lt;keyword&gt;conductivity&lt;/keyword&gt;&lt;keyword&gt;cardiography&lt;/keyword&gt;&lt;keyword&gt;motion&lt;/keyword&gt;&lt;keyword&gt;Engineering&lt;/keyword&gt;&lt;/keywords&gt;&lt;urls&gt;&lt;related-urls&gt;&lt;url&gt;&amp;lt;Go to ISI&amp;gt;://WOS:000252622200036&lt;/url&gt;&lt;/related-urls&gt;&lt;/urls&gt;&lt;isbn&gt;0018-9294&lt;/isbn&gt;&lt;work-type&gt;Article&lt;/work-type&gt;&lt;titles&gt;&lt;title&gt;The electrical impedance of pulsatile blood flowing through rigid tubes: A theoretical investigation&lt;/title&gt;&lt;secondary-title&gt;Ieee Transactions on Biomedical Engineering&lt;/secondary-title&gt;&lt;alt-title&gt;IEEE Trans. Biomed. Eng.&lt;/alt-title&gt;&lt;/titles&gt;&lt;pages&gt;721-727&lt;/pages&gt;&lt;number&gt;2&lt;/number&gt;&lt;contributors&gt;&lt;authors&gt;&lt;author&gt;Gaw, R. L.&lt;/author&gt;&lt;author&gt;Cornish, B. H.&lt;/author&gt;&lt;author&gt;Thomas, B. J.&lt;/author&gt;&lt;/authors&gt;&lt;/contributors&gt;&lt;language&gt;English&lt;/language&gt;&lt;added-date format="utc"&gt;1522315715&lt;/added-date&gt;&lt;ref-type name="Journal Article"&gt;17&lt;/ref-type&gt;&lt;auth-address&gt;[Gaw, R. L.&amp;#xD;Cornish, B. H.&amp;#xD;Thomas, B. J.] Queensland Univ TEchnol, Sch Phys &amp;amp; Chem Sci, Brisbane, Qld 4001, Australia.&amp;#xD;Gaw, RL (reprint author), Queensland Univ TEchnol, Sch Phys &amp;amp; Chem Sci, Brisbane, Qld 4001, Australia.&amp;#xD;r.gaw@qut.edu.au&amp;#xD;b.comish@qut.edu.au&amp;#xD;bj.thomas@qut.edu.au&lt;/auth-address&gt;&lt;rec-number&gt;78&lt;/rec-number&gt;&lt;last-updated-date format="utc"&gt;1522315715&lt;/last-updated-date&gt;&lt;accession-num&gt;WOS:000252622200036&lt;/accession-num&gt;&lt;electronic-resource-num&gt;10.1109/tbme.2007.903531&lt;/electronic-resource-num&gt;&lt;volume&gt;55&lt;/volume&gt;&lt;/record&gt;&lt;/Cite&gt;&lt;/EndNote&gt;</w:instrText>
      </w:r>
      <w:r w:rsidRPr="00FA362E">
        <w:rPr>
          <w:color w:val="000000"/>
          <w:sz w:val="22"/>
          <w:szCs w:val="22"/>
          <w:lang w:val="sk-SK"/>
        </w:rPr>
        <w:fldChar w:fldCharType="separate"/>
      </w:r>
      <w:r w:rsidR="004B0F7D">
        <w:rPr>
          <w:noProof/>
          <w:color w:val="000000"/>
          <w:sz w:val="22"/>
          <w:szCs w:val="22"/>
          <w:lang w:val="sk-SK"/>
        </w:rPr>
        <w:t>[35]</w:t>
      </w:r>
      <w:r w:rsidRPr="00FA362E">
        <w:rPr>
          <w:color w:val="000000"/>
          <w:sz w:val="22"/>
          <w:szCs w:val="22"/>
          <w:lang w:val="sk-SK"/>
        </w:rPr>
        <w:fldChar w:fldCharType="end"/>
      </w:r>
      <w:r w:rsidRPr="00FA362E">
        <w:rPr>
          <w:color w:val="000000"/>
          <w:lang w:val="sk-SK"/>
        </w:rPr>
        <w:t>.</w:t>
      </w:r>
    </w:p>
    <w:p w14:paraId="49316329" w14:textId="77777777" w:rsidR="00CE547F" w:rsidRPr="00FA362E" w:rsidRDefault="00CE547F" w:rsidP="00CE547F">
      <w:pPr>
        <w:jc w:val="center"/>
        <w:rPr>
          <w:b/>
          <w:color w:val="000000"/>
          <w:lang w:val="sk-SK"/>
        </w:rPr>
      </w:pPr>
      <w:r w:rsidRPr="00FA362E">
        <w:rPr>
          <w:b/>
          <w:noProof/>
          <w:color w:val="000000"/>
        </w:rPr>
        <w:drawing>
          <wp:inline distT="0" distB="0" distL="0" distR="0" wp14:anchorId="6743F3A1" wp14:editId="34E662D2">
            <wp:extent cx="4180205" cy="2612390"/>
            <wp:effectExtent l="19050" t="0" r="0" b="0"/>
            <wp:docPr id="76"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5"/>
                    <pic:cNvPicPr>
                      <a:picLocks noChangeAspect="1" noChangeArrowheads="1"/>
                    </pic:cNvPicPr>
                  </pic:nvPicPr>
                  <pic:blipFill>
                    <a:blip r:embed="rId24"/>
                    <a:srcRect/>
                    <a:stretch>
                      <a:fillRect/>
                    </a:stretch>
                  </pic:blipFill>
                  <pic:spPr bwMode="auto">
                    <a:xfrm>
                      <a:off x="0" y="0"/>
                      <a:ext cx="4180205" cy="2612390"/>
                    </a:xfrm>
                    <a:prstGeom prst="rect">
                      <a:avLst/>
                    </a:prstGeom>
                    <a:noFill/>
                    <a:ln w="9525">
                      <a:noFill/>
                      <a:miter lim="800000"/>
                      <a:headEnd/>
                      <a:tailEnd/>
                    </a:ln>
                  </pic:spPr>
                </pic:pic>
              </a:graphicData>
            </a:graphic>
          </wp:inline>
        </w:drawing>
      </w:r>
    </w:p>
    <w:p w14:paraId="06B6089F" w14:textId="1B9CD206" w:rsidR="00CE547F" w:rsidRPr="00FA362E" w:rsidRDefault="00CE547F" w:rsidP="00CE547F">
      <w:pPr>
        <w:pStyle w:val="Popis"/>
        <w:rPr>
          <w:vanish/>
          <w:color w:val="000000"/>
          <w:szCs w:val="22"/>
          <w:lang w:val="sk-SK"/>
          <w:specVanish/>
        </w:rPr>
      </w:pPr>
      <w:bookmarkStart w:id="105" w:name="_Ref513446698"/>
      <w:bookmarkStart w:id="106" w:name="_Toc513981512"/>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1</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6</w:t>
      </w:r>
      <w:r w:rsidR="00A53D98">
        <w:rPr>
          <w:lang w:val="sk-SK"/>
        </w:rPr>
        <w:fldChar w:fldCharType="end"/>
      </w:r>
      <w:bookmarkStart w:id="107" w:name="_Ref509500146"/>
      <w:bookmarkEnd w:id="105"/>
      <w:r w:rsidRPr="00FA362E">
        <w:rPr>
          <w:lang w:val="sk-SK"/>
        </w:rPr>
        <w:t>:</w:t>
      </w:r>
      <w:r w:rsidRPr="00FA362E">
        <w:rPr>
          <w:color w:val="000000"/>
          <w:szCs w:val="22"/>
          <w:lang w:val="sk-SK"/>
        </w:rPr>
        <w:t>Princíp zmeny vodivosti krvi</w:t>
      </w:r>
      <w:bookmarkEnd w:id="106"/>
    </w:p>
    <w:p w14:paraId="10755E62" w14:textId="77777777" w:rsidR="00CE547F" w:rsidRPr="00FA362E" w:rsidRDefault="00CE547F" w:rsidP="00CE547F">
      <w:pPr>
        <w:pStyle w:val="Popis"/>
        <w:rPr>
          <w:color w:val="000000"/>
          <w:szCs w:val="22"/>
          <w:lang w:val="sk-SK"/>
        </w:rPr>
      </w:pPr>
      <w:r w:rsidRPr="00FA362E">
        <w:rPr>
          <w:color w:val="000000"/>
          <w:szCs w:val="22"/>
          <w:lang w:val="sk-SK"/>
        </w:rPr>
        <w:fldChar w:fldCharType="begin"/>
      </w:r>
      <w:r w:rsidRPr="00FA362E">
        <w:rPr>
          <w:color w:val="000000"/>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A362E">
        <w:rPr>
          <w:color w:val="000000"/>
          <w:szCs w:val="22"/>
          <w:lang w:val="sk-SK"/>
        </w:rPr>
        <w:fldChar w:fldCharType="separate"/>
      </w:r>
      <w:r w:rsidRPr="00FA362E">
        <w:rPr>
          <w:noProof/>
          <w:color w:val="000000"/>
          <w:szCs w:val="22"/>
          <w:lang w:val="sk-SK"/>
        </w:rPr>
        <w:t>[3]</w:t>
      </w:r>
      <w:r w:rsidRPr="00FA362E">
        <w:rPr>
          <w:color w:val="000000"/>
          <w:szCs w:val="22"/>
          <w:lang w:val="sk-SK"/>
        </w:rPr>
        <w:fldChar w:fldCharType="end"/>
      </w:r>
      <w:r w:rsidRPr="00FA362E">
        <w:rPr>
          <w:color w:val="000000"/>
          <w:szCs w:val="22"/>
          <w:lang w:val="sk-SK"/>
        </w:rPr>
        <w:t>.</w:t>
      </w:r>
      <w:bookmarkEnd w:id="107"/>
      <w:r w:rsidRPr="00FA362E">
        <w:rPr>
          <w:color w:val="000000"/>
          <w:szCs w:val="22"/>
          <w:lang w:val="sk-SK"/>
        </w:rPr>
        <w:t xml:space="preserve"> Objemový efekt zníženia impedancie je znázornený zväčšením prierezu vodiča, rýchlostný efekt zníženia impedancie je znázornený z¨vytvorením vodivých ciest medzi zhodne orientovanými červenými krvinkami.</w:t>
      </w:r>
    </w:p>
    <w:p w14:paraId="01B285EF" w14:textId="77777777" w:rsidR="00CE547F" w:rsidRPr="00FA362E" w:rsidRDefault="00CE547F" w:rsidP="00CE547F">
      <w:pPr>
        <w:rPr>
          <w:lang w:val="sk-SK" w:eastAsia="en-US" w:bidi="en-US"/>
        </w:rPr>
      </w:pPr>
    </w:p>
    <w:p w14:paraId="38C8DB5F" w14:textId="77777777" w:rsidR="00CE547F" w:rsidRPr="00FA362E" w:rsidRDefault="00CE547F" w:rsidP="00CE547F">
      <w:pPr>
        <w:rPr>
          <w:color w:val="000000"/>
          <w:lang w:val="sk-SK"/>
        </w:rPr>
      </w:pPr>
      <w:r w:rsidRPr="00FA362E">
        <w:rPr>
          <w:lang w:val="sk-SK"/>
        </w:rPr>
        <w:t xml:space="preserve">Simultánne meranie vodivosti krvi a zmeny rýchlosti krvi zachytáva </w:t>
      </w:r>
      <w:r w:rsidRPr="00FA362E">
        <w:rPr>
          <w:lang w:val="sk-SK"/>
        </w:rPr>
        <w:fldChar w:fldCharType="begin"/>
      </w:r>
      <w:r w:rsidRPr="00FA362E">
        <w:rPr>
          <w:lang w:val="sk-SK"/>
        </w:rPr>
        <w:instrText xml:space="preserve"> REF _Ref510019868 \h </w:instrText>
      </w:r>
      <w:r w:rsidRPr="00FA362E">
        <w:rPr>
          <w:lang w:val="sk-SK"/>
        </w:rPr>
      </w:r>
      <w:r w:rsidRPr="00FA362E">
        <w:rPr>
          <w:lang w:val="sk-SK"/>
        </w:rPr>
        <w:fldChar w:fldCharType="separate"/>
      </w:r>
      <w:r w:rsidR="00B85020" w:rsidRPr="00FA362E">
        <w:rPr>
          <w:lang w:val="sk-SK"/>
        </w:rPr>
        <w:t xml:space="preserve">Obrázok </w:t>
      </w:r>
      <w:r w:rsidR="00B85020">
        <w:rPr>
          <w:noProof/>
          <w:lang w:val="sk-SK"/>
        </w:rPr>
        <w:t>1</w:t>
      </w:r>
      <w:r w:rsidR="00B85020">
        <w:rPr>
          <w:lang w:val="sk-SK"/>
        </w:rPr>
        <w:t>.</w:t>
      </w:r>
      <w:r w:rsidR="00B85020">
        <w:rPr>
          <w:noProof/>
          <w:lang w:val="sk-SK"/>
        </w:rPr>
        <w:t>7</w:t>
      </w:r>
      <w:r w:rsidRPr="00FA362E">
        <w:rPr>
          <w:lang w:val="sk-SK"/>
        </w:rPr>
        <w:fldChar w:fldCharType="end"/>
      </w:r>
      <w:r w:rsidRPr="00FA362E">
        <w:rPr>
          <w:lang w:val="sk-SK"/>
        </w:rPr>
        <w:t xml:space="preserve">. Rýchlosť toku krvi na priereze cievy nie je rovnaký vo všetkých miestach. Preto sa zavádza pojem priemerná priestorová rýchlosť </w:t>
      </w:r>
      <m:oMath>
        <m:r>
          <w:rPr>
            <w:rFonts w:ascii="Cambria Math" w:hAnsi="Cambria Math"/>
            <w:lang w:val="sk-SK"/>
          </w:rPr>
          <m:t>&lt;v&gt;</m:t>
        </m:r>
      </m:oMath>
      <w:r w:rsidRPr="00FA362E">
        <w:rPr>
          <w:lang w:val="sk-SK"/>
        </w:rPr>
        <w:t>, ktorá je daná ako priemer rýchlostí všetkých červených krviniek, ktoré prúdia prierezom cievy v nejakom časovom okamihu. Ďalej sa zavádza pojem redukovaná priemerná priestorová rýchlosť (reduced Spacial Avarage Veloctiy SAC)</w:t>
      </w:r>
      <m:oMath>
        <m:sSub>
          <m:sSubPr>
            <m:ctrlPr>
              <w:rPr>
                <w:rFonts w:ascii="Cambria Math" w:hAnsi="Cambria Math"/>
                <w:i/>
                <w:lang w:val="sk-SK"/>
              </w:rPr>
            </m:ctrlPr>
          </m:sSubPr>
          <m:e>
            <m:r>
              <w:rPr>
                <w:rFonts w:ascii="Cambria Math" w:hAnsi="Cambria Math"/>
                <w:lang w:val="sk-SK"/>
              </w:rPr>
              <m:t xml:space="preserve"> v</m:t>
            </m:r>
          </m:e>
          <m:sub>
            <m:r>
              <w:rPr>
                <w:rFonts w:ascii="Cambria Math" w:hAnsi="Cambria Math"/>
                <w:lang w:val="sk-SK"/>
              </w:rPr>
              <m:t>SAV</m:t>
            </m:r>
          </m:sub>
        </m:sSub>
      </m:oMath>
      <w:r w:rsidRPr="00FA362E">
        <w:rPr>
          <w:lang w:val="sk-SK"/>
        </w:rPr>
        <w:t>:</w:t>
      </w:r>
    </w:p>
    <w:p w14:paraId="0C94922D" w14:textId="77777777" w:rsidR="00CE547F" w:rsidRPr="00FA362E" w:rsidRDefault="00CE547F" w:rsidP="00CE547F">
      <w:pPr>
        <w:rPr>
          <w:color w:val="000000"/>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7513"/>
        <w:gridCol w:w="702"/>
      </w:tblGrid>
      <w:tr w:rsidR="00CE547F" w:rsidRPr="00FA362E" w14:paraId="76327F8E" w14:textId="77777777" w:rsidTr="00452ADC">
        <w:tc>
          <w:tcPr>
            <w:tcW w:w="279" w:type="dxa"/>
          </w:tcPr>
          <w:p w14:paraId="3AB8777A" w14:textId="77777777" w:rsidR="00CE547F" w:rsidRPr="00FA362E" w:rsidRDefault="00CE547F" w:rsidP="00452ADC">
            <w:pPr>
              <w:jc w:val="center"/>
              <w:rPr>
                <w:color w:val="000000"/>
                <w:lang w:val="sk-SK"/>
              </w:rPr>
            </w:pPr>
          </w:p>
          <w:p w14:paraId="51CC66D3" w14:textId="77777777" w:rsidR="00CE547F" w:rsidRPr="00FA362E" w:rsidRDefault="00CE547F" w:rsidP="00452ADC">
            <w:pPr>
              <w:jc w:val="center"/>
              <w:rPr>
                <w:color w:val="000000"/>
                <w:lang w:val="sk-SK"/>
              </w:rPr>
            </w:pPr>
          </w:p>
        </w:tc>
        <w:tc>
          <w:tcPr>
            <w:tcW w:w="7513" w:type="dxa"/>
            <w:vAlign w:val="center"/>
          </w:tcPr>
          <w:p w14:paraId="29918EE3" w14:textId="77777777" w:rsidR="00CE547F" w:rsidRPr="00FA362E" w:rsidRDefault="000603AB" w:rsidP="00452ADC">
            <w:pPr>
              <w:jc w:val="center"/>
              <w:rPr>
                <w:color w:val="000000"/>
                <w:lang w:val="sk-SK"/>
              </w:rPr>
            </w:pPr>
            <m:oMathPara>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SAV</m:t>
                    </m:r>
                  </m:sub>
                </m:sSub>
                <m:r>
                  <w:rPr>
                    <w:rFonts w:ascii="Cambria Math" w:hAnsi="Cambria Math"/>
                    <w:color w:val="000000"/>
                    <w:lang w:val="sk-SK"/>
                  </w:rPr>
                  <m:t xml:space="preserve">= </m:t>
                </m:r>
                <m:f>
                  <m:fPr>
                    <m:ctrlPr>
                      <w:rPr>
                        <w:rFonts w:ascii="Cambria Math" w:hAnsi="Cambria Math"/>
                        <w:i/>
                        <w:lang w:val="sk-SK"/>
                      </w:rPr>
                    </m:ctrlPr>
                  </m:fPr>
                  <m:num>
                    <m:r>
                      <w:rPr>
                        <w:rFonts w:ascii="Cambria Math" w:hAnsi="Cambria Math"/>
                        <w:lang w:val="sk-SK"/>
                      </w:rPr>
                      <m:t>&lt;v&gt;</m:t>
                    </m:r>
                  </m:num>
                  <m:den>
                    <m:r>
                      <w:rPr>
                        <w:rFonts w:ascii="Cambria Math" w:hAnsi="Cambria Math"/>
                        <w:lang w:val="sk-SK"/>
                      </w:rPr>
                      <m:t>R</m:t>
                    </m:r>
                  </m:den>
                </m:f>
                <m:r>
                  <w:rPr>
                    <w:rFonts w:ascii="Cambria Math" w:hAnsi="Cambria Math"/>
                    <w:color w:val="000000"/>
                    <w:lang w:val="sk-SK"/>
                  </w:rPr>
                  <m:t>(</m:t>
                </m:r>
                <m:sSup>
                  <m:sSupPr>
                    <m:ctrlPr>
                      <w:rPr>
                        <w:rFonts w:ascii="Cambria Math" w:hAnsi="Cambria Math"/>
                        <w:i/>
                        <w:color w:val="000000"/>
                        <w:lang w:val="sk-SK"/>
                      </w:rPr>
                    </m:ctrlPr>
                  </m:sSupPr>
                  <m:e>
                    <m:r>
                      <w:rPr>
                        <w:rFonts w:ascii="Cambria Math" w:hAnsi="Cambria Math"/>
                        <w:color w:val="000000"/>
                        <w:lang w:val="sk-SK"/>
                      </w:rPr>
                      <m:t>s</m:t>
                    </m:r>
                  </m:e>
                  <m:sup>
                    <m:r>
                      <w:rPr>
                        <w:rFonts w:ascii="Cambria Math" w:hAnsi="Cambria Math"/>
                        <w:color w:val="000000"/>
                        <w:lang w:val="sk-SK"/>
                      </w:rPr>
                      <m:t>-1</m:t>
                    </m:r>
                  </m:sup>
                </m:sSup>
                <m:r>
                  <w:rPr>
                    <w:rFonts w:ascii="Cambria Math" w:hAnsi="Cambria Math"/>
                    <w:color w:val="000000"/>
                    <w:lang w:val="sk-SK"/>
                  </w:rPr>
                  <m:t xml:space="preserve">) </m:t>
                </m:r>
              </m:oMath>
            </m:oMathPara>
          </w:p>
        </w:tc>
        <w:tc>
          <w:tcPr>
            <w:tcW w:w="702" w:type="dxa"/>
            <w:vAlign w:val="center"/>
          </w:tcPr>
          <w:p w14:paraId="502352F6" w14:textId="77777777" w:rsidR="00CE547F" w:rsidRPr="00FA362E" w:rsidRDefault="00CE547F" w:rsidP="00452ADC">
            <w:pPr>
              <w:jc w:val="center"/>
              <w:rPr>
                <w:color w:val="000000"/>
                <w:lang w:val="sk-SK"/>
              </w:rPr>
            </w:pPr>
            <w:r w:rsidRPr="00FA362E">
              <w:rPr>
                <w:color w:val="000000"/>
                <w:lang w:val="sk-SK"/>
              </w:rPr>
              <w:t>(</w:t>
            </w:r>
            <w:bookmarkStart w:id="108" w:name="vsav"/>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17</w:t>
            </w:r>
            <w:r w:rsidRPr="00FA362E">
              <w:rPr>
                <w:color w:val="000000"/>
                <w:lang w:val="sk-SK"/>
              </w:rPr>
              <w:fldChar w:fldCharType="end"/>
            </w:r>
            <w:bookmarkEnd w:id="108"/>
            <w:r w:rsidRPr="00FA362E">
              <w:rPr>
                <w:color w:val="000000"/>
                <w:lang w:val="sk-SK"/>
              </w:rPr>
              <w:t>)</w:t>
            </w:r>
          </w:p>
        </w:tc>
      </w:tr>
    </w:tbl>
    <w:p w14:paraId="0A5462C6" w14:textId="77777777" w:rsidR="00CE547F" w:rsidRPr="00FA362E" w:rsidRDefault="00CE547F" w:rsidP="00CE547F">
      <w:pPr>
        <w:rPr>
          <w:lang w:val="sk-SK"/>
        </w:rPr>
      </w:pPr>
    </w:p>
    <w:p w14:paraId="625E06E4" w14:textId="77777777" w:rsidR="00CE547F" w:rsidRPr="00FA362E" w:rsidRDefault="00CE547F" w:rsidP="00CE547F">
      <w:pPr>
        <w:rPr>
          <w:lang w:val="sk-SK"/>
        </w:rPr>
      </w:pPr>
      <m:oMath>
        <m:r>
          <w:rPr>
            <w:rFonts w:ascii="Cambria Math" w:hAnsi="Cambria Math"/>
            <w:lang w:val="sk-SK"/>
          </w:rPr>
          <m:t>kde&lt;v&gt;</m:t>
        </m:r>
      </m:oMath>
      <w:r w:rsidRPr="00FA362E">
        <w:rPr>
          <w:lang w:val="sk-SK"/>
        </w:rPr>
        <w:t xml:space="preserve"> je priemerná priestorová rýchlosť a R je polomer cievy. Ďalej zaveďme pojem maximálne zrýchlenie redukovanej priemernej priestorovej rýchlosti v aorte počas systoly (Peak Aortic  Reduced Average Blood Acceleration – PARABA)</w:t>
      </w:r>
    </w:p>
    <w:p w14:paraId="4C3B452D" w14:textId="77777777" w:rsidR="00CE547F" w:rsidRPr="00FA362E" w:rsidRDefault="00CE547F" w:rsidP="00CE547F">
      <w:pPr>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461B4585" w14:textId="77777777" w:rsidTr="00452ADC">
        <w:tc>
          <w:tcPr>
            <w:tcW w:w="704" w:type="dxa"/>
          </w:tcPr>
          <w:p w14:paraId="18D99BDA" w14:textId="77777777" w:rsidR="00CE547F" w:rsidRPr="00FA362E" w:rsidRDefault="00CE547F" w:rsidP="00452ADC">
            <w:pPr>
              <w:jc w:val="center"/>
              <w:rPr>
                <w:color w:val="000000"/>
                <w:lang w:val="sk-SK"/>
              </w:rPr>
            </w:pPr>
          </w:p>
        </w:tc>
        <w:tc>
          <w:tcPr>
            <w:tcW w:w="7088" w:type="dxa"/>
            <w:vAlign w:val="center"/>
          </w:tcPr>
          <w:p w14:paraId="6F3CBF20" w14:textId="77777777" w:rsidR="00CE547F" w:rsidRPr="00FA362E" w:rsidRDefault="00CE547F" w:rsidP="00452ADC">
            <w:pPr>
              <w:jc w:val="center"/>
              <w:rPr>
                <w:color w:val="000000"/>
                <w:lang w:val="sk-SK"/>
              </w:rPr>
            </w:pPr>
            <m:oMathPara>
              <m:oMath>
                <m:r>
                  <w:rPr>
                    <w:rFonts w:ascii="Cambria Math" w:hAnsi="Cambria Math"/>
                    <w:lang w:val="sk-SK"/>
                  </w:rPr>
                  <m:t xml:space="preserve">PARABA= </m:t>
                </m:r>
                <m:f>
                  <m:fPr>
                    <m:ctrlPr>
                      <w:rPr>
                        <w:rFonts w:ascii="Cambria Math" w:hAnsi="Cambria Math"/>
                        <w:i/>
                        <w:lang w:val="sk-SK"/>
                      </w:rPr>
                    </m:ctrlPr>
                  </m:fPr>
                  <m:num>
                    <m:r>
                      <w:rPr>
                        <w:rFonts w:ascii="Cambria Math" w:hAnsi="Cambria Math"/>
                        <w:lang w:val="sk-SK"/>
                      </w:rPr>
                      <m:t>d&lt;v&gt;/</m:t>
                    </m:r>
                    <m:sSub>
                      <m:sSubPr>
                        <m:ctrlPr>
                          <w:rPr>
                            <w:rFonts w:ascii="Cambria Math" w:hAnsi="Cambria Math"/>
                            <w:i/>
                            <w:lang w:val="sk-SK"/>
                          </w:rPr>
                        </m:ctrlPr>
                      </m:sSubPr>
                      <m:e>
                        <m:r>
                          <w:rPr>
                            <w:rFonts w:ascii="Cambria Math" w:hAnsi="Cambria Math"/>
                            <w:lang w:val="sk-SK"/>
                          </w:rPr>
                          <m:t>dt</m:t>
                        </m:r>
                      </m:e>
                      <m:sub>
                        <m:r>
                          <w:rPr>
                            <w:rFonts w:ascii="Cambria Math" w:hAnsi="Cambria Math"/>
                            <w:lang w:val="sk-SK"/>
                          </w:rPr>
                          <m:t>max</m:t>
                        </m:r>
                      </m:sub>
                    </m:sSub>
                  </m:num>
                  <m:den>
                    <m:r>
                      <w:rPr>
                        <w:rFonts w:ascii="Cambria Math" w:hAnsi="Cambria Math"/>
                        <w:lang w:val="sk-SK"/>
                      </w:rPr>
                      <m:t>R</m:t>
                    </m:r>
                  </m:den>
                </m:f>
                <m:r>
                  <w:rPr>
                    <w:rFonts w:ascii="Cambria Math" w:hAnsi="Cambria Math"/>
                    <w:color w:val="000000"/>
                    <w:lang w:val="sk-SK"/>
                  </w:rPr>
                  <m:t>(</m:t>
                </m:r>
                <m:sSup>
                  <m:sSupPr>
                    <m:ctrlPr>
                      <w:rPr>
                        <w:rFonts w:ascii="Cambria Math" w:hAnsi="Cambria Math"/>
                        <w:i/>
                        <w:color w:val="000000"/>
                        <w:lang w:val="sk-SK"/>
                      </w:rPr>
                    </m:ctrlPr>
                  </m:sSupPr>
                  <m:e>
                    <m:r>
                      <w:rPr>
                        <w:rFonts w:ascii="Cambria Math" w:hAnsi="Cambria Math"/>
                        <w:color w:val="000000"/>
                        <w:lang w:val="sk-SK"/>
                      </w:rPr>
                      <m:t>s</m:t>
                    </m:r>
                  </m:e>
                  <m:sup>
                    <m:r>
                      <w:rPr>
                        <w:rFonts w:ascii="Cambria Math" w:hAnsi="Cambria Math"/>
                        <w:color w:val="000000"/>
                        <w:lang w:val="sk-SK"/>
                      </w:rPr>
                      <m:t>-2</m:t>
                    </m:r>
                  </m:sup>
                </m:sSup>
                <m:r>
                  <w:rPr>
                    <w:rFonts w:ascii="Cambria Math" w:hAnsi="Cambria Math"/>
                    <w:color w:val="000000"/>
                    <w:lang w:val="sk-SK"/>
                  </w:rPr>
                  <m:t>)</m:t>
                </m:r>
                <m:r>
                  <w:rPr>
                    <w:rFonts w:ascii="Cambria Math" w:hAnsi="Cambria Math"/>
                    <w:lang w:val="sk-SK"/>
                  </w:rPr>
                  <m:t xml:space="preserve"> .</m:t>
                </m:r>
              </m:oMath>
            </m:oMathPara>
          </w:p>
        </w:tc>
        <w:tc>
          <w:tcPr>
            <w:tcW w:w="702" w:type="dxa"/>
            <w:vAlign w:val="center"/>
          </w:tcPr>
          <w:p w14:paraId="087D3307" w14:textId="77777777" w:rsidR="00CE547F" w:rsidRPr="00FA362E" w:rsidRDefault="00CE547F" w:rsidP="00452ADC">
            <w:pPr>
              <w:jc w:val="center"/>
              <w:rPr>
                <w:color w:val="000000"/>
                <w:lang w:val="sk-SK"/>
              </w:rPr>
            </w:pPr>
            <w:r w:rsidRPr="00FA362E">
              <w:rPr>
                <w:color w:val="000000"/>
                <w:lang w:val="sk-SK"/>
              </w:rPr>
              <w:t>(</w:t>
            </w:r>
            <w:bookmarkStart w:id="109" w:name="paraba"/>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18</w:t>
            </w:r>
            <w:r w:rsidRPr="00FA362E">
              <w:rPr>
                <w:color w:val="000000"/>
                <w:lang w:val="sk-SK"/>
              </w:rPr>
              <w:fldChar w:fldCharType="end"/>
            </w:r>
            <w:bookmarkEnd w:id="109"/>
            <w:r w:rsidRPr="00FA362E">
              <w:rPr>
                <w:color w:val="000000"/>
                <w:lang w:val="sk-SK"/>
              </w:rPr>
              <w:t>)</w:t>
            </w:r>
          </w:p>
        </w:tc>
      </w:tr>
    </w:tbl>
    <w:p w14:paraId="1F46DF14" w14:textId="77777777" w:rsidR="00CE547F" w:rsidRPr="00FA362E" w:rsidRDefault="00CE547F" w:rsidP="00CE547F">
      <w:pPr>
        <w:rPr>
          <w:lang w:val="sk-SK"/>
        </w:rPr>
      </w:pPr>
    </w:p>
    <w:p w14:paraId="7CE8BAFC" w14:textId="75A86AD5" w:rsidR="00CE547F" w:rsidRPr="00FA362E" w:rsidRDefault="00CE547F" w:rsidP="00CE547F">
      <w:pPr>
        <w:rPr>
          <w:lang w:val="sk-SK" w:eastAsia="en-US" w:bidi="en-US"/>
        </w:rPr>
      </w:pPr>
      <w:r w:rsidRPr="00FA362E">
        <w:rPr>
          <w:lang w:val="sk-SK"/>
        </w:rPr>
        <w:t xml:space="preserve">Na počiatku systoly dochádza ku výraznej zhode medzi výskytom </w:t>
      </w:r>
      <m:oMath>
        <m:r>
          <w:rPr>
            <w:rFonts w:ascii="Cambria Math" w:hAnsi="Cambria Math"/>
            <w:lang w:val="sk-SK"/>
          </w:rPr>
          <m:t>PARABA</m:t>
        </m:r>
      </m:oMath>
      <w:r w:rsidRPr="00FA362E">
        <w:rPr>
          <w:lang w:val="sk-SK"/>
        </w:rPr>
        <w:t xml:space="preserve"> a maximom zmeny impedancie (r=0.99 </w:t>
      </w:r>
      <w:r w:rsidRPr="00FA362E">
        <w:rPr>
          <w:lang w:val="sk-SK"/>
        </w:rPr>
        <w:fldChar w:fldCharType="begin">
          <w:fldData xml:space="preserve">PEVuZE5vdGU+PENpdGU+PEF1dGhvcj5CZXJuc3RlaW48L0F1dGhvcj48WWVhcj4yMDEwPC9ZZWFy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</w:fldData>
        </w:fldChar>
      </w:r>
      <w:r w:rsidR="004B0F7D">
        <w:rPr>
          <w:lang w:val="sk-SK"/>
        </w:rPr>
        <w:instrText xml:space="preserve"> ADDIN EN.CITE </w:instrText>
      </w:r>
      <w:r w:rsidR="004B0F7D">
        <w:rPr>
          <w:lang w:val="sk-SK"/>
        </w:rPr>
        <w:fldChar w:fldCharType="begin">
          <w:fldData xml:space="preserve">PEVuZE5vdGU+PENpdGU+PEF1dGhvcj5CZXJuc3RlaW48L0F1dGhvcj48WWVhcj4yMDEwPC9ZZWFy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</w:fldData>
        </w:fldChar>
      </w:r>
      <w:r w:rsidR="004B0F7D">
        <w:rPr>
          <w:lang w:val="sk-SK"/>
        </w:rPr>
        <w:instrText xml:space="preserve"> ADDIN EN.CITE.DATA </w:instrText>
      </w:r>
      <w:r w:rsidR="004B0F7D">
        <w:rPr>
          <w:lang w:val="sk-SK"/>
        </w:rPr>
      </w:r>
      <w:r w:rsidR="004B0F7D">
        <w:rPr>
          <w:lang w:val="sk-SK"/>
        </w:rPr>
        <w:fldChar w:fldCharType="end"/>
      </w:r>
      <w:r w:rsidRPr="00FA362E">
        <w:rPr>
          <w:lang w:val="sk-SK"/>
        </w:rPr>
        <w:fldChar w:fldCharType="separate"/>
      </w:r>
      <w:r w:rsidR="004B0F7D">
        <w:rPr>
          <w:noProof/>
          <w:lang w:val="sk-SK"/>
        </w:rPr>
        <w:t>[3, 35]</w:t>
      </w:r>
      <w:r w:rsidRPr="00FA362E">
        <w:rPr>
          <w:lang w:val="sk-SK"/>
        </w:rPr>
        <w:fldChar w:fldCharType="end"/>
      </w:r>
      <w:r w:rsidRPr="00FA362E">
        <w:rPr>
          <w:lang w:val="sk-SK"/>
        </w:rPr>
        <w:t>) (</w:t>
      </w:r>
      <w:r w:rsidRPr="00FA362E">
        <w:rPr>
          <w:lang w:val="sk-SK"/>
        </w:rPr>
        <w:fldChar w:fldCharType="begin"/>
      </w:r>
      <w:r w:rsidRPr="00FA362E">
        <w:rPr>
          <w:lang w:val="sk-SK"/>
        </w:rPr>
        <w:instrText xml:space="preserve"> REF _Ref510019868 \h </w:instrText>
      </w:r>
      <w:r w:rsidRPr="00FA362E">
        <w:rPr>
          <w:lang w:val="sk-SK"/>
        </w:rPr>
      </w:r>
      <w:r w:rsidRPr="00FA362E">
        <w:rPr>
          <w:lang w:val="sk-SK"/>
        </w:rPr>
        <w:fldChar w:fldCharType="separate"/>
      </w:r>
      <w:r w:rsidR="00B85020" w:rsidRPr="00FA362E">
        <w:rPr>
          <w:lang w:val="sk-SK"/>
        </w:rPr>
        <w:t xml:space="preserve">Obrázok </w:t>
      </w:r>
      <w:r w:rsidR="00B85020">
        <w:rPr>
          <w:noProof/>
          <w:lang w:val="sk-SK"/>
        </w:rPr>
        <w:t>1</w:t>
      </w:r>
      <w:r w:rsidR="00B85020">
        <w:rPr>
          <w:lang w:val="sk-SK"/>
        </w:rPr>
        <w:t>.</w:t>
      </w:r>
      <w:r w:rsidR="00B85020">
        <w:rPr>
          <w:noProof/>
          <w:lang w:val="sk-SK"/>
        </w:rPr>
        <w:t>7</w:t>
      </w:r>
      <w:r w:rsidRPr="00FA362E">
        <w:rPr>
          <w:lang w:val="sk-SK"/>
        </w:rPr>
        <w:fldChar w:fldCharType="end"/>
      </w:r>
      <w:r w:rsidRPr="00FA362E">
        <w:rPr>
          <w:lang w:val="sk-SK"/>
        </w:rPr>
        <w:t xml:space="preserve">). Toto zistenie je základom pre všetky dnešné modely bioimpedančnej flowmetrie. Na konci systoly je zmena impedancie pozvoľnejšia ako zmena rýchlosti, čo je zrejme spôsobené postupnou zmenou orientácie červených krviniek z usporiadanej na náhodnú </w:t>
      </w:r>
      <w:r w:rsidRPr="00FA362E">
        <w:rPr>
          <w:lang w:val="sk-SK"/>
        </w:rPr>
        <w:fldChar w:fldCharType="begin"/>
      </w:r>
      <w:r w:rsidRPr="00FA362E">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A362E">
        <w:rPr>
          <w:lang w:val="sk-SK"/>
        </w:rPr>
        <w:fldChar w:fldCharType="separate"/>
      </w:r>
      <w:r w:rsidRPr="00FA362E">
        <w:rPr>
          <w:noProof/>
          <w:lang w:val="sk-SK"/>
        </w:rPr>
        <w:t>[3]</w:t>
      </w:r>
      <w:r w:rsidRPr="00FA362E">
        <w:rPr>
          <w:lang w:val="sk-SK"/>
        </w:rPr>
        <w:fldChar w:fldCharType="end"/>
      </w:r>
      <w:r w:rsidRPr="00FA362E">
        <w:rPr>
          <w:lang w:val="sk-SK"/>
        </w:rPr>
        <w:t>.</w:t>
      </w:r>
    </w:p>
    <w:p w14:paraId="075A42A5" w14:textId="77777777" w:rsidR="00CE547F" w:rsidRPr="00FA362E" w:rsidRDefault="00CE547F" w:rsidP="00CE547F">
      <w:pPr>
        <w:jc w:val="center"/>
        <w:rPr>
          <w:color w:val="000000"/>
          <w:lang w:val="sk-SK"/>
        </w:rPr>
      </w:pPr>
      <w:r w:rsidRPr="00FA362E">
        <w:rPr>
          <w:noProof/>
          <w:color w:val="000000"/>
        </w:rPr>
        <w:drawing>
          <wp:inline distT="0" distB="0" distL="0" distR="0" wp14:anchorId="0569EB62" wp14:editId="4B77C0F4">
            <wp:extent cx="5089525" cy="3545205"/>
            <wp:effectExtent l="19050" t="0" r="0" b="0"/>
            <wp:docPr id="16"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5089525" cy="3545205"/>
                    </a:xfrm>
                    <a:prstGeom prst="rect">
                      <a:avLst/>
                    </a:prstGeom>
                    <a:noFill/>
                    <a:ln w="9525">
                      <a:noFill/>
                      <a:miter lim="800000"/>
                      <a:headEnd/>
                      <a:tailEnd/>
                    </a:ln>
                  </pic:spPr>
                </pic:pic>
              </a:graphicData>
            </a:graphic>
          </wp:inline>
        </w:drawing>
      </w:r>
    </w:p>
    <w:p w14:paraId="2CBB7967" w14:textId="277812AB" w:rsidR="00CE547F" w:rsidRPr="00FA362E" w:rsidRDefault="00CE547F" w:rsidP="00CE547F">
      <w:pPr>
        <w:pStyle w:val="Popis"/>
        <w:rPr>
          <w:vanish/>
          <w:color w:val="000000"/>
          <w:szCs w:val="22"/>
          <w:lang w:val="sk-SK"/>
          <w:specVanish/>
        </w:rPr>
      </w:pPr>
      <w:bookmarkStart w:id="110" w:name="_Ref510019868"/>
      <w:bookmarkStart w:id="111" w:name="_Ref510098038"/>
      <w:bookmarkStart w:id="112" w:name="_Toc513981513"/>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1</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7</w:t>
      </w:r>
      <w:r w:rsidR="00A53D98">
        <w:rPr>
          <w:lang w:val="sk-SK"/>
        </w:rPr>
        <w:fldChar w:fldCharType="end"/>
      </w:r>
      <w:bookmarkEnd w:id="110"/>
      <w:r w:rsidRPr="00FA362E">
        <w:rPr>
          <w:lang w:val="sk-SK"/>
        </w:rPr>
        <w:t xml:space="preserve">: </w:t>
      </w:r>
      <w:r w:rsidRPr="00FA362E">
        <w:rPr>
          <w:color w:val="000000"/>
          <w:szCs w:val="22"/>
          <w:lang w:val="sk-SK"/>
        </w:rPr>
        <w:t>Vzťah zmeny rýchlosti krvi a vodivosti krvi</w:t>
      </w:r>
      <w:bookmarkEnd w:id="111"/>
      <w:bookmarkEnd w:id="112"/>
    </w:p>
    <w:p w14:paraId="2F2D2682" w14:textId="1B17FCFC" w:rsidR="00CE547F" w:rsidRPr="00FA362E" w:rsidRDefault="00CE547F" w:rsidP="00CE547F">
      <w:pPr>
        <w:rPr>
          <w:rFonts w:eastAsiaTheme="majorEastAsia" w:cstheme="majorBidi"/>
          <w:color w:val="000000"/>
          <w:spacing w:val="10"/>
          <w:sz w:val="22"/>
          <w:szCs w:val="22"/>
          <w:lang w:val="sk-SK" w:eastAsia="en-US" w:bidi="en-US"/>
        </w:rPr>
      </w:pPr>
      <w:r w:rsidRPr="00FA362E">
        <w:rPr>
          <w:color w:val="000000"/>
          <w:sz w:val="22"/>
          <w:szCs w:val="22"/>
          <w:lang w:val="sk-SK"/>
        </w:rPr>
        <w:fldChar w:fldCharType="begin"/>
      </w:r>
      <w:r w:rsidR="004B0F7D">
        <w:rPr>
          <w:color w:val="000000"/>
          <w:sz w:val="22"/>
          <w:szCs w:val="22"/>
          <w:lang w:val="sk-SK"/>
        </w:rPr>
        <w:instrText xml:space="preserve"> ADDIN EN.CITE &lt;EndNote&gt;&lt;Cite&gt;&lt;Author&gt;Gaw&lt;/Author&gt;&lt;Year&gt;2008&lt;/Year&gt;&lt;IDText&gt;The electrical impedance of pulsatile blood flowing through rigid tubes: A theoretical investigation&lt;/IDText&gt;&lt;DisplayText&gt;[35]&lt;/DisplayText&gt;&lt;record&gt;&lt;dates&gt;&lt;pub-dates&gt;&lt;date&gt;Feb&lt;/date&gt;&lt;/pub-dates&gt;&lt;year&gt;2008&lt;/year&gt;&lt;/dates&gt;&lt;keywords&gt;&lt;keyword&gt;bioimpedance&lt;/keyword&gt;&lt;keyword&gt;mathematical model&lt;/keyword&gt;&lt;keyword&gt;pulsatile blood flow&lt;/keyword&gt;&lt;keyword&gt;red blood cell&lt;/keyword&gt;&lt;keyword&gt;(RBC) orientation&lt;/keyword&gt;&lt;keyword&gt;erythrocyte orientation&lt;/keyword&gt;&lt;keyword&gt;conductivity&lt;/keyword&gt;&lt;keyword&gt;cardiography&lt;/keyword&gt;&lt;keyword&gt;motion&lt;/keyword&gt;&lt;keyword&gt;Engineering&lt;/keyword&gt;&lt;/keywords&gt;&lt;urls&gt;&lt;related-urls&gt;&lt;url&gt;&amp;lt;Go to ISI&amp;gt;://WOS:000252622200036&lt;/url&gt;&lt;/related-urls&gt;&lt;/urls&gt;&lt;isbn&gt;0018-9294&lt;/isbn&gt;&lt;work-type&gt;Article&lt;/work-type&gt;&lt;titles&gt;&lt;title&gt;The electrical impedance of pulsatile blood flowing through rigid tubes: A theoretical investigation&lt;/title&gt;&lt;secondary-title&gt;Ieee Transactions on Biomedical Engineering&lt;/secondary-title&gt;&lt;alt-title&gt;IEEE Trans. Biomed. Eng.&lt;/alt-title&gt;&lt;/titles&gt;&lt;pages&gt;721-727&lt;/pages&gt;&lt;number&gt;2&lt;/number&gt;&lt;contributors&gt;&lt;authors&gt;&lt;author&gt;Gaw, R. L.&lt;/author&gt;&lt;author&gt;Cornish, B. H.&lt;/author&gt;&lt;author&gt;Thomas, B. J.&lt;/author&gt;&lt;/authors&gt;&lt;/contributors&gt;&lt;language&gt;English&lt;/language&gt;&lt;added-date format="utc"&gt;1522315715&lt;/added-date&gt;&lt;ref-type name="Journal Article"&gt;17&lt;/ref-type&gt;&lt;auth-address&gt;[Gaw, R. L.&amp;#xD;Cornish, B. H.&amp;#xD;Thomas, B. J.] Queensland Univ TEchnol, Sch Phys &amp;amp; Chem Sci, Brisbane, Qld 4001, Australia.&amp;#xD;Gaw, RL (reprint author), Queensland Univ TEchnol, Sch Phys &amp;amp; Chem Sci, Brisbane, Qld 4001, Australia.&amp;#xD;r.gaw@qut.edu.au&amp;#xD;b.comish@qut.edu.au&amp;#xD;bj.thomas@qut.edu.au&lt;/auth-address&gt;&lt;rec-number&gt;78&lt;/rec-number&gt;&lt;last-updated-date format="utc"&gt;1522315715&lt;/last-updated-date&gt;&lt;accession-num&gt;WOS:000252622200036&lt;/accession-num&gt;&lt;electronic-resource-num&gt;10.1109/tbme.2007.903531&lt;/electronic-resource-num&gt;&lt;volume&gt;55&lt;/volume&gt;&lt;/record&gt;&lt;/Cite&gt;&lt;/EndNote&gt;</w:instrText>
      </w:r>
      <w:r w:rsidRPr="00FA362E">
        <w:rPr>
          <w:color w:val="000000"/>
          <w:sz w:val="22"/>
          <w:szCs w:val="22"/>
          <w:lang w:val="sk-SK"/>
        </w:rPr>
        <w:fldChar w:fldCharType="separate"/>
      </w:r>
      <w:r w:rsidR="004B0F7D">
        <w:rPr>
          <w:noProof/>
          <w:color w:val="000000"/>
          <w:sz w:val="22"/>
          <w:szCs w:val="22"/>
          <w:lang w:val="sk-SK"/>
        </w:rPr>
        <w:t>[35]</w:t>
      </w:r>
      <w:r w:rsidRPr="00FA362E">
        <w:rPr>
          <w:color w:val="000000"/>
          <w:sz w:val="22"/>
          <w:szCs w:val="22"/>
          <w:lang w:val="sk-SK"/>
        </w:rPr>
        <w:fldChar w:fldCharType="end"/>
      </w:r>
      <w:r w:rsidRPr="00FA362E">
        <w:rPr>
          <w:color w:val="000000"/>
          <w:sz w:val="22"/>
          <w:szCs w:val="22"/>
          <w:lang w:val="sk-SK"/>
        </w:rPr>
        <w:t>.</w:t>
      </w:r>
      <w:r w:rsidRPr="00FA362E">
        <w:rPr>
          <w:rFonts w:eastAsiaTheme="majorEastAsia" w:cstheme="majorBidi"/>
          <w:color w:val="000000"/>
          <w:spacing w:val="10"/>
          <w:sz w:val="22"/>
          <w:szCs w:val="22"/>
          <w:lang w:val="sk-SK" w:eastAsia="en-US" w:bidi="en-US"/>
        </w:rPr>
        <w:t>Vzťah zachytáva zmenu vodivosti a rýchlosti toku krvi počas jedného srdečného cyklu. Významná je zhoda v zrýchlení krvi a zmene impednacie pri počiatku systoly.</w:t>
      </w:r>
    </w:p>
    <w:p w14:paraId="722B04A4" w14:textId="77777777" w:rsidR="00CE547F" w:rsidRPr="00FA362E" w:rsidRDefault="00CE547F" w:rsidP="00CE547F">
      <w:pPr>
        <w:rPr>
          <w:color w:val="000000"/>
          <w:lang w:val="sk-SK"/>
        </w:rPr>
      </w:pPr>
    </w:p>
    <w:p w14:paraId="775E095A" w14:textId="77777777" w:rsidR="00CE547F" w:rsidRPr="00FA362E" w:rsidRDefault="00CE547F" w:rsidP="00CE547F">
      <w:pPr>
        <w:rPr>
          <w:color w:val="000000"/>
          <w:lang w:val="sk-SK"/>
        </w:rPr>
      </w:pPr>
      <w:r w:rsidRPr="00FA362E">
        <w:rPr>
          <w:color w:val="000000"/>
          <w:lang w:val="sk-SK"/>
        </w:rPr>
        <w:t xml:space="preserve">Zrýchlenie </w:t>
      </w:r>
    </w:p>
    <w:p w14:paraId="6D99B29C" w14:textId="77777777" w:rsidR="00CE547F" w:rsidRPr="00FA362E" w:rsidRDefault="00CE547F" w:rsidP="00CE547F">
      <w:pPr>
        <w:pStyle w:val="Nadpis2"/>
        <w:spacing w:line="240" w:lineRule="auto"/>
        <w:rPr>
          <w:lang w:val="sk-SK"/>
        </w:rPr>
      </w:pPr>
      <w:bookmarkStart w:id="113" w:name="_Toc386404199"/>
      <w:bookmarkStart w:id="114" w:name="_Toc513981464"/>
      <w:r w:rsidRPr="00FA362E">
        <w:rPr>
          <w:lang w:val="sk-SK"/>
        </w:rPr>
        <w:t>Výpočet SV</w:t>
      </w:r>
      <w:bookmarkEnd w:id="113"/>
      <w:bookmarkEnd w:id="114"/>
    </w:p>
    <w:p w14:paraId="3C6600AF" w14:textId="77777777" w:rsidR="00CE547F" w:rsidRPr="00FA362E" w:rsidRDefault="00CE547F" w:rsidP="00CE547F">
      <w:pPr>
        <w:jc w:val="center"/>
        <w:rPr>
          <w:b/>
          <w:lang w:val="sk-SK"/>
        </w:rPr>
      </w:pPr>
    </w:p>
    <w:p w14:paraId="303516B6" w14:textId="77777777" w:rsidR="00CE547F" w:rsidRPr="00FA362E" w:rsidRDefault="00CE547F" w:rsidP="00CE547F">
      <w:pPr>
        <w:rPr>
          <w:lang w:val="sk-SK"/>
        </w:rPr>
      </w:pPr>
      <w:r w:rsidRPr="00FA362E">
        <w:rPr>
          <w:lang w:val="sk-SK"/>
        </w:rPr>
        <w:t>Impedancia hrudníka (geometricky definovaného ako valec) Z, je určená jeho dĺžkou L, prierezom A a odporom ρ (</w:t>
      </w:r>
      <m:oMath>
        <m:r>
          <w:rPr>
            <w:rFonts w:ascii="Cambria Math" w:hAnsi="Cambria Math"/>
            <w:lang w:val="sk-SK"/>
          </w:rPr>
          <m:t>Ω.m)</m:t>
        </m:r>
      </m:oMath>
      <w:r w:rsidRPr="00FA362E">
        <w:rPr>
          <w:lang w:val="sk-SK"/>
        </w:rPr>
        <w:t>. Impedanciu, kde V je objem hrudníka vyjadruje rovnica (</w:t>
      </w:r>
      <w:r w:rsidRPr="00FA362E">
        <w:rPr>
          <w:lang w:val="sk-SK"/>
        </w:rPr>
        <w:fldChar w:fldCharType="begin"/>
      </w:r>
      <w:r w:rsidRPr="00FA362E">
        <w:rPr>
          <w:lang w:val="sk-SK"/>
        </w:rPr>
        <w:instrText xml:space="preserve"> REF odpor_valca \h </w:instrText>
      </w:r>
      <w:r w:rsidRPr="00FA362E">
        <w:rPr>
          <w:lang w:val="sk-SK"/>
        </w:rPr>
      </w:r>
      <w:r w:rsidRPr="00FA362E">
        <w:rPr>
          <w:lang w:val="sk-SK"/>
        </w:rPr>
        <w:fldChar w:fldCharType="separate"/>
      </w:r>
      <w:r w:rsidR="00B85020">
        <w:rPr>
          <w:noProof/>
          <w:color w:val="000000"/>
          <w:lang w:val="sk-SK"/>
        </w:rPr>
        <w:t>19</w:t>
      </w:r>
      <w:r w:rsidRPr="00FA362E">
        <w:rPr>
          <w:lang w:val="sk-SK"/>
        </w:rPr>
        <w:fldChar w:fldCharType="end"/>
      </w:r>
      <w:r w:rsidRPr="00FA362E">
        <w:rPr>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0C60B259" w14:textId="77777777" w:rsidTr="00452ADC">
        <w:tc>
          <w:tcPr>
            <w:tcW w:w="704" w:type="dxa"/>
          </w:tcPr>
          <w:p w14:paraId="7FB5157C" w14:textId="77777777" w:rsidR="00CE547F" w:rsidRPr="00FA362E" w:rsidRDefault="00CE547F" w:rsidP="00452ADC">
            <w:pPr>
              <w:jc w:val="center"/>
              <w:rPr>
                <w:color w:val="000000"/>
                <w:lang w:val="sk-SK"/>
              </w:rPr>
            </w:pPr>
          </w:p>
        </w:tc>
        <w:tc>
          <w:tcPr>
            <w:tcW w:w="7088" w:type="dxa"/>
            <w:vAlign w:val="center"/>
          </w:tcPr>
          <w:p w14:paraId="6106404A" w14:textId="77777777" w:rsidR="00CE547F" w:rsidRPr="00FA362E" w:rsidRDefault="00CE547F" w:rsidP="00452ADC">
            <w:pPr>
              <w:jc w:val="center"/>
              <w:rPr>
                <w:color w:val="000000"/>
                <w:lang w:val="sk-SK"/>
              </w:rPr>
            </w:pPr>
            <m:oMathPara>
              <m:oMath>
                <m:r>
                  <w:rPr>
                    <w:rFonts w:ascii="Cambria Math" w:hAnsi="Cambria Math"/>
                    <w:lang w:val="sk-SK"/>
                  </w:rPr>
                  <m:t xml:space="preserve">Z= </m:t>
                </m:r>
                <m:f>
                  <m:fPr>
                    <m:ctrlPr>
                      <w:rPr>
                        <w:rFonts w:ascii="Cambria Math" w:hAnsi="Cambria Math"/>
                        <w:i/>
                        <w:lang w:val="sk-SK"/>
                      </w:rPr>
                    </m:ctrlPr>
                  </m:fPr>
                  <m:num>
                    <m:r>
                      <w:rPr>
                        <w:rFonts w:ascii="Cambria Math" w:hAnsi="Cambria Math"/>
                        <w:lang w:val="sk-SK"/>
                      </w:rPr>
                      <m:t>ρL</m:t>
                    </m:r>
                  </m:num>
                  <m:den>
                    <m:r>
                      <w:rPr>
                        <w:rFonts w:ascii="Cambria Math" w:hAnsi="Cambria Math"/>
                        <w:lang w:val="sk-SK"/>
                      </w:rPr>
                      <m:t>A</m:t>
                    </m:r>
                  </m:den>
                </m:f>
                <m:r>
                  <w:rPr>
                    <w:rFonts w:ascii="Cambria Math" w:hAnsi="Cambria Math"/>
                    <w:lang w:val="sk-SK"/>
                  </w:rPr>
                  <m:t xml:space="preserve"> ≡ </m:t>
                </m:r>
                <m:f>
                  <m:fPr>
                    <m:ctrlPr>
                      <w:rPr>
                        <w:rFonts w:ascii="Cambria Math" w:hAnsi="Cambria Math"/>
                        <w:i/>
                        <w:lang w:val="sk-SK"/>
                      </w:rPr>
                    </m:ctrlPr>
                  </m:fPr>
                  <m:num>
                    <m:r>
                      <w:rPr>
                        <w:rFonts w:ascii="Cambria Math" w:hAnsi="Cambria Math"/>
                        <w:lang w:val="sk-SK"/>
                      </w:rPr>
                      <m:t>ρ</m:t>
                    </m:r>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r>
                      <w:rPr>
                        <w:rFonts w:ascii="Cambria Math" w:hAnsi="Cambria Math"/>
                        <w:lang w:val="sk-SK"/>
                      </w:rPr>
                      <m:t>V</m:t>
                    </m:r>
                  </m:den>
                </m:f>
                <m:d>
                  <m:dPr>
                    <m:ctrlPr>
                      <w:rPr>
                        <w:rFonts w:ascii="Cambria Math" w:hAnsi="Cambria Math"/>
                        <w:i/>
                        <w:lang w:val="sk-SK"/>
                      </w:rPr>
                    </m:ctrlPr>
                  </m:dPr>
                  <m:e>
                    <m:r>
                      <w:rPr>
                        <w:rFonts w:ascii="Cambria Math" w:hAnsi="Cambria Math"/>
                        <w:lang w:val="sk-SK"/>
                      </w:rPr>
                      <m:t>Ω</m:t>
                    </m:r>
                  </m:e>
                </m:d>
                <m:r>
                  <w:rPr>
                    <w:rFonts w:ascii="Cambria Math" w:hAnsi="Cambria Math"/>
                    <w:lang w:val="sk-SK"/>
                  </w:rPr>
                  <m:t>.</m:t>
                </m:r>
              </m:oMath>
            </m:oMathPara>
          </w:p>
        </w:tc>
        <w:tc>
          <w:tcPr>
            <w:tcW w:w="702" w:type="dxa"/>
            <w:vAlign w:val="center"/>
          </w:tcPr>
          <w:p w14:paraId="47DD35AB" w14:textId="77777777" w:rsidR="00CE547F" w:rsidRPr="00FA362E" w:rsidRDefault="00CE547F" w:rsidP="00452ADC">
            <w:pPr>
              <w:jc w:val="center"/>
              <w:rPr>
                <w:color w:val="000000"/>
                <w:lang w:val="sk-SK"/>
              </w:rPr>
            </w:pPr>
            <w:r w:rsidRPr="00FA362E">
              <w:rPr>
                <w:color w:val="000000"/>
                <w:lang w:val="sk-SK"/>
              </w:rPr>
              <w:t>(</w:t>
            </w:r>
            <w:bookmarkStart w:id="115" w:name="odpor_valca"/>
            <w:bookmarkStart w:id="116" w:name="vypocetSV_1"/>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19</w:t>
            </w:r>
            <w:r w:rsidRPr="00FA362E">
              <w:rPr>
                <w:color w:val="000000"/>
                <w:lang w:val="sk-SK"/>
              </w:rPr>
              <w:fldChar w:fldCharType="end"/>
            </w:r>
            <w:bookmarkEnd w:id="115"/>
            <w:bookmarkEnd w:id="116"/>
            <w:r w:rsidRPr="00FA362E">
              <w:rPr>
                <w:color w:val="000000"/>
                <w:lang w:val="sk-SK"/>
              </w:rPr>
              <w:t>)</w:t>
            </w:r>
          </w:p>
        </w:tc>
      </w:tr>
    </w:tbl>
    <w:p w14:paraId="74A6AFE9" w14:textId="77777777" w:rsidR="00CE547F" w:rsidRPr="00FA362E" w:rsidRDefault="00CE547F" w:rsidP="00CE547F">
      <w:pPr>
        <w:rPr>
          <w:b/>
          <w:lang w:val="sk-SK"/>
        </w:rPr>
      </w:pPr>
    </w:p>
    <w:p w14:paraId="39B76499" w14:textId="77777777" w:rsidR="00CE547F" w:rsidRPr="00FA362E" w:rsidRDefault="00CE547F" w:rsidP="00CE547F">
      <w:pPr>
        <w:rPr>
          <w:lang w:val="sk-SK"/>
        </w:rPr>
      </w:pPr>
      <w:r w:rsidRPr="00FA362E">
        <w:rPr>
          <w:lang w:val="sk-SK"/>
        </w:rPr>
        <w:t xml:space="preserve">Impedancia </w:t>
      </w:r>
      <m:oMath>
        <m:r>
          <w:rPr>
            <w:rFonts w:ascii="Cambria Math" w:hAnsi="Cambria Math"/>
            <w:color w:val="000000"/>
            <w:lang w:val="sk-SK"/>
          </w:rPr>
          <m:t>Z</m:t>
        </m:r>
        <m:d>
          <m:dPr>
            <m:ctrlPr>
              <w:rPr>
                <w:rFonts w:ascii="Cambria Math" w:hAnsi="Cambria Math"/>
                <w:i/>
                <w:color w:val="000000"/>
                <w:lang w:val="sk-SK"/>
              </w:rPr>
            </m:ctrlPr>
          </m:dPr>
          <m:e>
            <m:r>
              <w:rPr>
                <w:rFonts w:ascii="Cambria Math" w:hAnsi="Cambria Math"/>
                <w:color w:val="000000"/>
                <w:lang w:val="sk-SK"/>
              </w:rPr>
              <m:t>t</m:t>
            </m:r>
          </m:e>
        </m:d>
      </m:oMath>
      <w:r w:rsidRPr="00FA362E">
        <w:rPr>
          <w:lang w:val="sk-SK"/>
        </w:rPr>
        <w:t xml:space="preserve"> sa skladá zo základnej impedancie </w:t>
      </w:r>
      <m:oMath>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oMath>
      <w:r w:rsidRPr="00FA362E">
        <w:rPr>
          <w:lang w:val="sk-SK"/>
        </w:rPr>
        <w:t xml:space="preserve"> a impedancie meniacej sa v priebehu srdcového cyklu</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oMath>
      <w:r w:rsidRPr="00FA362E">
        <w:rPr>
          <w:lang w:val="sk-SK"/>
        </w:rPr>
        <w:t>. Základná a premenlivá zložka impedancie sú paralelne zapojené a preto môžeme použiť recipročné pravidlo a vyjadriť zmeny impedancie ako (</w:t>
      </w:r>
      <w:r w:rsidRPr="00FA362E">
        <w:rPr>
          <w:lang w:val="sk-SK"/>
        </w:rPr>
        <w:fldChar w:fldCharType="begin"/>
      </w:r>
      <w:r w:rsidRPr="00FA362E">
        <w:rPr>
          <w:lang w:val="sk-SK"/>
        </w:rPr>
        <w:instrText xml:space="preserve"> REF zakldna_a_premenliva_Z \h </w:instrText>
      </w:r>
      <w:r w:rsidRPr="00FA362E">
        <w:rPr>
          <w:lang w:val="sk-SK"/>
        </w:rPr>
      </w:r>
      <w:r w:rsidRPr="00FA362E">
        <w:rPr>
          <w:lang w:val="sk-SK"/>
        </w:rPr>
        <w:fldChar w:fldCharType="separate"/>
      </w:r>
      <w:r w:rsidR="00B85020">
        <w:rPr>
          <w:noProof/>
          <w:color w:val="000000"/>
          <w:lang w:val="sk-SK"/>
        </w:rPr>
        <w:t>20</w:t>
      </w:r>
      <w:r w:rsidRPr="00FA362E">
        <w:rPr>
          <w:lang w:val="sk-SK"/>
        </w:rPr>
        <w:fldChar w:fldCharType="end"/>
      </w:r>
      <w:r w:rsidRPr="00FA362E">
        <w:rPr>
          <w:lang w:val="sk-SK"/>
        </w:rPr>
        <w:t>):</w:t>
      </w:r>
    </w:p>
    <w:p w14:paraId="4B9B0B3C" w14:textId="77777777" w:rsidR="00CE547F" w:rsidRPr="00FA362E" w:rsidRDefault="00CE547F" w:rsidP="00CE547F">
      <w:pPr>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6DC86E2A" w14:textId="77777777" w:rsidTr="00452ADC">
        <w:tc>
          <w:tcPr>
            <w:tcW w:w="704" w:type="dxa"/>
          </w:tcPr>
          <w:p w14:paraId="160AEBD8" w14:textId="77777777" w:rsidR="00CE547F" w:rsidRPr="00FA362E" w:rsidRDefault="00CE547F" w:rsidP="00452ADC">
            <w:pPr>
              <w:jc w:val="center"/>
              <w:rPr>
                <w:color w:val="000000"/>
                <w:lang w:val="sk-SK"/>
              </w:rPr>
            </w:pPr>
          </w:p>
        </w:tc>
        <w:tc>
          <w:tcPr>
            <w:tcW w:w="7088" w:type="dxa"/>
            <w:vAlign w:val="center"/>
          </w:tcPr>
          <w:p w14:paraId="3C06784A" w14:textId="77777777" w:rsidR="00CE547F" w:rsidRPr="00FA362E" w:rsidRDefault="000603AB" w:rsidP="00452ADC">
            <w:pPr>
              <w:jc w:val="center"/>
              <w:rPr>
                <w:color w:val="000000"/>
                <w:lang w:val="sk-SK"/>
              </w:rPr>
            </w:pPr>
            <m:oMathPara>
              <m:oMath>
                <m:f>
                  <m:fPr>
                    <m:ctrlPr>
                      <w:rPr>
                        <w:rFonts w:ascii="Cambria Math" w:hAnsi="Cambria Math"/>
                        <w:i/>
                        <w:color w:val="000000"/>
                        <w:lang w:val="sk-SK"/>
                      </w:rPr>
                    </m:ctrlPr>
                  </m:fPr>
                  <m:num>
                    <m:r>
                      <w:rPr>
                        <w:rFonts w:ascii="Cambria Math" w:hAnsi="Cambria Math"/>
                        <w:color w:val="000000"/>
                        <w:lang w:val="sk-SK"/>
                      </w:rPr>
                      <m:t>1</m:t>
                    </m:r>
                  </m:num>
                  <m:den>
                    <m:r>
                      <w:rPr>
                        <w:rFonts w:ascii="Cambria Math" w:hAnsi="Cambria Math"/>
                        <w:color w:val="000000"/>
                        <w:lang w:val="sk-SK"/>
                      </w:rPr>
                      <m:t>Z</m:t>
                    </m:r>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1</m:t>
                    </m:r>
                  </m:num>
                  <m:den>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d>
                      <m:dPr>
                        <m:ctrlPr>
                          <w:rPr>
                            <w:rFonts w:ascii="Cambria Math" w:hAnsi="Cambria Math"/>
                            <w:i/>
                            <w:lang w:val="sk-SK"/>
                          </w:rPr>
                        </m:ctrlPr>
                      </m:dPr>
                      <m:e>
                        <m:r>
                          <w:rPr>
                            <w:rFonts w:ascii="Cambria Math" w:hAnsi="Cambria Math"/>
                            <w:lang w:val="sk-SK"/>
                          </w:rPr>
                          <m:t>Ω</m:t>
                        </m:r>
                      </m:e>
                    </m:d>
                  </m:den>
                </m:f>
                <m:r>
                  <w:rPr>
                    <w:rFonts w:ascii="Cambria Math" w:hAnsi="Cambria Math"/>
                    <w:color w:val="000000"/>
                    <w:lang w:val="sk-SK"/>
                  </w:rPr>
                  <m:t>+</m:t>
                </m:r>
                <m:f>
                  <m:fPr>
                    <m:ctrlPr>
                      <w:rPr>
                        <w:rFonts w:ascii="Cambria Math" w:hAnsi="Cambria Math"/>
                        <w:i/>
                        <w:color w:val="000000"/>
                        <w:lang w:val="sk-SK"/>
                      </w:rPr>
                    </m:ctrlPr>
                  </m:fPr>
                  <m:num>
                    <m:r>
                      <w:rPr>
                        <w:rFonts w:ascii="Cambria Math" w:hAnsi="Cambria Math"/>
                        <w:color w:val="000000"/>
                        <w:lang w:val="sk-SK"/>
                      </w:rPr>
                      <m:t>1</m:t>
                    </m:r>
                  </m:num>
                  <m:den>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m:t>
                </m:r>
              </m:oMath>
            </m:oMathPara>
          </w:p>
        </w:tc>
        <w:tc>
          <w:tcPr>
            <w:tcW w:w="702" w:type="dxa"/>
            <w:vAlign w:val="center"/>
          </w:tcPr>
          <w:p w14:paraId="5F4178E9" w14:textId="77777777" w:rsidR="00CE547F" w:rsidRPr="00FA362E" w:rsidRDefault="00CE547F" w:rsidP="00452ADC">
            <w:pPr>
              <w:jc w:val="center"/>
              <w:rPr>
                <w:color w:val="000000"/>
                <w:lang w:val="sk-SK"/>
              </w:rPr>
            </w:pPr>
            <w:r w:rsidRPr="00FA362E">
              <w:rPr>
                <w:color w:val="000000"/>
                <w:lang w:val="sk-SK"/>
              </w:rPr>
              <w:t>(</w:t>
            </w:r>
            <w:bookmarkStart w:id="117" w:name="zakldna_a_premenliva_Z"/>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20</w:t>
            </w:r>
            <w:r w:rsidRPr="00FA362E">
              <w:rPr>
                <w:color w:val="000000"/>
                <w:lang w:val="sk-SK"/>
              </w:rPr>
              <w:fldChar w:fldCharType="end"/>
            </w:r>
            <w:bookmarkEnd w:id="117"/>
            <w:r w:rsidRPr="00FA362E">
              <w:rPr>
                <w:color w:val="000000"/>
                <w:lang w:val="sk-SK"/>
              </w:rPr>
              <w:t>)</w:t>
            </w:r>
          </w:p>
        </w:tc>
      </w:tr>
    </w:tbl>
    <w:p w14:paraId="3D373433" w14:textId="77777777" w:rsidR="00CE547F" w:rsidRPr="00FA362E" w:rsidRDefault="00CE547F" w:rsidP="00CE547F">
      <w:pPr>
        <w:rPr>
          <w:lang w:val="sk-SK"/>
        </w:rPr>
      </w:pPr>
    </w:p>
    <w:p w14:paraId="09DA5495" w14:textId="77777777" w:rsidR="00CE547F" w:rsidRPr="00FA362E" w:rsidRDefault="00CE547F" w:rsidP="00CE547F">
      <w:pPr>
        <w:rPr>
          <w:lang w:val="sk-SK"/>
        </w:rPr>
      </w:pPr>
      <w:r w:rsidRPr="00FA362E">
        <w:rPr>
          <w:lang w:val="sk-SK"/>
        </w:rPr>
        <w:t xml:space="preserve">Vyjadrením </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oMath>
      <w:r w:rsidRPr="00FA362E">
        <w:rPr>
          <w:lang w:val="sk-SK"/>
        </w:rPr>
        <w:t xml:space="preserve"> z rovnice (</w:t>
      </w:r>
      <w:r w:rsidRPr="00FA362E">
        <w:rPr>
          <w:lang w:val="sk-SK"/>
        </w:rPr>
        <w:fldChar w:fldCharType="begin"/>
      </w:r>
      <w:r w:rsidRPr="00FA362E">
        <w:rPr>
          <w:lang w:val="sk-SK"/>
        </w:rPr>
        <w:instrText xml:space="preserve"> REF zakldna_a_premenliva_Z \h </w:instrText>
      </w:r>
      <w:r w:rsidRPr="00FA362E">
        <w:rPr>
          <w:lang w:val="sk-SK"/>
        </w:rPr>
      </w:r>
      <w:r w:rsidRPr="00FA362E">
        <w:rPr>
          <w:lang w:val="sk-SK"/>
        </w:rPr>
        <w:fldChar w:fldCharType="separate"/>
      </w:r>
      <w:r w:rsidR="00B85020">
        <w:rPr>
          <w:noProof/>
          <w:color w:val="000000"/>
          <w:lang w:val="sk-SK"/>
        </w:rPr>
        <w:t>20</w:t>
      </w:r>
      <w:r w:rsidRPr="00FA362E">
        <w:rPr>
          <w:lang w:val="sk-SK"/>
        </w:rPr>
        <w:fldChar w:fldCharType="end"/>
      </w:r>
      <w:r w:rsidRPr="00FA362E">
        <w:rPr>
          <w:lang w:val="sk-SK"/>
        </w:rPr>
        <w:t>) dostaneme ľavú časť rovnice (</w:t>
      </w:r>
      <w:r w:rsidRPr="00FA362E">
        <w:rPr>
          <w:lang w:val="sk-SK"/>
        </w:rPr>
        <w:fldChar w:fldCharType="begin"/>
      </w:r>
      <w:r w:rsidRPr="00FA362E">
        <w:rPr>
          <w:lang w:val="sk-SK"/>
        </w:rPr>
        <w:instrText xml:space="preserve"> REF deltaZ_prva \h </w:instrText>
      </w:r>
      <w:r w:rsidRPr="00FA362E">
        <w:rPr>
          <w:lang w:val="sk-SK"/>
        </w:rPr>
      </w:r>
      <w:r w:rsidRPr="00FA362E">
        <w:rPr>
          <w:lang w:val="sk-SK"/>
        </w:rPr>
        <w:fldChar w:fldCharType="separate"/>
      </w:r>
      <w:r w:rsidR="00B85020">
        <w:rPr>
          <w:noProof/>
          <w:color w:val="000000"/>
          <w:lang w:val="sk-SK"/>
        </w:rPr>
        <w:t>21</w:t>
      </w:r>
      <w:r w:rsidRPr="00FA362E">
        <w:rPr>
          <w:lang w:val="sk-SK"/>
        </w:rPr>
        <w:fldChar w:fldCharType="end"/>
      </w:r>
      <w:r w:rsidRPr="00FA362E">
        <w:rPr>
          <w:lang w:val="sk-SK"/>
        </w:rPr>
        <w:t xml:space="preserve">). Túto rovnicu upravíme tak, že menovateľ </w:t>
      </w:r>
      <m:oMath>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r>
          <w:rPr>
            <w:rFonts w:ascii="Cambria Math" w:hAnsi="Cambria Math"/>
            <w:color w:val="000000"/>
            <w:lang w:val="sk-SK"/>
          </w:rPr>
          <m:t>- Z</m:t>
        </m:r>
        <m:d>
          <m:dPr>
            <m:ctrlPr>
              <w:rPr>
                <w:rFonts w:ascii="Cambria Math" w:hAnsi="Cambria Math"/>
                <w:i/>
                <w:color w:val="000000"/>
                <w:lang w:val="sk-SK"/>
              </w:rPr>
            </m:ctrlPr>
          </m:dPr>
          <m:e>
            <m:r>
              <w:rPr>
                <w:rFonts w:ascii="Cambria Math" w:hAnsi="Cambria Math"/>
                <w:color w:val="000000"/>
                <w:lang w:val="sk-SK"/>
              </w:rPr>
              <m:t>t</m:t>
            </m:r>
          </m:e>
        </m:d>
      </m:oMath>
      <w:r w:rsidRPr="00FA362E">
        <w:rPr>
          <w:lang w:val="sk-SK"/>
        </w:rPr>
        <w:t xml:space="preserve">nahradíme </w:t>
      </w:r>
      <m:oMath>
        <m:r>
          <w:rPr>
            <w:rFonts w:ascii="Cambria Math" w:hAnsi="Cambria Math"/>
            <w:color w:val="000000"/>
            <w:lang w:val="sk-SK"/>
          </w:rPr>
          <m:t>-</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oMath>
      <w:r w:rsidRPr="00FA362E">
        <w:rPr>
          <w:color w:val="000000"/>
          <w:lang w:val="sk-SK"/>
        </w:rPr>
        <w:t xml:space="preserve">. </w:t>
      </w:r>
      <w:r w:rsidRPr="00FA362E">
        <w:rPr>
          <w:lang w:val="sk-SK"/>
        </w:rPr>
        <w:t xml:space="preserve">Ďalej v čitateli nahradíme člen </w:t>
      </w:r>
      <m:oMath>
        <m:r>
          <w:rPr>
            <w:rFonts w:ascii="Cambria Math" w:hAnsi="Cambria Math"/>
            <w:color w:val="000000"/>
            <w:lang w:val="sk-SK"/>
          </w:rPr>
          <m:t>Z</m:t>
        </m:r>
        <m:d>
          <m:dPr>
            <m:ctrlPr>
              <w:rPr>
                <w:rFonts w:ascii="Cambria Math" w:hAnsi="Cambria Math"/>
                <w:i/>
                <w:color w:val="000000"/>
                <w:lang w:val="sk-SK"/>
              </w:rPr>
            </m:ctrlPr>
          </m:dPr>
          <m:e>
            <m:r>
              <w:rPr>
                <w:rFonts w:ascii="Cambria Math" w:hAnsi="Cambria Math"/>
                <w:color w:val="000000"/>
                <w:lang w:val="sk-SK"/>
              </w:rPr>
              <m:t>t</m:t>
            </m:r>
          </m:e>
        </m:d>
      </m:oMath>
      <w:r w:rsidRPr="00FA362E">
        <w:rPr>
          <w:color w:val="000000"/>
          <w:lang w:val="sk-SK"/>
        </w:rPr>
        <w:t xml:space="preserve">. </w:t>
      </w:r>
      <w:r w:rsidRPr="00FA362E">
        <w:rPr>
          <w:lang w:val="sk-SK"/>
        </w:rPr>
        <w:t>Keďže hodnota Z(t) a</w:t>
      </w:r>
      <m:oMath>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oMath>
      <w:r w:rsidRPr="00FA362E">
        <w:rPr>
          <w:lang w:val="sk-SK"/>
        </w:rPr>
        <w:t xml:space="preserve">sa od seba líšia minimálne (a to o </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oMath>
      <w:r w:rsidRPr="00FA362E">
        <w:rPr>
          <w:color w:val="000000"/>
          <w:lang w:val="sk-SK"/>
        </w:rPr>
        <w:t>, čo dosahuje hodnotu</w:t>
      </w:r>
      <w:r w:rsidRPr="00FA362E">
        <w:rPr>
          <w:lang w:val="sk-SK"/>
        </w:rPr>
        <w:t xml:space="preserve"> výrazne nižšia ako </w:t>
      </w:r>
      <m:oMath>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oMath>
      <w:r w:rsidRPr="00FA362E">
        <w:rPr>
          <w:lang w:val="sk-SK"/>
        </w:rPr>
        <w:t xml:space="preserve">), môžeme namiesto Z(t) dosadiť </w:t>
      </w:r>
      <m:oMath>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oMath>
      <w:r w:rsidRPr="00FA362E">
        <w:rPr>
          <w:color w:val="000000"/>
          <w:lang w:val="sk-SK"/>
        </w:rPr>
        <w:t>. V</w:t>
      </w:r>
      <w:r w:rsidRPr="00FA362E">
        <w:rPr>
          <w:lang w:val="sk-SK"/>
        </w:rPr>
        <w:t xml:space="preserve"> menovateli tak nahradíme člen  </w:t>
      </w:r>
      <m:oMath>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r>
          <w:rPr>
            <w:rFonts w:ascii="Cambria Math" w:hAnsi="Cambria Math"/>
            <w:color w:val="000000"/>
            <w:lang w:val="sk-SK"/>
          </w:rPr>
          <m:t>.Z</m:t>
        </m:r>
        <m:d>
          <m:dPr>
            <m:ctrlPr>
              <w:rPr>
                <w:rFonts w:ascii="Cambria Math" w:hAnsi="Cambria Math"/>
                <w:i/>
                <w:color w:val="000000"/>
                <w:lang w:val="sk-SK"/>
              </w:rPr>
            </m:ctrlPr>
          </m:dPr>
          <m:e>
            <m:r>
              <w:rPr>
                <w:rFonts w:ascii="Cambria Math" w:hAnsi="Cambria Math"/>
                <w:color w:val="000000"/>
                <w:lang w:val="sk-SK"/>
              </w:rPr>
              <m:t>t</m:t>
            </m:r>
          </m:e>
        </m:d>
      </m:oMath>
      <w:r w:rsidRPr="00FA362E">
        <w:rPr>
          <w:color w:val="000000"/>
          <w:lang w:val="sk-SK"/>
        </w:rPr>
        <w:t xml:space="preserve"> čelom </w:t>
      </w:r>
      <m:oMath>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oMath>
      <w:r w:rsidRPr="00FA362E">
        <w:rPr>
          <w:lang w:val="sk-SK"/>
        </w:rPr>
        <w:t>. Vzťah pre zmenu impedancie vyjadruje rovnica (</w:t>
      </w:r>
      <w:r w:rsidRPr="00FA362E">
        <w:rPr>
          <w:lang w:val="sk-SK"/>
        </w:rPr>
        <w:fldChar w:fldCharType="begin"/>
      </w:r>
      <w:r w:rsidRPr="00FA362E">
        <w:rPr>
          <w:lang w:val="sk-SK"/>
        </w:rPr>
        <w:instrText xml:space="preserve"> REF vypocetSV_3 \h </w:instrText>
      </w:r>
      <w:r w:rsidRPr="00FA362E">
        <w:rPr>
          <w:lang w:val="sk-SK"/>
        </w:rPr>
      </w:r>
      <w:r w:rsidRPr="00FA362E">
        <w:rPr>
          <w:lang w:val="sk-SK"/>
        </w:rPr>
        <w:fldChar w:fldCharType="separate"/>
      </w:r>
      <w:r w:rsidR="00B85020">
        <w:rPr>
          <w:noProof/>
          <w:color w:val="000000"/>
          <w:lang w:val="sk-SK"/>
        </w:rPr>
        <w:t>21</w:t>
      </w:r>
      <w:r w:rsidRPr="00FA362E">
        <w:rPr>
          <w:lang w:val="sk-SK"/>
        </w:rPr>
        <w:fldChar w:fldCharType="end"/>
      </w:r>
      <w:r w:rsidRPr="00FA362E">
        <w:rPr>
          <w:lang w:val="sk-SK"/>
        </w:rPr>
        <w:t>).</w:t>
      </w:r>
    </w:p>
    <w:p w14:paraId="17EB999E" w14:textId="77777777" w:rsidR="00CE547F" w:rsidRPr="00FA362E" w:rsidRDefault="00CE547F" w:rsidP="00CE547F">
      <w:pPr>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0D29F73F" w14:textId="77777777" w:rsidTr="00452ADC">
        <w:tc>
          <w:tcPr>
            <w:tcW w:w="704" w:type="dxa"/>
          </w:tcPr>
          <w:p w14:paraId="447112CC" w14:textId="77777777" w:rsidR="00CE547F" w:rsidRPr="00FA362E" w:rsidRDefault="00CE547F" w:rsidP="00452ADC">
            <w:pPr>
              <w:jc w:val="center"/>
              <w:rPr>
                <w:color w:val="000000"/>
                <w:lang w:val="sk-SK"/>
              </w:rPr>
            </w:pPr>
          </w:p>
        </w:tc>
        <w:tc>
          <w:tcPr>
            <w:tcW w:w="7088" w:type="dxa"/>
            <w:vAlign w:val="center"/>
          </w:tcPr>
          <w:p w14:paraId="40EAF221" w14:textId="77777777" w:rsidR="00CE547F" w:rsidRPr="00FA362E" w:rsidRDefault="00CE547F" w:rsidP="00452ADC">
            <w:pPr>
              <w:jc w:val="center"/>
              <w:rPr>
                <w:color w:val="000000"/>
                <w:lang w:val="sk-SK"/>
              </w:rPr>
            </w:pPr>
            <m:oMathPara>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r>
                      <w:rPr>
                        <w:rFonts w:ascii="Cambria Math" w:hAnsi="Cambria Math"/>
                        <w:color w:val="000000"/>
                        <w:lang w:val="sk-SK"/>
                      </w:rPr>
                      <m:t>.Z</m:t>
                    </m:r>
                    <m:d>
                      <m:dPr>
                        <m:ctrlPr>
                          <w:rPr>
                            <w:rFonts w:ascii="Cambria Math" w:hAnsi="Cambria Math"/>
                            <w:i/>
                            <w:color w:val="000000"/>
                            <w:lang w:val="sk-SK"/>
                          </w:rPr>
                        </m:ctrlPr>
                      </m:dPr>
                      <m:e>
                        <m:r>
                          <w:rPr>
                            <w:rFonts w:ascii="Cambria Math" w:hAnsi="Cambria Math"/>
                            <w:color w:val="000000"/>
                            <w:lang w:val="sk-SK"/>
                          </w:rPr>
                          <m:t>t</m:t>
                        </m:r>
                      </m:e>
                    </m:d>
                  </m:num>
                  <m:den>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r>
                      <w:rPr>
                        <w:rFonts w:ascii="Cambria Math" w:hAnsi="Cambria Math"/>
                        <w:color w:val="000000"/>
                        <w:lang w:val="sk-SK"/>
                      </w:rPr>
                      <m:t>- Z</m:t>
                    </m:r>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 xml:space="preserve"> ≡ </m:t>
                </m:r>
                <m:f>
                  <m:fPr>
                    <m:ctrlPr>
                      <w:rPr>
                        <w:rFonts w:ascii="Cambria Math" w:hAnsi="Cambria Math"/>
                        <w:i/>
                        <w:lang w:val="sk-SK"/>
                      </w:rPr>
                    </m:ctrlPr>
                  </m:fPr>
                  <m:num>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num>
                  <m:den>
                    <m:r>
                      <w:rPr>
                        <w:rFonts w:ascii="Cambria Math" w:hAnsi="Cambria Math"/>
                        <w:color w:val="000000"/>
                        <w:lang w:val="sk-SK"/>
                      </w:rPr>
                      <m:t>-</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den>
                </m:f>
                <m:d>
                  <m:dPr>
                    <m:ctrlPr>
                      <w:rPr>
                        <w:rFonts w:ascii="Cambria Math" w:hAnsi="Cambria Math"/>
                        <w:i/>
                        <w:lang w:val="sk-SK"/>
                      </w:rPr>
                    </m:ctrlPr>
                  </m:dPr>
                  <m:e>
                    <m:r>
                      <w:rPr>
                        <w:rFonts w:ascii="Cambria Math" w:hAnsi="Cambria Math"/>
                        <w:lang w:val="sk-SK"/>
                      </w:rPr>
                      <m:t>Ω</m:t>
                    </m:r>
                    <m:d>
                      <m:dPr>
                        <m:ctrlPr>
                          <w:rPr>
                            <w:rFonts w:ascii="Cambria Math" w:hAnsi="Cambria Math"/>
                            <w:i/>
                            <w:lang w:val="sk-SK"/>
                          </w:rPr>
                        </m:ctrlPr>
                      </m:dPr>
                      <m:e>
                        <m:r>
                          <w:rPr>
                            <w:rFonts w:ascii="Cambria Math" w:hAnsi="Cambria Math"/>
                            <w:lang w:val="sk-SK"/>
                          </w:rPr>
                          <m:t>t</m:t>
                        </m:r>
                      </m:e>
                    </m:d>
                  </m:e>
                </m:d>
                <m:r>
                  <w:rPr>
                    <w:rFonts w:ascii="Cambria Math" w:hAnsi="Cambria Math"/>
                    <w:lang w:val="sk-SK"/>
                  </w:rPr>
                  <m:t>.</m:t>
                </m:r>
              </m:oMath>
            </m:oMathPara>
          </w:p>
        </w:tc>
        <w:tc>
          <w:tcPr>
            <w:tcW w:w="702" w:type="dxa"/>
            <w:vAlign w:val="center"/>
          </w:tcPr>
          <w:p w14:paraId="1057A38C" w14:textId="77777777" w:rsidR="00CE547F" w:rsidRPr="00FA362E" w:rsidRDefault="00CE547F" w:rsidP="00452ADC">
            <w:pPr>
              <w:jc w:val="center"/>
              <w:rPr>
                <w:color w:val="000000"/>
                <w:lang w:val="sk-SK"/>
              </w:rPr>
            </w:pPr>
            <w:r w:rsidRPr="00FA362E">
              <w:rPr>
                <w:color w:val="000000"/>
                <w:lang w:val="sk-SK"/>
              </w:rPr>
              <w:t>(</w:t>
            </w:r>
            <w:bookmarkStart w:id="118" w:name="deltaZ_prva"/>
            <w:bookmarkStart w:id="119" w:name="vypocetSV_3"/>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21</w:t>
            </w:r>
            <w:r w:rsidRPr="00FA362E">
              <w:rPr>
                <w:color w:val="000000"/>
                <w:lang w:val="sk-SK"/>
              </w:rPr>
              <w:fldChar w:fldCharType="end"/>
            </w:r>
            <w:bookmarkEnd w:id="118"/>
            <w:bookmarkEnd w:id="119"/>
            <w:r w:rsidRPr="00FA362E">
              <w:rPr>
                <w:color w:val="000000"/>
                <w:lang w:val="sk-SK"/>
              </w:rPr>
              <w:t>)</w:t>
            </w:r>
          </w:p>
        </w:tc>
      </w:tr>
    </w:tbl>
    <w:p w14:paraId="1DFEE702" w14:textId="77777777" w:rsidR="00CE547F" w:rsidRPr="00FA362E" w:rsidRDefault="00CE547F" w:rsidP="00CE547F">
      <w:pPr>
        <w:rPr>
          <w:lang w:val="sk-SK"/>
        </w:rPr>
      </w:pPr>
    </w:p>
    <w:p w14:paraId="56F0F744" w14:textId="77777777" w:rsidR="00CE547F" w:rsidRPr="00FA362E" w:rsidRDefault="00CE547F" w:rsidP="00CE547F">
      <w:pPr>
        <w:rPr>
          <w:lang w:val="sk-SK"/>
        </w:rPr>
      </w:pPr>
      <w:r w:rsidRPr="00FA362E">
        <w:rPr>
          <w:lang w:val="sk-SK"/>
        </w:rPr>
        <w:t>Na výpočet SV z bioimpedancie sa používajú dva typy metód, ktoré vysvetľujú zmeny impedancie v priebehu srdcového cyklu ako dôsledok:</w:t>
      </w:r>
    </w:p>
    <w:p w14:paraId="754AC6BD" w14:textId="77777777" w:rsidR="00CE547F" w:rsidRPr="00FA362E" w:rsidRDefault="00CE547F" w:rsidP="00CE547F">
      <w:pPr>
        <w:pStyle w:val="Odsekzoznamu"/>
        <w:numPr>
          <w:ilvl w:val="0"/>
          <w:numId w:val="27"/>
        </w:numPr>
        <w:rPr>
          <w:lang w:val="sk-SK"/>
        </w:rPr>
      </w:pPr>
      <w:r w:rsidRPr="00FA362E">
        <w:rPr>
          <w:lang w:val="sk-SK"/>
        </w:rPr>
        <w:t>Zmeny objemu krvi</w:t>
      </w:r>
    </w:p>
    <w:p w14:paraId="50B73519" w14:textId="77777777" w:rsidR="00CE547F" w:rsidRPr="00FA362E" w:rsidRDefault="00CE547F" w:rsidP="00CE547F">
      <w:pPr>
        <w:pStyle w:val="Odsekzoznamu"/>
        <w:numPr>
          <w:ilvl w:val="0"/>
          <w:numId w:val="27"/>
        </w:numPr>
        <w:rPr>
          <w:lang w:val="sk-SK"/>
        </w:rPr>
      </w:pPr>
      <w:r w:rsidRPr="00FA362E">
        <w:rPr>
          <w:lang w:val="sk-SK"/>
        </w:rPr>
        <w:t>Zmeny elektrickej vodivosti krvi</w:t>
      </w:r>
    </w:p>
    <w:p w14:paraId="1F7CE46A" w14:textId="77777777" w:rsidR="00CE547F" w:rsidRPr="00FA362E" w:rsidRDefault="00CE547F" w:rsidP="00CE547F">
      <w:pPr>
        <w:pStyle w:val="Nadpis3"/>
        <w:spacing w:line="240" w:lineRule="auto"/>
        <w:rPr>
          <w:lang w:val="sk-SK"/>
        </w:rPr>
      </w:pPr>
      <w:bookmarkStart w:id="120" w:name="_Toc386404200"/>
      <w:bookmarkStart w:id="121" w:name="_Toc513981465"/>
      <w:r w:rsidRPr="00FA362E">
        <w:rPr>
          <w:lang w:val="sk-SK"/>
        </w:rPr>
        <w:t xml:space="preserve">Metódy </w:t>
      </w:r>
      <w:bookmarkEnd w:id="120"/>
      <w:r w:rsidRPr="00FA362E">
        <w:rPr>
          <w:lang w:val="sk-SK"/>
        </w:rPr>
        <w:t>výpočtu SV na základe zmeny objemu krvi</w:t>
      </w:r>
      <w:bookmarkEnd w:id="121"/>
    </w:p>
    <w:p w14:paraId="1553724E" w14:textId="77777777" w:rsidR="00CE547F" w:rsidRPr="00FA362E" w:rsidRDefault="00CE547F" w:rsidP="00CE547F">
      <w:pPr>
        <w:rPr>
          <w:lang w:val="sk-SK"/>
        </w:rPr>
      </w:pPr>
    </w:p>
    <w:p w14:paraId="3D54CBDD" w14:textId="77777777" w:rsidR="00CE547F" w:rsidRPr="00FA362E" w:rsidRDefault="00CE547F" w:rsidP="00CE547F">
      <w:pPr>
        <w:rPr>
          <w:lang w:val="sk-SK"/>
        </w:rPr>
      </w:pPr>
      <w:r w:rsidRPr="00FA362E">
        <w:rPr>
          <w:lang w:val="sk-SK"/>
        </w:rPr>
        <w:t xml:space="preserve">Predpokladajme, že zmeny v objeme krvi v hrudníku </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V</m:t>
            </m:r>
          </m:e>
          <m:sub>
            <m:r>
              <w:rPr>
                <w:rFonts w:ascii="Cambria Math" w:hAnsi="Cambria Math"/>
                <w:color w:val="000000"/>
                <w:lang w:val="sk-SK"/>
              </w:rPr>
              <m:t>b</m:t>
            </m:r>
          </m:sub>
        </m:sSub>
      </m:oMath>
      <w:r w:rsidRPr="00FA362E">
        <w:rPr>
          <w:color w:val="000000"/>
          <w:lang w:val="sk-SK"/>
        </w:rPr>
        <w:t xml:space="preserve"> počas srdcového cyklu spôsobia zmenu v impedancii hrudníku </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oMath>
      <w:r w:rsidRPr="00FA362E">
        <w:rPr>
          <w:color w:val="000000"/>
          <w:lang w:val="sk-SK"/>
        </w:rPr>
        <w:t xml:space="preserve">. </w:t>
      </w:r>
      <w:r w:rsidRPr="00FA362E">
        <w:rPr>
          <w:lang w:val="sk-SK"/>
        </w:rPr>
        <w:t>Dosadením pravej časti rovnice (</w:t>
      </w:r>
      <w:r w:rsidRPr="00FA362E">
        <w:rPr>
          <w:color w:val="000000"/>
          <w:lang w:val="sk-SK"/>
        </w:rPr>
        <w:fldChar w:fldCharType="begin"/>
      </w:r>
      <w:r w:rsidRPr="00FA362E">
        <w:rPr>
          <w:lang w:val="sk-SK"/>
        </w:rPr>
        <w:instrText xml:space="preserve"> REF vypocetSV_3 \h </w:instrText>
      </w:r>
      <w:r w:rsidRPr="00FA362E">
        <w:rPr>
          <w:color w:val="000000"/>
          <w:lang w:val="sk-SK"/>
        </w:rPr>
      </w:r>
      <w:r w:rsidRPr="00FA362E">
        <w:rPr>
          <w:color w:val="000000"/>
          <w:lang w:val="sk-SK"/>
        </w:rPr>
        <w:fldChar w:fldCharType="separate"/>
      </w:r>
      <w:r w:rsidR="00B85020">
        <w:rPr>
          <w:noProof/>
          <w:color w:val="000000"/>
          <w:lang w:val="sk-SK"/>
        </w:rPr>
        <w:t>21</w:t>
      </w:r>
      <w:r w:rsidRPr="00FA362E">
        <w:rPr>
          <w:color w:val="000000"/>
          <w:lang w:val="sk-SK"/>
        </w:rPr>
        <w:fldChar w:fldCharType="end"/>
      </w:r>
      <w:r w:rsidRPr="00FA362E">
        <w:rPr>
          <w:lang w:val="sk-SK"/>
        </w:rPr>
        <w:t>) do rovnice (</w:t>
      </w:r>
      <w:r w:rsidRPr="00FA362E">
        <w:rPr>
          <w:lang w:val="sk-SK"/>
        </w:rPr>
        <w:fldChar w:fldCharType="begin"/>
      </w:r>
      <w:r w:rsidRPr="00FA362E">
        <w:rPr>
          <w:lang w:val="sk-SK"/>
        </w:rPr>
        <w:instrText xml:space="preserve"> REF vypocetSV_1 \h </w:instrText>
      </w:r>
      <w:r w:rsidRPr="00FA362E">
        <w:rPr>
          <w:lang w:val="sk-SK"/>
        </w:rPr>
      </w:r>
      <w:r w:rsidRPr="00FA362E">
        <w:rPr>
          <w:lang w:val="sk-SK"/>
        </w:rPr>
        <w:fldChar w:fldCharType="separate"/>
      </w:r>
      <w:r w:rsidR="00B85020">
        <w:rPr>
          <w:noProof/>
          <w:color w:val="000000"/>
          <w:lang w:val="sk-SK"/>
        </w:rPr>
        <w:t>19</w:t>
      </w:r>
      <w:r w:rsidRPr="00FA362E">
        <w:rPr>
          <w:lang w:val="sk-SK"/>
        </w:rPr>
        <w:fldChar w:fldCharType="end"/>
      </w:r>
      <w:r w:rsidRPr="00FA362E">
        <w:rPr>
          <w:lang w:val="sk-SK"/>
        </w:rPr>
        <w:t xml:space="preserve">), dostaneme vzťah pre maximálnu objemovú zmenu, kde jedinou premennou je - </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max</m:t>
            </m:r>
          </m:sub>
        </m:sSub>
      </m:oMath>
      <w:r w:rsidRPr="00FA362E">
        <w:rPr>
          <w:color w:val="000000"/>
          <w:lang w:val="sk-SK"/>
        </w:rPr>
        <w:t xml:space="preserve">, </w:t>
      </w:r>
      <w:r w:rsidRPr="00FA362E">
        <w:rPr>
          <w:lang w:val="sk-SK"/>
        </w:rPr>
        <w:t>a síce maximálna hodnota zmeny zápornej impedancie:</w:t>
      </w:r>
    </w:p>
    <w:p w14:paraId="791DB998" w14:textId="77777777" w:rsidR="00CE547F" w:rsidRPr="00FA362E" w:rsidRDefault="00CE547F" w:rsidP="00CE547F">
      <w:pPr>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3346DCE4" w14:textId="77777777" w:rsidTr="00452ADC">
        <w:tc>
          <w:tcPr>
            <w:tcW w:w="704" w:type="dxa"/>
          </w:tcPr>
          <w:p w14:paraId="0465F408" w14:textId="77777777" w:rsidR="00CE547F" w:rsidRPr="00FA362E" w:rsidRDefault="00CE547F" w:rsidP="00452ADC">
            <w:pPr>
              <w:jc w:val="center"/>
              <w:rPr>
                <w:color w:val="000000"/>
                <w:lang w:val="sk-SK"/>
              </w:rPr>
            </w:pPr>
          </w:p>
        </w:tc>
        <w:tc>
          <w:tcPr>
            <w:tcW w:w="7088" w:type="dxa"/>
            <w:vAlign w:val="center"/>
          </w:tcPr>
          <w:p w14:paraId="564F9B77" w14:textId="77777777" w:rsidR="00CE547F" w:rsidRPr="00FA362E" w:rsidRDefault="00CE547F" w:rsidP="00452ADC">
            <w:pPr>
              <w:jc w:val="center"/>
              <w:rPr>
                <w:color w:val="000000"/>
                <w:lang w:val="sk-SK"/>
              </w:rPr>
            </w:pPr>
            <m:oMathPara>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V</m:t>
                    </m:r>
                  </m:e>
                  <m:sub>
                    <m:r>
                      <w:rPr>
                        <w:rFonts w:ascii="Cambria Math" w:hAnsi="Cambria Math"/>
                        <w:color w:val="000000"/>
                        <w:lang w:val="sk-SK"/>
                      </w:rPr>
                      <m:t>b(max)</m:t>
                    </m:r>
                  </m:sub>
                </m:sSub>
                <m:r>
                  <w:rPr>
                    <w:rFonts w:ascii="Cambria Math" w:hAnsi="Cambria Math"/>
                    <w:lang w:val="sk-SK"/>
                  </w:rPr>
                  <m:t xml:space="preserve">= -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den>
                </m:f>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max</m:t>
                    </m:r>
                  </m:sub>
                </m:sSub>
                <m:d>
                  <m:dPr>
                    <m:ctrlPr>
                      <w:rPr>
                        <w:rFonts w:ascii="Cambria Math" w:hAnsi="Cambria Math"/>
                        <w:i/>
                        <w:color w:val="000000"/>
                        <w:lang w:val="sk-SK"/>
                      </w:rPr>
                    </m:ctrlPr>
                  </m:dPr>
                  <m:e>
                    <m:r>
                      <w:rPr>
                        <w:rFonts w:ascii="Cambria Math" w:hAnsi="Cambria Math"/>
                        <w:color w:val="000000"/>
                        <w:lang w:val="sk-SK"/>
                      </w:rPr>
                      <m:t>ml</m:t>
                    </m:r>
                  </m:e>
                </m:d>
              </m:oMath>
            </m:oMathPara>
          </w:p>
        </w:tc>
        <w:tc>
          <w:tcPr>
            <w:tcW w:w="702" w:type="dxa"/>
            <w:vAlign w:val="center"/>
          </w:tcPr>
          <w:p w14:paraId="470C05C9" w14:textId="77777777" w:rsidR="00CE547F" w:rsidRPr="00FA362E" w:rsidRDefault="00CE547F" w:rsidP="00452ADC">
            <w:pPr>
              <w:jc w:val="center"/>
              <w:rPr>
                <w:color w:val="000000"/>
                <w:lang w:val="sk-SK"/>
              </w:rPr>
            </w:pPr>
            <w:r w:rsidRPr="00FA362E">
              <w:rPr>
                <w:color w:val="000000"/>
                <w:lang w:val="sk-SK"/>
              </w:rPr>
              <w:t>(</w:t>
            </w:r>
            <w:bookmarkStart w:id="122" w:name="vypocetSV_4"/>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22</w:t>
            </w:r>
            <w:r w:rsidRPr="00FA362E">
              <w:rPr>
                <w:color w:val="000000"/>
                <w:lang w:val="sk-SK"/>
              </w:rPr>
              <w:fldChar w:fldCharType="end"/>
            </w:r>
            <w:bookmarkEnd w:id="122"/>
            <w:r w:rsidRPr="00FA362E">
              <w:rPr>
                <w:color w:val="000000"/>
                <w:lang w:val="sk-SK"/>
              </w:rPr>
              <w:t>)</w:t>
            </w:r>
          </w:p>
        </w:tc>
      </w:tr>
    </w:tbl>
    <w:p w14:paraId="4094EDBF" w14:textId="77777777" w:rsidR="00CE547F" w:rsidRPr="00FA362E" w:rsidRDefault="00CE547F" w:rsidP="00CE547F">
      <w:pPr>
        <w:rPr>
          <w:lang w:val="sk-SK"/>
        </w:rPr>
      </w:pPr>
    </w:p>
    <w:p w14:paraId="2C7186D7" w14:textId="77777777" w:rsidR="00CE547F" w:rsidRPr="00FA362E" w:rsidRDefault="00CE547F" w:rsidP="00CE547F">
      <w:pPr>
        <w:rPr>
          <w:lang w:val="sk-SK"/>
        </w:rPr>
      </w:pPr>
      <w:r w:rsidRPr="00FA362E">
        <w:rPr>
          <w:lang w:val="sk-SK"/>
        </w:rPr>
        <w:t xml:space="preserve">Táto rovnica však predpokladá nulový odtok krvi z meraného úseku a preto pre reálne použitie je potrebná jej úprava. </w:t>
      </w:r>
    </w:p>
    <w:p w14:paraId="1A4EA067" w14:textId="77777777" w:rsidR="00CE547F" w:rsidRPr="00FA362E" w:rsidRDefault="00CE547F" w:rsidP="00CE547F">
      <w:pPr>
        <w:pStyle w:val="Nadpis4"/>
        <w:rPr>
          <w:lang w:val="sk-SK"/>
        </w:rPr>
      </w:pPr>
      <w:r w:rsidRPr="00FA362E">
        <w:rPr>
          <w:lang w:val="sk-SK"/>
        </w:rPr>
        <w:t>Neybarov model</w:t>
      </w:r>
    </w:p>
    <w:p w14:paraId="556C4F08" w14:textId="77777777" w:rsidR="00CE547F" w:rsidRPr="00FA362E" w:rsidRDefault="00CE547F" w:rsidP="00CE547F">
      <w:pPr>
        <w:rPr>
          <w:lang w:val="sk-SK"/>
        </w:rPr>
      </w:pPr>
    </w:p>
    <w:p w14:paraId="3720C7EA" w14:textId="77777777" w:rsidR="00CE547F" w:rsidRPr="00FA362E" w:rsidRDefault="00CE547F" w:rsidP="00CE547F">
      <w:pPr>
        <w:rPr>
          <w:lang w:val="sk-SK"/>
        </w:rPr>
      </w:pPr>
      <w:r w:rsidRPr="00FA362E">
        <w:rPr>
          <w:lang w:val="sk-SK"/>
        </w:rPr>
        <w:t>O to sa pokúsil Nyboer</w:t>
      </w:r>
      <w:r w:rsidRPr="00FA362E">
        <w:rPr>
          <w:lang w:val="sk-SK"/>
        </w:rPr>
        <w:fldChar w:fldCharType="begin"/>
      </w:r>
      <w:r w:rsidRPr="00FA362E">
        <w:rPr>
          <w:lang w:val="sk-SK"/>
        </w:rPr>
        <w:instrText xml:space="preserve"> ADDIN EN.CITE &lt;EndNote&gt;&lt;Cite&gt;&lt;Author&gt;Nyboer&lt;/Author&gt;&lt;Year&gt;1950&lt;/Year&gt;&lt;IDText&gt;ELECTRICAL IMPEDANCE PLETHYSMOGRAPHY - A PHYSICAL AND PHYSIOLOGIC APPROACH TO PERIPHERAL VASCULAR STUDY&lt;/IDText&gt;&lt;DisplayText&gt;[4]&lt;/DisplayText&gt;&lt;record&gt;&lt;keywords&gt;&lt;keyword&gt;Cardiovascular System &amp;amp; Cardiology&lt;/keyword&gt;&lt;/keywords&gt;&lt;urls&gt;&lt;related-urls&gt;&lt;url&gt;&amp;lt;Go to ISI&amp;gt;://WOS:A1950UE49300002&lt;/url&gt;&lt;/related-urls&gt;&lt;/urls&gt;&lt;isbn&gt;0009-7322&lt;/isbn&gt;&lt;work-type&gt;Article&lt;/work-type&gt;&lt;titles&gt;&lt;title&gt;ELECTRICAL IMPEDANCE PLETHYSMOGRAPHY - A PHYSICAL AND PHYSIOLOGIC APPROACH TO PERIPHERAL VASCULAR STUDY&lt;/title&gt;&lt;secondary-title&gt;Circulation&lt;/secondary-title&gt;&lt;alt-title&gt;Circulation&lt;/alt-title&gt;&lt;/titles&gt;&lt;pages&gt;811-821&lt;/pages&gt;&lt;number&gt;6&lt;/number&gt;&lt;contributors&gt;&lt;authors&gt;&lt;author&gt;Nyboer, J.&lt;/author&gt;&lt;/authors&gt;&lt;/contributors&gt;&lt;language&gt;English&lt;/language&gt;&lt;added-date format="utc"&gt;1520089301&lt;/added-date&gt;&lt;ref-type name="Journal Article"&gt;17&lt;/ref-type&gt;&lt;dates&gt;&lt;year&gt;1950&lt;/year&gt;&lt;/dates&gt;&lt;rec-number&gt;2&lt;/rec-number&gt;&lt;last-updated-date format="utc"&gt;1520089301&lt;/last-updated-date&gt;&lt;accession-num&gt;WOS:A1950UE49300002&lt;/accession-num&gt;&lt;electronic-resource-num&gt;10.1161/01.cir.2.6.811&lt;/electronic-resource-num&gt;&lt;volume&gt;2&lt;/volume&gt;&lt;/record&gt;&lt;/Cite&gt;&lt;/EndNote&gt;</w:instrText>
      </w:r>
      <w:r w:rsidRPr="00FA362E">
        <w:rPr>
          <w:lang w:val="sk-SK"/>
        </w:rPr>
        <w:fldChar w:fldCharType="separate"/>
      </w:r>
      <w:r w:rsidRPr="00FA362E">
        <w:rPr>
          <w:noProof/>
          <w:lang w:val="sk-SK"/>
        </w:rPr>
        <w:t>[4]</w:t>
      </w:r>
      <w:r w:rsidRPr="00FA362E">
        <w:rPr>
          <w:lang w:val="sk-SK"/>
        </w:rPr>
        <w:fldChar w:fldCharType="end"/>
      </w:r>
      <w:r w:rsidRPr="00FA362E">
        <w:rPr>
          <w:lang w:val="sk-SK"/>
        </w:rPr>
        <w:t xml:space="preserve">, ktorý zavádza rovnicu: </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61182597" w14:textId="77777777" w:rsidTr="00452ADC">
        <w:tc>
          <w:tcPr>
            <w:tcW w:w="704" w:type="dxa"/>
          </w:tcPr>
          <w:p w14:paraId="7FA225F5" w14:textId="77777777" w:rsidR="00CE547F" w:rsidRPr="00FA362E" w:rsidRDefault="00CE547F" w:rsidP="00452ADC">
            <w:pPr>
              <w:jc w:val="center"/>
              <w:rPr>
                <w:color w:val="000000"/>
                <w:lang w:val="sk-SK"/>
              </w:rPr>
            </w:pPr>
          </w:p>
        </w:tc>
        <w:tc>
          <w:tcPr>
            <w:tcW w:w="7088" w:type="dxa"/>
            <w:vAlign w:val="center"/>
          </w:tcPr>
          <w:p w14:paraId="0A9732ED" w14:textId="77777777" w:rsidR="00CE547F" w:rsidRPr="00FA362E" w:rsidRDefault="000603AB" w:rsidP="00452ADC">
            <w:pPr>
              <w:jc w:val="center"/>
              <w:rPr>
                <w:color w:val="000000"/>
                <w:lang w:val="sk-SK"/>
              </w:rPr>
            </w:pPr>
            <m:oMathPara>
              <m:oMath>
                <m:sSub>
                  <m:sSubPr>
                    <m:ctrlPr>
                      <w:rPr>
                        <w:rFonts w:ascii="Cambria Math" w:hAnsi="Cambria Math"/>
                        <w:i/>
                        <w:color w:val="000000"/>
                        <w:lang w:val="sk-SK"/>
                      </w:rPr>
                    </m:ctrlPr>
                  </m:sSubPr>
                  <m:e>
                    <m:r>
                      <w:rPr>
                        <w:rFonts w:ascii="Cambria Math" w:hAnsi="Cambria Math"/>
                        <w:color w:val="000000"/>
                        <w:lang w:val="sk-SK"/>
                      </w:rPr>
                      <m:t>SV</m:t>
                    </m:r>
                  </m:e>
                  <m:sub>
                    <m:r>
                      <w:rPr>
                        <w:rFonts w:ascii="Cambria Math" w:hAnsi="Cambria Math"/>
                        <w:color w:val="000000"/>
                        <w:lang w:val="sk-SK"/>
                      </w:rPr>
                      <m:t>Nyboer</m:t>
                    </m:r>
                  </m:sub>
                </m:sSub>
                <m:r>
                  <w:rPr>
                    <w:rFonts w:ascii="Cambria Math" w:hAnsi="Cambria Math"/>
                    <w:lang w:val="sk-SK"/>
                  </w:rPr>
                  <m:t xml:space="preserve">= -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den>
                </m:f>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m:rPr>
                        <m:sty m:val="p"/>
                      </m:rPr>
                      <w:rPr>
                        <w:rFonts w:ascii="Cambria Math" w:hAnsi="Cambria Math"/>
                        <w:color w:val="000000"/>
                        <w:lang w:val="sk-SK"/>
                      </w:rPr>
                      <m:t>max⁡</m:t>
                    </m:r>
                    <m:r>
                      <w:rPr>
                        <w:rFonts w:ascii="Cambria Math" w:hAnsi="Cambria Math"/>
                        <w:color w:val="000000"/>
                        <w:lang w:val="sk-SK"/>
                      </w:rPr>
                      <m:t>_mod</m:t>
                    </m:r>
                  </m:sub>
                </m:sSub>
              </m:oMath>
            </m:oMathPara>
          </w:p>
        </w:tc>
        <w:tc>
          <w:tcPr>
            <w:tcW w:w="702" w:type="dxa"/>
            <w:vAlign w:val="center"/>
          </w:tcPr>
          <w:p w14:paraId="65895894" w14:textId="77777777" w:rsidR="00CE547F" w:rsidRPr="00FA362E" w:rsidRDefault="00CE547F" w:rsidP="00452ADC">
            <w:pPr>
              <w:jc w:val="center"/>
              <w:rPr>
                <w:color w:val="000000"/>
                <w:lang w:val="sk-SK"/>
              </w:rPr>
            </w:pPr>
            <w:r w:rsidRPr="00FA362E">
              <w:rPr>
                <w:color w:val="000000"/>
                <w:lang w:val="sk-SK"/>
              </w:rPr>
              <w:t>(</w:t>
            </w:r>
            <w:r w:rsidRPr="00FA362E">
              <w:rPr>
                <w:lang w:val="sk-SK"/>
              </w:rPr>
              <w:fldChar w:fldCharType="begin"/>
            </w:r>
            <w:r w:rsidRPr="00FA362E">
              <w:rPr>
                <w:lang w:val="sk-SK"/>
              </w:rPr>
              <w:instrText xml:space="preserve"> SEQ eq \* MERGEFORMAT </w:instrText>
            </w:r>
            <w:r w:rsidRPr="00FA362E">
              <w:rPr>
                <w:lang w:val="sk-SK"/>
              </w:rPr>
              <w:fldChar w:fldCharType="separate"/>
            </w:r>
            <w:r w:rsidR="00B85020" w:rsidRPr="00B85020">
              <w:rPr>
                <w:noProof/>
                <w:color w:val="000000"/>
                <w:lang w:val="sk-SK"/>
              </w:rPr>
              <w:t>23</w:t>
            </w:r>
            <w:r w:rsidRPr="00FA362E">
              <w:rPr>
                <w:noProof/>
                <w:color w:val="000000"/>
                <w:lang w:val="sk-SK"/>
              </w:rPr>
              <w:fldChar w:fldCharType="end"/>
            </w:r>
            <w:r w:rsidRPr="00FA362E">
              <w:rPr>
                <w:color w:val="000000"/>
                <w:lang w:val="sk-SK"/>
              </w:rPr>
              <w:t>)</w:t>
            </w:r>
          </w:p>
        </w:tc>
      </w:tr>
    </w:tbl>
    <w:p w14:paraId="76670D69" w14:textId="77777777" w:rsidR="00CE547F" w:rsidRPr="00FA362E" w:rsidRDefault="00CE547F" w:rsidP="00CE547F">
      <w:pPr>
        <w:rPr>
          <w:lang w:val="sk-SK"/>
        </w:rPr>
      </w:pPr>
    </w:p>
    <w:p w14:paraId="6A7A6323" w14:textId="77777777" w:rsidR="00CE547F" w:rsidRPr="00FA362E" w:rsidRDefault="00CE547F" w:rsidP="00CE547F">
      <w:pPr>
        <w:rPr>
          <w:lang w:val="sk-SK"/>
        </w:rPr>
      </w:pPr>
      <w:r w:rsidRPr="00FA362E">
        <w:rPr>
          <w:lang w:val="sk-SK"/>
        </w:rPr>
        <w:t>s tou modifikáciou, že v tejto rovnici bolo potrebné určiť</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m:rPr>
                <m:sty m:val="p"/>
              </m:rPr>
              <w:rPr>
                <w:rFonts w:ascii="Cambria Math" w:hAnsi="Cambria Math"/>
                <w:color w:val="000000"/>
                <w:lang w:val="sk-SK"/>
              </w:rPr>
              <m:t>max⁡</m:t>
            </m:r>
            <m:r>
              <w:rPr>
                <w:rFonts w:ascii="Cambria Math" w:hAnsi="Cambria Math"/>
                <w:color w:val="000000"/>
                <w:lang w:val="sk-SK"/>
              </w:rPr>
              <m:t>_mod</m:t>
            </m:r>
          </m:sub>
        </m:sSub>
      </m:oMath>
      <w:r w:rsidRPr="00FA362E">
        <w:rPr>
          <w:lang w:val="sk-SK"/>
        </w:rPr>
        <w:t xml:space="preserve"> a to spätnou extrapoláciou maxima poklesu impedancie na začiatok srdcového výdaja. Takto chcel vykompenzovať odtok krvi z meraného úseku. Tento prístup nebol široko akceptovaný pre problémy v manuálnom určovaní maximálneho poklesu impedancie. Vznikala tu navyše pomerne veľká chyba vo výpočte SV.</w:t>
      </w:r>
    </w:p>
    <w:p w14:paraId="743A286D" w14:textId="77777777" w:rsidR="00CE547F" w:rsidRPr="00FA362E" w:rsidRDefault="00CE547F" w:rsidP="00CE547F">
      <w:pPr>
        <w:rPr>
          <w:lang w:val="sk-SK"/>
        </w:rPr>
      </w:pPr>
    </w:p>
    <w:p w14:paraId="762DE152" w14:textId="77777777" w:rsidR="00CE547F" w:rsidRPr="00FA362E" w:rsidRDefault="00CE547F" w:rsidP="00CE547F">
      <w:pPr>
        <w:keepNext/>
        <w:jc w:val="center"/>
        <w:rPr>
          <w:lang w:val="sk-SK"/>
        </w:rPr>
      </w:pPr>
      <w:r w:rsidRPr="00FA362E">
        <w:rPr>
          <w:noProof/>
        </w:rPr>
        <w:lastRenderedPageBreak/>
        <w:drawing>
          <wp:inline distT="0" distB="0" distL="0" distR="0" wp14:anchorId="4C322CE0" wp14:editId="3BF07E38">
            <wp:extent cx="4198876" cy="3214048"/>
            <wp:effectExtent l="0" t="0" r="0" b="5715"/>
            <wp:docPr id="70"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8"/>
                    <pic:cNvPicPr>
                      <a:picLocks noChangeAspect="1" noChangeArrowheads="1"/>
                    </pic:cNvPicPr>
                  </pic:nvPicPr>
                  <pic:blipFill>
                    <a:blip r:embed="rId26"/>
                    <a:srcRect/>
                    <a:stretch>
                      <a:fillRect/>
                    </a:stretch>
                  </pic:blipFill>
                  <pic:spPr bwMode="auto">
                    <a:xfrm>
                      <a:off x="0" y="0"/>
                      <a:ext cx="4198876" cy="3214048"/>
                    </a:xfrm>
                    <a:prstGeom prst="rect">
                      <a:avLst/>
                    </a:prstGeom>
                    <a:noFill/>
                    <a:ln w="9525">
                      <a:noFill/>
                      <a:miter lim="800000"/>
                      <a:headEnd/>
                      <a:tailEnd/>
                    </a:ln>
                  </pic:spPr>
                </pic:pic>
              </a:graphicData>
            </a:graphic>
          </wp:inline>
        </w:drawing>
      </w:r>
    </w:p>
    <w:p w14:paraId="5929ED37" w14:textId="15BD8739" w:rsidR="00CE547F" w:rsidRPr="00FA362E" w:rsidRDefault="00CE547F" w:rsidP="00CE547F">
      <w:pPr>
        <w:pStyle w:val="Popis"/>
        <w:rPr>
          <w:vanish/>
          <w:szCs w:val="22"/>
          <w:lang w:val="sk-SK"/>
          <w:specVanish/>
        </w:rPr>
      </w:pPr>
      <w:bookmarkStart w:id="123" w:name="_Toc513981514"/>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1</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8</w:t>
      </w:r>
      <w:r w:rsidR="00A53D98">
        <w:rPr>
          <w:lang w:val="sk-SK"/>
        </w:rPr>
        <w:fldChar w:fldCharType="end"/>
      </w:r>
      <w:r w:rsidRPr="00FA362E">
        <w:rPr>
          <w:lang w:val="sk-SK"/>
        </w:rPr>
        <w:t xml:space="preserve">: Spätná extrapolácia </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m:rPr>
                <m:sty m:val="p"/>
              </m:rPr>
              <w:rPr>
                <w:rFonts w:ascii="Cambria Math" w:hAnsi="Cambria Math"/>
                <w:color w:val="000000"/>
                <w:lang w:val="sk-SK"/>
              </w:rPr>
              <m:t>max⁡</m:t>
            </m:r>
          </m:sub>
        </m:sSub>
      </m:oMath>
      <w:r w:rsidRPr="00FA362E">
        <w:rPr>
          <w:lang w:val="sk-SK"/>
        </w:rPr>
        <w:t xml:space="preserve"> a dopredná extrapolácia </w:t>
      </w:r>
      <m:oMath>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bookmarkEnd w:id="123"/>
    </w:p>
    <w:p w14:paraId="387E3C82" w14:textId="77777777" w:rsidR="00CE547F" w:rsidRPr="00FA362E" w:rsidRDefault="00CE547F" w:rsidP="00CE547F">
      <w:pPr>
        <w:rPr>
          <w:sz w:val="22"/>
          <w:szCs w:val="22"/>
          <w:lang w:val="sk-SK"/>
        </w:rPr>
      </w:pPr>
      <w:r w:rsidRPr="00FA362E">
        <w:rPr>
          <w:lang w:val="sk-SK"/>
        </w:rPr>
        <w:t>.</w:t>
      </w:r>
      <w:r w:rsidRPr="00FA362E">
        <w:rPr>
          <w:sz w:val="22"/>
          <w:szCs w:val="22"/>
          <w:lang w:val="sk-SK"/>
        </w:rPr>
        <w:t xml:space="preserve"> V hornej časti obrázku je načrtnutý princíp spätnej extrapolácie podľa Nyboera a v spodnej časti dopredná extrapolácia podľa Kubíčka </w:t>
      </w:r>
      <w:r w:rsidRPr="00FA362E">
        <w:rPr>
          <w:sz w:val="22"/>
          <w:szCs w:val="22"/>
          <w:lang w:val="sk-SK"/>
        </w:rPr>
        <w:fldChar w:fldCharType="begin"/>
      </w:r>
      <w:r w:rsidRPr="00FA362E">
        <w:rPr>
          <w:sz w:val="22"/>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A362E">
        <w:rPr>
          <w:sz w:val="22"/>
          <w:szCs w:val="22"/>
          <w:lang w:val="sk-SK"/>
        </w:rPr>
        <w:fldChar w:fldCharType="separate"/>
      </w:r>
      <w:r w:rsidRPr="00FA362E">
        <w:rPr>
          <w:noProof/>
          <w:sz w:val="22"/>
          <w:szCs w:val="22"/>
          <w:lang w:val="sk-SK"/>
        </w:rPr>
        <w:t>[3]</w:t>
      </w:r>
      <w:r w:rsidRPr="00FA362E">
        <w:rPr>
          <w:sz w:val="22"/>
          <w:szCs w:val="22"/>
          <w:lang w:val="sk-SK"/>
        </w:rPr>
        <w:fldChar w:fldCharType="end"/>
      </w:r>
      <w:r w:rsidRPr="00FA362E">
        <w:rPr>
          <w:sz w:val="22"/>
          <w:szCs w:val="22"/>
          <w:lang w:val="sk-SK"/>
        </w:rPr>
        <w:t>.</w:t>
      </w:r>
    </w:p>
    <w:p w14:paraId="5DE425C9" w14:textId="77777777" w:rsidR="00CE547F" w:rsidRPr="00FA362E" w:rsidRDefault="00CE547F" w:rsidP="00CE547F">
      <w:pPr>
        <w:rPr>
          <w:vanish/>
          <w:szCs w:val="22"/>
          <w:lang w:val="sk-SK"/>
        </w:rPr>
      </w:pPr>
    </w:p>
    <w:p w14:paraId="148A72B4" w14:textId="77777777" w:rsidR="00CE547F" w:rsidRPr="00FA362E" w:rsidRDefault="00CE547F" w:rsidP="00CE547F">
      <w:pPr>
        <w:pStyle w:val="Nadpis4"/>
        <w:rPr>
          <w:lang w:val="sk-SK"/>
        </w:rPr>
      </w:pPr>
      <w:r w:rsidRPr="00FA362E">
        <w:rPr>
          <w:lang w:val="sk-SK"/>
        </w:rPr>
        <w:t>Kubíčkov model</w:t>
      </w:r>
    </w:p>
    <w:p w14:paraId="1E5F1F56" w14:textId="171C42B4" w:rsidR="00CE547F" w:rsidRPr="00FA362E" w:rsidRDefault="00CE547F" w:rsidP="00CE547F">
      <w:pPr>
        <w:rPr>
          <w:lang w:val="sk-SK"/>
        </w:rPr>
      </w:pPr>
      <w:r w:rsidRPr="00FA362E">
        <w:rPr>
          <w:lang w:val="sk-SK"/>
        </w:rPr>
        <w:t xml:space="preserve">Problém sa </w:t>
      </w:r>
      <w:commentRangeStart w:id="124"/>
      <w:r w:rsidRPr="00FA362E">
        <w:rPr>
          <w:lang w:val="sk-SK"/>
        </w:rPr>
        <w:t xml:space="preserve">snažil vyriešiť </w:t>
      </w:r>
      <w:commentRangeEnd w:id="124"/>
      <w:r w:rsidRPr="00FA362E">
        <w:rPr>
          <w:rStyle w:val="Odkaznakomentr"/>
          <w:lang w:val="sk-SK"/>
        </w:rPr>
        <w:commentReference w:id="124"/>
      </w:r>
      <w:r w:rsidRPr="00FA362E">
        <w:rPr>
          <w:lang w:val="sk-SK"/>
        </w:rPr>
        <w:t xml:space="preserve">Kubíček a spol. </w:t>
      </w:r>
      <w:r w:rsidRPr="00FA362E">
        <w:rPr>
          <w:lang w:val="sk-SK"/>
        </w:rPr>
        <w:fldChar w:fldCharType="begin"/>
      </w:r>
      <w:r w:rsidR="004B0F7D">
        <w:rPr>
          <w:lang w:val="sk-SK"/>
        </w:rPr>
        <w:instrText xml:space="preserve"> ADDIN EN.CITE &lt;EndNote&gt;&lt;Cite&gt;&lt;Author&gt;Kubicek&lt;/Author&gt;&lt;Year&gt;1966&lt;/Year&gt;&lt;IDText&gt;DEVELOPMENT AND EVALUATION OF AN IMPEDANCE CARDIAC OUTPUT SYSTEM&lt;/IDText&gt;&lt;DisplayText&gt;[32]&lt;/DisplayText&gt;&lt;record&gt;&lt;urls&gt;&lt;related-urls&gt;&lt;url&gt;&amp;lt;Go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format="utc"&gt;1520768543&lt;/added-date&gt;&lt;ref-type name="Journal Article"&gt;17&lt;/ref-type&gt;&lt;dates&gt;&lt;year&gt;1966&lt;/year&gt;&lt;/dates&gt;&lt;rec-number&gt;37&lt;/rec-number&gt;&lt;last-updated-date format="utc"&gt;1520768543&lt;/last-updated-date&gt;&lt;accession-num&gt;WOS:A19668679500003&lt;/accession-num&gt;&lt;volume&gt;37&lt;/volume&gt;&lt;/record&gt;&lt;/Cite&gt;&lt;/EndNote&gt;</w:instrText>
      </w:r>
      <w:r w:rsidRPr="00FA362E">
        <w:rPr>
          <w:lang w:val="sk-SK"/>
        </w:rPr>
        <w:fldChar w:fldCharType="separate"/>
      </w:r>
      <w:r w:rsidR="004B0F7D">
        <w:rPr>
          <w:noProof/>
          <w:lang w:val="sk-SK"/>
        </w:rPr>
        <w:t>[32]</w:t>
      </w:r>
      <w:r w:rsidRPr="00FA362E">
        <w:rPr>
          <w:lang w:val="sk-SK"/>
        </w:rPr>
        <w:fldChar w:fldCharType="end"/>
      </w:r>
      <w:r w:rsidRPr="00FA362E">
        <w:rPr>
          <w:lang w:val="sk-SK"/>
        </w:rPr>
        <w:t>, ktorý predpokladá, že ak sa maximum derivácie impedancie udrží konštantné počas celej doby systoly, vykompenzuje sa tak výtok krvi do periférií:</w:t>
      </w:r>
    </w:p>
    <w:p w14:paraId="4241E5B5" w14:textId="77777777" w:rsidR="00CE547F" w:rsidRPr="00FA362E" w:rsidRDefault="00CE547F" w:rsidP="00CE547F">
      <w:pPr>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2E3990E7" w14:textId="77777777" w:rsidTr="00452ADC">
        <w:tc>
          <w:tcPr>
            <w:tcW w:w="704" w:type="dxa"/>
          </w:tcPr>
          <w:p w14:paraId="751624D2" w14:textId="77777777" w:rsidR="00CE547F" w:rsidRPr="00FA362E" w:rsidRDefault="00CE547F" w:rsidP="00452ADC">
            <w:pPr>
              <w:jc w:val="center"/>
              <w:rPr>
                <w:color w:val="000000"/>
                <w:lang w:val="sk-SK"/>
              </w:rPr>
            </w:pPr>
          </w:p>
        </w:tc>
        <w:tc>
          <w:tcPr>
            <w:tcW w:w="7088" w:type="dxa"/>
            <w:vAlign w:val="center"/>
          </w:tcPr>
          <w:p w14:paraId="6D8F84D9" w14:textId="77777777" w:rsidR="00CE547F" w:rsidRPr="00FA362E" w:rsidRDefault="00CE547F" w:rsidP="00452ADC">
            <w:pPr>
              <w:jc w:val="center"/>
              <w:rPr>
                <w:color w:val="000000"/>
                <w:lang w:val="sk-SK"/>
              </w:rPr>
            </w:pPr>
            <m:oMathPara>
              <m:oMath>
                <m:r>
                  <w:rPr>
                    <w:rFonts w:ascii="Cambria Math" w:hAnsi="Cambria Math"/>
                    <w:color w:val="000000"/>
                    <w:lang w:val="sk-SK"/>
                  </w:rPr>
                  <m:t>d</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max</m:t>
                    </m:r>
                  </m:sub>
                </m:sSub>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dZ(t)</m:t>
                    </m:r>
                  </m:num>
                  <m:den>
                    <m:sSub>
                      <m:sSubPr>
                        <m:ctrlPr>
                          <w:rPr>
                            <w:rFonts w:ascii="Cambria Math" w:hAnsi="Cambria Math"/>
                            <w:i/>
                            <w:lang w:val="sk-SK"/>
                          </w:rPr>
                        </m:ctrlPr>
                      </m:sSubPr>
                      <m:e>
                        <m:r>
                          <w:rPr>
                            <w:rFonts w:ascii="Cambria Math" w:hAnsi="Cambria Math"/>
                            <w:lang w:val="sk-SK"/>
                          </w:rPr>
                          <m:t>dt</m:t>
                        </m:r>
                      </m:e>
                      <m:sub>
                        <m:r>
                          <w:rPr>
                            <w:rFonts w:ascii="Cambria Math" w:hAnsi="Cambria Math"/>
                            <w:lang w:val="sk-SK"/>
                          </w:rPr>
                          <m:t>max</m:t>
                        </m:r>
                      </m:sub>
                    </m:sSub>
                  </m:den>
                </m:f>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 xml:space="preserve">LVE </m:t>
                    </m:r>
                  </m:sub>
                </m:sSub>
                <m:r>
                  <w:rPr>
                    <w:rFonts w:ascii="Cambria Math" w:hAnsi="Cambria Math"/>
                    <w:lang w:val="sk-SK"/>
                  </w:rPr>
                  <m:t>.</m:t>
                </m:r>
              </m:oMath>
            </m:oMathPara>
          </w:p>
        </w:tc>
        <w:tc>
          <w:tcPr>
            <w:tcW w:w="702" w:type="dxa"/>
            <w:vAlign w:val="center"/>
          </w:tcPr>
          <w:p w14:paraId="35E85CB6" w14:textId="77777777" w:rsidR="00CE547F" w:rsidRPr="00FA362E" w:rsidRDefault="00CE547F" w:rsidP="00452ADC">
            <w:pPr>
              <w:jc w:val="center"/>
              <w:rPr>
                <w:color w:val="000000"/>
                <w:lang w:val="sk-SK"/>
              </w:rPr>
            </w:pPr>
            <w:r w:rsidRPr="00FA362E">
              <w:rPr>
                <w:color w:val="000000"/>
                <w:lang w:val="sk-SK"/>
              </w:rPr>
              <w:t>(</w:t>
            </w:r>
            <w:r w:rsidRPr="00FA362E">
              <w:rPr>
                <w:lang w:val="sk-SK"/>
              </w:rPr>
              <w:fldChar w:fldCharType="begin"/>
            </w:r>
            <w:r w:rsidRPr="00FA362E">
              <w:rPr>
                <w:lang w:val="sk-SK"/>
              </w:rPr>
              <w:instrText xml:space="preserve"> SEQ eq \* MERGEFORMAT </w:instrText>
            </w:r>
            <w:r w:rsidRPr="00FA362E">
              <w:rPr>
                <w:lang w:val="sk-SK"/>
              </w:rPr>
              <w:fldChar w:fldCharType="separate"/>
            </w:r>
            <w:r w:rsidR="00B85020" w:rsidRPr="00B85020">
              <w:rPr>
                <w:noProof/>
                <w:color w:val="000000"/>
                <w:lang w:val="sk-SK"/>
              </w:rPr>
              <w:t>24</w:t>
            </w:r>
            <w:r w:rsidRPr="00FA362E">
              <w:rPr>
                <w:noProof/>
                <w:color w:val="000000"/>
                <w:lang w:val="sk-SK"/>
              </w:rPr>
              <w:fldChar w:fldCharType="end"/>
            </w:r>
            <w:r w:rsidRPr="00FA362E">
              <w:rPr>
                <w:color w:val="000000"/>
                <w:lang w:val="sk-SK"/>
              </w:rPr>
              <w:t>)</w:t>
            </w:r>
          </w:p>
        </w:tc>
      </w:tr>
    </w:tbl>
    <w:p w14:paraId="7178BF23" w14:textId="77777777" w:rsidR="00CE547F" w:rsidRPr="00FA362E" w:rsidRDefault="00CE547F" w:rsidP="00CE547F">
      <w:pPr>
        <w:rPr>
          <w:lang w:val="sk-SK"/>
        </w:rPr>
      </w:pPr>
    </w:p>
    <w:p w14:paraId="40499E05" w14:textId="58569B30" w:rsidR="00CE547F" w:rsidRPr="00FA362E" w:rsidRDefault="00CE547F" w:rsidP="00CE547F">
      <w:pPr>
        <w:rPr>
          <w:lang w:val="sk-SK"/>
        </w:rPr>
      </w:pPr>
      <w:r w:rsidRPr="00FA362E">
        <w:rPr>
          <w:lang w:val="sk-SK"/>
        </w:rPr>
        <w:t xml:space="preserve">Po dosadení rovnice </w:t>
      </w:r>
      <w:r w:rsidRPr="00FA362E">
        <w:rPr>
          <w:color w:val="000000"/>
          <w:lang w:val="sk-SK"/>
        </w:rPr>
        <w:t>(</w:t>
      </w:r>
      <w:r w:rsidRPr="00FA362E">
        <w:rPr>
          <w:color w:val="000000"/>
          <w:lang w:val="sk-SK"/>
        </w:rPr>
        <w:fldChar w:fldCharType="begin"/>
      </w:r>
      <w:r w:rsidRPr="00FA362E">
        <w:rPr>
          <w:color w:val="000000"/>
          <w:lang w:val="sk-SK"/>
        </w:rPr>
        <w:instrText xml:space="preserve"> REF kubicek \h </w:instrText>
      </w:r>
      <w:r w:rsidRPr="00FA362E">
        <w:rPr>
          <w:color w:val="000000"/>
          <w:lang w:val="sk-SK"/>
        </w:rPr>
      </w:r>
      <w:r w:rsidRPr="00FA362E">
        <w:rPr>
          <w:color w:val="000000"/>
          <w:lang w:val="sk-SK"/>
        </w:rPr>
        <w:fldChar w:fldCharType="separate"/>
      </w:r>
      <w:r w:rsidR="00B85020">
        <w:rPr>
          <w:noProof/>
          <w:color w:val="000000"/>
          <w:lang w:val="sk-SK"/>
        </w:rPr>
        <w:t>25</w:t>
      </w:r>
      <w:r w:rsidRPr="00FA362E">
        <w:rPr>
          <w:color w:val="000000"/>
          <w:lang w:val="sk-SK"/>
        </w:rPr>
        <w:fldChar w:fldCharType="end"/>
      </w:r>
      <w:r w:rsidRPr="00FA362E">
        <w:rPr>
          <w:color w:val="000000"/>
          <w:lang w:val="sk-SK"/>
        </w:rPr>
        <w:t>)</w:t>
      </w:r>
      <w:r w:rsidRPr="00FA362E">
        <w:rPr>
          <w:lang w:val="sk-SK"/>
        </w:rPr>
        <w:t xml:space="preserve"> do rovnice </w:t>
      </w:r>
      <w:r w:rsidRPr="00FA362E">
        <w:rPr>
          <w:color w:val="000000"/>
          <w:lang w:val="sk-SK"/>
        </w:rPr>
        <w:t>(</w:t>
      </w:r>
      <w:r w:rsidRPr="00FA362E">
        <w:rPr>
          <w:color w:val="000000"/>
          <w:lang w:val="sk-SK"/>
        </w:rPr>
        <w:fldChar w:fldCharType="begin"/>
      </w:r>
      <w:r w:rsidRPr="00FA362E">
        <w:rPr>
          <w:color w:val="000000"/>
          <w:lang w:val="sk-SK"/>
        </w:rPr>
        <w:instrText xml:space="preserve"> REF vypocetSV_4 \h </w:instrText>
      </w:r>
      <w:r w:rsidRPr="00FA362E">
        <w:rPr>
          <w:color w:val="000000"/>
          <w:lang w:val="sk-SK"/>
        </w:rPr>
      </w:r>
      <w:r w:rsidRPr="00FA362E">
        <w:rPr>
          <w:color w:val="000000"/>
          <w:lang w:val="sk-SK"/>
        </w:rPr>
        <w:fldChar w:fldCharType="separate"/>
      </w:r>
      <w:r w:rsidR="00B85020">
        <w:rPr>
          <w:noProof/>
          <w:color w:val="000000"/>
          <w:lang w:val="sk-SK"/>
        </w:rPr>
        <w:t>22</w:t>
      </w:r>
      <w:r w:rsidRPr="00FA362E">
        <w:rPr>
          <w:color w:val="000000"/>
          <w:lang w:val="sk-SK"/>
        </w:rPr>
        <w:fldChar w:fldCharType="end"/>
      </w:r>
      <w:r w:rsidRPr="00FA362E">
        <w:rPr>
          <w:color w:val="000000"/>
          <w:lang w:val="sk-SK"/>
        </w:rPr>
        <w:t>)</w:t>
      </w:r>
      <w:r w:rsidRPr="00FA362E">
        <w:rPr>
          <w:lang w:val="sk-SK"/>
        </w:rPr>
        <w:t xml:space="preserve"> dostávame rovnicu pre výpočet SV z maxima impedancie podľa Kubíčka </w:t>
      </w:r>
      <w:r w:rsidRPr="00FA362E">
        <w:rPr>
          <w:lang w:val="sk-SK"/>
        </w:rPr>
        <w:fldChar w:fldCharType="begin"/>
      </w:r>
      <w:r w:rsidR="004B0F7D">
        <w:rPr>
          <w:lang w:val="sk-SK"/>
        </w:rPr>
        <w:instrText xml:space="preserve"> ADDIN EN.CITE &lt;EndNote&gt;&lt;Cite&gt;&lt;Author&gt;Kubicek&lt;/Author&gt;&lt;Year&gt;1966&lt;/Year&gt;&lt;IDText&gt;DEVELOPMENT AND EVALUATION OF AN IMPEDANCE CARDIAC OUTPUT SYSTEM&lt;/IDText&gt;&lt;DisplayText&gt;[32]&lt;/DisplayText&gt;&lt;record&gt;&lt;urls&gt;&lt;related-urls&gt;&lt;url&gt;&amp;lt;Go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format="utc"&gt;1520768543&lt;/added-date&gt;&lt;ref-type name="Journal Article"&gt;17&lt;/ref-type&gt;&lt;dates&gt;&lt;year&gt;1966&lt;/year&gt;&lt;/dates&gt;&lt;rec-number&gt;37&lt;/rec-number&gt;&lt;last-updated-date format="utc"&gt;1520768543&lt;/last-updated-date&gt;&lt;accession-num&gt;WOS:A19668679500003&lt;/accession-num&gt;&lt;volume&gt;37&lt;/volume&gt;&lt;/record&gt;&lt;/Cite&gt;&lt;/EndNote&gt;</w:instrText>
      </w:r>
      <w:r w:rsidRPr="00FA362E">
        <w:rPr>
          <w:lang w:val="sk-SK"/>
        </w:rPr>
        <w:fldChar w:fldCharType="separate"/>
      </w:r>
      <w:r w:rsidR="004B0F7D">
        <w:rPr>
          <w:noProof/>
          <w:lang w:val="sk-SK"/>
        </w:rPr>
        <w:t>[32]</w:t>
      </w:r>
      <w:r w:rsidRPr="00FA362E">
        <w:rPr>
          <w:lang w:val="sk-SK"/>
        </w:rPr>
        <w:fldChar w:fldCharType="end"/>
      </w:r>
      <w:r w:rsidRPr="00FA362E">
        <w:rPr>
          <w:lang w:val="sk-SK"/>
        </w:rPr>
        <w:t>:</w:t>
      </w:r>
    </w:p>
    <w:p w14:paraId="63400CD7" w14:textId="77777777" w:rsidR="00CE547F" w:rsidRPr="00FA362E" w:rsidRDefault="00CE547F" w:rsidP="00CE547F">
      <w:pPr>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7F04AFCB" w14:textId="77777777" w:rsidTr="00452ADC">
        <w:tc>
          <w:tcPr>
            <w:tcW w:w="704" w:type="dxa"/>
          </w:tcPr>
          <w:p w14:paraId="2B398AF1" w14:textId="77777777" w:rsidR="00CE547F" w:rsidRPr="00FA362E" w:rsidRDefault="00CE547F" w:rsidP="00452ADC">
            <w:pPr>
              <w:jc w:val="center"/>
              <w:rPr>
                <w:color w:val="000000"/>
                <w:lang w:val="sk-SK"/>
              </w:rPr>
            </w:pPr>
          </w:p>
        </w:tc>
        <w:tc>
          <w:tcPr>
            <w:tcW w:w="7088" w:type="dxa"/>
            <w:vAlign w:val="center"/>
          </w:tcPr>
          <w:p w14:paraId="59941C89" w14:textId="77777777" w:rsidR="00CE547F" w:rsidRPr="00FA362E" w:rsidRDefault="000603AB" w:rsidP="00452ADC">
            <w:pPr>
              <w:jc w:val="center"/>
              <w:rPr>
                <w:color w:val="000000"/>
                <w:lang w:val="sk-SK"/>
              </w:rPr>
            </w:pPr>
            <m:oMathPara>
              <m:oMath>
                <m:sSub>
                  <m:sSubPr>
                    <m:ctrlPr>
                      <w:rPr>
                        <w:rFonts w:ascii="Cambria Math" w:hAnsi="Cambria Math"/>
                        <w:i/>
                        <w:color w:val="000000"/>
                        <w:lang w:val="sk-SK"/>
                      </w:rPr>
                    </m:ctrlPr>
                  </m:sSubPr>
                  <m:e>
                    <m:r>
                      <w:rPr>
                        <w:rFonts w:ascii="Cambria Math" w:hAnsi="Cambria Math"/>
                        <w:color w:val="000000"/>
                        <w:lang w:val="sk-SK"/>
                      </w:rPr>
                      <m:t>SV</m:t>
                    </m:r>
                  </m:e>
                  <m:sub>
                    <m:r>
                      <w:rPr>
                        <w:rFonts w:ascii="Cambria Math" w:hAnsi="Cambria Math"/>
                        <w:color w:val="000000"/>
                        <w:lang w:val="sk-SK"/>
                      </w:rPr>
                      <m:t>Kubicek</m:t>
                    </m:r>
                  </m:sub>
                </m:sSub>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den>
                </m:f>
                <m:f>
                  <m:fPr>
                    <m:ctrlPr>
                      <w:rPr>
                        <w:rFonts w:ascii="Cambria Math" w:hAnsi="Cambria Math"/>
                        <w:i/>
                        <w:lang w:val="sk-SK"/>
                      </w:rPr>
                    </m:ctrlPr>
                  </m:fPr>
                  <m:num>
                    <m:r>
                      <w:rPr>
                        <w:rFonts w:ascii="Cambria Math" w:hAnsi="Cambria Math"/>
                        <w:lang w:val="sk-SK"/>
                      </w:rPr>
                      <m:t>dZ(t)</m:t>
                    </m:r>
                  </m:num>
                  <m:den>
                    <m:sSub>
                      <m:sSubPr>
                        <m:ctrlPr>
                          <w:rPr>
                            <w:rFonts w:ascii="Cambria Math" w:hAnsi="Cambria Math"/>
                            <w:i/>
                            <w:lang w:val="sk-SK"/>
                          </w:rPr>
                        </m:ctrlPr>
                      </m:sSubPr>
                      <m:e>
                        <m:r>
                          <w:rPr>
                            <w:rFonts w:ascii="Cambria Math" w:hAnsi="Cambria Math"/>
                            <w:lang w:val="sk-SK"/>
                          </w:rPr>
                          <m:t>dt</m:t>
                        </m:r>
                      </m:e>
                      <m:sub>
                        <m:r>
                          <w:rPr>
                            <w:rFonts w:ascii="Cambria Math" w:hAnsi="Cambria Math"/>
                            <w:lang w:val="sk-SK"/>
                          </w:rPr>
                          <m:t>max</m:t>
                        </m:r>
                      </m:sub>
                    </m:sSub>
                  </m:den>
                </m:f>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 xml:space="preserve">LVE </m:t>
                    </m:r>
                  </m:sub>
                </m:sSub>
                <m:d>
                  <m:dPr>
                    <m:ctrlPr>
                      <w:rPr>
                        <w:rFonts w:ascii="Cambria Math" w:hAnsi="Cambria Math"/>
                        <w:i/>
                        <w:color w:val="000000"/>
                        <w:lang w:val="sk-SK"/>
                      </w:rPr>
                    </m:ctrlPr>
                  </m:dPr>
                  <m:e>
                    <m:r>
                      <w:rPr>
                        <w:rFonts w:ascii="Cambria Math" w:hAnsi="Cambria Math"/>
                        <w:color w:val="000000"/>
                        <w:lang w:val="sk-SK"/>
                      </w:rPr>
                      <m:t>mL</m:t>
                    </m:r>
                  </m:e>
                </m:d>
                <m:r>
                  <m:rPr>
                    <m:sty m:val="p"/>
                  </m:rPr>
                  <w:rPr>
                    <w:rFonts w:ascii="Cambria Math" w:hAnsi="Cambria Math"/>
                    <w:color w:val="000000"/>
                    <w:lang w:val="sk-SK"/>
                  </w:rPr>
                  <m:t>.</m:t>
                </m:r>
              </m:oMath>
            </m:oMathPara>
          </w:p>
        </w:tc>
        <w:tc>
          <w:tcPr>
            <w:tcW w:w="702" w:type="dxa"/>
            <w:vAlign w:val="center"/>
          </w:tcPr>
          <w:p w14:paraId="22179D92" w14:textId="77777777" w:rsidR="00CE547F" w:rsidRPr="00FA362E" w:rsidRDefault="00CE547F" w:rsidP="00452ADC">
            <w:pPr>
              <w:jc w:val="center"/>
              <w:rPr>
                <w:color w:val="000000"/>
                <w:lang w:val="sk-SK"/>
              </w:rPr>
            </w:pPr>
            <w:r w:rsidRPr="00FA362E">
              <w:rPr>
                <w:color w:val="000000"/>
                <w:lang w:val="sk-SK"/>
              </w:rPr>
              <w:t>(</w:t>
            </w:r>
            <w:bookmarkStart w:id="125" w:name="kubicek"/>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25</w:t>
            </w:r>
            <w:r w:rsidRPr="00FA362E">
              <w:rPr>
                <w:color w:val="000000"/>
                <w:lang w:val="sk-SK"/>
              </w:rPr>
              <w:fldChar w:fldCharType="end"/>
            </w:r>
            <w:bookmarkEnd w:id="125"/>
            <w:r w:rsidRPr="00FA362E">
              <w:rPr>
                <w:color w:val="000000"/>
                <w:lang w:val="sk-SK"/>
              </w:rPr>
              <w:t>)</w:t>
            </w:r>
          </w:p>
        </w:tc>
      </w:tr>
    </w:tbl>
    <w:p w14:paraId="71D90311" w14:textId="77777777" w:rsidR="00CE547F" w:rsidRPr="00FA362E" w:rsidRDefault="00CE547F" w:rsidP="00CE547F">
      <w:pPr>
        <w:rPr>
          <w:lang w:val="sk-SK"/>
        </w:rPr>
      </w:pPr>
    </w:p>
    <w:p w14:paraId="2D579AFD" w14:textId="5BE61D69" w:rsidR="00CE547F" w:rsidRPr="00FA362E" w:rsidRDefault="00CE547F" w:rsidP="00CE547F">
      <w:pPr>
        <w:rPr>
          <w:lang w:val="sk-SK"/>
        </w:rPr>
      </w:pPr>
      <w:r w:rsidRPr="00FA362E">
        <w:rPr>
          <w:lang w:val="sk-SK"/>
        </w:rPr>
        <w:t>Kde L (m) je dĺžka meraného úseku hrudníka. Je to dĺžka medzi elektródami zaznamenávajúcimi zmeny napätia. Hodnota</w:t>
      </w:r>
      <m:oMath>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oMath>
      <w:r w:rsidRPr="00FA362E">
        <w:rPr>
          <w:lang w:val="sk-SK"/>
        </w:rPr>
        <w:t xml:space="preserve"> udáva elektrický odpor krvi, z pozorovaní </w:t>
      </w:r>
      <w:r w:rsidRPr="00FA362E">
        <w:rPr>
          <w:lang w:val="sk-SK"/>
        </w:rPr>
        <w:lastRenderedPageBreak/>
        <w:t xml:space="preserve">bol určený na hodnotu 150 Ω cm = 15 kΩm </w:t>
      </w:r>
      <w:r w:rsidRPr="00FA362E">
        <w:rPr>
          <w:lang w:val="sk-SK"/>
        </w:rPr>
        <w:fldChar w:fldCharType="begin"/>
      </w:r>
      <w:r w:rsidR="004B0F7D">
        <w:rPr>
          <w:lang w:val="sk-SK"/>
        </w:rPr>
        <w:instrText xml:space="preserve"> ADDIN EN.CITE &lt;EndNote&gt;&lt;Cite&gt;&lt;Author&gt;Kubicek&lt;/Author&gt;&lt;Year&gt;1966&lt;/Year&gt;&lt;RecNum&gt;0&lt;/RecNum&gt;&lt;IDText&gt;DEVELOPMENT AND EVALUATION OF AN IMPEDANCE CARDIAC OUTPUT SYSTEM&lt;/IDText&gt;&lt;DisplayText&gt;[32]&lt;/DisplayText&gt;&lt;record&gt;&lt;urls&gt;&lt;related-urls&gt;&lt;url&gt;&amp;lt;Go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format="utc"&gt;1520090231&lt;/added-date&gt;&lt;ref-type name="Journal Article"&gt;17&lt;/ref-type&gt;&lt;dates&gt;&lt;year&gt;1966&lt;/year&gt;&lt;/dates&gt;&lt;rec-number&gt;3&lt;/rec-number&gt;&lt;last-updated-date format="utc"&gt;1520090231&lt;/last-updated-date&gt;&lt;accession-num&gt;WOS:A19668679500003&lt;/accession-num&gt;&lt;volume&gt;37&lt;/volume&gt;&lt;/record&gt;&lt;/Cite&gt;&lt;/EndNote&gt;</w:instrText>
      </w:r>
      <w:r w:rsidRPr="00FA362E">
        <w:rPr>
          <w:lang w:val="sk-SK"/>
        </w:rPr>
        <w:fldChar w:fldCharType="separate"/>
      </w:r>
      <w:r w:rsidR="004B0F7D">
        <w:rPr>
          <w:noProof/>
          <w:lang w:val="sk-SK"/>
        </w:rPr>
        <w:t>[32]</w:t>
      </w:r>
      <w:r w:rsidRPr="00FA362E">
        <w:rPr>
          <w:lang w:val="sk-SK"/>
        </w:rPr>
        <w:fldChar w:fldCharType="end"/>
      </w:r>
      <w:r w:rsidRPr="00FA362E">
        <w:rPr>
          <w:lang w:val="sk-SK"/>
        </w:rPr>
        <w:t>. Ukazuje sa, že hodnota elektrického odporu krvi ostáva rovnaká aj pri zmene hemotokritu. Dokonca aj veľké výchylky hematokritu a to od 26% do 66% sa neodrazili na zmene vodivosti krvi</w:t>
      </w:r>
      <w:r w:rsidRPr="00FA362E">
        <w:rPr>
          <w:lang w:val="sk-SK"/>
        </w:rPr>
        <w:fldChar w:fldCharType="begin"/>
      </w:r>
      <w:r w:rsidRPr="00FA362E">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A362E">
        <w:rPr>
          <w:lang w:val="sk-SK"/>
        </w:rPr>
        <w:fldChar w:fldCharType="separate"/>
      </w:r>
      <w:r w:rsidRPr="00FA362E">
        <w:rPr>
          <w:noProof/>
          <w:lang w:val="sk-SK"/>
        </w:rPr>
        <w:t>[3]</w:t>
      </w:r>
      <w:r w:rsidRPr="00FA362E">
        <w:rPr>
          <w:lang w:val="sk-SK"/>
        </w:rPr>
        <w:fldChar w:fldCharType="end"/>
      </w:r>
      <w:r w:rsidRPr="00FA362E">
        <w:rPr>
          <w:lang w:val="sk-SK"/>
        </w:rPr>
        <w:t xml:space="preserve">. Hodnote </w:t>
      </w:r>
      <m:oMath>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oMath>
      <w:r w:rsidRPr="00FA362E">
        <w:rPr>
          <w:lang w:val="sk-SK"/>
        </w:rPr>
        <w:t xml:space="preserve"> sa tiež hovorí objemová konštanta </w:t>
      </w:r>
      <m:oMath>
        <m:sSub>
          <m:sSubPr>
            <m:ctrlPr>
              <w:rPr>
                <w:rFonts w:ascii="Cambria Math" w:hAnsi="Cambria Math"/>
                <w:i/>
                <w:lang w:val="sk-SK"/>
              </w:rPr>
            </m:ctrlPr>
          </m:sSubPr>
          <m:e>
            <m:r>
              <w:rPr>
                <w:rFonts w:ascii="Cambria Math" w:hAnsi="Cambria Math"/>
                <w:lang w:val="sk-SK"/>
              </w:rPr>
              <m:t>- V</m:t>
            </m:r>
          </m:e>
          <m:sub>
            <m:r>
              <w:rPr>
                <w:rFonts w:ascii="Cambria Math" w:hAnsi="Cambria Math"/>
                <w:lang w:val="sk-SK"/>
              </w:rPr>
              <m:t>c</m:t>
            </m:r>
          </m:sub>
        </m:sSub>
      </m:oMath>
      <w:r w:rsidRPr="00FA362E">
        <w:rPr>
          <w:lang w:val="sk-SK"/>
        </w:rPr>
        <w:t xml:space="preserve"> . </w:t>
      </w:r>
    </w:p>
    <w:p w14:paraId="14E1A079" w14:textId="77777777" w:rsidR="00CE547F" w:rsidRPr="00FA362E" w:rsidRDefault="00CE547F" w:rsidP="00CE547F">
      <w:pPr>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3A4B03A7" w14:textId="77777777" w:rsidTr="00452ADC">
        <w:tc>
          <w:tcPr>
            <w:tcW w:w="704" w:type="dxa"/>
          </w:tcPr>
          <w:p w14:paraId="2ED5FD27" w14:textId="77777777" w:rsidR="00CE547F" w:rsidRPr="00FA362E" w:rsidRDefault="00CE547F" w:rsidP="00452ADC">
            <w:pPr>
              <w:jc w:val="center"/>
              <w:rPr>
                <w:color w:val="000000"/>
                <w:lang w:val="sk-SK"/>
              </w:rPr>
            </w:pPr>
          </w:p>
        </w:tc>
        <w:tc>
          <w:tcPr>
            <w:tcW w:w="7088" w:type="dxa"/>
            <w:vAlign w:val="center"/>
          </w:tcPr>
          <w:p w14:paraId="625D87AC" w14:textId="77777777" w:rsidR="00CE547F" w:rsidRPr="00FA362E" w:rsidRDefault="000603AB" w:rsidP="00452ADC">
            <w:pPr>
              <w:jc w:val="center"/>
              <w:rPr>
                <w:color w:val="000000"/>
                <w:lang w:val="sk-SK"/>
              </w:rPr>
            </w:pPr>
            <m:oMathPara>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c</m:t>
                    </m:r>
                  </m:sub>
                </m:sSub>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r>
                  <w:rPr>
                    <w:rFonts w:ascii="Cambria Math" w:hAnsi="Cambria Math"/>
                    <w:color w:val="000000"/>
                    <w:lang w:val="sk-SK"/>
                  </w:rPr>
                  <m:t xml:space="preserve"> .</m:t>
                </m:r>
              </m:oMath>
            </m:oMathPara>
          </w:p>
        </w:tc>
        <w:tc>
          <w:tcPr>
            <w:tcW w:w="702" w:type="dxa"/>
            <w:vAlign w:val="center"/>
          </w:tcPr>
          <w:p w14:paraId="392ACEC4" w14:textId="77777777" w:rsidR="00CE547F" w:rsidRPr="00FA362E" w:rsidRDefault="00CE547F" w:rsidP="00452ADC">
            <w:pPr>
              <w:jc w:val="center"/>
              <w:rPr>
                <w:color w:val="000000"/>
                <w:lang w:val="sk-SK"/>
              </w:rPr>
            </w:pPr>
            <w:r w:rsidRPr="00FA362E">
              <w:rPr>
                <w:color w:val="000000"/>
                <w:lang w:val="sk-SK"/>
              </w:rPr>
              <w:t>(</w:t>
            </w:r>
            <w:bookmarkStart w:id="126" w:name="Vc"/>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26</w:t>
            </w:r>
            <w:r w:rsidRPr="00FA362E">
              <w:rPr>
                <w:color w:val="000000"/>
                <w:lang w:val="sk-SK"/>
              </w:rPr>
              <w:fldChar w:fldCharType="end"/>
            </w:r>
            <w:bookmarkEnd w:id="126"/>
            <w:r w:rsidRPr="00FA362E">
              <w:rPr>
                <w:color w:val="000000"/>
                <w:lang w:val="sk-SK"/>
              </w:rPr>
              <w:t>)</w:t>
            </w:r>
          </w:p>
        </w:tc>
      </w:tr>
    </w:tbl>
    <w:p w14:paraId="6AD7FE53" w14:textId="77777777" w:rsidR="00CE547F" w:rsidRPr="00FA362E" w:rsidRDefault="00CE547F" w:rsidP="00CE547F">
      <w:pPr>
        <w:rPr>
          <w:lang w:val="sk-SK"/>
        </w:rPr>
      </w:pPr>
    </w:p>
    <w:p w14:paraId="7B449C20" w14:textId="77777777" w:rsidR="00CE547F" w:rsidRPr="00FA362E" w:rsidRDefault="00CE547F" w:rsidP="00CE547F">
      <w:pPr>
        <w:rPr>
          <w:lang w:val="sk-SK"/>
        </w:rPr>
      </w:pPr>
      <w:r w:rsidRPr="00FA362E">
        <w:rPr>
          <w:lang w:val="sk-SK"/>
        </w:rPr>
        <w:t>Hodnota</w:t>
      </w:r>
      <m:oMath>
        <m:f>
          <m:fPr>
            <m:ctrlPr>
              <w:rPr>
                <w:rFonts w:ascii="Cambria Math" w:hAnsi="Cambria Math"/>
                <w:i/>
                <w:lang w:val="sk-SK"/>
              </w:rPr>
            </m:ctrlPr>
          </m:fPr>
          <m:num>
            <m:r>
              <w:rPr>
                <w:rFonts w:ascii="Cambria Math" w:hAnsi="Cambria Math"/>
                <w:lang w:val="sk-SK"/>
              </w:rPr>
              <m:t>dZ(t)</m:t>
            </m:r>
          </m:num>
          <m:den>
            <m:sSub>
              <m:sSubPr>
                <m:ctrlPr>
                  <w:rPr>
                    <w:rFonts w:ascii="Cambria Math" w:hAnsi="Cambria Math"/>
                    <w:i/>
                    <w:lang w:val="sk-SK"/>
                  </w:rPr>
                </m:ctrlPr>
              </m:sSubPr>
              <m:e>
                <m:r>
                  <w:rPr>
                    <w:rFonts w:ascii="Cambria Math" w:hAnsi="Cambria Math"/>
                    <w:lang w:val="sk-SK"/>
                  </w:rPr>
                  <m:t>dt</m:t>
                </m:r>
              </m:e>
              <m:sub>
                <m:r>
                  <w:rPr>
                    <w:rFonts w:ascii="Cambria Math" w:hAnsi="Cambria Math"/>
                    <w:lang w:val="sk-SK"/>
                  </w:rPr>
                  <m:t>max</m:t>
                </m:r>
              </m:sub>
            </m:sSub>
          </m:den>
        </m:f>
      </m:oMath>
      <w:r w:rsidRPr="00FA362E">
        <w:rPr>
          <w:lang w:val="sk-SK"/>
        </w:rPr>
        <w:t xml:space="preserve"> udáva maximu derivovanej impedancie počas srdcového cyklu a </w:t>
      </w: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 xml:space="preserve">LVE </m:t>
            </m:r>
          </m:sub>
        </m:sSub>
      </m:oMath>
      <w:r w:rsidRPr="00FA362E">
        <w:rPr>
          <w:lang w:val="sk-SK"/>
        </w:rPr>
        <w:t xml:space="preserve">udáva časovú dĺžku toku krvi z ľavej komory. Tomuto spôsobu kompenzácie odtoku krvi z meranej oblasti sa hovorí maximálna dopredná extrapolácia a je základom pre všetky dnešné rovnice počítajúce SV z ICG. </w:t>
      </w:r>
    </w:p>
    <w:p w14:paraId="12268013" w14:textId="77777777" w:rsidR="00CE547F" w:rsidRPr="00FA362E" w:rsidRDefault="00CE547F" w:rsidP="00CE547F">
      <w:pPr>
        <w:rPr>
          <w:lang w:val="sk-SK"/>
        </w:rPr>
      </w:pPr>
    </w:p>
    <w:p w14:paraId="6A0C0389" w14:textId="77777777" w:rsidR="00CE547F" w:rsidRPr="00FA362E" w:rsidRDefault="00CE547F" w:rsidP="00CE547F">
      <w:pPr>
        <w:pStyle w:val="Nadpis4"/>
        <w:rPr>
          <w:lang w:val="sk-SK"/>
        </w:rPr>
      </w:pPr>
      <w:r w:rsidRPr="00FA362E">
        <w:rPr>
          <w:lang w:val="sk-SK"/>
        </w:rPr>
        <w:t>Šramek-Bernsteinov model</w:t>
      </w:r>
    </w:p>
    <w:p w14:paraId="69F0862B" w14:textId="77777777" w:rsidR="00CE547F" w:rsidRPr="00FA362E" w:rsidRDefault="00CE547F" w:rsidP="00CE547F">
      <w:pPr>
        <w:rPr>
          <w:lang w:val="sk-SK"/>
        </w:rPr>
      </w:pPr>
    </w:p>
    <w:p w14:paraId="4B5812EF" w14:textId="7E96AB5C" w:rsidR="00CE547F" w:rsidRPr="00FA362E" w:rsidRDefault="00CE547F" w:rsidP="00CE547F">
      <w:pPr>
        <w:rPr>
          <w:lang w:val="sk-SK"/>
        </w:rPr>
      </w:pPr>
      <w:r w:rsidRPr="00FA362E">
        <w:rPr>
          <w:lang w:val="sk-SK"/>
        </w:rPr>
        <w:t>Ďalšou metódou pre výpočet SV je Šramek-Bernsteina metóda</w:t>
      </w:r>
      <w:r w:rsidRPr="00FA362E">
        <w:rPr>
          <w:lang w:val="sk-SK"/>
        </w:rPr>
        <w:fldChar w:fldCharType="begin"/>
      </w:r>
      <w:r w:rsidRPr="00FA362E">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A362E">
        <w:rPr>
          <w:lang w:val="sk-SK"/>
        </w:rPr>
        <w:fldChar w:fldCharType="separate"/>
      </w:r>
      <w:r w:rsidRPr="00FA362E">
        <w:rPr>
          <w:noProof/>
          <w:lang w:val="sk-SK"/>
        </w:rPr>
        <w:t>[3]</w:t>
      </w:r>
      <w:r w:rsidRPr="00FA362E">
        <w:rPr>
          <w:lang w:val="sk-SK"/>
        </w:rPr>
        <w:fldChar w:fldCharType="end"/>
      </w:r>
      <w:r w:rsidRPr="00FA362E">
        <w:rPr>
          <w:lang w:val="sk-SK"/>
        </w:rPr>
        <w:t>. Východiská pre túto metódu sú rovnaké ako pri Kubičkovej metóde. Zmena nastáva pri fyzickej definícií hrudníka a veľkosti objemu hrudníka, ktorý je však pre daného pacienta počas merania konštantný. Tento model zavádza nový pojem: objem elektricky aktívneho hrudníka</w:t>
      </w:r>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EPT</m:t>
            </m:r>
          </m:sub>
        </m:sSub>
      </m:oMath>
      <w:r w:rsidRPr="00FA362E">
        <w:rPr>
          <w:lang w:val="sk-SK"/>
        </w:rPr>
        <w:fldChar w:fldCharType="begin"/>
      </w:r>
      <w:r w:rsidR="004B0F7D">
        <w:rPr>
          <w:lang w:val="sk-SK"/>
        </w:rPr>
        <w:instrText xml:space="preserve"> ADDIN EN.CITE &lt;EndNote&gt;&lt;Cite&gt;&lt;Author&gt;Quail&lt;/Author&gt;&lt;Year&gt;1981&lt;/Year&gt;&lt;IDText&gt;THORACIC RESISTIVITY FOR STROKE VOLUME CALCULATION IN IMPEDANCE CARDIOGRAPHY&lt;/IDText&gt;&lt;DisplayText&gt;[36]&lt;/DisplayText&gt;&lt;record&gt;&lt;keywords&gt;&lt;keyword&gt;Physiology&lt;/keyword&gt;&lt;keyword&gt;Sport Sciences&lt;/keyword&gt;&lt;/keywords&gt;&lt;urls&gt;&lt;related-urls&gt;&lt;url&gt;&amp;lt;Go to ISI&amp;gt;://WOS:A1981KY77000029&lt;/url&gt;&lt;/related-urls&gt;&lt;/urls&gt;&lt;isbn&gt;8750-7587&lt;/isbn&gt;&lt;work-type&gt;Article&lt;/work-type&gt;&lt;titles&gt;&lt;title&gt;THORACIC RESISTIVITY FOR STROKE VOLUME CALCULATION IN IMPEDANCE CARDIOGRAPHY&lt;/title&gt;&lt;secondary-title&gt;Journal of Applied Physiology&lt;/secondary-title&gt;&lt;alt-title&gt;J. Appl. Physiol.&lt;/alt-title&gt;&lt;/titles&gt;&lt;pages&gt;191-195&lt;/pages&gt;&lt;number&gt;1&lt;/number&gt;&lt;contributors&gt;&lt;authors&gt;&lt;author&gt;Quail, A. W.&lt;/author&gt;&lt;author&gt;Traugott, F. M.&lt;/author&gt;&lt;author&gt;Porges, W. L.&lt;/author&gt;&lt;author&gt;White, S. W.&lt;/author&gt;&lt;/authors&gt;&lt;/contributors&gt;&lt;language&gt;English&lt;/language&gt;&lt;added-date format="utc"&gt;1522262428&lt;/added-date&gt;&lt;ref-type name="Journal Article"&gt;17&lt;/ref-type&gt;&lt;auth-address&gt;ROYAL NEWCASTLE HOSP,DEPT ANAESTHET,NEWCASTLE,NSW 2300,AUSTRALIA. UNIV SYDNEY,DEPT VET CLIN STUDIES,SYDNEY,NSW 2006,AUSTRALIA.&amp;#xD;QUAIL, AW (reprint author), UNIV NEWCASTLE,FAC MED,NEWCASTLE,NSW 2308,AUSTRALIA.&lt;/auth-address&gt;&lt;dates&gt;&lt;year&gt;1981&lt;/year&gt;&lt;/dates&gt;&lt;rec-number&gt;76&lt;/rec-number&gt;&lt;last-updated-date format="utc"&gt;1522262428&lt;/last-updated-date&gt;&lt;accession-num&gt;WOS:A1981KY77000029&lt;/accession-num&gt;&lt;volume&gt;50&lt;/volume&gt;&lt;/record&gt;&lt;/Cite&gt;&lt;/EndNote&gt;</w:instrText>
      </w:r>
      <w:r w:rsidRPr="00FA362E">
        <w:rPr>
          <w:lang w:val="sk-SK"/>
        </w:rPr>
        <w:fldChar w:fldCharType="separate"/>
      </w:r>
      <w:r w:rsidR="004B0F7D">
        <w:rPr>
          <w:noProof/>
          <w:lang w:val="sk-SK"/>
        </w:rPr>
        <w:t>[36]</w:t>
      </w:r>
      <w:r w:rsidRPr="00FA362E">
        <w:rPr>
          <w:lang w:val="sk-SK"/>
        </w:rPr>
        <w:fldChar w:fldCharType="end"/>
      </w:r>
      <w:r w:rsidRPr="00FA362E">
        <w:rPr>
          <w:lang w:val="sk-SK"/>
        </w:rPr>
        <w:t xml:space="preserve">, ktorý nahrádza objemovú konštantu </w:t>
      </w:r>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c</m:t>
            </m:r>
          </m:sub>
        </m:sSub>
      </m:oMath>
      <w:r w:rsidRPr="00FA362E">
        <w:rPr>
          <w:lang w:val="sk-SK"/>
        </w:rPr>
        <w:t xml:space="preserve">. Základom pre definovanie konštanty </w:t>
      </w:r>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EPT</m:t>
            </m:r>
          </m:sub>
        </m:sSub>
      </m:oMath>
      <w:r w:rsidRPr="00FA362E">
        <w:rPr>
          <w:lang w:val="sk-SK"/>
        </w:rPr>
        <w:t xml:space="preserve"> je rovnica </w:t>
      </w:r>
      <w:r w:rsidRPr="00FA362E">
        <w:rPr>
          <w:lang w:val="sk-SK"/>
        </w:rPr>
        <w:fldChar w:fldCharType="begin"/>
      </w:r>
      <w:r w:rsidRPr="00FA362E">
        <w:rPr>
          <w:lang w:val="sk-SK"/>
        </w:rPr>
        <w:instrText xml:space="preserve"> REF elektricky_aktivny_hrudnik \h </w:instrText>
      </w:r>
      <w:r w:rsidRPr="00FA362E">
        <w:rPr>
          <w:lang w:val="sk-SK"/>
        </w:rPr>
      </w:r>
      <w:r w:rsidRPr="00FA362E">
        <w:rPr>
          <w:lang w:val="sk-SK"/>
        </w:rPr>
        <w:fldChar w:fldCharType="separate"/>
      </w:r>
      <w:r w:rsidR="00B85020">
        <w:rPr>
          <w:noProof/>
          <w:color w:val="000000"/>
          <w:lang w:val="sk-SK"/>
        </w:rPr>
        <w:t>27</w:t>
      </w:r>
      <w:r w:rsidRPr="00FA362E">
        <w:rPr>
          <w:lang w:val="sk-SK"/>
        </w:rPr>
        <w:fldChar w:fldCharType="end"/>
      </w:r>
      <w:r w:rsidRPr="00FA362E">
        <w:rPr>
          <w:lang w:val="sk-SK"/>
        </w:rPr>
        <w:t>.</w:t>
      </w:r>
    </w:p>
    <w:p w14:paraId="0CDB4992" w14:textId="77777777" w:rsidR="00CE547F" w:rsidRPr="00FA362E" w:rsidRDefault="00CE547F" w:rsidP="00CE547F">
      <w:pPr>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65056B6F" w14:textId="77777777" w:rsidTr="00452ADC">
        <w:tc>
          <w:tcPr>
            <w:tcW w:w="704" w:type="dxa"/>
          </w:tcPr>
          <w:p w14:paraId="53A22B59" w14:textId="77777777" w:rsidR="00CE547F" w:rsidRPr="00FA362E" w:rsidRDefault="00CE547F" w:rsidP="00452ADC">
            <w:pPr>
              <w:jc w:val="center"/>
              <w:rPr>
                <w:color w:val="000000"/>
                <w:lang w:val="sk-SK"/>
              </w:rPr>
            </w:pPr>
          </w:p>
        </w:tc>
        <w:tc>
          <w:tcPr>
            <w:tcW w:w="7088" w:type="dxa"/>
            <w:vAlign w:val="center"/>
          </w:tcPr>
          <w:p w14:paraId="0F65CFD9" w14:textId="77777777" w:rsidR="00CE547F" w:rsidRPr="00FA362E" w:rsidRDefault="000603AB" w:rsidP="00452ADC">
            <w:pPr>
              <w:jc w:val="center"/>
              <w:rPr>
                <w:color w:val="000000"/>
                <w:lang w:val="sk-SK"/>
              </w:rPr>
            </w:pPr>
            <m:oMathPara>
              <m:oMath>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r>
                      <w:rPr>
                        <w:rFonts w:ascii="Cambria Math" w:hAnsi="Cambria Math"/>
                        <w:lang w:val="sk-SK"/>
                      </w:rPr>
                      <m:t>A</m:t>
                    </m:r>
                  </m:num>
                  <m:den>
                    <m:r>
                      <w:rPr>
                        <w:rFonts w:ascii="Cambria Math" w:hAnsi="Cambria Math"/>
                        <w:lang w:val="sk-SK"/>
                      </w:rPr>
                      <m:t>L</m:t>
                    </m:r>
                  </m:den>
                </m:f>
                <m:r>
                  <w:rPr>
                    <w:rFonts w:ascii="Cambria Math" w:hAnsi="Cambria Math"/>
                    <w:color w:val="000000"/>
                    <w:lang w:val="sk-SK"/>
                  </w:rPr>
                  <m:t xml:space="preserve"> .</m:t>
                </m:r>
              </m:oMath>
            </m:oMathPara>
          </w:p>
        </w:tc>
        <w:tc>
          <w:tcPr>
            <w:tcW w:w="702" w:type="dxa"/>
            <w:vAlign w:val="center"/>
          </w:tcPr>
          <w:p w14:paraId="4FE37B7E" w14:textId="77777777" w:rsidR="00CE547F" w:rsidRPr="00FA362E" w:rsidRDefault="00CE547F" w:rsidP="00452ADC">
            <w:pPr>
              <w:jc w:val="center"/>
              <w:rPr>
                <w:color w:val="000000"/>
                <w:lang w:val="sk-SK"/>
              </w:rPr>
            </w:pPr>
            <w:r w:rsidRPr="00FA362E">
              <w:rPr>
                <w:color w:val="000000"/>
                <w:lang w:val="sk-SK"/>
              </w:rPr>
              <w:t>(</w:t>
            </w:r>
            <w:bookmarkStart w:id="127" w:name="elektricky_aktivny_hrudnik"/>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27</w:t>
            </w:r>
            <w:r w:rsidRPr="00FA362E">
              <w:rPr>
                <w:color w:val="000000"/>
                <w:lang w:val="sk-SK"/>
              </w:rPr>
              <w:fldChar w:fldCharType="end"/>
            </w:r>
            <w:bookmarkEnd w:id="127"/>
            <w:r w:rsidRPr="00FA362E">
              <w:rPr>
                <w:color w:val="000000"/>
                <w:lang w:val="sk-SK"/>
              </w:rPr>
              <w:t>)</w:t>
            </w:r>
          </w:p>
        </w:tc>
      </w:tr>
    </w:tbl>
    <w:p w14:paraId="1BF77949" w14:textId="77777777" w:rsidR="00CE547F" w:rsidRPr="00FA362E" w:rsidRDefault="00CE547F" w:rsidP="00CE547F">
      <w:pPr>
        <w:rPr>
          <w:lang w:val="sk-SK"/>
        </w:rPr>
      </w:pPr>
    </w:p>
    <w:p w14:paraId="7FF4B7F0" w14:textId="77777777" w:rsidR="00CE547F" w:rsidRPr="00FA362E" w:rsidRDefault="00CE547F" w:rsidP="00CE547F">
      <w:pPr>
        <w:rPr>
          <w:lang w:val="sk-SK"/>
        </w:rPr>
      </w:pPr>
      <w:r w:rsidRPr="00FA362E">
        <w:rPr>
          <w:lang w:val="sk-SK"/>
        </w:rPr>
        <w:t xml:space="preserve">, kde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oMath>
      <w:r w:rsidRPr="00FA362E">
        <w:rPr>
          <w:lang w:val="sk-SK"/>
        </w:rPr>
        <w:t xml:space="preserve"> je základná impedancia, </w:t>
      </w:r>
      <m:oMath>
        <m:r>
          <w:rPr>
            <w:rFonts w:ascii="Cambria Math" w:hAnsi="Cambria Math"/>
            <w:lang w:val="sk-SK"/>
          </w:rPr>
          <m:t>A</m:t>
        </m:r>
      </m:oMath>
      <w:r w:rsidRPr="00FA362E">
        <w:rPr>
          <w:lang w:val="sk-SK"/>
        </w:rPr>
        <w:t xml:space="preserve"> plocha prierezu hrudníka a L je dĺžka hrudníka. Po dosadení rovnice </w:t>
      </w:r>
      <w:r w:rsidRPr="00FA362E">
        <w:rPr>
          <w:lang w:val="sk-SK"/>
        </w:rPr>
        <w:fldChar w:fldCharType="begin"/>
      </w:r>
      <w:r w:rsidRPr="00FA362E">
        <w:rPr>
          <w:lang w:val="sk-SK"/>
        </w:rPr>
        <w:instrText xml:space="preserve"> REF elektricky_aktivny_hrudnik \h </w:instrText>
      </w:r>
      <w:r w:rsidRPr="00FA362E">
        <w:rPr>
          <w:lang w:val="sk-SK"/>
        </w:rPr>
      </w:r>
      <w:r w:rsidRPr="00FA362E">
        <w:rPr>
          <w:lang w:val="sk-SK"/>
        </w:rPr>
        <w:fldChar w:fldCharType="separate"/>
      </w:r>
      <w:r w:rsidR="00B85020">
        <w:rPr>
          <w:noProof/>
          <w:color w:val="000000"/>
          <w:lang w:val="sk-SK"/>
        </w:rPr>
        <w:t>27</w:t>
      </w:r>
      <w:r w:rsidRPr="00FA362E">
        <w:rPr>
          <w:lang w:val="sk-SK"/>
        </w:rPr>
        <w:fldChar w:fldCharType="end"/>
      </w:r>
      <w:r w:rsidRPr="00FA362E">
        <w:rPr>
          <w:lang w:val="sk-SK"/>
        </w:rPr>
        <w:t xml:space="preserve"> do rovnice </w:t>
      </w:r>
      <w:r w:rsidRPr="00FA362E">
        <w:rPr>
          <w:lang w:val="sk-SK"/>
        </w:rPr>
        <w:fldChar w:fldCharType="begin"/>
      </w:r>
      <w:r w:rsidRPr="00FA362E">
        <w:rPr>
          <w:lang w:val="sk-SK"/>
        </w:rPr>
        <w:instrText xml:space="preserve"> REF Vc \h </w:instrText>
      </w:r>
      <w:r w:rsidRPr="00FA362E">
        <w:rPr>
          <w:lang w:val="sk-SK"/>
        </w:rPr>
      </w:r>
      <w:r w:rsidRPr="00FA362E">
        <w:rPr>
          <w:lang w:val="sk-SK"/>
        </w:rPr>
        <w:fldChar w:fldCharType="separate"/>
      </w:r>
      <w:r w:rsidR="00B85020">
        <w:rPr>
          <w:noProof/>
          <w:color w:val="000000"/>
          <w:lang w:val="sk-SK"/>
        </w:rPr>
        <w:t>26</w:t>
      </w:r>
      <w:r w:rsidRPr="00FA362E">
        <w:rPr>
          <w:lang w:val="sk-SK"/>
        </w:rPr>
        <w:fldChar w:fldCharType="end"/>
      </w:r>
      <w:r w:rsidRPr="00FA362E">
        <w:rPr>
          <w:lang w:val="sk-SK"/>
        </w:rPr>
        <w:t xml:space="preserve"> vypadne člen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oMath>
      <w:r w:rsidRPr="00FA362E">
        <w:rPr>
          <w:lang w:val="sk-SK"/>
        </w:rPr>
        <w:t xml:space="preserve">. </w:t>
      </w:r>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EPT</m:t>
            </m:r>
          </m:sub>
        </m:sSub>
      </m:oMath>
      <w:r w:rsidRPr="00FA362E">
        <w:rPr>
          <w:lang w:val="sk-SK"/>
        </w:rPr>
        <w:t xml:space="preserve"> je stanovený rovnicou:</w:t>
      </w:r>
    </w:p>
    <w:p w14:paraId="6A416AE5" w14:textId="77777777" w:rsidR="00CE547F" w:rsidRPr="00FA362E" w:rsidRDefault="00CE547F" w:rsidP="00CE547F">
      <w:pPr>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7FC11DA3" w14:textId="77777777" w:rsidTr="00452ADC">
        <w:tc>
          <w:tcPr>
            <w:tcW w:w="704" w:type="dxa"/>
          </w:tcPr>
          <w:p w14:paraId="6AAEC501" w14:textId="77777777" w:rsidR="00CE547F" w:rsidRPr="00FA362E" w:rsidRDefault="00CE547F" w:rsidP="00452ADC">
            <w:pPr>
              <w:jc w:val="center"/>
              <w:rPr>
                <w:color w:val="000000"/>
                <w:lang w:val="sk-SK"/>
              </w:rPr>
            </w:pPr>
          </w:p>
        </w:tc>
        <w:tc>
          <w:tcPr>
            <w:tcW w:w="7088" w:type="dxa"/>
            <w:vAlign w:val="center"/>
          </w:tcPr>
          <w:p w14:paraId="4DC8B431" w14:textId="77777777" w:rsidR="00CE547F" w:rsidRPr="00FA362E" w:rsidRDefault="000603AB" w:rsidP="00452ADC">
            <w:pPr>
              <w:jc w:val="center"/>
              <w:rPr>
                <w:color w:val="000000"/>
                <w:lang w:val="sk-SK"/>
              </w:rPr>
            </w:pPr>
            <m:oMathPara>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EPT</m:t>
                    </m:r>
                  </m:sub>
                </m:sSub>
                <m:r>
                  <w:rPr>
                    <w:rFonts w:ascii="Cambria Math" w:hAnsi="Cambria Math"/>
                    <w:lang w:val="sk-SK"/>
                  </w:rPr>
                  <m:t>= δ</m:t>
                </m:r>
                <m:f>
                  <m:fPr>
                    <m:ctrlPr>
                      <w:rPr>
                        <w:rFonts w:ascii="Cambria Math" w:hAnsi="Cambria Math"/>
                        <w:i/>
                        <w:lang w:val="sk-SK"/>
                      </w:rPr>
                    </m:ctrlPr>
                  </m:fPr>
                  <m:num>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3</m:t>
                        </m:r>
                      </m:sup>
                    </m:sSup>
                  </m:num>
                  <m:den>
                    <m:r>
                      <w:rPr>
                        <w:rFonts w:ascii="Cambria Math" w:hAnsi="Cambria Math"/>
                        <w:lang w:val="sk-SK"/>
                      </w:rPr>
                      <m:t>4.25</m:t>
                    </m:r>
                  </m:den>
                </m:f>
                <m:r>
                  <w:rPr>
                    <w:rFonts w:ascii="Cambria Math" w:hAnsi="Cambria Math"/>
                    <w:color w:val="000000"/>
                    <w:lang w:val="sk-SK"/>
                  </w:rPr>
                  <m:t xml:space="preserve"> .</m:t>
                </m:r>
              </m:oMath>
            </m:oMathPara>
          </w:p>
        </w:tc>
        <w:tc>
          <w:tcPr>
            <w:tcW w:w="702" w:type="dxa"/>
            <w:vAlign w:val="center"/>
          </w:tcPr>
          <w:p w14:paraId="27B5AD2B" w14:textId="77777777" w:rsidR="00CE547F" w:rsidRPr="00FA362E" w:rsidRDefault="00CE547F" w:rsidP="00452ADC">
            <w:pPr>
              <w:jc w:val="center"/>
              <w:rPr>
                <w:color w:val="000000"/>
                <w:lang w:val="sk-SK"/>
              </w:rPr>
            </w:pPr>
            <w:r w:rsidRPr="00FA362E">
              <w:rPr>
                <w:color w:val="000000"/>
                <w:lang w:val="sk-SK"/>
              </w:rPr>
              <w:t>(</w:t>
            </w:r>
            <w:r w:rsidRPr="00FA362E">
              <w:rPr>
                <w:lang w:val="sk-SK"/>
              </w:rPr>
              <w:fldChar w:fldCharType="begin"/>
            </w:r>
            <w:r w:rsidRPr="00FA362E">
              <w:rPr>
                <w:lang w:val="sk-SK"/>
              </w:rPr>
              <w:instrText xml:space="preserve"> SEQ eq \* MERGEFORMAT </w:instrText>
            </w:r>
            <w:r w:rsidRPr="00FA362E">
              <w:rPr>
                <w:lang w:val="sk-SK"/>
              </w:rPr>
              <w:fldChar w:fldCharType="separate"/>
            </w:r>
            <w:r w:rsidR="00B85020" w:rsidRPr="00B85020">
              <w:rPr>
                <w:noProof/>
                <w:color w:val="000000"/>
                <w:lang w:val="sk-SK"/>
              </w:rPr>
              <w:t>28</w:t>
            </w:r>
            <w:r w:rsidRPr="00FA362E">
              <w:rPr>
                <w:noProof/>
                <w:color w:val="000000"/>
                <w:lang w:val="sk-SK"/>
              </w:rPr>
              <w:fldChar w:fldCharType="end"/>
            </w:r>
            <w:r w:rsidRPr="00FA362E">
              <w:rPr>
                <w:color w:val="000000"/>
                <w:lang w:val="sk-SK"/>
              </w:rPr>
              <w:t>)</w:t>
            </w:r>
          </w:p>
        </w:tc>
      </w:tr>
    </w:tbl>
    <w:p w14:paraId="2E9B004F" w14:textId="77777777" w:rsidR="00CE547F" w:rsidRPr="00FA362E" w:rsidRDefault="00CE547F" w:rsidP="00CE547F">
      <w:pPr>
        <w:rPr>
          <w:lang w:val="sk-SK"/>
        </w:rPr>
      </w:pPr>
    </w:p>
    <w:p w14:paraId="0B67A78D" w14:textId="1A66EC84" w:rsidR="00CE547F" w:rsidRPr="00FA362E" w:rsidRDefault="00CE547F" w:rsidP="00CE547F">
      <w:pPr>
        <w:rPr>
          <w:lang w:val="sk-SK"/>
        </w:rPr>
      </w:pPr>
      <w:r w:rsidRPr="00FA362E">
        <w:rPr>
          <w:lang w:val="sk-SK"/>
        </w:rPr>
        <w:lastRenderedPageBreak/>
        <w:t xml:space="preserve">, kde L je dĺžka hrudníka, konštanta 4.25 bola získaná experimentálne a hodnota </w:t>
      </w:r>
      <m:oMath>
        <m:r>
          <w:rPr>
            <w:rFonts w:ascii="Cambria Math" w:hAnsi="Cambria Math"/>
            <w:lang w:val="sk-SK"/>
          </w:rPr>
          <m:t>δ</m:t>
        </m:r>
      </m:oMath>
      <w:r w:rsidRPr="00FA362E">
        <w:rPr>
          <w:lang w:val="sk-SK"/>
        </w:rPr>
        <w:t xml:space="preserve"> je bezrozmerný parameter, ktorý koriguje odchýlku od ideálnej telesnej váhy, čo ovplyvňuje prúdenie krvi v krvnom riečisku</w:t>
      </w:r>
      <w:r w:rsidRPr="00FA362E">
        <w:rPr>
          <w:lang w:val="sk-SK"/>
        </w:rPr>
        <w:fldChar w:fldCharType="begin"/>
      </w:r>
      <w:r w:rsidR="004B0F7D">
        <w:rPr>
          <w:lang w:val="sk-SK"/>
        </w:rPr>
        <w:instrText xml:space="preserve"> ADDIN EN.CITE &lt;EndNote&gt;&lt;Cite&gt;&lt;Author&gt;Hicks&lt;/Author&gt;&lt;Year&gt;1956&lt;/Year&gt;&lt;IDText&gt;THE ESTIMATION AND PREDICTION OF NORMAL BLOOD VOLUME&lt;/IDText&gt;&lt;DisplayText&gt;[37]&lt;/DisplayText&gt;&lt;record&gt;&lt;keywords&gt;&lt;keyword&gt;Research &amp;amp; Experimental Medicine&lt;/keyword&gt;&lt;/keywords&gt;&lt;urls&gt;&lt;related-urls&gt;&lt;url&gt;&amp;lt;Go to ISI&amp;gt;://WOS:A1956WK15800010&lt;/url&gt;&lt;/related-urls&gt;&lt;/urls&gt;&lt;isbn&gt;0143-5221&lt;/isbn&gt;&lt;work-type&gt;Article&lt;/work-type&gt;&lt;titles&gt;&lt;title&gt;THE ESTIMATION AND PREDICTION OF NORMAL BLOOD VOLUME&lt;/title&gt;&lt;secondary-title&gt;Clinical Science&lt;/secondary-title&gt;&lt;alt-title&gt;Clin. Sci.&lt;/alt-title&gt;&lt;/titles&gt;&lt;pages&gt;557-565&lt;/pages&gt;&lt;number&gt;4&lt;/number&gt;&lt;contributors&gt;&lt;authors&gt;&lt;author&gt;Hicks, D. A.&lt;/author&gt;&lt;author&gt;Hope, A.&lt;/author&gt;&lt;author&gt;Turnbull, A. L.&lt;/author&gt;&lt;author&gt;Verel, D.&lt;/author&gt;&lt;/authors&gt;&lt;/contributors&gt;&lt;language&gt;English&lt;/language&gt;&lt;added-date format="utc"&gt;1522265655&lt;/added-date&gt;&lt;ref-type name="Journal Article"&gt;17&lt;/ref-type&gt;&lt;dates&gt;&lt;year&gt;1956&lt;/year&gt;&lt;/dates&gt;&lt;rec-number&gt;77&lt;/rec-number&gt;&lt;last-updated-date format="utc"&gt;1522265655&lt;/last-updated-date&gt;&lt;accession-num&gt;WOS:A1956WK15800010&lt;/accession-num&gt;&lt;volume&gt;15&lt;/volume&gt;&lt;/record&gt;&lt;/Cite&gt;&lt;/EndNote&gt;</w:instrText>
      </w:r>
      <w:r w:rsidRPr="00FA362E">
        <w:rPr>
          <w:lang w:val="sk-SK"/>
        </w:rPr>
        <w:fldChar w:fldCharType="separate"/>
      </w:r>
      <w:r w:rsidR="004B0F7D">
        <w:rPr>
          <w:noProof/>
          <w:lang w:val="sk-SK"/>
        </w:rPr>
        <w:t>[37]</w:t>
      </w:r>
      <w:r w:rsidRPr="00FA362E">
        <w:rPr>
          <w:lang w:val="sk-SK"/>
        </w:rPr>
        <w:fldChar w:fldCharType="end"/>
      </w:r>
      <w:r w:rsidRPr="00FA362E">
        <w:rPr>
          <w:lang w:val="sk-SK"/>
        </w:rPr>
        <w:t xml:space="preserve">. </w:t>
      </w:r>
    </w:p>
    <w:p w14:paraId="22937F53" w14:textId="77777777" w:rsidR="00CE547F" w:rsidRPr="00FA362E" w:rsidRDefault="00CE547F" w:rsidP="00CE547F">
      <w:pPr>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29DC6011" w14:textId="77777777" w:rsidTr="00452ADC">
        <w:tc>
          <w:tcPr>
            <w:tcW w:w="704" w:type="dxa"/>
          </w:tcPr>
          <w:p w14:paraId="0F886859" w14:textId="77777777" w:rsidR="00CE547F" w:rsidRPr="00FA362E" w:rsidRDefault="00CE547F" w:rsidP="00452ADC">
            <w:pPr>
              <w:jc w:val="center"/>
              <w:rPr>
                <w:color w:val="000000"/>
                <w:lang w:val="sk-SK"/>
              </w:rPr>
            </w:pPr>
          </w:p>
        </w:tc>
        <w:tc>
          <w:tcPr>
            <w:tcW w:w="7088" w:type="dxa"/>
            <w:vAlign w:val="center"/>
          </w:tcPr>
          <w:p w14:paraId="7F17E5F6" w14:textId="77777777" w:rsidR="00CE547F" w:rsidRPr="00FA362E" w:rsidRDefault="00CE547F" w:rsidP="00452ADC">
            <w:pPr>
              <w:jc w:val="center"/>
              <w:rPr>
                <w:color w:val="000000"/>
                <w:lang w:val="sk-SK"/>
              </w:rPr>
            </w:pPr>
            <m:oMathPara>
              <m:oMath>
                <m:r>
                  <w:rPr>
                    <w:rFonts w:ascii="Cambria Math" w:hAnsi="Cambria Math"/>
                    <w:lang w:val="sk-SK"/>
                  </w:rPr>
                  <m:t xml:space="preserve">δ= </m:t>
                </m:r>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m</m:t>
                        </m:r>
                      </m:num>
                      <m:den>
                        <m:sSup>
                          <m:sSupPr>
                            <m:ctrlPr>
                              <w:rPr>
                                <w:rFonts w:ascii="Cambria Math" w:hAnsi="Cambria Math"/>
                                <w:i/>
                                <w:lang w:val="sk-SK"/>
                              </w:rPr>
                            </m:ctrlPr>
                          </m:sSupPr>
                          <m:e>
                            <m:r>
                              <w:rPr>
                                <w:rFonts w:ascii="Cambria Math" w:hAnsi="Cambria Math"/>
                                <w:lang w:val="sk-SK"/>
                              </w:rPr>
                              <m:t xml:space="preserve">24* </m:t>
                            </m:r>
                            <m:r>
                              <w:rPr>
                                <w:rFonts w:ascii="Cambria Math" w:hAnsi="Cambria Math"/>
                                <w:lang w:val="sk-SK"/>
                              </w:rPr>
                              <m:t>h</m:t>
                            </m:r>
                          </m:e>
                          <m:sup>
                            <m:r>
                              <w:rPr>
                                <w:rFonts w:ascii="Cambria Math" w:hAnsi="Cambria Math"/>
                                <w:lang w:val="sk-SK"/>
                              </w:rPr>
                              <m:t>2</m:t>
                            </m:r>
                          </m:sup>
                        </m:sSup>
                      </m:den>
                    </m:f>
                  </m:e>
                </m:rad>
                <m:r>
                  <w:rPr>
                    <w:rFonts w:ascii="Cambria Math" w:hAnsi="Cambria Math"/>
                    <w:color w:val="000000"/>
                    <w:lang w:val="sk-SK"/>
                  </w:rPr>
                  <m:t xml:space="preserve"> .</m:t>
                </m:r>
              </m:oMath>
            </m:oMathPara>
          </w:p>
        </w:tc>
        <w:tc>
          <w:tcPr>
            <w:tcW w:w="702" w:type="dxa"/>
            <w:vAlign w:val="center"/>
          </w:tcPr>
          <w:p w14:paraId="52DE0115" w14:textId="77777777" w:rsidR="00CE547F" w:rsidRPr="00FA362E" w:rsidRDefault="00CE547F" w:rsidP="00452ADC">
            <w:pPr>
              <w:jc w:val="center"/>
              <w:rPr>
                <w:color w:val="000000"/>
                <w:lang w:val="sk-SK"/>
              </w:rPr>
            </w:pPr>
            <w:r w:rsidRPr="00FA362E">
              <w:rPr>
                <w:color w:val="000000"/>
                <w:lang w:val="sk-SK"/>
              </w:rPr>
              <w:t>(</w:t>
            </w:r>
            <w:r w:rsidRPr="00FA362E">
              <w:rPr>
                <w:lang w:val="sk-SK"/>
              </w:rPr>
              <w:fldChar w:fldCharType="begin"/>
            </w:r>
            <w:r w:rsidRPr="00FA362E">
              <w:rPr>
                <w:lang w:val="sk-SK"/>
              </w:rPr>
              <w:instrText xml:space="preserve"> SEQ eq \* MERGEFORMAT </w:instrText>
            </w:r>
            <w:r w:rsidRPr="00FA362E">
              <w:rPr>
                <w:lang w:val="sk-SK"/>
              </w:rPr>
              <w:fldChar w:fldCharType="separate"/>
            </w:r>
            <w:r w:rsidR="00B85020" w:rsidRPr="00B85020">
              <w:rPr>
                <w:noProof/>
                <w:color w:val="000000"/>
                <w:lang w:val="sk-SK"/>
              </w:rPr>
              <w:t>29</w:t>
            </w:r>
            <w:r w:rsidRPr="00FA362E">
              <w:rPr>
                <w:noProof/>
                <w:color w:val="000000"/>
                <w:lang w:val="sk-SK"/>
              </w:rPr>
              <w:fldChar w:fldCharType="end"/>
            </w:r>
            <w:r w:rsidRPr="00FA362E">
              <w:rPr>
                <w:color w:val="000000"/>
                <w:lang w:val="sk-SK"/>
              </w:rPr>
              <w:t>)</w:t>
            </w:r>
          </w:p>
        </w:tc>
      </w:tr>
    </w:tbl>
    <w:p w14:paraId="065E3310" w14:textId="77777777" w:rsidR="00CE547F" w:rsidRPr="00FA362E" w:rsidRDefault="00CE547F" w:rsidP="00CE547F">
      <w:pPr>
        <w:rPr>
          <w:lang w:val="sk-SK"/>
        </w:rPr>
      </w:pPr>
    </w:p>
    <w:p w14:paraId="66D999D8" w14:textId="77777777" w:rsidR="00CE547F" w:rsidRPr="00FA362E" w:rsidRDefault="00CE547F" w:rsidP="00CE547F">
      <w:pPr>
        <w:rPr>
          <w:lang w:val="sk-SK"/>
        </w:rPr>
      </w:pPr>
      <w:r w:rsidRPr="00FA362E">
        <w:rPr>
          <w:lang w:val="sk-SK"/>
        </w:rPr>
        <w:t xml:space="preserve">Takto definovaný objem predstavuje objem tkaniva, ktorý sa elektricky podieľa na meraní srdcového výdaja. Po nahradení objemovej konštanty </w:t>
      </w:r>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c</m:t>
            </m:r>
          </m:sub>
        </m:sSub>
      </m:oMath>
      <w:r w:rsidRPr="00FA362E">
        <w:rPr>
          <w:lang w:val="sk-SK"/>
        </w:rPr>
        <w:t xml:space="preserve"> v rovnici (</w:t>
      </w:r>
      <w:r w:rsidRPr="00FA362E">
        <w:rPr>
          <w:lang w:val="sk-SK"/>
        </w:rPr>
        <w:fldChar w:fldCharType="begin"/>
      </w:r>
      <w:r w:rsidRPr="00FA362E">
        <w:rPr>
          <w:lang w:val="sk-SK"/>
        </w:rPr>
        <w:instrText xml:space="preserve"> REF kubicek \h </w:instrText>
      </w:r>
      <w:r w:rsidRPr="00FA362E">
        <w:rPr>
          <w:lang w:val="sk-SK"/>
        </w:rPr>
      </w:r>
      <w:r w:rsidRPr="00FA362E">
        <w:rPr>
          <w:lang w:val="sk-SK"/>
        </w:rPr>
        <w:fldChar w:fldCharType="separate"/>
      </w:r>
      <w:r w:rsidR="00B85020">
        <w:rPr>
          <w:noProof/>
          <w:color w:val="000000"/>
          <w:lang w:val="sk-SK"/>
        </w:rPr>
        <w:t>25</w:t>
      </w:r>
      <w:r w:rsidRPr="00FA362E">
        <w:rPr>
          <w:lang w:val="sk-SK"/>
        </w:rPr>
        <w:fldChar w:fldCharType="end"/>
      </w:r>
      <w:r w:rsidRPr="00FA362E">
        <w:rPr>
          <w:lang w:val="sk-SK"/>
        </w:rPr>
        <w:t xml:space="preserve">) objemovou konštantou </w:t>
      </w:r>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EPT</m:t>
            </m:r>
          </m:sub>
        </m:sSub>
      </m:oMath>
      <w:r w:rsidRPr="00FA362E">
        <w:rPr>
          <w:lang w:val="sk-SK"/>
        </w:rPr>
        <w:t xml:space="preserve"> dostávame Šrámek Bernštainovu rovnicu pre výpočet SV:</w:t>
      </w:r>
    </w:p>
    <w:p w14:paraId="44EFD3AD" w14:textId="77777777" w:rsidR="00CE547F" w:rsidRPr="00FA362E" w:rsidRDefault="00CE547F" w:rsidP="00CE547F">
      <w:pPr>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507D378F" w14:textId="77777777" w:rsidTr="00452ADC">
        <w:tc>
          <w:tcPr>
            <w:tcW w:w="704" w:type="dxa"/>
          </w:tcPr>
          <w:p w14:paraId="3F987661" w14:textId="77777777" w:rsidR="00CE547F" w:rsidRPr="00FA362E" w:rsidRDefault="00CE547F" w:rsidP="00452ADC">
            <w:pPr>
              <w:jc w:val="center"/>
              <w:rPr>
                <w:color w:val="000000"/>
                <w:lang w:val="sk-SK"/>
              </w:rPr>
            </w:pPr>
          </w:p>
        </w:tc>
        <w:tc>
          <w:tcPr>
            <w:tcW w:w="7088" w:type="dxa"/>
            <w:vAlign w:val="center"/>
          </w:tcPr>
          <w:p w14:paraId="57023B9B" w14:textId="77777777" w:rsidR="00CE547F" w:rsidRPr="00FA362E" w:rsidRDefault="000603AB" w:rsidP="00452ADC">
            <w:pPr>
              <w:jc w:val="center"/>
              <w:rPr>
                <w:color w:val="000000"/>
                <w:lang w:val="sk-SK"/>
              </w:rPr>
            </w:pPr>
            <m:oMathPara>
              <m:oMath>
                <m:sSub>
                  <m:sSubPr>
                    <m:ctrlPr>
                      <w:rPr>
                        <w:rFonts w:ascii="Cambria Math" w:hAnsi="Cambria Math"/>
                        <w:i/>
                        <w:color w:val="000000"/>
                        <w:lang w:val="sk-SK"/>
                      </w:rPr>
                    </m:ctrlPr>
                  </m:sSubPr>
                  <m:e>
                    <m:r>
                      <w:rPr>
                        <w:rFonts w:ascii="Cambria Math" w:hAnsi="Cambria Math"/>
                        <w:color w:val="000000"/>
                        <w:lang w:val="sk-SK"/>
                      </w:rPr>
                      <m:t>SV</m:t>
                    </m:r>
                  </m:e>
                  <m:sub>
                    <m:r>
                      <w:rPr>
                        <w:rFonts w:ascii="Cambria Math" w:hAnsi="Cambria Math"/>
                        <w:color w:val="000000"/>
                        <w:lang w:val="sk-SK"/>
                      </w:rPr>
                      <m:t>S-B</m:t>
                    </m:r>
                  </m:sub>
                </m:sSub>
                <m:r>
                  <w:rPr>
                    <w:rFonts w:ascii="Cambria Math" w:hAnsi="Cambria Math"/>
                    <w:lang w:val="sk-SK"/>
                  </w:rPr>
                  <m:t xml:space="preserve">= δ </m:t>
                </m:r>
                <m:f>
                  <m:fPr>
                    <m:ctrlPr>
                      <w:rPr>
                        <w:rFonts w:ascii="Cambria Math" w:hAnsi="Cambria Math"/>
                        <w:i/>
                        <w:lang w:val="sk-SK"/>
                      </w:rPr>
                    </m:ctrlPr>
                  </m:fPr>
                  <m:num>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3</m:t>
                        </m:r>
                      </m:sup>
                    </m:sSup>
                  </m:num>
                  <m:den>
                    <m:r>
                      <w:rPr>
                        <w:rFonts w:ascii="Cambria Math" w:hAnsi="Cambria Math"/>
                        <w:lang w:val="sk-SK"/>
                      </w:rPr>
                      <m:t>4.25</m:t>
                    </m:r>
                  </m:den>
                </m:f>
                <m:f>
                  <m:fPr>
                    <m:ctrlPr>
                      <w:rPr>
                        <w:rFonts w:ascii="Cambria Math" w:hAnsi="Cambria Math"/>
                        <w:i/>
                        <w:lang w:val="sk-SK"/>
                      </w:rPr>
                    </m:ctrlPr>
                  </m:fPr>
                  <m:num>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 xml:space="preserve">LVE </m:t>
                    </m:r>
                  </m:sub>
                </m:sSub>
                <m:d>
                  <m:dPr>
                    <m:ctrlPr>
                      <w:rPr>
                        <w:rFonts w:ascii="Cambria Math" w:hAnsi="Cambria Math"/>
                        <w:i/>
                        <w:color w:val="000000"/>
                        <w:lang w:val="sk-SK"/>
                      </w:rPr>
                    </m:ctrlPr>
                  </m:dPr>
                  <m:e>
                    <m:r>
                      <w:rPr>
                        <w:rFonts w:ascii="Cambria Math" w:hAnsi="Cambria Math"/>
                        <w:color w:val="000000"/>
                        <w:lang w:val="sk-SK"/>
                      </w:rPr>
                      <m:t>ml</m:t>
                    </m:r>
                  </m:e>
                </m:d>
                <m:r>
                  <m:rPr>
                    <m:sty m:val="p"/>
                  </m:rPr>
                  <w:rPr>
                    <w:rFonts w:ascii="Cambria Math" w:hAnsi="Cambria Math"/>
                    <w:color w:val="000000"/>
                    <w:lang w:val="sk-SK"/>
                  </w:rPr>
                  <m:t>.</m:t>
                </m:r>
              </m:oMath>
            </m:oMathPara>
          </w:p>
        </w:tc>
        <w:tc>
          <w:tcPr>
            <w:tcW w:w="702" w:type="dxa"/>
            <w:vAlign w:val="center"/>
          </w:tcPr>
          <w:p w14:paraId="0BB59762" w14:textId="77777777" w:rsidR="00CE547F" w:rsidRPr="00FA362E" w:rsidRDefault="00CE547F" w:rsidP="00452ADC">
            <w:pPr>
              <w:jc w:val="center"/>
              <w:rPr>
                <w:color w:val="000000"/>
                <w:lang w:val="sk-SK"/>
              </w:rPr>
            </w:pPr>
            <w:r w:rsidRPr="00FA362E">
              <w:rPr>
                <w:color w:val="000000"/>
                <w:lang w:val="sk-SK"/>
              </w:rPr>
              <w:t>(</w:t>
            </w:r>
            <w:bookmarkStart w:id="128" w:name="sramek"/>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30</w:t>
            </w:r>
            <w:r w:rsidRPr="00FA362E">
              <w:rPr>
                <w:color w:val="000000"/>
                <w:lang w:val="sk-SK"/>
              </w:rPr>
              <w:fldChar w:fldCharType="end"/>
            </w:r>
            <w:bookmarkEnd w:id="128"/>
            <w:r w:rsidRPr="00FA362E">
              <w:rPr>
                <w:color w:val="000000"/>
                <w:lang w:val="sk-SK"/>
              </w:rPr>
              <w:t>)</w:t>
            </w:r>
          </w:p>
        </w:tc>
      </w:tr>
      <w:tr w:rsidR="00CE547F" w:rsidRPr="00FA362E" w14:paraId="266A97AB" w14:textId="77777777" w:rsidTr="00452ADC">
        <w:tc>
          <w:tcPr>
            <w:tcW w:w="704" w:type="dxa"/>
          </w:tcPr>
          <w:p w14:paraId="6EC94230" w14:textId="77777777" w:rsidR="00CE547F" w:rsidRPr="00FA362E" w:rsidRDefault="00CE547F" w:rsidP="00452ADC">
            <w:pPr>
              <w:jc w:val="center"/>
              <w:rPr>
                <w:color w:val="000000"/>
                <w:lang w:val="sk-SK"/>
              </w:rPr>
            </w:pPr>
          </w:p>
        </w:tc>
        <w:tc>
          <w:tcPr>
            <w:tcW w:w="7088" w:type="dxa"/>
            <w:vAlign w:val="center"/>
          </w:tcPr>
          <w:p w14:paraId="39FD1217" w14:textId="77777777" w:rsidR="00CE547F" w:rsidRPr="00FA362E" w:rsidRDefault="00CE547F" w:rsidP="00452ADC">
            <w:pPr>
              <w:jc w:val="center"/>
              <w:rPr>
                <w:color w:val="000000"/>
                <w:lang w:val="sk-SK"/>
              </w:rPr>
            </w:pPr>
          </w:p>
        </w:tc>
        <w:tc>
          <w:tcPr>
            <w:tcW w:w="702" w:type="dxa"/>
            <w:vAlign w:val="center"/>
          </w:tcPr>
          <w:p w14:paraId="3CABD080" w14:textId="77777777" w:rsidR="00CE547F" w:rsidRPr="00FA362E" w:rsidRDefault="00CE547F" w:rsidP="00452ADC">
            <w:pPr>
              <w:jc w:val="center"/>
              <w:rPr>
                <w:color w:val="000000"/>
                <w:lang w:val="sk-SK"/>
              </w:rPr>
            </w:pPr>
          </w:p>
        </w:tc>
      </w:tr>
    </w:tbl>
    <w:p w14:paraId="62493471" w14:textId="77777777" w:rsidR="00CE547F" w:rsidRPr="00FA362E" w:rsidRDefault="00CE547F" w:rsidP="00CE547F">
      <w:pPr>
        <w:rPr>
          <w:lang w:val="sk-SK"/>
        </w:rPr>
      </w:pPr>
      <w:r w:rsidRPr="00FA362E">
        <w:rPr>
          <w:lang w:val="sk-SK"/>
        </w:rPr>
        <w:t>Tento prístup má zohľadniť nielen len dĺžku hrudníka, ale aj telesnú váhu a objem krvi v hrudníku.</w:t>
      </w:r>
    </w:p>
    <w:p w14:paraId="2D6DAB2B" w14:textId="77777777" w:rsidR="00CE547F" w:rsidRPr="00FA362E" w:rsidRDefault="00CE547F" w:rsidP="00CE547F">
      <w:pPr>
        <w:pStyle w:val="Nadpis3"/>
        <w:spacing w:line="240" w:lineRule="auto"/>
        <w:rPr>
          <w:lang w:val="sk-SK"/>
        </w:rPr>
      </w:pPr>
      <w:bookmarkStart w:id="129" w:name="_Toc386404201"/>
      <w:bookmarkStart w:id="130" w:name="_Toc513981466"/>
      <w:r w:rsidRPr="00FA362E">
        <w:rPr>
          <w:lang w:val="sk-SK"/>
        </w:rPr>
        <w:t>Metódy výpočtu SV na základe zmeny vodivosti krvi</w:t>
      </w:r>
      <w:bookmarkEnd w:id="129"/>
      <w:bookmarkEnd w:id="130"/>
    </w:p>
    <w:p w14:paraId="634C5B79" w14:textId="77777777" w:rsidR="00CE547F" w:rsidRPr="00FA362E" w:rsidRDefault="00CE547F" w:rsidP="00CE547F">
      <w:pPr>
        <w:rPr>
          <w:lang w:val="sk-SK"/>
        </w:rPr>
      </w:pPr>
    </w:p>
    <w:p w14:paraId="035E1C69" w14:textId="77777777" w:rsidR="00CE547F" w:rsidRPr="00FA362E" w:rsidRDefault="00CE547F" w:rsidP="00CE547F">
      <w:pPr>
        <w:rPr>
          <w:lang w:val="sk-SK"/>
        </w:rPr>
      </w:pPr>
      <w:r w:rsidRPr="00FA362E">
        <w:rPr>
          <w:lang w:val="sk-SK"/>
        </w:rPr>
        <w:t>Tieto metódy sa nazývajú aj bioimpedančná flowmetria. Predošlé metódy predpokladajú konštantný odpor krvi, čo bolo spomenuté vyššie ako veličina, ktorá sa mení v závislosti na rýchlosti prúdení krvi a teda prináša do metódy nepresnosti. Derivovaním rovnice (</w:t>
      </w:r>
      <w:r w:rsidRPr="00FA362E">
        <w:rPr>
          <w:lang w:val="sk-SK"/>
        </w:rPr>
        <w:fldChar w:fldCharType="begin"/>
      </w:r>
      <w:r w:rsidRPr="00FA362E">
        <w:rPr>
          <w:lang w:val="sk-SK"/>
        </w:rPr>
        <w:instrText xml:space="preserve"> REF vypocetSV_1 \h </w:instrText>
      </w:r>
      <w:r w:rsidRPr="00FA362E">
        <w:rPr>
          <w:lang w:val="sk-SK"/>
        </w:rPr>
      </w:r>
      <w:r w:rsidRPr="00FA362E">
        <w:rPr>
          <w:lang w:val="sk-SK"/>
        </w:rPr>
        <w:fldChar w:fldCharType="separate"/>
      </w:r>
      <w:r w:rsidR="00B85020">
        <w:rPr>
          <w:noProof/>
          <w:color w:val="000000"/>
          <w:lang w:val="sk-SK"/>
        </w:rPr>
        <w:t>19</w:t>
      </w:r>
      <w:r w:rsidRPr="00FA362E">
        <w:rPr>
          <w:lang w:val="sk-SK"/>
        </w:rPr>
        <w:fldChar w:fldCharType="end"/>
      </w:r>
      <w:r w:rsidRPr="00FA362E">
        <w:rPr>
          <w:lang w:val="sk-SK"/>
        </w:rPr>
        <w:t>) po častiach, dostaneme rovnicu:</w:t>
      </w:r>
    </w:p>
    <w:p w14:paraId="4C748764" w14:textId="77777777" w:rsidR="00CE547F" w:rsidRPr="00FA362E" w:rsidRDefault="00CE547F" w:rsidP="00CE547F">
      <w:pPr>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23E12EE1" w14:textId="77777777" w:rsidTr="00452ADC">
        <w:tc>
          <w:tcPr>
            <w:tcW w:w="704" w:type="dxa"/>
          </w:tcPr>
          <w:p w14:paraId="2D7AD75A" w14:textId="77777777" w:rsidR="00CE547F" w:rsidRPr="00FA362E" w:rsidRDefault="00CE547F" w:rsidP="00452ADC">
            <w:pPr>
              <w:jc w:val="center"/>
              <w:rPr>
                <w:color w:val="000000"/>
                <w:lang w:val="sk-SK"/>
              </w:rPr>
            </w:pPr>
          </w:p>
        </w:tc>
        <w:tc>
          <w:tcPr>
            <w:tcW w:w="7088" w:type="dxa"/>
            <w:vAlign w:val="center"/>
          </w:tcPr>
          <w:p w14:paraId="5CA4713C" w14:textId="77777777" w:rsidR="00CE547F" w:rsidRPr="00FA362E" w:rsidRDefault="000603AB" w:rsidP="00452ADC">
            <w:pPr>
              <w:jc w:val="center"/>
              <w:rPr>
                <w:color w:val="000000"/>
                <w:lang w:val="sk-SK"/>
              </w:rPr>
            </w:pPr>
            <m:oMathPara>
              <m:oMath>
                <m:f>
                  <m:fPr>
                    <m:ctrlPr>
                      <w:rPr>
                        <w:rFonts w:ascii="Cambria Math" w:hAnsi="Cambria Math"/>
                        <w:i/>
                        <w:lang w:val="sk-SK"/>
                      </w:rPr>
                    </m:ctrlPr>
                  </m:fPr>
                  <m:num>
                    <m:r>
                      <w:rPr>
                        <w:rFonts w:ascii="Cambria Math" w:hAnsi="Cambria Math"/>
                        <w:lang w:val="sk-SK"/>
                      </w:rPr>
                      <m:t>dZ(t)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length</m:t>
                        </m:r>
                      </m:sub>
                    </m:sSub>
                    <m:r>
                      <w:rPr>
                        <w:rFonts w:ascii="Cambria Math" w:hAnsi="Cambria Math"/>
                        <w:lang w:val="sk-SK"/>
                      </w:rPr>
                      <m:t>(t)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vel</m:t>
                        </m:r>
                      </m:sub>
                    </m:sSub>
                    <m:r>
                      <w:rPr>
                        <w:rFonts w:ascii="Cambria Math" w:hAnsi="Cambria Math"/>
                        <w:lang w:val="sk-SK"/>
                      </w:rPr>
                      <m:t>(t)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vol</m:t>
                        </m:r>
                      </m:sub>
                    </m:sSub>
                    <m:r>
                      <w:rPr>
                        <w:rFonts w:ascii="Cambria Math" w:hAnsi="Cambria Math"/>
                        <w:lang w:val="sk-SK"/>
                      </w:rPr>
                      <m:t>(t)</m:t>
                    </m:r>
                  </m:num>
                  <m:den>
                    <m:r>
                      <w:rPr>
                        <w:rFonts w:ascii="Cambria Math" w:hAnsi="Cambria Math"/>
                        <w:lang w:val="sk-SK"/>
                      </w:rPr>
                      <m:t>dt</m:t>
                    </m:r>
                  </m:den>
                </m:f>
                <m:r>
                  <m:rPr>
                    <m:sty m:val="p"/>
                  </m:rPr>
                  <w:rPr>
                    <w:rFonts w:ascii="Cambria Math" w:hAnsi="Cambria Math"/>
                    <w:color w:val="000000"/>
                    <w:lang w:val="sk-SK"/>
                  </w:rPr>
                  <m:t xml:space="preserve"> .</m:t>
                </m:r>
              </m:oMath>
            </m:oMathPara>
          </w:p>
        </w:tc>
        <w:tc>
          <w:tcPr>
            <w:tcW w:w="702" w:type="dxa"/>
            <w:vAlign w:val="center"/>
          </w:tcPr>
          <w:p w14:paraId="2B98E6F6" w14:textId="77777777" w:rsidR="00CE547F" w:rsidRPr="00FA362E" w:rsidRDefault="00CE547F" w:rsidP="00452ADC">
            <w:pPr>
              <w:jc w:val="center"/>
              <w:rPr>
                <w:color w:val="000000"/>
                <w:lang w:val="sk-SK"/>
              </w:rPr>
            </w:pPr>
            <w:r w:rsidRPr="00FA362E">
              <w:rPr>
                <w:color w:val="000000"/>
                <w:lang w:val="sk-SK"/>
              </w:rPr>
              <w:t>(</w:t>
            </w:r>
            <w:r w:rsidRPr="00FA362E">
              <w:rPr>
                <w:lang w:val="sk-SK"/>
              </w:rPr>
              <w:fldChar w:fldCharType="begin"/>
            </w:r>
            <w:r w:rsidRPr="00FA362E">
              <w:rPr>
                <w:lang w:val="sk-SK"/>
              </w:rPr>
              <w:instrText xml:space="preserve"> SEQ eq \* MERGEFORMAT </w:instrText>
            </w:r>
            <w:r w:rsidRPr="00FA362E">
              <w:rPr>
                <w:lang w:val="sk-SK"/>
              </w:rPr>
              <w:fldChar w:fldCharType="separate"/>
            </w:r>
            <w:r w:rsidR="00B85020" w:rsidRPr="00B85020">
              <w:rPr>
                <w:noProof/>
                <w:color w:val="000000"/>
                <w:lang w:val="sk-SK"/>
              </w:rPr>
              <w:t>31</w:t>
            </w:r>
            <w:r w:rsidRPr="00FA362E">
              <w:rPr>
                <w:noProof/>
                <w:color w:val="000000"/>
                <w:lang w:val="sk-SK"/>
              </w:rPr>
              <w:fldChar w:fldCharType="end"/>
            </w:r>
            <w:r w:rsidRPr="00FA362E">
              <w:rPr>
                <w:color w:val="000000"/>
                <w:lang w:val="sk-SK"/>
              </w:rPr>
              <w:t>)</w:t>
            </w:r>
          </w:p>
        </w:tc>
      </w:tr>
    </w:tbl>
    <w:p w14:paraId="10D03A78" w14:textId="77777777" w:rsidR="00CE547F" w:rsidRPr="00FA362E" w:rsidRDefault="00CE547F" w:rsidP="00CE547F">
      <w:pPr>
        <w:rPr>
          <w:lang w:val="sk-SK"/>
        </w:rPr>
      </w:pPr>
    </w:p>
    <w:p w14:paraId="1F5FC112" w14:textId="77777777" w:rsidR="00CE547F" w:rsidRPr="00FA362E" w:rsidRDefault="00CE547F" w:rsidP="00CE547F">
      <w:pPr>
        <w:rPr>
          <w:lang w:val="sk-SK"/>
        </w:rPr>
      </w:pPr>
      <w:r w:rsidRPr="00FA362E">
        <w:rPr>
          <w:lang w:val="sk-SK"/>
        </w:rPr>
        <w:t>A po dosadení dostaneme rovnicu:</w:t>
      </w:r>
    </w:p>
    <w:p w14:paraId="377EA136" w14:textId="77777777" w:rsidR="00CE547F" w:rsidRPr="00FA362E" w:rsidRDefault="00CE547F" w:rsidP="00CE547F">
      <w:pPr>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0706EAAC" w14:textId="77777777" w:rsidTr="00452ADC">
        <w:tc>
          <w:tcPr>
            <w:tcW w:w="704" w:type="dxa"/>
          </w:tcPr>
          <w:p w14:paraId="0FFB6E03" w14:textId="77777777" w:rsidR="00CE547F" w:rsidRPr="00FA362E" w:rsidRDefault="00CE547F" w:rsidP="00452ADC">
            <w:pPr>
              <w:jc w:val="center"/>
              <w:rPr>
                <w:color w:val="000000"/>
                <w:lang w:val="sk-SK"/>
              </w:rPr>
            </w:pPr>
          </w:p>
        </w:tc>
        <w:tc>
          <w:tcPr>
            <w:tcW w:w="7088" w:type="dxa"/>
            <w:vAlign w:val="center"/>
          </w:tcPr>
          <w:p w14:paraId="3BB810F4" w14:textId="77777777" w:rsidR="00CE547F" w:rsidRPr="00FA362E" w:rsidRDefault="000603AB" w:rsidP="00452ADC">
            <w:pPr>
              <w:rPr>
                <w:color w:val="000000"/>
                <w:lang w:val="sk-SK"/>
              </w:rPr>
            </w:pPr>
            <m:oMathPara>
              <m:oMath>
                <m:f>
                  <m:fPr>
                    <m:ctrlPr>
                      <w:rPr>
                        <w:rFonts w:ascii="Cambria Math" w:hAnsi="Cambria Math"/>
                        <w:i/>
                        <w:lang w:val="sk-SK"/>
                      </w:rPr>
                    </m:ctrlPr>
                  </m:fPr>
                  <m:num>
                    <m:r>
                      <w:rPr>
                        <w:rFonts w:ascii="Cambria Math" w:hAnsi="Cambria Math"/>
                        <w:lang w:val="sk-SK"/>
                      </w:rPr>
                      <m:t>dZ(t)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num>
                  <m:den>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den>
                </m:f>
                <m:f>
                  <m:fPr>
                    <m:ctrlPr>
                      <w:rPr>
                        <w:rFonts w:ascii="Cambria Math" w:hAnsi="Cambria Math"/>
                        <w:i/>
                        <w:lang w:val="sk-SK"/>
                      </w:rPr>
                    </m:ctrlPr>
                  </m:fPr>
                  <m:num>
                    <m:r>
                      <w:rPr>
                        <w:rFonts w:ascii="Cambria Math" w:hAnsi="Cambria Math"/>
                        <w:lang w:val="sk-SK"/>
                      </w:rPr>
                      <m:t>2L</m:t>
                    </m:r>
                  </m:num>
                  <m:den>
                    <m:r>
                      <w:rPr>
                        <w:rFonts w:ascii="Cambria Math" w:hAnsi="Cambria Math"/>
                        <w:lang w:val="sk-SK"/>
                      </w:rPr>
                      <m:t>1</m:t>
                    </m:r>
                  </m:den>
                </m:f>
                <m:f>
                  <m:fPr>
                    <m:ctrlPr>
                      <w:rPr>
                        <w:rFonts w:ascii="Cambria Math" w:hAnsi="Cambria Math"/>
                        <w:i/>
                        <w:lang w:val="sk-SK"/>
                      </w:rPr>
                    </m:ctrlPr>
                  </m:fPr>
                  <m:num>
                    <m:r>
                      <w:rPr>
                        <w:rFonts w:ascii="Cambria Math" w:hAnsi="Cambria Math"/>
                        <w:lang w:val="sk-SK"/>
                      </w:rPr>
                      <m:t>dL(t)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den>
                </m:f>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r>
                      <w:rPr>
                        <w:rFonts w:ascii="Cambria Math" w:hAnsi="Cambria Math"/>
                        <w:lang w:val="sk-SK"/>
                      </w:rPr>
                      <m:t>(t)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V</m:t>
                        </m:r>
                      </m:e>
                      <m:sub>
                        <m:r>
                          <w:rPr>
                            <w:rFonts w:ascii="Cambria Math" w:hAnsi="Cambria Math"/>
                            <w:lang w:val="sk-SK"/>
                          </w:rPr>
                          <m:t>b</m:t>
                        </m:r>
                      </m:sub>
                      <m:sup>
                        <m:r>
                          <w:rPr>
                            <w:rFonts w:ascii="Cambria Math" w:hAnsi="Cambria Math"/>
                            <w:lang w:val="sk-SK"/>
                          </w:rPr>
                          <m:t>2</m:t>
                        </m:r>
                      </m:sup>
                    </m:sSubSup>
                  </m:den>
                </m:f>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r>
                      <w:rPr>
                        <w:rFonts w:ascii="Cambria Math" w:hAnsi="Cambria Math"/>
                        <w:lang w:val="sk-SK"/>
                      </w:rPr>
                      <m:t>(t)</m:t>
                    </m:r>
                  </m:num>
                  <m:den>
                    <m:r>
                      <w:rPr>
                        <w:rFonts w:ascii="Cambria Math" w:hAnsi="Cambria Math"/>
                        <w:lang w:val="sk-SK"/>
                      </w:rPr>
                      <m:t>dt</m:t>
                    </m:r>
                  </m:den>
                </m:f>
                <m:r>
                  <m:rPr>
                    <m:sty m:val="p"/>
                  </m:rPr>
                  <w:rPr>
                    <w:rFonts w:ascii="Cambria Math" w:hAnsi="Cambria Math"/>
                    <w:color w:val="000000"/>
                    <w:lang w:val="sk-SK"/>
                  </w:rPr>
                  <m:t xml:space="preserve"> .</m:t>
                </m:r>
              </m:oMath>
            </m:oMathPara>
          </w:p>
        </w:tc>
        <w:tc>
          <w:tcPr>
            <w:tcW w:w="702" w:type="dxa"/>
            <w:vAlign w:val="center"/>
          </w:tcPr>
          <w:p w14:paraId="1F6F2C65" w14:textId="77777777" w:rsidR="00CE547F" w:rsidRPr="00FA362E" w:rsidRDefault="00CE547F" w:rsidP="00452ADC">
            <w:pPr>
              <w:jc w:val="center"/>
              <w:rPr>
                <w:color w:val="000000"/>
                <w:lang w:val="sk-SK"/>
              </w:rPr>
            </w:pPr>
            <w:r w:rsidRPr="00FA362E">
              <w:rPr>
                <w:color w:val="000000"/>
                <w:lang w:val="sk-SK"/>
              </w:rPr>
              <w:t>(</w:t>
            </w:r>
            <w:bookmarkStart w:id="131" w:name="premenliva_impedancia_2"/>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32</w:t>
            </w:r>
            <w:r w:rsidRPr="00FA362E">
              <w:rPr>
                <w:color w:val="000000"/>
                <w:lang w:val="sk-SK"/>
              </w:rPr>
              <w:fldChar w:fldCharType="end"/>
            </w:r>
            <w:bookmarkEnd w:id="131"/>
            <w:r w:rsidRPr="00FA362E">
              <w:rPr>
                <w:color w:val="000000"/>
                <w:lang w:val="sk-SK"/>
              </w:rPr>
              <w:t>)</w:t>
            </w:r>
          </w:p>
        </w:tc>
      </w:tr>
    </w:tbl>
    <w:p w14:paraId="2F658301" w14:textId="77777777" w:rsidR="00CE547F" w:rsidRPr="00FA362E" w:rsidRDefault="00CE547F" w:rsidP="00CE547F">
      <w:pPr>
        <w:rPr>
          <w:lang w:val="sk-SK"/>
        </w:rPr>
      </w:pPr>
    </w:p>
    <w:p w14:paraId="645F91E1" w14:textId="77777777" w:rsidR="00CE547F" w:rsidRPr="00FA362E" w:rsidRDefault="00CE547F" w:rsidP="00CE547F">
      <w:pPr>
        <w:rPr>
          <w:lang w:val="sk-SK"/>
        </w:rPr>
      </w:pPr>
      <w:r w:rsidRPr="00FA362E">
        <w:rPr>
          <w:lang w:val="sk-SK"/>
        </w:rPr>
        <w:lastRenderedPageBreak/>
        <w:t xml:space="preserve">Presný pôvod maxima hodnoty zápornej impedančnej krivky -dZ/dtmax ostáva zatiaľ nejasný. Predchádzajúce úvahy predpokladali, že -dZ/dtmax zodpovedá maximu priemeru aorty. Pred dosiahnutím maxima hodnoty priemeru aorty sa predpokladá len malý výtok krvi z aorty do periférií. Maximum hodnoty derivácie impedancie by teda mal určovať tretí derivant vyjadrujúci zmenu objemu v aorte – kapacitnú časť Windkesselovho modelu. Viac informácií k pôvodu zápornej impedančnej krivky: -dZ/dtmax poskytujú simultánne merania viacerých parametrov obehovej sústavy, ktoré znázorňuje </w:t>
      </w:r>
      <w:r w:rsidRPr="00FA362E">
        <w:rPr>
          <w:lang w:val="sk-SK"/>
        </w:rPr>
        <w:fldChar w:fldCharType="begin"/>
      </w:r>
      <w:r w:rsidRPr="00FA362E">
        <w:rPr>
          <w:lang w:val="sk-SK"/>
        </w:rPr>
        <w:instrText xml:space="preserve"> REF _Ref510082113 \h </w:instrText>
      </w:r>
      <w:r w:rsidRPr="00FA362E">
        <w:rPr>
          <w:lang w:val="sk-SK"/>
        </w:rPr>
      </w:r>
      <w:r w:rsidRPr="00FA362E">
        <w:rPr>
          <w:lang w:val="sk-SK"/>
        </w:rPr>
        <w:fldChar w:fldCharType="separate"/>
      </w:r>
      <w:r w:rsidR="00B85020" w:rsidRPr="00FA362E">
        <w:rPr>
          <w:lang w:val="sk-SK"/>
        </w:rPr>
        <w:t xml:space="preserve">Obrázok </w:t>
      </w:r>
      <w:r w:rsidR="00B85020">
        <w:rPr>
          <w:noProof/>
          <w:lang w:val="sk-SK"/>
        </w:rPr>
        <w:t>1</w:t>
      </w:r>
      <w:r w:rsidR="00B85020">
        <w:rPr>
          <w:lang w:val="sk-SK"/>
        </w:rPr>
        <w:t>.</w:t>
      </w:r>
      <w:r w:rsidR="00B85020">
        <w:rPr>
          <w:noProof/>
          <w:lang w:val="sk-SK"/>
        </w:rPr>
        <w:t>9</w:t>
      </w:r>
      <w:r w:rsidRPr="00FA362E">
        <w:rPr>
          <w:lang w:val="sk-SK"/>
        </w:rPr>
        <w:fldChar w:fldCharType="end"/>
      </w:r>
      <w:r w:rsidRPr="00FA362E">
        <w:rPr>
          <w:lang w:val="sk-SK"/>
        </w:rPr>
        <w:t xml:space="preserve"> .</w:t>
      </w:r>
    </w:p>
    <w:p w14:paraId="416C60BF" w14:textId="77777777" w:rsidR="00CE547F" w:rsidRPr="00FA362E" w:rsidRDefault="00CE547F" w:rsidP="00CE547F">
      <w:pPr>
        <w:jc w:val="center"/>
        <w:rPr>
          <w:lang w:val="sk-SK"/>
        </w:rPr>
      </w:pPr>
      <w:r w:rsidRPr="00FA362E">
        <w:rPr>
          <w:noProof/>
        </w:rPr>
        <w:drawing>
          <wp:inline distT="0" distB="0" distL="0" distR="0" wp14:anchorId="1426F2F4" wp14:editId="35432E7E">
            <wp:extent cx="3479409" cy="2954740"/>
            <wp:effectExtent l="0" t="0" r="6985" b="0"/>
            <wp:docPr id="63"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1"/>
                    <pic:cNvPicPr>
                      <a:picLocks noChangeAspect="1" noChangeArrowheads="1"/>
                    </pic:cNvPicPr>
                  </pic:nvPicPr>
                  <pic:blipFill>
                    <a:blip r:embed="rId27"/>
                    <a:srcRect/>
                    <a:stretch>
                      <a:fillRect/>
                    </a:stretch>
                  </pic:blipFill>
                  <pic:spPr bwMode="auto">
                    <a:xfrm>
                      <a:off x="0" y="0"/>
                      <a:ext cx="3506894" cy="2978080"/>
                    </a:xfrm>
                    <a:prstGeom prst="rect">
                      <a:avLst/>
                    </a:prstGeom>
                    <a:noFill/>
                    <a:ln w="9525">
                      <a:noFill/>
                      <a:miter lim="800000"/>
                      <a:headEnd/>
                      <a:tailEnd/>
                    </a:ln>
                  </pic:spPr>
                </pic:pic>
              </a:graphicData>
            </a:graphic>
          </wp:inline>
        </w:drawing>
      </w:r>
    </w:p>
    <w:p w14:paraId="75C84A76" w14:textId="722303D1" w:rsidR="00CE547F" w:rsidRPr="00FA362E" w:rsidRDefault="00CE547F" w:rsidP="00CE547F">
      <w:pPr>
        <w:pStyle w:val="Popis"/>
        <w:rPr>
          <w:vanish/>
          <w:lang w:val="sk-SK"/>
          <w:specVanish/>
        </w:rPr>
      </w:pPr>
      <w:bookmarkStart w:id="132" w:name="_Ref510082113"/>
      <w:bookmarkStart w:id="133" w:name="_Ref510038423"/>
      <w:bookmarkStart w:id="134" w:name="_Toc513981515"/>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1</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9</w:t>
      </w:r>
      <w:r w:rsidR="00A53D98">
        <w:rPr>
          <w:lang w:val="sk-SK"/>
        </w:rPr>
        <w:fldChar w:fldCharType="end"/>
      </w:r>
      <w:bookmarkEnd w:id="132"/>
      <w:r w:rsidRPr="00FA362E">
        <w:rPr>
          <w:lang w:val="sk-SK"/>
        </w:rPr>
        <w:t>:</w:t>
      </w:r>
      <w:r w:rsidRPr="00FA362E">
        <w:rPr>
          <w:szCs w:val="22"/>
          <w:lang w:val="sk-SK"/>
        </w:rPr>
        <w:t xml:space="preserve"> Vzťah maximálneho toku krvi a </w:t>
      </w:r>
      <m:oMath>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bookmarkEnd w:id="133"/>
      <w:bookmarkEnd w:id="134"/>
    </w:p>
    <w:p w14:paraId="1FDD9139" w14:textId="77777777" w:rsidR="00CE547F" w:rsidRPr="00FA362E" w:rsidRDefault="00CE547F" w:rsidP="00CE547F">
      <w:pPr>
        <w:pStyle w:val="Popis"/>
        <w:rPr>
          <w:vanish/>
          <w:lang w:val="sk-SK"/>
        </w:rPr>
      </w:pPr>
      <w:r w:rsidRPr="00FA362E">
        <w:rPr>
          <w:szCs w:val="22"/>
          <w:lang w:val="sk-SK"/>
        </w:rPr>
        <w:t>. Odzhora  EKG (A), tlak v aorte (B), rozpínanie aorty (C), tok v aorte (D),  rozpínanie pľúcnej tepny (E),</w:t>
      </w:r>
      <m:oMath>
        <m:r>
          <w:rPr>
            <w:rFonts w:ascii="Cambria Math" w:hAnsi="Cambria Math"/>
            <w:color w:val="000000" w:themeColor="text1"/>
            <w:lang w:val="sk-SK"/>
          </w:rPr>
          <m:t>∆Z</m:t>
        </m:r>
      </m:oMath>
      <w:r w:rsidRPr="00FA362E">
        <w:rPr>
          <w:szCs w:val="22"/>
          <w:lang w:val="sk-SK"/>
        </w:rPr>
        <w:t xml:space="preserve"> (F) a </w:t>
      </w:r>
      <m:oMath>
        <m:r>
          <w:rPr>
            <w:rFonts w:ascii="Cambria Math" w:hAnsi="Cambria Math"/>
            <w:lang w:val="sk-SK"/>
          </w:rPr>
          <m:t>-dZ/dt</m:t>
        </m:r>
      </m:oMath>
      <w:r w:rsidRPr="00FA362E">
        <w:rPr>
          <w:szCs w:val="22"/>
          <w:lang w:val="sk-SK"/>
        </w:rPr>
        <w:t xml:space="preserve"> (G) </w:t>
      </w:r>
      <w:r w:rsidRPr="00FA362E">
        <w:rPr>
          <w:szCs w:val="22"/>
          <w:lang w:val="sk-SK"/>
        </w:rPr>
        <w:fldChar w:fldCharType="begin"/>
      </w:r>
      <w:r w:rsidRPr="00FA362E">
        <w:rPr>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A362E">
        <w:rPr>
          <w:szCs w:val="22"/>
          <w:lang w:val="sk-SK"/>
        </w:rPr>
        <w:fldChar w:fldCharType="separate"/>
      </w:r>
      <w:r w:rsidRPr="00FA362E">
        <w:rPr>
          <w:noProof/>
          <w:szCs w:val="22"/>
          <w:lang w:val="sk-SK"/>
        </w:rPr>
        <w:t>[3]</w:t>
      </w:r>
      <w:r w:rsidRPr="00FA362E">
        <w:rPr>
          <w:szCs w:val="22"/>
          <w:lang w:val="sk-SK"/>
        </w:rPr>
        <w:fldChar w:fldCharType="end"/>
      </w:r>
      <w:r w:rsidRPr="00FA362E">
        <w:rPr>
          <w:szCs w:val="22"/>
          <w:lang w:val="sk-SK"/>
        </w:rPr>
        <w:t>.</w:t>
      </w:r>
    </w:p>
    <w:p w14:paraId="1218F108" w14:textId="77777777" w:rsidR="00CE547F" w:rsidRPr="00FA362E" w:rsidRDefault="00CE547F" w:rsidP="00CE547F">
      <w:pPr>
        <w:jc w:val="center"/>
        <w:rPr>
          <w:lang w:val="sk-SK"/>
        </w:rPr>
      </w:pPr>
    </w:p>
    <w:p w14:paraId="61E371A8" w14:textId="37C09C64" w:rsidR="00CE547F" w:rsidRPr="00FA362E" w:rsidRDefault="00CE547F" w:rsidP="00CE547F">
      <w:pPr>
        <w:rPr>
          <w:lang w:val="sk-SK"/>
        </w:rPr>
      </w:pPr>
      <w:r w:rsidRPr="00FA362E">
        <w:rPr>
          <w:lang w:val="sk-SK"/>
        </w:rPr>
        <w:t xml:space="preserve"> Krivka D (</w:t>
      </w:r>
      <w:r w:rsidRPr="00FA362E">
        <w:rPr>
          <w:lang w:val="sk-SK"/>
        </w:rPr>
        <w:fldChar w:fldCharType="begin"/>
      </w:r>
      <w:r w:rsidRPr="00FA362E">
        <w:rPr>
          <w:lang w:val="sk-SK"/>
        </w:rPr>
        <w:instrText xml:space="preserve"> REF _Ref510082113 \h </w:instrText>
      </w:r>
      <w:r w:rsidRPr="00FA362E">
        <w:rPr>
          <w:lang w:val="sk-SK"/>
        </w:rPr>
      </w:r>
      <w:r w:rsidRPr="00FA362E">
        <w:rPr>
          <w:lang w:val="sk-SK"/>
        </w:rPr>
        <w:fldChar w:fldCharType="separate"/>
      </w:r>
      <w:r w:rsidR="00B85020" w:rsidRPr="00FA362E">
        <w:rPr>
          <w:lang w:val="sk-SK"/>
        </w:rPr>
        <w:t xml:space="preserve">Obrázok </w:t>
      </w:r>
      <w:r w:rsidR="00B85020">
        <w:rPr>
          <w:noProof/>
          <w:lang w:val="sk-SK"/>
        </w:rPr>
        <w:t>1</w:t>
      </w:r>
      <w:r w:rsidR="00B85020">
        <w:rPr>
          <w:lang w:val="sk-SK"/>
        </w:rPr>
        <w:t>.</w:t>
      </w:r>
      <w:r w:rsidR="00B85020">
        <w:rPr>
          <w:noProof/>
          <w:lang w:val="sk-SK"/>
        </w:rPr>
        <w:t>9</w:t>
      </w:r>
      <w:r w:rsidRPr="00FA362E">
        <w:rPr>
          <w:lang w:val="sk-SK"/>
        </w:rPr>
        <w:fldChar w:fldCharType="end"/>
      </w:r>
      <w:r w:rsidRPr="00FA362E">
        <w:rPr>
          <w:lang w:val="sk-SK"/>
        </w:rPr>
        <w:t xml:space="preserve">) predstavuje tok krvi – Q, a krivka G predstavuje derivovanú impedanciu -dZ/dt. Maximálna hodnota toku krvi - </w:t>
      </w:r>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max</m:t>
            </m:r>
          </m:sub>
        </m:sSub>
      </m:oMath>
      <w:r w:rsidRPr="00FA362E">
        <w:rPr>
          <w:lang w:val="sk-SK"/>
        </w:rPr>
        <w:t xml:space="preserve"> nastáva v bode nulovej derivácie impedancie a maximálna zmena toku krvi - </w:t>
      </w:r>
      <m:oMath>
        <m:r>
          <w:rPr>
            <w:rFonts w:ascii="Cambria Math" w:hAnsi="Cambria Math"/>
            <w:lang w:val="sk-SK"/>
          </w:rPr>
          <m:t>dQ/d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FA362E">
        <w:rPr>
          <w:lang w:val="sk-SK"/>
        </w:rPr>
        <w:t xml:space="preserve"> nastáva v rovnakom momente, ako </w:t>
      </w:r>
      <m:oMath>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FA362E">
        <w:rPr>
          <w:lang w:val="sk-SK"/>
        </w:rPr>
        <w:t xml:space="preserve"> x. Je preto na mieste sa domnievať, že -</w:t>
      </w:r>
      <w:commentRangeStart w:id="135"/>
      <w:r w:rsidRPr="00FA362E">
        <w:rPr>
          <w:lang w:val="sk-SK"/>
        </w:rPr>
        <w:t>dZ/dtmax je v skutočnosti elektrickou analógiou maximálneho zrýchlenia krvi v dobe systoly a nie maximálneho objemu tak, ako to predpokladajú Kubiček alebo Šrámek</w:t>
      </w:r>
      <w:commentRangeEnd w:id="135"/>
      <w:r w:rsidRPr="00FA362E">
        <w:rPr>
          <w:rStyle w:val="Odkaznakomentr"/>
          <w:lang w:val="sk-SK"/>
        </w:rPr>
        <w:commentReference w:id="135"/>
      </w:r>
      <w:r w:rsidRPr="00FA362E">
        <w:rPr>
          <w:lang w:val="sk-SK"/>
        </w:rPr>
        <w:t xml:space="preserve">. Ďalšie simultánne meranie znázorňuje </w:t>
      </w:r>
      <w:r w:rsidRPr="00FA362E">
        <w:rPr>
          <w:lang w:val="sk-SK"/>
        </w:rPr>
        <w:fldChar w:fldCharType="begin"/>
      </w:r>
      <w:r w:rsidRPr="00FA362E">
        <w:rPr>
          <w:lang w:val="sk-SK"/>
        </w:rPr>
        <w:instrText xml:space="preserve"> REF _Ref510259483 \h </w:instrText>
      </w:r>
      <w:r w:rsidRPr="00FA362E">
        <w:rPr>
          <w:lang w:val="sk-SK"/>
        </w:rPr>
      </w:r>
      <w:r w:rsidRPr="00FA362E">
        <w:rPr>
          <w:lang w:val="sk-SK"/>
        </w:rPr>
        <w:fldChar w:fldCharType="separate"/>
      </w:r>
      <w:r w:rsidR="00B85020" w:rsidRPr="00FA362E">
        <w:rPr>
          <w:lang w:val="sk-SK"/>
        </w:rPr>
        <w:t xml:space="preserve">Obrázok </w:t>
      </w:r>
      <w:r w:rsidR="00B85020">
        <w:rPr>
          <w:noProof/>
          <w:lang w:val="sk-SK"/>
        </w:rPr>
        <w:t>1</w:t>
      </w:r>
      <w:r w:rsidR="00B85020">
        <w:rPr>
          <w:lang w:val="sk-SK"/>
        </w:rPr>
        <w:t>.</w:t>
      </w:r>
      <w:r w:rsidR="00B85020">
        <w:rPr>
          <w:noProof/>
          <w:lang w:val="sk-SK"/>
        </w:rPr>
        <w:t>10</w:t>
      </w:r>
      <w:r w:rsidRPr="00FA362E">
        <w:rPr>
          <w:lang w:val="sk-SK"/>
        </w:rPr>
        <w:fldChar w:fldCharType="end"/>
      </w:r>
      <w:r w:rsidRPr="00FA362E">
        <w:rPr>
          <w:lang w:val="sk-SK"/>
        </w:rPr>
        <w:t>. Na obrázku vidíme, že -</w:t>
      </w:r>
      <m:oMath>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FA362E">
        <w:rPr>
          <w:lang w:val="sk-SK"/>
        </w:rPr>
        <w:t xml:space="preserve"> a</w:t>
      </w:r>
      <m:oMath>
        <m:r>
          <w:rPr>
            <w:rFonts w:ascii="Cambria Math" w:hAnsi="Cambria Math"/>
            <w:lang w:val="sk-SK"/>
          </w:rPr>
          <m:t xml:space="preserve"> dP/d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FA362E">
        <w:rPr>
          <w:lang w:val="sk-SK"/>
        </w:rPr>
        <w:t xml:space="preserve"> sa vyskytujú v jednom okamihu. Predpokladáme, že </w:t>
      </w:r>
      <m:oMath>
        <m:r>
          <w:rPr>
            <w:rFonts w:ascii="Cambria Math" w:hAnsi="Cambria Math"/>
            <w:lang w:val="sk-SK"/>
          </w:rPr>
          <m:t>dP/d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FA362E">
        <w:rPr>
          <w:lang w:val="sk-SK"/>
        </w:rPr>
        <w:t xml:space="preserve"> je analógiou </w:t>
      </w:r>
      <m:oMath>
        <m:r>
          <w:rPr>
            <w:rFonts w:ascii="Cambria Math" w:hAnsi="Cambria Math"/>
            <w:lang w:val="sk-SK"/>
          </w:rPr>
          <m:t>dF/d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FA362E">
        <w:rPr>
          <w:lang w:val="sk-SK"/>
        </w:rPr>
        <w:t>, preto -</w:t>
      </w:r>
      <m:oMath>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FA362E">
        <w:rPr>
          <w:lang w:val="sk-SK"/>
        </w:rPr>
        <w:t xml:space="preserve">v </w:t>
      </w:r>
      <w:r w:rsidRPr="00FA362E">
        <w:rPr>
          <w:lang w:val="sk-SK"/>
        </w:rPr>
        <w:lastRenderedPageBreak/>
        <w:t>impedančnej kardiografii vyjadruje maximálnu zmenu sily, ktorou srdce tlačí krv do obehu.</w:t>
      </w:r>
    </w:p>
    <w:p w14:paraId="6D8C2B3F" w14:textId="5A8C2DC7" w:rsidR="00CE547F" w:rsidRPr="00FA362E" w:rsidRDefault="0010481D" w:rsidP="00CE547F">
      <w:pPr>
        <w:pStyle w:val="Popis"/>
        <w:rPr>
          <w:vanish/>
          <w:lang w:val="sk-SK"/>
          <w:specVanish/>
        </w:rPr>
      </w:pPr>
      <w:bookmarkStart w:id="136" w:name="_Ref510259483"/>
      <w:bookmarkStart w:id="137" w:name="_Toc513981516"/>
      <w:r w:rsidRPr="00FA362E">
        <w:rPr>
          <w:noProof/>
          <w:lang w:val="cs-CZ" w:eastAsia="cs-CZ" w:bidi="ar-SA"/>
        </w:rPr>
        <w:drawing>
          <wp:anchor distT="71755" distB="0" distL="114300" distR="114300" simplePos="0" relativeHeight="251736064" behindDoc="0" locked="0" layoutInCell="1" allowOverlap="0" wp14:anchorId="6D5B65EC" wp14:editId="52281585">
            <wp:simplePos x="0" y="0"/>
            <wp:positionH relativeFrom="margin">
              <wp:align>center</wp:align>
            </wp:positionH>
            <wp:positionV relativeFrom="paragraph">
              <wp:posOffset>126365</wp:posOffset>
            </wp:positionV>
            <wp:extent cx="4561205" cy="2803525"/>
            <wp:effectExtent l="0" t="0" r="0" b="0"/>
            <wp:wrapTopAndBottom/>
            <wp:docPr id="6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2"/>
                    <pic:cNvPicPr>
                      <a:picLocks noChangeAspect="1" noChangeArrowheads="1"/>
                    </pic:cNvPicPr>
                  </pic:nvPicPr>
                  <pic:blipFill>
                    <a:blip r:embed="rId28"/>
                    <a:srcRect/>
                    <a:stretch>
                      <a:fillRect/>
                    </a:stretch>
                  </pic:blipFill>
                  <pic:spPr bwMode="auto">
                    <a:xfrm>
                      <a:off x="0" y="0"/>
                      <a:ext cx="4561205" cy="2803525"/>
                    </a:xfrm>
                    <a:prstGeom prst="rect">
                      <a:avLst/>
                    </a:prstGeom>
                    <a:noFill/>
                    <a:ln w="9525">
                      <a:noFill/>
                      <a:miter lim="800000"/>
                      <a:headEnd/>
                      <a:tailEnd/>
                    </a:ln>
                  </pic:spPr>
                </pic:pic>
              </a:graphicData>
            </a:graphic>
          </wp:anchor>
        </w:drawing>
      </w:r>
      <w:r w:rsidR="00CE547F"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1</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10</w:t>
      </w:r>
      <w:r w:rsidR="00A53D98">
        <w:rPr>
          <w:lang w:val="sk-SK"/>
        </w:rPr>
        <w:fldChar w:fldCharType="end"/>
      </w:r>
      <w:bookmarkEnd w:id="136"/>
      <w:r w:rsidR="00CE547F" w:rsidRPr="00FA362E">
        <w:rPr>
          <w:lang w:val="sk-SK"/>
        </w:rPr>
        <w:t>: Identifikovanie povodu -dZ/dtmax z krivky dP/dt</w:t>
      </w:r>
      <w:bookmarkEnd w:id="137"/>
    </w:p>
    <w:p w14:paraId="3563FB56" w14:textId="77777777" w:rsidR="00CE547F" w:rsidRPr="00FA362E" w:rsidRDefault="00CE547F" w:rsidP="00CE547F">
      <w:pPr>
        <w:pStyle w:val="Popis"/>
        <w:rPr>
          <w:lang w:val="sk-SK"/>
        </w:rPr>
      </w:pPr>
      <w:r w:rsidRPr="00FA362E">
        <w:rPr>
          <w:lang w:val="sk-SK"/>
        </w:rPr>
        <w:t>.</w:t>
      </w:r>
      <w:r w:rsidRPr="00FA362E">
        <w:rPr>
          <w:szCs w:val="22"/>
          <w:lang w:val="sk-SK"/>
        </w:rPr>
        <w:t xml:space="preserve"> Krivky v poradí zhora reprezentujú EKG, dP/dt, P(t), -dZ/dt. Maximum -dZ/dt nastáva v rovnakom momente ako dP/dt </w:t>
      </w:r>
      <w:r w:rsidRPr="00FA362E">
        <w:rPr>
          <w:szCs w:val="22"/>
          <w:lang w:val="sk-SK"/>
        </w:rPr>
        <w:fldChar w:fldCharType="begin"/>
      </w:r>
      <w:r w:rsidRPr="00FA362E">
        <w:rPr>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A362E">
        <w:rPr>
          <w:szCs w:val="22"/>
          <w:lang w:val="sk-SK"/>
        </w:rPr>
        <w:fldChar w:fldCharType="separate"/>
      </w:r>
      <w:r w:rsidRPr="00FA362E">
        <w:rPr>
          <w:noProof/>
          <w:szCs w:val="22"/>
          <w:lang w:val="sk-SK"/>
        </w:rPr>
        <w:t>[3]</w:t>
      </w:r>
      <w:r w:rsidRPr="00FA362E">
        <w:rPr>
          <w:szCs w:val="22"/>
          <w:lang w:val="sk-SK"/>
        </w:rPr>
        <w:fldChar w:fldCharType="end"/>
      </w:r>
      <w:r w:rsidRPr="00FA362E">
        <w:rPr>
          <w:szCs w:val="22"/>
          <w:lang w:val="sk-SK"/>
        </w:rPr>
        <w:t>.</w:t>
      </w:r>
    </w:p>
    <w:p w14:paraId="57ADD800" w14:textId="3C8E7C91" w:rsidR="00CE547F" w:rsidRPr="00FA362E" w:rsidRDefault="00CE547F" w:rsidP="00CE547F">
      <w:pPr>
        <w:rPr>
          <w:lang w:val="sk-SK"/>
        </w:rPr>
      </w:pPr>
      <w:r w:rsidRPr="00FA362E">
        <w:rPr>
          <w:lang w:val="sk-SK"/>
        </w:rPr>
        <w:t xml:space="preserve">Ďalšou informáciou, ktorá odkrýva fyziologický </w:t>
      </w:r>
      <w:r w:rsidR="0010481D" w:rsidRPr="00FA362E">
        <w:rPr>
          <w:lang w:val="sk-SK"/>
        </w:rPr>
        <w:t>pôvod</w:t>
      </w:r>
      <w:r w:rsidRPr="00FA362E">
        <w:rPr>
          <w:lang w:val="sk-SK"/>
        </w:rPr>
        <w:t xml:space="preserve"> -</w:t>
      </w:r>
      <m:oMath>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oMath>
      <w:r w:rsidRPr="00FA362E">
        <w:rPr>
          <w:lang w:val="sk-SK"/>
        </w:rPr>
        <w:t xml:space="preserve"> je analýza časovej oblasti srdcovocievnych parametrov. Bolo zistené, že maximálna rýchlosť toku krvi sa vyskytuje 100±20ms po otvorení aortálnej chlopne a maximálne zrýchlenie toku krvi v aorte sa vyskytuje 60±20ms po otvorení aortálnej chlopne </w:t>
      </w:r>
      <w:r w:rsidRPr="00FA362E">
        <w:rPr>
          <w:lang w:val="sk-SK"/>
        </w:rPr>
        <w:fldChar w:fldCharType="begin">
          <w:fldData xml:space="preserve">PEVuZE5vdGU+PENpdGU+PEF1dGhvcj5HYXJkaW48L0F1dGhvcj48WWVhcj4xOTg0PC9ZZWFyPjxJ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=
</w:fldData>
        </w:fldChar>
      </w:r>
      <w:r w:rsidR="004B0F7D">
        <w:rPr>
          <w:lang w:val="sk-SK"/>
        </w:rPr>
        <w:instrText xml:space="preserve"> ADDIN EN.CITE </w:instrText>
      </w:r>
      <w:r w:rsidR="004B0F7D">
        <w:rPr>
          <w:lang w:val="sk-SK"/>
        </w:rPr>
        <w:fldChar w:fldCharType="begin">
          <w:fldData xml:space="preserve">PEVuZE5vdGU+PENpdGU+PEF1dGhvcj5HYXJkaW48L0F1dGhvcj48WWVhcj4xOTg0PC9ZZWFyPjxJ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=
</w:fldData>
        </w:fldChar>
      </w:r>
      <w:r w:rsidR="004B0F7D">
        <w:rPr>
          <w:lang w:val="sk-SK"/>
        </w:rPr>
        <w:instrText xml:space="preserve"> ADDIN EN.CITE.DATA </w:instrText>
      </w:r>
      <w:r w:rsidR="004B0F7D">
        <w:rPr>
          <w:lang w:val="sk-SK"/>
        </w:rPr>
      </w:r>
      <w:r w:rsidR="004B0F7D">
        <w:rPr>
          <w:lang w:val="sk-SK"/>
        </w:rPr>
        <w:fldChar w:fldCharType="end"/>
      </w:r>
      <w:r w:rsidRPr="00FA362E">
        <w:rPr>
          <w:lang w:val="sk-SK"/>
        </w:rPr>
        <w:fldChar w:fldCharType="separate"/>
      </w:r>
      <w:r w:rsidR="004B0F7D">
        <w:rPr>
          <w:noProof/>
          <w:lang w:val="sk-SK"/>
        </w:rPr>
        <w:t>[38-40]</w:t>
      </w:r>
      <w:r w:rsidRPr="00FA362E">
        <w:rPr>
          <w:lang w:val="sk-SK"/>
        </w:rPr>
        <w:fldChar w:fldCharType="end"/>
      </w:r>
      <w:r w:rsidRPr="00FA362E">
        <w:rPr>
          <w:lang w:val="sk-SK"/>
        </w:rPr>
        <w:t xml:space="preserve">. Hodnota -dZ/dtmax sa vyskytuje rovnako 60±20ms po otvorení aortálnej chlopne </w:t>
      </w:r>
      <w:r w:rsidRPr="00FA362E">
        <w:rPr>
          <w:lang w:val="sk-SK"/>
        </w:rPr>
        <w:fldChar w:fldCharType="begin"/>
      </w:r>
      <w:r w:rsidRPr="00FA362E">
        <w:rPr>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A362E">
        <w:rPr>
          <w:lang w:val="sk-SK"/>
        </w:rPr>
        <w:fldChar w:fldCharType="separate"/>
      </w:r>
      <w:r w:rsidRPr="00FA362E">
        <w:rPr>
          <w:noProof/>
          <w:lang w:val="sk-SK"/>
        </w:rPr>
        <w:t>[3]</w:t>
      </w:r>
      <w:r w:rsidRPr="00FA362E">
        <w:rPr>
          <w:lang w:val="sk-SK"/>
        </w:rPr>
        <w:fldChar w:fldCharType="end"/>
      </w:r>
    </w:p>
    <w:p w14:paraId="434455F6" w14:textId="77777777" w:rsidR="00CE547F" w:rsidRPr="00FA362E" w:rsidRDefault="00CE547F" w:rsidP="00CE547F">
      <w:pPr>
        <w:pStyle w:val="Nadpis4"/>
        <w:rPr>
          <w:lang w:val="sk-SK"/>
        </w:rPr>
      </w:pPr>
      <w:r w:rsidRPr="00FA362E">
        <w:rPr>
          <w:lang w:val="sk-SK"/>
        </w:rPr>
        <w:t>Bernstainov model</w:t>
      </w:r>
    </w:p>
    <w:p w14:paraId="2FA28FAA" w14:textId="77777777" w:rsidR="00CE547F" w:rsidRPr="00FA362E" w:rsidRDefault="00CE547F" w:rsidP="00CE547F">
      <w:pPr>
        <w:rPr>
          <w:lang w:val="sk-SK"/>
        </w:rPr>
      </w:pPr>
      <w:r w:rsidRPr="00FA362E">
        <w:rPr>
          <w:lang w:val="sk-SK"/>
        </w:rPr>
        <w:t>Na základe simultánnych meraní hemodynamických veličín tlaku, toku a derivovanej impedancie, bolo zistené, že hodnota -dZ/dtmax sa na časovej osi vyskytuje v rovnakom čase ako maximálna zmena arteriálneho krvného tlaku a maximálne zrýchlenie krvi. Hodnota -dZ/dtmax sa preto bude riadiť hlavne druhým derivantom parciálnej derivácie odporu v rovnici (</w:t>
      </w:r>
      <w:r w:rsidRPr="00FA362E">
        <w:rPr>
          <w:lang w:val="sk-SK"/>
        </w:rPr>
        <w:fldChar w:fldCharType="begin"/>
      </w:r>
      <w:r w:rsidRPr="00FA362E">
        <w:rPr>
          <w:lang w:val="sk-SK"/>
        </w:rPr>
        <w:instrText xml:space="preserve"> REF premenliva_impedancia_2 \h </w:instrText>
      </w:r>
      <w:r w:rsidRPr="00FA362E">
        <w:rPr>
          <w:lang w:val="sk-SK"/>
        </w:rPr>
      </w:r>
      <w:r w:rsidRPr="00FA362E">
        <w:rPr>
          <w:lang w:val="sk-SK"/>
        </w:rPr>
        <w:fldChar w:fldCharType="separate"/>
      </w:r>
      <w:r w:rsidR="00B85020">
        <w:rPr>
          <w:noProof/>
          <w:color w:val="000000"/>
          <w:lang w:val="sk-SK"/>
        </w:rPr>
        <w:t>32</w:t>
      </w:r>
      <w:r w:rsidRPr="00FA362E">
        <w:rPr>
          <w:lang w:val="sk-SK"/>
        </w:rPr>
        <w:fldChar w:fldCharType="end"/>
      </w:r>
      <w:r w:rsidRPr="00FA362E">
        <w:rPr>
          <w:lang w:val="sk-SK"/>
        </w:rPr>
        <w:t>) :</w:t>
      </w:r>
    </w:p>
    <w:p w14:paraId="0A6E49AC" w14:textId="77777777" w:rsidR="00CE547F" w:rsidRPr="00FA362E" w:rsidRDefault="00CE547F" w:rsidP="00CE547F">
      <w:pPr>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0A25FEBE" w14:textId="77777777" w:rsidTr="00452ADC">
        <w:tc>
          <w:tcPr>
            <w:tcW w:w="704" w:type="dxa"/>
          </w:tcPr>
          <w:p w14:paraId="440D07F4" w14:textId="77777777" w:rsidR="00CE547F" w:rsidRPr="00FA362E" w:rsidRDefault="00CE547F" w:rsidP="00452ADC">
            <w:pPr>
              <w:jc w:val="center"/>
              <w:rPr>
                <w:color w:val="000000"/>
                <w:lang w:val="sk-SK"/>
              </w:rPr>
            </w:pPr>
          </w:p>
        </w:tc>
        <w:tc>
          <w:tcPr>
            <w:tcW w:w="7088" w:type="dxa"/>
            <w:vAlign w:val="center"/>
          </w:tcPr>
          <w:p w14:paraId="42F6E585" w14:textId="77777777" w:rsidR="00CE547F" w:rsidRPr="00FA362E" w:rsidRDefault="000603AB" w:rsidP="00452ADC">
            <w:pPr>
              <w:rPr>
                <w:color w:val="000000"/>
                <w:lang w:val="sk-SK"/>
              </w:rPr>
            </w:pPr>
            <m:oMathPara>
              <m:oMath>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vel</m:t>
                        </m:r>
                      </m:sub>
                    </m:sSub>
                    <m:r>
                      <w:rPr>
                        <w:rFonts w:ascii="Cambria Math" w:hAnsi="Cambria Math"/>
                        <w:lang w:val="sk-SK"/>
                      </w:rPr>
                      <m:t>(t)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r>
                  <w:rPr>
                    <w:rFonts w:ascii="Cambria Math" w:hAnsi="Cambria Math"/>
                    <w:lang w:val="sk-SK"/>
                  </w:rPr>
                  <m:t xml:space="preserve">= </m:t>
                </m:r>
                <m:f>
                  <m:fPr>
                    <m:ctrlPr>
                      <w:rPr>
                        <w:rFonts w:ascii="Cambria Math" w:hAnsi="Cambria Math"/>
                        <w:i/>
                        <w:lang w:val="sk-SK"/>
                      </w:rPr>
                    </m:ctrlPr>
                  </m:fPr>
                  <m:num>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den>
                </m:f>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d>
                      <m:dPr>
                        <m:ctrlPr>
                          <w:rPr>
                            <w:rFonts w:ascii="Cambria Math" w:hAnsi="Cambria Math"/>
                            <w:i/>
                            <w:lang w:val="sk-SK"/>
                          </w:rPr>
                        </m:ctrlPr>
                      </m:dPr>
                      <m:e>
                        <m:r>
                          <w:rPr>
                            <w:rFonts w:ascii="Cambria Math" w:hAnsi="Cambria Math"/>
                            <w:lang w:val="sk-SK"/>
                          </w:rPr>
                          <m:t>t</m:t>
                        </m:r>
                      </m:e>
                    </m:d>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d>
                  <m:dPr>
                    <m:ctrlPr>
                      <w:rPr>
                        <w:rFonts w:ascii="Cambria Math" w:hAnsi="Cambria Math"/>
                        <w:i/>
                        <w:lang w:val="sk-SK"/>
                      </w:rPr>
                    </m:ctrlPr>
                  </m:dPr>
                  <m:e>
                    <m:r>
                      <w:rPr>
                        <w:rFonts w:ascii="Cambria Math" w:hAnsi="Cambria Math"/>
                        <w:lang w:val="sk-SK"/>
                      </w:rPr>
                      <m:t>Ω.</m:t>
                    </m:r>
                    <m:sSup>
                      <m:sSupPr>
                        <m:ctrlPr>
                          <w:rPr>
                            <w:rFonts w:ascii="Cambria Math" w:hAnsi="Cambria Math"/>
                            <w:i/>
                            <w:lang w:val="sk-SK"/>
                          </w:rPr>
                        </m:ctrlPr>
                      </m:sSupPr>
                      <m:e>
                        <m:r>
                          <w:rPr>
                            <w:rFonts w:ascii="Cambria Math" w:hAnsi="Cambria Math"/>
                            <w:lang w:val="sk-SK"/>
                          </w:rPr>
                          <m:t>s</m:t>
                        </m:r>
                      </m:e>
                      <m:sup>
                        <m:r>
                          <w:rPr>
                            <w:rFonts w:ascii="Cambria Math" w:hAnsi="Cambria Math"/>
                            <w:lang w:val="sk-SK"/>
                          </w:rPr>
                          <m:t>-1</m:t>
                        </m:r>
                      </m:sup>
                    </m:sSup>
                  </m:e>
                </m:d>
                <m:r>
                  <m:rPr>
                    <m:sty m:val="p"/>
                  </m:rPr>
                  <w:rPr>
                    <w:rFonts w:ascii="Cambria Math" w:hAnsi="Cambria Math"/>
                    <w:color w:val="000000"/>
                    <w:lang w:val="sk-SK"/>
                  </w:rPr>
                  <m:t xml:space="preserve"> .</m:t>
                </m:r>
              </m:oMath>
            </m:oMathPara>
          </w:p>
        </w:tc>
        <w:tc>
          <w:tcPr>
            <w:tcW w:w="702" w:type="dxa"/>
            <w:vAlign w:val="center"/>
          </w:tcPr>
          <w:p w14:paraId="14CFFCE8" w14:textId="77777777" w:rsidR="00CE547F" w:rsidRPr="00FA362E" w:rsidRDefault="00CE547F" w:rsidP="00452ADC">
            <w:pPr>
              <w:jc w:val="center"/>
              <w:rPr>
                <w:color w:val="000000"/>
                <w:lang w:val="sk-SK"/>
              </w:rPr>
            </w:pPr>
            <w:r w:rsidRPr="00FA362E">
              <w:rPr>
                <w:color w:val="000000"/>
                <w:lang w:val="sk-SK"/>
              </w:rPr>
              <w:t>(</w:t>
            </w:r>
            <w:r w:rsidRPr="00FA362E">
              <w:rPr>
                <w:lang w:val="sk-SK"/>
              </w:rPr>
              <w:fldChar w:fldCharType="begin"/>
            </w:r>
            <w:r w:rsidRPr="00FA362E">
              <w:rPr>
                <w:lang w:val="sk-SK"/>
              </w:rPr>
              <w:instrText xml:space="preserve"> SEQ eq \* MERGEFORMAT </w:instrText>
            </w:r>
            <w:r w:rsidRPr="00FA362E">
              <w:rPr>
                <w:lang w:val="sk-SK"/>
              </w:rPr>
              <w:fldChar w:fldCharType="separate"/>
            </w:r>
            <w:r w:rsidR="00B85020" w:rsidRPr="00B85020">
              <w:rPr>
                <w:noProof/>
                <w:color w:val="000000"/>
                <w:lang w:val="sk-SK"/>
              </w:rPr>
              <w:t>33</w:t>
            </w:r>
            <w:r w:rsidRPr="00FA362E">
              <w:rPr>
                <w:noProof/>
                <w:color w:val="000000"/>
                <w:lang w:val="sk-SK"/>
              </w:rPr>
              <w:fldChar w:fldCharType="end"/>
            </w:r>
            <w:r w:rsidRPr="00FA362E">
              <w:rPr>
                <w:color w:val="000000"/>
                <w:lang w:val="sk-SK"/>
              </w:rPr>
              <w:t>)</w:t>
            </w:r>
          </w:p>
        </w:tc>
      </w:tr>
    </w:tbl>
    <w:p w14:paraId="6EAA63D0" w14:textId="77777777" w:rsidR="00CE547F" w:rsidRPr="00FA362E" w:rsidRDefault="00CE547F" w:rsidP="00CE547F">
      <w:pPr>
        <w:rPr>
          <w:lang w:val="sk-SK"/>
        </w:rPr>
      </w:pPr>
    </w:p>
    <w:p w14:paraId="19C40386" w14:textId="77777777" w:rsidR="00CE547F" w:rsidRPr="00FA362E" w:rsidRDefault="00CE547F" w:rsidP="00CE547F">
      <w:pPr>
        <w:rPr>
          <w:lang w:val="sk-SK"/>
        </w:rPr>
      </w:pPr>
      <w:r w:rsidRPr="00FA362E">
        <w:rPr>
          <w:lang w:val="sk-SK"/>
        </w:rPr>
        <w:lastRenderedPageBreak/>
        <w:t>Keďže Berstain predpokladá, že hodnota -dZ/dtmax je analógiou maximálneho zrýchlenia krvi, ktoré má rozmer (</w:t>
      </w:r>
      <m:oMath>
        <m:r>
          <w:rPr>
            <w:rFonts w:ascii="Cambria Math" w:hAnsi="Cambria Math"/>
            <w:lang w:val="sk-SK"/>
          </w:rPr>
          <m:t>m</m:t>
        </m:r>
        <m:sSup>
          <m:sSupPr>
            <m:ctrlPr>
              <w:rPr>
                <w:rFonts w:ascii="Cambria Math" w:hAnsi="Cambria Math"/>
                <w:i/>
                <w:lang w:val="sk-SK"/>
              </w:rPr>
            </m:ctrlPr>
          </m:sSupPr>
          <m:e>
            <m:r>
              <w:rPr>
                <w:rFonts w:ascii="Cambria Math" w:hAnsi="Cambria Math"/>
                <w:lang w:val="sk-SK"/>
              </w:rPr>
              <m:t>s</m:t>
            </m:r>
          </m:e>
          <m:sup>
            <m:r>
              <w:rPr>
                <w:rFonts w:ascii="Cambria Math" w:hAnsi="Cambria Math"/>
                <w:lang w:val="sk-SK"/>
              </w:rPr>
              <m:t>-2</m:t>
            </m:r>
          </m:sup>
        </m:sSup>
      </m:oMath>
      <w:r w:rsidRPr="00FA362E">
        <w:rPr>
          <w:lang w:val="sk-SK"/>
        </w:rPr>
        <w:t xml:space="preserve">) označuje hodnoty -dZ/dtmax rozmerom </w:t>
      </w:r>
      <m:oMath>
        <m:r>
          <w:rPr>
            <w:rFonts w:ascii="Cambria Math" w:hAnsi="Cambria Math"/>
            <w:lang w:val="sk-SK"/>
          </w:rPr>
          <m:t>Ω.</m:t>
        </m:r>
        <m:sSup>
          <m:sSupPr>
            <m:ctrlPr>
              <w:rPr>
                <w:rFonts w:ascii="Cambria Math" w:hAnsi="Cambria Math"/>
                <w:i/>
                <w:lang w:val="sk-SK"/>
              </w:rPr>
            </m:ctrlPr>
          </m:sSupPr>
          <m:e>
            <m:r>
              <w:rPr>
                <w:rFonts w:ascii="Cambria Math" w:hAnsi="Cambria Math"/>
                <w:lang w:val="sk-SK"/>
              </w:rPr>
              <m:t>s</m:t>
            </m:r>
          </m:e>
          <m:sup>
            <m:r>
              <w:rPr>
                <w:rFonts w:ascii="Cambria Math" w:hAnsi="Cambria Math"/>
                <w:lang w:val="sk-SK"/>
              </w:rPr>
              <m:t>-2</m:t>
            </m:r>
          </m:sup>
        </m:sSup>
      </m:oMath>
      <w:r w:rsidRPr="00FA362E">
        <w:rPr>
          <w:lang w:val="sk-SK"/>
        </w:rPr>
        <w:t>. Rovnica (</w:t>
      </w:r>
      <w:r w:rsidRPr="00FA362E">
        <w:rPr>
          <w:lang w:val="sk-SK"/>
        </w:rPr>
        <w:fldChar w:fldCharType="begin"/>
      </w:r>
      <w:r w:rsidRPr="00FA362E">
        <w:rPr>
          <w:lang w:val="sk-SK"/>
        </w:rPr>
        <w:instrText xml:space="preserve"> REF paraba \h </w:instrText>
      </w:r>
      <w:r w:rsidRPr="00FA362E">
        <w:rPr>
          <w:lang w:val="sk-SK"/>
        </w:rPr>
      </w:r>
      <w:r w:rsidRPr="00FA362E">
        <w:rPr>
          <w:lang w:val="sk-SK"/>
        </w:rPr>
        <w:fldChar w:fldCharType="separate"/>
      </w:r>
      <w:r w:rsidR="00B85020">
        <w:rPr>
          <w:noProof/>
          <w:color w:val="000000"/>
          <w:lang w:val="sk-SK"/>
        </w:rPr>
        <w:t>18</w:t>
      </w:r>
      <w:r w:rsidRPr="00FA362E">
        <w:rPr>
          <w:lang w:val="sk-SK"/>
        </w:rPr>
        <w:fldChar w:fldCharType="end"/>
      </w:r>
      <w:r w:rsidRPr="00FA362E">
        <w:rPr>
          <w:lang w:val="sk-SK"/>
        </w:rPr>
        <w:t xml:space="preserve">) ukazuje výpočet maximálneho zrýchlenia krvi v aorte - PARABA. Priemernú rýchlosť krvi v aorte dostaneme odmocnením hodnoty PARABA. </w:t>
      </w:r>
    </w:p>
    <w:p w14:paraId="0FC7E0F5" w14:textId="77777777" w:rsidR="00CE547F" w:rsidRPr="00FA362E" w:rsidRDefault="00CE547F" w:rsidP="00CE547F">
      <w:pPr>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637FAB16" w14:textId="77777777" w:rsidTr="00452ADC">
        <w:tc>
          <w:tcPr>
            <w:tcW w:w="704" w:type="dxa"/>
          </w:tcPr>
          <w:p w14:paraId="020DD01A" w14:textId="77777777" w:rsidR="00CE547F" w:rsidRPr="00FA362E" w:rsidRDefault="00CE547F" w:rsidP="00452ADC">
            <w:pPr>
              <w:jc w:val="center"/>
              <w:rPr>
                <w:color w:val="000000"/>
                <w:lang w:val="sk-SK"/>
              </w:rPr>
            </w:pPr>
          </w:p>
        </w:tc>
        <w:tc>
          <w:tcPr>
            <w:tcW w:w="7088" w:type="dxa"/>
            <w:vAlign w:val="center"/>
          </w:tcPr>
          <w:p w14:paraId="66F538A7" w14:textId="77777777" w:rsidR="00CE547F" w:rsidRPr="00FA362E" w:rsidRDefault="000603AB" w:rsidP="00452ADC">
            <w:pPr>
              <w:rPr>
                <w:lang w:val="sk-SK"/>
              </w:rPr>
            </w:pPr>
            <m:oMathPara>
              <m:oMath>
                <m:bar>
                  <m:barPr>
                    <m:pos m:val="top"/>
                    <m:ctrlPr>
                      <w:rPr>
                        <w:rFonts w:ascii="Cambria Math" w:hAnsi="Cambria Math"/>
                        <w:i/>
                        <w:lang w:val="sk-SK"/>
                      </w:rPr>
                    </m:ctrlPr>
                  </m:barPr>
                  <m:e>
                    <m:r>
                      <w:rPr>
                        <w:rFonts w:ascii="Cambria Math" w:hAnsi="Cambria Math"/>
                        <w:lang w:val="sk-SK"/>
                      </w:rPr>
                      <m:t>v</m:t>
                    </m:r>
                  </m:e>
                </m:bar>
                <m:r>
                  <w:rPr>
                    <w:rFonts w:ascii="Cambria Math" w:hAnsi="Cambria Math"/>
                    <w:lang w:val="sk-SK"/>
                  </w:rPr>
                  <m:t xml:space="preserve">= </m:t>
                </m:r>
                <m:rad>
                  <m:radPr>
                    <m:degHide m:val="1"/>
                    <m:ctrlPr>
                      <w:rPr>
                        <w:rFonts w:ascii="Cambria Math" w:hAnsi="Cambria Math"/>
                        <w:i/>
                        <w:lang w:val="sk-SK"/>
                      </w:rPr>
                    </m:ctrlPr>
                  </m:radPr>
                  <m:deg/>
                  <m:e>
                    <m:r>
                      <w:rPr>
                        <w:rFonts w:ascii="Cambria Math" w:hAnsi="Cambria Math"/>
                        <w:lang w:val="sk-SK"/>
                      </w:rPr>
                      <m:t>PARABA</m:t>
                    </m:r>
                  </m:e>
                </m:rad>
              </m:oMath>
            </m:oMathPara>
          </w:p>
          <w:p w14:paraId="688B5C3F" w14:textId="77777777" w:rsidR="00CE547F" w:rsidRPr="00FA362E" w:rsidRDefault="00CE547F" w:rsidP="00452ADC">
            <w:pPr>
              <w:rPr>
                <w:color w:val="000000"/>
                <w:lang w:val="sk-SK"/>
              </w:rPr>
            </w:pPr>
            <m:oMathPara>
              <m:oMath>
                <m:r>
                  <m:rPr>
                    <m:sty m:val="p"/>
                  </m:rPr>
                  <w:rPr>
                    <w:rFonts w:ascii="Cambria Math" w:hAnsi="Cambria Math"/>
                    <w:color w:val="000000"/>
                    <w:lang w:val="sk-SK"/>
                  </w:rPr>
                  <m:t xml:space="preserve"> .</m:t>
                </m:r>
              </m:oMath>
            </m:oMathPara>
          </w:p>
        </w:tc>
        <w:tc>
          <w:tcPr>
            <w:tcW w:w="702" w:type="dxa"/>
            <w:vAlign w:val="center"/>
          </w:tcPr>
          <w:p w14:paraId="455EDE37" w14:textId="77777777" w:rsidR="00CE547F" w:rsidRPr="00FA362E" w:rsidRDefault="00CE547F" w:rsidP="00452ADC">
            <w:pPr>
              <w:jc w:val="center"/>
              <w:rPr>
                <w:color w:val="000000"/>
                <w:lang w:val="sk-SK"/>
              </w:rPr>
            </w:pPr>
            <w:r w:rsidRPr="00FA362E">
              <w:rPr>
                <w:color w:val="000000"/>
                <w:lang w:val="sk-SK"/>
              </w:rPr>
              <w:t>(</w:t>
            </w:r>
            <w:r w:rsidRPr="00FA362E">
              <w:rPr>
                <w:lang w:val="sk-SK"/>
              </w:rPr>
              <w:fldChar w:fldCharType="begin"/>
            </w:r>
            <w:r w:rsidRPr="00FA362E">
              <w:rPr>
                <w:lang w:val="sk-SK"/>
              </w:rPr>
              <w:instrText xml:space="preserve"> SEQ eq \* MERGEFORMAT </w:instrText>
            </w:r>
            <w:r w:rsidRPr="00FA362E">
              <w:rPr>
                <w:lang w:val="sk-SK"/>
              </w:rPr>
              <w:fldChar w:fldCharType="separate"/>
            </w:r>
            <w:r w:rsidR="00B85020" w:rsidRPr="00B85020">
              <w:rPr>
                <w:noProof/>
                <w:color w:val="000000"/>
                <w:lang w:val="sk-SK"/>
              </w:rPr>
              <w:t>34</w:t>
            </w:r>
            <w:r w:rsidRPr="00FA362E">
              <w:rPr>
                <w:noProof/>
                <w:color w:val="000000"/>
                <w:lang w:val="sk-SK"/>
              </w:rPr>
              <w:fldChar w:fldCharType="end"/>
            </w:r>
            <w:r w:rsidRPr="00FA362E">
              <w:rPr>
                <w:color w:val="000000"/>
                <w:lang w:val="sk-SK"/>
              </w:rPr>
              <w:t>)</w:t>
            </w:r>
          </w:p>
        </w:tc>
      </w:tr>
    </w:tbl>
    <w:p w14:paraId="33D3534B" w14:textId="4C094982" w:rsidR="00CE547F" w:rsidRPr="00FA362E" w:rsidRDefault="00CE547F" w:rsidP="00CE547F">
      <w:pPr>
        <w:rPr>
          <w:lang w:val="sk-SK"/>
        </w:rPr>
      </w:pPr>
      <w:r w:rsidRPr="00FA362E">
        <w:rPr>
          <w:lang w:val="sk-SK"/>
        </w:rPr>
        <w:t xml:space="preserve">Experimentálne bolo zistené, že relatívne zmeny impedancie </w:t>
      </w:r>
      <m:oMath>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oMath>
      <w:r w:rsidRPr="00FA362E">
        <w:rPr>
          <w:lang w:val="sk-SK"/>
        </w:rPr>
        <w:t xml:space="preserve"> sú závislé na mocnine </w:t>
      </w:r>
      <w:r w:rsidRPr="00FA362E">
        <w:rPr>
          <w:i/>
          <w:lang w:val="sk-SK"/>
        </w:rPr>
        <w:t>m</w:t>
      </w:r>
      <w:r w:rsidRPr="00FA362E">
        <w:rPr>
          <w:lang w:val="sk-SK"/>
        </w:rPr>
        <w:t xml:space="preserve"> redukovanej priemernej priestorovej rýchlosť</w:t>
      </w:r>
      <m:oMath>
        <m:sSub>
          <m:sSubPr>
            <m:ctrlPr>
              <w:rPr>
                <w:rFonts w:ascii="Cambria Math" w:hAnsi="Cambria Math"/>
                <w:i/>
                <w:lang w:val="sk-SK"/>
              </w:rPr>
            </m:ctrlPr>
          </m:sSubPr>
          <m:e>
            <m:r>
              <w:rPr>
                <w:rFonts w:ascii="Cambria Math" w:hAnsi="Cambria Math"/>
                <w:lang w:val="sk-SK"/>
              </w:rPr>
              <m:t xml:space="preserve"> v</m:t>
            </m:r>
          </m:e>
          <m:sub>
            <m:r>
              <w:rPr>
                <w:rFonts w:ascii="Cambria Math" w:hAnsi="Cambria Math"/>
                <w:lang w:val="sk-SK"/>
              </w:rPr>
              <m:t>SAV</m:t>
            </m:r>
          </m:sub>
        </m:sSub>
      </m:oMath>
      <w:r w:rsidRPr="00FA362E">
        <w:rPr>
          <w:lang w:val="sk-SK"/>
        </w:rPr>
        <w:t xml:space="preserve"> z rovnice (</w:t>
      </w:r>
      <w:r w:rsidRPr="00FA362E">
        <w:rPr>
          <w:lang w:val="sk-SK"/>
        </w:rPr>
        <w:fldChar w:fldCharType="begin"/>
      </w:r>
      <w:r w:rsidRPr="00FA362E">
        <w:rPr>
          <w:lang w:val="sk-SK"/>
        </w:rPr>
        <w:instrText xml:space="preserve"> REF vsav \h </w:instrText>
      </w:r>
      <w:r w:rsidRPr="00FA362E">
        <w:rPr>
          <w:lang w:val="sk-SK"/>
        </w:rPr>
      </w:r>
      <w:r w:rsidRPr="00FA362E">
        <w:rPr>
          <w:lang w:val="sk-SK"/>
        </w:rPr>
        <w:fldChar w:fldCharType="separate"/>
      </w:r>
      <w:r w:rsidR="00B85020">
        <w:rPr>
          <w:noProof/>
          <w:color w:val="000000"/>
          <w:lang w:val="sk-SK"/>
        </w:rPr>
        <w:t>17</w:t>
      </w:r>
      <w:r w:rsidRPr="00FA362E">
        <w:rPr>
          <w:lang w:val="sk-SK"/>
        </w:rPr>
        <w:fldChar w:fldCharType="end"/>
      </w:r>
      <w:r w:rsidRPr="00FA362E">
        <w:rPr>
          <w:lang w:val="sk-SK"/>
        </w:rPr>
        <w:t>), kde m = 1,15-1,25</w:t>
      </w:r>
      <w:r w:rsidRPr="00FA362E">
        <w:rPr>
          <w:lang w:val="sk-SK"/>
        </w:rPr>
        <w:fldChar w:fldCharType="begin"/>
      </w:r>
      <w:r w:rsidR="004B0F7D">
        <w:rPr>
          <w:lang w:val="sk-SK"/>
        </w:rPr>
        <w:instrText xml:space="preserve"> ADDIN EN.CITE &lt;EndNote&gt;&lt;Cite&gt;&lt;Author&gt;Gaw&lt;/Author&gt;&lt;Year&gt;2008&lt;/Year&gt;&lt;IDText&gt;The electrical impedance of pulsatile blood flowing through rigid tubes: A theoretical investigation&lt;/IDText&gt;&lt;DisplayText&gt;[35]&lt;/DisplayText&gt;&lt;record&gt;&lt;dates&gt;&lt;pub-dates&gt;&lt;date&gt;Feb&lt;/date&gt;&lt;/pub-dates&gt;&lt;year&gt;2008&lt;/year&gt;&lt;/dates&gt;&lt;keywords&gt;&lt;keyword&gt;bioimpedance&lt;/keyword&gt;&lt;keyword&gt;mathematical model&lt;/keyword&gt;&lt;keyword&gt;pulsatile blood flow&lt;/keyword&gt;&lt;keyword&gt;red blood cell&lt;/keyword&gt;&lt;keyword&gt;(RBC) orientation&lt;/keyword&gt;&lt;keyword&gt;erythrocyte orientation&lt;/keyword&gt;&lt;keyword&gt;conductivity&lt;/keyword&gt;&lt;keyword&gt;cardiography&lt;/keyword&gt;&lt;keyword&gt;motion&lt;/keyword&gt;&lt;keyword&gt;Engineering&lt;/keyword&gt;&lt;/keywords&gt;&lt;urls&gt;&lt;related-urls&gt;&lt;url&gt;&amp;lt;Go to ISI&amp;gt;://WOS:000252622200036&lt;/url&gt;&lt;/related-urls&gt;&lt;/urls&gt;&lt;isbn&gt;0018-9294&lt;/isbn&gt;&lt;work-type&gt;Article&lt;/work-type&gt;&lt;titles&gt;&lt;title&gt;The electrical impedance of pulsatile blood flowing through rigid tubes: A theoretical investigation&lt;/title&gt;&lt;secondary-title&gt;Ieee Transactions on Biomedical Engineering&lt;/secondary-title&gt;&lt;alt-title&gt;IEEE Trans. Biomed. Eng.&lt;/alt-title&gt;&lt;/titles&gt;&lt;pages&gt;721-727&lt;/pages&gt;&lt;number&gt;2&lt;/number&gt;&lt;contributors&gt;&lt;authors&gt;&lt;author&gt;Gaw, R. L.&lt;/author&gt;&lt;author&gt;Cornish, B. H.&lt;/author&gt;&lt;author&gt;Thomas, B. J.&lt;/author&gt;&lt;/authors&gt;&lt;/contributors&gt;&lt;language&gt;English&lt;/language&gt;&lt;added-date format="utc"&gt;1522315715&lt;/added-date&gt;&lt;ref-type name="Journal Article"&gt;17&lt;/ref-type&gt;&lt;auth-address&gt;[Gaw, R. L.&amp;#xD;Cornish, B. H.&amp;#xD;Thomas, B. J.] Queensland Univ TEchnol, Sch Phys &amp;amp; Chem Sci, Brisbane, Qld 4001, Australia.&amp;#xD;Gaw, RL (reprint author), Queensland Univ TEchnol, Sch Phys &amp;amp; Chem Sci, Brisbane, Qld 4001, Australia.&amp;#xD;r.gaw@qut.edu.au&amp;#xD;b.comish@qut.edu.au&amp;#xD;bj.thomas@qut.edu.au&lt;/auth-address&gt;&lt;rec-number&gt;78&lt;/rec-number&gt;&lt;last-updated-date format="utc"&gt;1522315715&lt;/last-updated-date&gt;&lt;accession-num&gt;WOS:000252622200036&lt;/accession-num&gt;&lt;electronic-resource-num&gt;10.1109/tbme.2007.903531&lt;/electronic-resource-num&gt;&lt;volume&gt;55&lt;/volume&gt;&lt;/record&gt;&lt;/Cite&gt;&lt;/EndNote&gt;</w:instrText>
      </w:r>
      <w:r w:rsidRPr="00FA362E">
        <w:rPr>
          <w:lang w:val="sk-SK"/>
        </w:rPr>
        <w:fldChar w:fldCharType="separate"/>
      </w:r>
      <w:r w:rsidR="004B0F7D">
        <w:rPr>
          <w:noProof/>
          <w:lang w:val="sk-SK"/>
        </w:rPr>
        <w:t>[35]</w:t>
      </w:r>
      <w:r w:rsidRPr="00FA362E">
        <w:rPr>
          <w:lang w:val="sk-SK"/>
        </w:rPr>
        <w:fldChar w:fldCharType="end"/>
      </w:r>
      <w:r w:rsidRPr="00FA362E">
        <w:rPr>
          <w:lang w:val="sk-SK"/>
        </w:rPr>
        <w:t xml:space="preserve">. Pre priemernú rýchlosť odvodenú z impedancie potom môžem odvodiť vzťah:.  </w:t>
      </w:r>
    </w:p>
    <w:p w14:paraId="4D2F3817" w14:textId="77777777" w:rsidR="00CE547F" w:rsidRPr="00FA362E" w:rsidRDefault="00CE547F" w:rsidP="00CE547F">
      <w:pPr>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2CAFAEEF" w14:textId="77777777" w:rsidTr="00452ADC">
        <w:tc>
          <w:tcPr>
            <w:tcW w:w="704" w:type="dxa"/>
          </w:tcPr>
          <w:p w14:paraId="2787AE03" w14:textId="77777777" w:rsidR="00CE547F" w:rsidRPr="00FA362E" w:rsidRDefault="00CE547F" w:rsidP="00452ADC">
            <w:pPr>
              <w:jc w:val="center"/>
              <w:rPr>
                <w:color w:val="000000"/>
                <w:lang w:val="sk-SK"/>
              </w:rPr>
            </w:pPr>
          </w:p>
        </w:tc>
        <w:tc>
          <w:tcPr>
            <w:tcW w:w="7088" w:type="dxa"/>
            <w:vAlign w:val="center"/>
          </w:tcPr>
          <w:p w14:paraId="1B2B72E6" w14:textId="77777777" w:rsidR="00CE547F" w:rsidRPr="00FA362E" w:rsidRDefault="000603AB" w:rsidP="00452ADC">
            <w:pPr>
              <w:rPr>
                <w:lang w:val="sk-SK"/>
              </w:rPr>
            </w:pPr>
            <m:oMathPara>
              <m:oMath>
                <m:bar>
                  <m:barPr>
                    <m:pos m:val="top"/>
                    <m:ctrlPr>
                      <w:rPr>
                        <w:rFonts w:ascii="Cambria Math" w:hAnsi="Cambria Math"/>
                        <w:i/>
                        <w:lang w:val="sk-SK"/>
                      </w:rPr>
                    </m:ctrlPr>
                  </m:barPr>
                  <m:e>
                    <m:r>
                      <w:rPr>
                        <w:rFonts w:ascii="Cambria Math" w:hAnsi="Cambria Math"/>
                        <w:lang w:val="sk-SK"/>
                      </w:rPr>
                      <m:t>v</m:t>
                    </m:r>
                  </m:e>
                </m:bar>
                <m:r>
                  <w:rPr>
                    <w:rFonts w:ascii="Cambria Math" w:hAnsi="Cambria Math"/>
                    <w:lang w:val="sk-SK"/>
                  </w:rPr>
                  <m:t xml:space="preserve">= </m:t>
                </m:r>
                <m:rad>
                  <m:radPr>
                    <m:degHide m:val="1"/>
                    <m:ctrlPr>
                      <w:rPr>
                        <w:rFonts w:ascii="Cambria Math" w:hAnsi="Cambria Math"/>
                        <w:i/>
                        <w:lang w:val="sk-SK"/>
                      </w:rPr>
                    </m:ctrlPr>
                  </m:radPr>
                  <m:deg/>
                  <m:e>
                    <m:sSup>
                      <m:sSupPr>
                        <m:ctrlPr>
                          <w:rPr>
                            <w:rFonts w:ascii="Cambria Math" w:hAnsi="Cambria Math"/>
                            <w:i/>
                            <w:lang w:val="sk-SK"/>
                          </w:rPr>
                        </m:ctrlPr>
                      </m:sSupPr>
                      <m:e>
                        <m:r>
                          <w:rPr>
                            <w:rFonts w:ascii="Cambria Math" w:hAnsi="Cambria Math"/>
                            <w:lang w:val="sk-SK"/>
                          </w:rPr>
                          <m:t>PARABA</m:t>
                        </m:r>
                      </m:e>
                      <m:sup>
                        <m:r>
                          <w:rPr>
                            <w:rFonts w:ascii="Cambria Math" w:hAnsi="Cambria Math"/>
                            <w:lang w:val="sk-SK"/>
                          </w:rPr>
                          <m:t>m</m:t>
                        </m:r>
                      </m:sup>
                    </m:sSup>
                  </m:e>
                </m:rad>
                <m:r>
                  <w:rPr>
                    <w:rFonts w:ascii="Cambria Math" w:hAnsi="Cambria Math"/>
                    <w:lang w:val="sk-SK"/>
                  </w:rPr>
                  <m:t xml:space="preserve"> ≡ </m:t>
                </m:r>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m:oMathPara>
          </w:p>
          <w:p w14:paraId="6CE391CE" w14:textId="77777777" w:rsidR="00CE547F" w:rsidRPr="00FA362E" w:rsidRDefault="00CE547F" w:rsidP="00452ADC">
            <w:pPr>
              <w:rPr>
                <w:color w:val="000000"/>
                <w:lang w:val="sk-SK"/>
              </w:rPr>
            </w:pPr>
            <m:oMathPara>
              <m:oMath>
                <m:r>
                  <m:rPr>
                    <m:sty m:val="p"/>
                  </m:rPr>
                  <w:rPr>
                    <w:rFonts w:ascii="Cambria Math" w:hAnsi="Cambria Math"/>
                    <w:color w:val="000000"/>
                    <w:lang w:val="sk-SK"/>
                  </w:rPr>
                  <m:t xml:space="preserve"> .</m:t>
                </m:r>
              </m:oMath>
            </m:oMathPara>
          </w:p>
        </w:tc>
        <w:tc>
          <w:tcPr>
            <w:tcW w:w="702" w:type="dxa"/>
            <w:vAlign w:val="center"/>
          </w:tcPr>
          <w:p w14:paraId="715D8B23" w14:textId="77777777" w:rsidR="00CE547F" w:rsidRPr="00FA362E" w:rsidRDefault="00CE547F" w:rsidP="00452ADC">
            <w:pPr>
              <w:jc w:val="center"/>
              <w:rPr>
                <w:color w:val="000000"/>
                <w:lang w:val="sk-SK"/>
              </w:rPr>
            </w:pPr>
            <w:r w:rsidRPr="00FA362E">
              <w:rPr>
                <w:color w:val="000000"/>
                <w:lang w:val="sk-SK"/>
              </w:rPr>
              <w:t>(</w:t>
            </w:r>
            <w:r w:rsidRPr="00FA362E">
              <w:rPr>
                <w:lang w:val="sk-SK"/>
              </w:rPr>
              <w:fldChar w:fldCharType="begin"/>
            </w:r>
            <w:r w:rsidRPr="00FA362E">
              <w:rPr>
                <w:lang w:val="sk-SK"/>
              </w:rPr>
              <w:instrText xml:space="preserve"> SEQ eq \* MERGEFORMAT </w:instrText>
            </w:r>
            <w:r w:rsidRPr="00FA362E">
              <w:rPr>
                <w:lang w:val="sk-SK"/>
              </w:rPr>
              <w:fldChar w:fldCharType="separate"/>
            </w:r>
            <w:r w:rsidR="00B85020" w:rsidRPr="00B85020">
              <w:rPr>
                <w:noProof/>
                <w:color w:val="000000"/>
                <w:lang w:val="sk-SK"/>
              </w:rPr>
              <w:t>35</w:t>
            </w:r>
            <w:r w:rsidRPr="00FA362E">
              <w:rPr>
                <w:noProof/>
                <w:color w:val="000000"/>
                <w:lang w:val="sk-SK"/>
              </w:rPr>
              <w:fldChar w:fldCharType="end"/>
            </w:r>
            <w:r w:rsidRPr="00FA362E">
              <w:rPr>
                <w:color w:val="000000"/>
                <w:lang w:val="sk-SK"/>
              </w:rPr>
              <w:t>)</w:t>
            </w:r>
          </w:p>
        </w:tc>
      </w:tr>
    </w:tbl>
    <w:p w14:paraId="6AD6CBFB" w14:textId="77777777" w:rsidR="00CE547F" w:rsidRPr="00FA362E" w:rsidRDefault="00CE547F" w:rsidP="00CE547F">
      <w:pPr>
        <w:rPr>
          <w:lang w:val="sk-SK"/>
        </w:rPr>
      </w:pPr>
      <w:r w:rsidRPr="00FA362E">
        <w:rPr>
          <w:lang w:val="sk-SK"/>
        </w:rPr>
        <w:t>SV ďalej počítame ako priemernú rýchlosť krvi v aorte násobenou časom toku a prierezom:</w:t>
      </w:r>
    </w:p>
    <w:p w14:paraId="4D5C4F20" w14:textId="77777777" w:rsidR="00CE547F" w:rsidRPr="00FA362E" w:rsidRDefault="00CE547F" w:rsidP="00CE547F">
      <w:pPr>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692B489D" w14:textId="77777777" w:rsidTr="00452ADC">
        <w:tc>
          <w:tcPr>
            <w:tcW w:w="704" w:type="dxa"/>
          </w:tcPr>
          <w:p w14:paraId="69544AAD" w14:textId="77777777" w:rsidR="00CE547F" w:rsidRPr="00FA362E" w:rsidRDefault="00CE547F" w:rsidP="00452ADC">
            <w:pPr>
              <w:jc w:val="center"/>
              <w:rPr>
                <w:color w:val="000000"/>
                <w:lang w:val="sk-SK"/>
              </w:rPr>
            </w:pPr>
          </w:p>
        </w:tc>
        <w:tc>
          <w:tcPr>
            <w:tcW w:w="7088" w:type="dxa"/>
            <w:vAlign w:val="center"/>
          </w:tcPr>
          <w:p w14:paraId="61C1B6B2" w14:textId="77777777" w:rsidR="00CE547F" w:rsidRPr="00FA362E" w:rsidRDefault="00CE547F" w:rsidP="00452ADC">
            <w:pPr>
              <w:rPr>
                <w:color w:val="000000"/>
                <w:lang w:val="sk-SK"/>
              </w:rPr>
            </w:pPr>
            <m:oMathPara>
              <m:oMath>
                <m:r>
                  <w:rPr>
                    <w:rFonts w:ascii="Cambria Math" w:hAnsi="Cambria Math"/>
                    <w:lang w:val="sk-SK"/>
                  </w:rPr>
                  <m:t>SV= π</m:t>
                </m:r>
                <m:sSup>
                  <m:sSupPr>
                    <m:ctrlPr>
                      <w:rPr>
                        <w:rFonts w:ascii="Cambria Math" w:hAnsi="Cambria Math"/>
                        <w:i/>
                        <w:lang w:val="sk-SK"/>
                      </w:rPr>
                    </m:ctrlPr>
                  </m:sSupPr>
                  <m:e>
                    <m:r>
                      <w:rPr>
                        <w:rFonts w:ascii="Cambria Math" w:hAnsi="Cambria Math"/>
                        <w:lang w:val="sk-SK"/>
                      </w:rPr>
                      <m:t>r</m:t>
                    </m:r>
                  </m:e>
                  <m:sup>
                    <m:r>
                      <w:rPr>
                        <w:rFonts w:ascii="Cambria Math" w:hAnsi="Cambria Math"/>
                        <w:lang w:val="sk-SK"/>
                      </w:rPr>
                      <m:t>2</m:t>
                    </m:r>
                  </m:sup>
                </m:sSup>
                <m:nary>
                  <m:naryPr>
                    <m:limLoc m:val="subSup"/>
                    <m:ctrlPr>
                      <w:rPr>
                        <w:rFonts w:ascii="Cambria Math" w:hAnsi="Cambria Math"/>
                        <w:i/>
                        <w:lang w:val="sk-SK"/>
                      </w:rPr>
                    </m:ctrlPr>
                  </m:naryPr>
                  <m:sub>
                    <m:r>
                      <w:rPr>
                        <w:rFonts w:ascii="Cambria Math" w:hAnsi="Cambria Math"/>
                        <w:lang w:val="sk-SK"/>
                      </w:rPr>
                      <m:t>t0</m:t>
                    </m:r>
                  </m:sub>
                  <m:sup>
                    <m:r>
                      <w:rPr>
                        <w:rFonts w:ascii="Cambria Math" w:hAnsi="Cambria Math"/>
                        <w:lang w:val="sk-SK"/>
                      </w:rPr>
                      <m:t>t1</m:t>
                    </m:r>
                  </m:sup>
                  <m:e>
                    <m:r>
                      <w:rPr>
                        <w:rFonts w:ascii="Cambria Math" w:hAnsi="Cambria Math"/>
                        <w:lang w:val="sk-SK"/>
                      </w:rPr>
                      <m:t>v</m:t>
                    </m:r>
                    <m:d>
                      <m:dPr>
                        <m:ctrlPr>
                          <w:rPr>
                            <w:rFonts w:ascii="Cambria Math" w:hAnsi="Cambria Math"/>
                            <w:i/>
                            <w:lang w:val="sk-SK"/>
                          </w:rPr>
                        </m:ctrlPr>
                      </m:dPr>
                      <m:e>
                        <m:r>
                          <w:rPr>
                            <w:rFonts w:ascii="Cambria Math" w:hAnsi="Cambria Math"/>
                            <w:lang w:val="sk-SK"/>
                          </w:rPr>
                          <m:t>t</m:t>
                        </m:r>
                      </m:e>
                    </m:d>
                    <m:r>
                      <w:rPr>
                        <w:rFonts w:ascii="Cambria Math" w:hAnsi="Cambria Math"/>
                        <w:lang w:val="sk-SK"/>
                      </w:rPr>
                      <m:t>dt= π</m:t>
                    </m:r>
                    <m:sSup>
                      <m:sSupPr>
                        <m:ctrlPr>
                          <w:rPr>
                            <w:rFonts w:ascii="Cambria Math" w:hAnsi="Cambria Math"/>
                            <w:i/>
                            <w:lang w:val="sk-SK"/>
                          </w:rPr>
                        </m:ctrlPr>
                      </m:sSupPr>
                      <m:e>
                        <m:r>
                          <w:rPr>
                            <w:rFonts w:ascii="Cambria Math" w:hAnsi="Cambria Math"/>
                            <w:lang w:val="sk-SK"/>
                          </w:rPr>
                          <m:t>r</m:t>
                        </m:r>
                      </m:e>
                      <m:sup>
                        <m:r>
                          <w:rPr>
                            <w:rFonts w:ascii="Cambria Math" w:hAnsi="Cambria Math"/>
                            <w:lang w:val="sk-SK"/>
                          </w:rPr>
                          <m:t>2</m:t>
                        </m:r>
                      </m:sup>
                    </m:sSup>
                    <m:r>
                      <w:rPr>
                        <w:rFonts w:ascii="Cambria Math" w:hAnsi="Cambria Math"/>
                        <w:lang w:val="sk-SK"/>
                      </w:rPr>
                      <m:t xml:space="preserve"> . </m:t>
                    </m:r>
                    <m:bar>
                      <m:barPr>
                        <m:pos m:val="top"/>
                        <m:ctrlPr>
                          <w:rPr>
                            <w:rFonts w:ascii="Cambria Math" w:hAnsi="Cambria Math"/>
                            <w:i/>
                            <w:lang w:val="sk-SK"/>
                          </w:rPr>
                        </m:ctrlPr>
                      </m:barPr>
                      <m:e>
                        <m:r>
                          <w:rPr>
                            <w:rFonts w:ascii="Cambria Math" w:hAnsi="Cambria Math"/>
                            <w:lang w:val="sk-SK"/>
                          </w:rPr>
                          <m:t>v</m:t>
                        </m:r>
                      </m:e>
                    </m:bar>
                    <m:r>
                      <w:rPr>
                        <w:rFonts w:ascii="Cambria Math" w:hAnsi="Cambria Math"/>
                        <w:lang w:val="sk-SK"/>
                      </w:rPr>
                      <m:t xml:space="preserve"> .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e>
                </m:nary>
                <m:r>
                  <m:rPr>
                    <m:sty m:val="p"/>
                  </m:rPr>
                  <w:rPr>
                    <w:rFonts w:ascii="Cambria Math" w:hAnsi="Cambria Math"/>
                    <w:color w:val="000000"/>
                    <w:lang w:val="sk-SK"/>
                  </w:rPr>
                  <m:t xml:space="preserve"> .</m:t>
                </m:r>
              </m:oMath>
            </m:oMathPara>
          </w:p>
        </w:tc>
        <w:tc>
          <w:tcPr>
            <w:tcW w:w="702" w:type="dxa"/>
            <w:vAlign w:val="center"/>
          </w:tcPr>
          <w:p w14:paraId="5F8AC16C" w14:textId="77777777" w:rsidR="00CE547F" w:rsidRPr="00FA362E" w:rsidRDefault="00CE547F" w:rsidP="00452ADC">
            <w:pPr>
              <w:jc w:val="center"/>
              <w:rPr>
                <w:color w:val="000000"/>
                <w:lang w:val="sk-SK"/>
              </w:rPr>
            </w:pPr>
            <w:r w:rsidRPr="00FA362E">
              <w:rPr>
                <w:color w:val="000000"/>
                <w:lang w:val="sk-SK"/>
              </w:rPr>
              <w:t>(</w:t>
            </w:r>
            <w:r w:rsidRPr="00FA362E">
              <w:rPr>
                <w:lang w:val="sk-SK"/>
              </w:rPr>
              <w:fldChar w:fldCharType="begin"/>
            </w:r>
            <w:r w:rsidRPr="00FA362E">
              <w:rPr>
                <w:lang w:val="sk-SK"/>
              </w:rPr>
              <w:instrText xml:space="preserve"> SEQ eq \* MERGEFORMAT </w:instrText>
            </w:r>
            <w:r w:rsidRPr="00FA362E">
              <w:rPr>
                <w:lang w:val="sk-SK"/>
              </w:rPr>
              <w:fldChar w:fldCharType="separate"/>
            </w:r>
            <w:r w:rsidR="00B85020" w:rsidRPr="00B85020">
              <w:rPr>
                <w:noProof/>
                <w:color w:val="000000"/>
                <w:lang w:val="sk-SK"/>
              </w:rPr>
              <w:t>36</w:t>
            </w:r>
            <w:r w:rsidRPr="00FA362E">
              <w:rPr>
                <w:noProof/>
                <w:color w:val="000000"/>
                <w:lang w:val="sk-SK"/>
              </w:rPr>
              <w:fldChar w:fldCharType="end"/>
            </w:r>
            <w:r w:rsidRPr="00FA362E">
              <w:rPr>
                <w:color w:val="000000"/>
                <w:lang w:val="sk-SK"/>
              </w:rPr>
              <w:t>)</w:t>
            </w:r>
          </w:p>
        </w:tc>
      </w:tr>
    </w:tbl>
    <w:p w14:paraId="3C8D9CF5" w14:textId="77777777" w:rsidR="00CE547F" w:rsidRPr="00FA362E" w:rsidRDefault="00CE547F" w:rsidP="00CE547F">
      <w:pPr>
        <w:rPr>
          <w:lang w:val="sk-SK"/>
        </w:rPr>
      </w:pPr>
    </w:p>
    <w:p w14:paraId="1FCB2864" w14:textId="77777777" w:rsidR="00CE547F" w:rsidRPr="00FA362E" w:rsidRDefault="00CE547F" w:rsidP="00CE547F">
      <w:pPr>
        <w:rPr>
          <w:lang w:val="sk-SK"/>
        </w:rPr>
      </w:pPr>
      <w:r w:rsidRPr="00FA362E">
        <w:rPr>
          <w:lang w:val="sk-SK"/>
        </w:rPr>
        <w:t xml:space="preserve">Konštantu </w:t>
      </w:r>
      <m:oMath>
        <m:r>
          <w:rPr>
            <w:rFonts w:ascii="Cambria Math" w:hAnsi="Cambria Math"/>
            <w:lang w:val="sk-SK"/>
          </w:rPr>
          <m:t>π</m:t>
        </m:r>
        <m:sSup>
          <m:sSupPr>
            <m:ctrlPr>
              <w:rPr>
                <w:rFonts w:ascii="Cambria Math" w:hAnsi="Cambria Math"/>
                <w:i/>
                <w:lang w:val="sk-SK"/>
              </w:rPr>
            </m:ctrlPr>
          </m:sSupPr>
          <m:e>
            <m:r>
              <w:rPr>
                <w:rFonts w:ascii="Cambria Math" w:hAnsi="Cambria Math"/>
                <w:lang w:val="sk-SK"/>
              </w:rPr>
              <m:t>r</m:t>
            </m:r>
          </m:e>
          <m:sup>
            <m:r>
              <w:rPr>
                <w:rFonts w:ascii="Cambria Math" w:hAnsi="Cambria Math"/>
                <w:lang w:val="sk-SK"/>
              </w:rPr>
              <m:t>2</m:t>
            </m:r>
          </m:sup>
        </m:sSup>
      </m:oMath>
      <w:r w:rsidRPr="00FA362E">
        <w:rPr>
          <w:lang w:val="sk-SK"/>
        </w:rPr>
        <w:t xml:space="preserve"> Bernstain nahradzuje vlastnou konštantou definujúcou objem </w:t>
      </w:r>
      <m:oMath>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ITBV</m:t>
                </m:r>
              </m:sub>
            </m:sSub>
          </m:num>
          <m:den>
            <m:sSup>
              <m:sSupPr>
                <m:ctrlPr>
                  <w:rPr>
                    <w:rFonts w:ascii="Cambria Math" w:hAnsi="Cambria Math"/>
                    <w:i/>
                    <w:lang w:val="sk-SK"/>
                  </w:rPr>
                </m:ctrlPr>
              </m:sSupPr>
              <m:e>
                <m:r>
                  <w:rPr>
                    <w:rFonts w:ascii="Cambria Math" w:hAnsi="Cambria Math"/>
                    <w:lang w:val="sk-SK"/>
                  </w:rPr>
                  <m:t>ζ</m:t>
                </m:r>
              </m:e>
              <m:sup>
                <m:r>
                  <w:rPr>
                    <w:rFonts w:ascii="Cambria Math" w:hAnsi="Cambria Math"/>
                    <w:lang w:val="sk-SK"/>
                  </w:rPr>
                  <m:t>2</m:t>
                </m:r>
              </m:sup>
            </m:sSup>
          </m:den>
        </m:f>
      </m:oMath>
      <w:r w:rsidRPr="00FA362E">
        <w:rPr>
          <w:lang w:val="sk-SK"/>
        </w:rPr>
        <w:t xml:space="preserve">. Konštanta </w:t>
      </w:r>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ITBV</m:t>
            </m:r>
          </m:sub>
        </m:sSub>
        <m:r>
          <w:rPr>
            <w:rFonts w:ascii="Cambria Math" w:hAnsi="Cambria Math"/>
            <w:lang w:val="sk-SK"/>
          </w:rPr>
          <m:t>=17,5*m (ml)</m:t>
        </m:r>
      </m:oMath>
      <w:r w:rsidRPr="00FA362E">
        <w:rPr>
          <w:lang w:val="sk-SK"/>
        </w:rPr>
        <w:t xml:space="preserve">, kde m je telesná váha.Konštanta </w:t>
      </w:r>
      <m:oMath>
        <m:r>
          <w:rPr>
            <w:rFonts w:ascii="Cambria Math" w:hAnsi="Cambria Math"/>
            <w:lang w:val="sk-SK"/>
          </w:rPr>
          <m:t xml:space="preserve">ζ= </m:t>
        </m:r>
        <m:f>
          <m:fPr>
            <m:ctrlPr>
              <w:rPr>
                <w:rFonts w:ascii="Cambria Math" w:hAnsi="Cambria Math"/>
                <w:i/>
                <w:lang w:val="sk-SK"/>
              </w:rPr>
            </m:ctrlPr>
          </m:fPr>
          <m:num>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C</m:t>
                </m:r>
              </m:sub>
              <m:sup>
                <m:r>
                  <w:rPr>
                    <w:rFonts w:ascii="Cambria Math" w:hAnsi="Cambria Math"/>
                    <w:lang w:val="sk-SK"/>
                  </w:rPr>
                  <m:t>2</m:t>
                </m:r>
              </m:sup>
            </m:sSubSup>
            <m:r>
              <w:rPr>
                <w:rFonts w:ascii="Cambria Math" w:hAnsi="Cambria Math"/>
                <w:lang w:val="sk-SK"/>
              </w:rPr>
              <m:t xml:space="preserve"> - </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r>
              <w:rPr>
                <w:rFonts w:ascii="Cambria Math" w:hAnsi="Cambria Math"/>
                <w:lang w:val="sk-SK"/>
              </w:rPr>
              <m:t>- K</m:t>
            </m:r>
          </m:num>
          <m:den>
            <m:r>
              <w:rPr>
                <w:rFonts w:ascii="Cambria Math" w:hAnsi="Cambria Math"/>
                <w:lang w:val="sk-SK"/>
              </w:rPr>
              <m:t>2</m:t>
            </m:r>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C</m:t>
                </m:r>
              </m:sub>
              <m:sup>
                <m:r>
                  <w:rPr>
                    <w:rFonts w:ascii="Cambria Math" w:hAnsi="Cambria Math"/>
                    <w:lang w:val="sk-SK"/>
                  </w:rPr>
                  <m:t>2</m:t>
                </m:r>
              </m:sup>
            </m:sSubSup>
            <m:r>
              <w:rPr>
                <w:rFonts w:ascii="Cambria Math" w:hAnsi="Cambria Math"/>
                <w:lang w:val="sk-SK"/>
              </w:rPr>
              <m:t xml:space="preserve"> + </m:t>
            </m:r>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C</m:t>
                </m:r>
              </m:sub>
              <m:sup>
                <m:r>
                  <w:rPr>
                    <w:rFonts w:ascii="Cambria Math" w:hAnsi="Cambria Math"/>
                    <w:lang w:val="sk-SK"/>
                  </w:rPr>
                  <m:t>2</m:t>
                </m:r>
              </m:sup>
            </m:sSubSup>
            <m:r>
              <w:rPr>
                <w:rFonts w:ascii="Cambria Math" w:hAnsi="Cambria Math"/>
                <w:lang w:val="sk-SK"/>
              </w:rPr>
              <m:t>- +</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r>
              <w:rPr>
                <w:rFonts w:ascii="Cambria Math" w:hAnsi="Cambria Math"/>
                <w:lang w:val="sk-SK"/>
              </w:rPr>
              <m:t>+K</m:t>
            </m:r>
          </m:den>
        </m:f>
      </m:oMath>
      <w:r w:rsidRPr="00FA362E">
        <w:rPr>
          <w:lang w:val="sk-SK"/>
        </w:rPr>
        <w:t xml:space="preserve">, kde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oMath>
      <w:r w:rsidRPr="00FA362E">
        <w:rPr>
          <w:lang w:val="sk-SK"/>
        </w:rPr>
        <w:t xml:space="preserve"> = 20 je kritická konštanta,  a</w:t>
      </w:r>
      <m:oMath>
        <m:r>
          <w:rPr>
            <w:rFonts w:ascii="Cambria Math" w:hAnsi="Cambria Math"/>
            <w:lang w:val="sk-SK"/>
          </w:rPr>
          <m:t> K</m:t>
        </m:r>
      </m:oMath>
      <w:r w:rsidRPr="00FA362E">
        <w:rPr>
          <w:lang w:val="sk-SK"/>
        </w:rPr>
        <w:t>→0 je triviálna konštanta.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oMath>
      <w:r w:rsidRPr="00FA362E">
        <w:rPr>
          <w:lang w:val="sk-SK"/>
        </w:rPr>
        <w:t xml:space="preserve"> je jediný člen, ktorý ovplyvňuje hodnotu </w:t>
      </w:r>
      <m:oMath>
        <m:r>
          <w:rPr>
            <w:rFonts w:ascii="Cambria Math" w:hAnsi="Cambria Math"/>
            <w:lang w:val="sk-SK"/>
          </w:rPr>
          <m:t>ζ</m:t>
        </m:r>
      </m:oMath>
      <w:r w:rsidRPr="00FA362E">
        <w:rPr>
          <w:lang w:val="sk-SK"/>
        </w:rPr>
        <w:t xml:space="preserve"> počas merania. Hodnota </w:t>
      </w:r>
      <m:oMath>
        <m:r>
          <w:rPr>
            <w:rFonts w:ascii="Cambria Math" w:hAnsi="Cambria Math"/>
            <w:lang w:val="sk-SK"/>
          </w:rPr>
          <m:t>ζ</m:t>
        </m:r>
      </m:oMath>
      <w:r w:rsidRPr="00FA362E">
        <w:rPr>
          <w:lang w:val="sk-SK"/>
        </w:rPr>
        <w:t xml:space="preserve">  sa pohybuje v intervale (0;1) ak je hodnota je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oMath>
      <w:r w:rsidRPr="00FA362E">
        <w:rPr>
          <w:lang w:val="sk-SK"/>
        </w:rPr>
        <w:t xml:space="preserve">&lt;20. Pre hodnotu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oMath>
      <w:r w:rsidRPr="00FA362E">
        <w:rPr>
          <w:lang w:val="sk-SK"/>
        </w:rPr>
        <w:t xml:space="preserve">≥ 20 je hodnota </w:t>
      </w:r>
      <m:oMath>
        <m:r>
          <w:rPr>
            <w:rFonts w:ascii="Cambria Math" w:hAnsi="Cambria Math"/>
            <w:lang w:val="sk-SK"/>
          </w:rPr>
          <m:t>ζ</m:t>
        </m:r>
      </m:oMath>
      <w:r w:rsidRPr="00FA362E">
        <w:rPr>
          <w:lang w:val="sk-SK"/>
        </w:rPr>
        <w:t xml:space="preserve"> = 1. Pri meraní reálnych dát dosahuje </w:t>
      </w:r>
      <m:oMath>
        <m:r>
          <w:rPr>
            <w:rFonts w:ascii="Cambria Math" w:hAnsi="Cambria Math"/>
            <w:lang w:val="sk-SK"/>
          </w:rPr>
          <m:t>ζ</m:t>
        </m:r>
      </m:oMath>
      <w:r w:rsidRPr="00FA362E">
        <w:rPr>
          <w:lang w:val="sk-SK"/>
        </w:rPr>
        <w:t xml:space="preserve"> = 1  vo väčšine prípadov. Po dosadení impedančnej analógie priemernej rýchlosti </w:t>
      </w:r>
      <m:oMath>
        <m:bar>
          <m:barPr>
            <m:pos m:val="top"/>
            <m:ctrlPr>
              <w:rPr>
                <w:rFonts w:ascii="Cambria Math" w:hAnsi="Cambria Math"/>
                <w:i/>
                <w:lang w:val="sk-SK"/>
              </w:rPr>
            </m:ctrlPr>
          </m:barPr>
          <m:e>
            <m:r>
              <w:rPr>
                <w:rFonts w:ascii="Cambria Math" w:hAnsi="Cambria Math"/>
                <w:lang w:val="sk-SK"/>
              </w:rPr>
              <m:t>v</m:t>
            </m:r>
          </m:e>
        </m:bar>
      </m:oMath>
      <w:r w:rsidRPr="00FA362E">
        <w:rPr>
          <w:lang w:val="sk-SK"/>
        </w:rPr>
        <w:t xml:space="preserve"> dostávame Bernstainovu rovnicu pre výpočet SV z impedancie:</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1036374F" w14:textId="77777777" w:rsidTr="00452ADC">
        <w:tc>
          <w:tcPr>
            <w:tcW w:w="704" w:type="dxa"/>
          </w:tcPr>
          <w:p w14:paraId="4FD93F72" w14:textId="77777777" w:rsidR="00CE547F" w:rsidRPr="00FA362E" w:rsidRDefault="00CE547F" w:rsidP="00452ADC">
            <w:pPr>
              <w:jc w:val="center"/>
              <w:rPr>
                <w:color w:val="000000"/>
                <w:lang w:val="sk-SK"/>
              </w:rPr>
            </w:pPr>
          </w:p>
        </w:tc>
        <w:tc>
          <w:tcPr>
            <w:tcW w:w="7088" w:type="dxa"/>
            <w:vAlign w:val="center"/>
          </w:tcPr>
          <w:p w14:paraId="5C63DE51" w14:textId="77777777" w:rsidR="00CE547F" w:rsidRPr="00FA362E" w:rsidRDefault="000603AB" w:rsidP="00452ADC">
            <w:pPr>
              <w:rPr>
                <w:color w:val="000000"/>
                <w:lang w:val="sk-SK"/>
              </w:rPr>
            </w:pPr>
            <m:oMathPara>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 xml:space="preserve">ICG </m:t>
                    </m:r>
                  </m:sub>
                </m:sSub>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ITBV</m:t>
                        </m:r>
                      </m:sub>
                    </m:sSub>
                  </m:num>
                  <m:den>
                    <m:sSup>
                      <m:sSupPr>
                        <m:ctrlPr>
                          <w:rPr>
                            <w:rFonts w:ascii="Cambria Math" w:hAnsi="Cambria Math"/>
                            <w:i/>
                            <w:lang w:val="sk-SK"/>
                          </w:rPr>
                        </m:ctrlPr>
                      </m:sSupPr>
                      <m:e>
                        <m:r>
                          <w:rPr>
                            <w:rFonts w:ascii="Cambria Math" w:hAnsi="Cambria Math"/>
                            <w:lang w:val="sk-SK"/>
                          </w:rPr>
                          <m:t>ζ</m:t>
                        </m:r>
                      </m:e>
                      <m:sup>
                        <m:r>
                          <w:rPr>
                            <w:rFonts w:ascii="Cambria Math" w:hAnsi="Cambria Math"/>
                            <w:lang w:val="sk-SK"/>
                          </w:rPr>
                          <m:t>2</m:t>
                        </m:r>
                      </m:sup>
                    </m:sSup>
                  </m:den>
                </m:f>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d>
                  <m:dPr>
                    <m:ctrlPr>
                      <w:rPr>
                        <w:rFonts w:ascii="Cambria Math" w:hAnsi="Cambria Math"/>
                        <w:i/>
                        <w:lang w:val="sk-SK"/>
                      </w:rPr>
                    </m:ctrlPr>
                  </m:dPr>
                  <m:e>
                    <m:r>
                      <w:rPr>
                        <w:rFonts w:ascii="Cambria Math" w:hAnsi="Cambria Math"/>
                        <w:lang w:val="sk-SK"/>
                      </w:rPr>
                      <m:t>ml</m:t>
                    </m:r>
                  </m:e>
                </m:d>
                <m:r>
                  <m:rPr>
                    <m:sty m:val="p"/>
                  </m:rPr>
                  <w:rPr>
                    <w:rFonts w:ascii="Cambria Math" w:hAnsi="Cambria Math"/>
                    <w:color w:val="000000"/>
                    <w:lang w:val="sk-SK"/>
                  </w:rPr>
                  <m:t>.</m:t>
                </m:r>
              </m:oMath>
            </m:oMathPara>
          </w:p>
        </w:tc>
        <w:tc>
          <w:tcPr>
            <w:tcW w:w="702" w:type="dxa"/>
            <w:vAlign w:val="center"/>
          </w:tcPr>
          <w:p w14:paraId="7E54A476" w14:textId="77777777" w:rsidR="00CE547F" w:rsidRPr="00FA362E" w:rsidRDefault="00CE547F" w:rsidP="00452ADC">
            <w:pPr>
              <w:jc w:val="center"/>
              <w:rPr>
                <w:color w:val="000000"/>
                <w:lang w:val="sk-SK"/>
              </w:rPr>
            </w:pPr>
            <w:r w:rsidRPr="00FA362E">
              <w:rPr>
                <w:color w:val="000000"/>
                <w:lang w:val="sk-SK"/>
              </w:rPr>
              <w:t>(</w:t>
            </w:r>
            <w:bookmarkStart w:id="138" w:name="Berstain_model_3"/>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37</w:t>
            </w:r>
            <w:r w:rsidRPr="00FA362E">
              <w:rPr>
                <w:color w:val="000000"/>
                <w:lang w:val="sk-SK"/>
              </w:rPr>
              <w:fldChar w:fldCharType="end"/>
            </w:r>
            <w:bookmarkEnd w:id="138"/>
            <w:r w:rsidRPr="00FA362E">
              <w:rPr>
                <w:color w:val="000000"/>
                <w:lang w:val="sk-SK"/>
              </w:rPr>
              <w:t>)</w:t>
            </w:r>
          </w:p>
        </w:tc>
      </w:tr>
    </w:tbl>
    <w:p w14:paraId="0AF48FAB" w14:textId="77777777" w:rsidR="00CE547F" w:rsidRPr="00FA362E" w:rsidRDefault="00CE547F" w:rsidP="00CE547F">
      <w:pPr>
        <w:jc w:val="center"/>
        <w:rPr>
          <w:lang w:val="sk-SK"/>
        </w:rPr>
      </w:pPr>
    </w:p>
    <w:p w14:paraId="63384EE9" w14:textId="77777777" w:rsidR="00CE547F" w:rsidRPr="00FA362E" w:rsidRDefault="00CE547F" w:rsidP="00CE547F">
      <w:pPr>
        <w:rPr>
          <w:lang w:val="sk-SK"/>
        </w:rPr>
      </w:pPr>
      <w:r w:rsidRPr="00FA362E">
        <w:rPr>
          <w:lang w:val="sk-SK"/>
        </w:rPr>
        <w:t xml:space="preserve">Keďže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FA362E">
        <w:rPr>
          <w:lang w:val="sk-SK"/>
        </w:rPr>
        <w:t>reprezentuje akceleráciu krvi, nie je potrebné kompenzovať odtok krvi meraným úsekom. Rovnica:</w:t>
      </w:r>
    </w:p>
    <w:p w14:paraId="02383EE7" w14:textId="77777777" w:rsidR="00CE547F" w:rsidRPr="00FA362E" w:rsidRDefault="00CE547F" w:rsidP="00CE547F">
      <w:pPr>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49152790" w14:textId="77777777" w:rsidTr="00452ADC">
        <w:tc>
          <w:tcPr>
            <w:tcW w:w="704" w:type="dxa"/>
          </w:tcPr>
          <w:p w14:paraId="42D1D9DE" w14:textId="77777777" w:rsidR="00CE547F" w:rsidRPr="00FA362E" w:rsidRDefault="00CE547F" w:rsidP="00452ADC">
            <w:pPr>
              <w:jc w:val="center"/>
              <w:rPr>
                <w:color w:val="000000"/>
                <w:lang w:val="sk-SK"/>
              </w:rPr>
            </w:pPr>
          </w:p>
        </w:tc>
        <w:tc>
          <w:tcPr>
            <w:tcW w:w="7088" w:type="dxa"/>
            <w:vAlign w:val="center"/>
          </w:tcPr>
          <w:p w14:paraId="079FEB1A" w14:textId="77777777" w:rsidR="00CE547F" w:rsidRPr="00FA362E" w:rsidRDefault="00CE547F" w:rsidP="00452ADC">
            <w:pPr>
              <w:rPr>
                <w:color w:val="000000"/>
                <w:lang w:val="sk-SK"/>
              </w:rPr>
            </w:pPr>
            <m:oMathPara>
              <m:oMath>
                <m:r>
                  <w:rPr>
                    <w:rFonts w:ascii="Cambria Math" w:hAnsi="Cambria Math"/>
                    <w:lang w:val="sk-SK"/>
                  </w:rPr>
                  <m:t>-</m:t>
                </m:r>
                <m:f>
                  <m:fPr>
                    <m:type m:val="lin"/>
                    <m:ctrlPr>
                      <w:rPr>
                        <w:rFonts w:ascii="Cambria Math" w:hAnsi="Cambria Math"/>
                        <w:i/>
                        <w:lang w:val="sk-SK"/>
                      </w:rPr>
                    </m:ctrlPr>
                  </m:fPr>
                  <m:num>
                    <m:r>
                      <w:rPr>
                        <w:rFonts w:ascii="Cambria Math" w:hAnsi="Cambria Math"/>
                        <w:lang w:val="sk-SK"/>
                      </w:rPr>
                      <m:t>dZ</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sSub>
                      <m:sSubPr>
                        <m:ctrlPr>
                          <w:rPr>
                            <w:rFonts w:ascii="Cambria Math" w:hAnsi="Cambria Math"/>
                            <w:i/>
                            <w:lang w:val="sk-SK"/>
                          </w:rPr>
                        </m:ctrlPr>
                      </m:sSubPr>
                      <m:e>
                        <m:r>
                          <w:rPr>
                            <w:rFonts w:ascii="Cambria Math" w:hAnsi="Cambria Math"/>
                            <w:lang w:val="sk-SK"/>
                          </w:rPr>
                          <m:t>× T</m:t>
                        </m:r>
                      </m:e>
                      <m:sub>
                        <m:r>
                          <w:rPr>
                            <w:rFonts w:ascii="Cambria Math" w:hAnsi="Cambria Math"/>
                            <w:lang w:val="sk-SK"/>
                          </w:rPr>
                          <m:t>LVE</m:t>
                        </m:r>
                      </m:sub>
                    </m:sSub>
                  </m:den>
                </m:f>
                <m:r>
                  <m:rPr>
                    <m:sty m:val="p"/>
                  </m:rPr>
                  <w:rPr>
                    <w:rFonts w:ascii="Cambria Math" w:hAnsi="Cambria Math"/>
                    <w:color w:val="000000"/>
                    <w:lang w:val="sk-SK"/>
                  </w:rPr>
                  <m:t>.</m:t>
                </m:r>
              </m:oMath>
            </m:oMathPara>
          </w:p>
        </w:tc>
        <w:tc>
          <w:tcPr>
            <w:tcW w:w="702" w:type="dxa"/>
            <w:vAlign w:val="center"/>
          </w:tcPr>
          <w:p w14:paraId="1D0AF992" w14:textId="77777777" w:rsidR="00CE547F" w:rsidRPr="00FA362E" w:rsidRDefault="00CE547F" w:rsidP="00452ADC">
            <w:pPr>
              <w:jc w:val="center"/>
              <w:rPr>
                <w:color w:val="000000"/>
                <w:lang w:val="sk-SK"/>
              </w:rPr>
            </w:pPr>
            <w:r w:rsidRPr="00FA362E">
              <w:rPr>
                <w:color w:val="000000"/>
                <w:lang w:val="sk-SK"/>
              </w:rPr>
              <w:t>(</w:t>
            </w:r>
            <w:r w:rsidRPr="00FA362E">
              <w:rPr>
                <w:lang w:val="sk-SK"/>
              </w:rPr>
              <w:fldChar w:fldCharType="begin"/>
            </w:r>
            <w:r w:rsidRPr="00FA362E">
              <w:rPr>
                <w:lang w:val="sk-SK"/>
              </w:rPr>
              <w:instrText xml:space="preserve"> SEQ eq \* MERGEFORMAT </w:instrText>
            </w:r>
            <w:r w:rsidRPr="00FA362E">
              <w:rPr>
                <w:lang w:val="sk-SK"/>
              </w:rPr>
              <w:fldChar w:fldCharType="separate"/>
            </w:r>
            <w:r w:rsidR="00B85020" w:rsidRPr="00B85020">
              <w:rPr>
                <w:noProof/>
                <w:color w:val="000000"/>
                <w:lang w:val="sk-SK"/>
              </w:rPr>
              <w:t>38</w:t>
            </w:r>
            <w:r w:rsidRPr="00FA362E">
              <w:rPr>
                <w:noProof/>
                <w:color w:val="000000"/>
                <w:lang w:val="sk-SK"/>
              </w:rPr>
              <w:fldChar w:fldCharType="end"/>
            </w:r>
            <w:r w:rsidRPr="00FA362E">
              <w:rPr>
                <w:color w:val="000000"/>
                <w:lang w:val="sk-SK"/>
              </w:rPr>
              <w:t>)</w:t>
            </w:r>
          </w:p>
        </w:tc>
      </w:tr>
    </w:tbl>
    <w:p w14:paraId="4B9B8AC4" w14:textId="77777777" w:rsidR="00CE547F" w:rsidRPr="00FA362E" w:rsidRDefault="00CE547F" w:rsidP="00CE547F">
      <w:pPr>
        <w:jc w:val="center"/>
        <w:rPr>
          <w:lang w:val="sk-SK"/>
        </w:rPr>
      </w:pPr>
    </w:p>
    <w:p w14:paraId="292757AC" w14:textId="77777777" w:rsidR="00CE547F" w:rsidRPr="00FA362E" w:rsidRDefault="00CE547F" w:rsidP="00CE547F">
      <w:pPr>
        <w:rPr>
          <w:lang w:val="sk-SK"/>
        </w:rPr>
      </w:pPr>
      <w:r w:rsidRPr="00FA362E">
        <w:rPr>
          <w:lang w:val="sk-SK"/>
        </w:rPr>
        <w:t xml:space="preserve">je teda podľa Bernsteina vhodnou alternatívou ku meraniu SV Dopplerou echokardiografiou </w:t>
      </w:r>
      <w:r w:rsidRPr="00FA362E">
        <w:rPr>
          <w:lang w:val="sk-SK"/>
        </w:rPr>
        <w:fldChar w:fldCharType="begin"/>
      </w:r>
      <w:r w:rsidRPr="00FA362E">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A362E">
        <w:rPr>
          <w:lang w:val="sk-SK"/>
        </w:rPr>
        <w:fldChar w:fldCharType="separate"/>
      </w:r>
      <w:r w:rsidRPr="00FA362E">
        <w:rPr>
          <w:noProof/>
          <w:lang w:val="sk-SK"/>
        </w:rPr>
        <w:t>[3]</w:t>
      </w:r>
      <w:r w:rsidRPr="00FA362E">
        <w:rPr>
          <w:lang w:val="sk-SK"/>
        </w:rPr>
        <w:fldChar w:fldCharType="end"/>
      </w:r>
      <w:r w:rsidRPr="00FA362E">
        <w:rPr>
          <w:lang w:val="sk-SK"/>
        </w:rPr>
        <w:t xml:space="preserve">. </w:t>
      </w:r>
    </w:p>
    <w:p w14:paraId="655B2C7C" w14:textId="77777777" w:rsidR="00CE547F" w:rsidRPr="00FA362E" w:rsidRDefault="00CE547F" w:rsidP="00CE547F">
      <w:pPr>
        <w:rPr>
          <w:lang w:val="sk-SK"/>
        </w:rPr>
      </w:pPr>
    </w:p>
    <w:p w14:paraId="75C68A6E" w14:textId="398F4656" w:rsidR="00CE547F" w:rsidRPr="00FA362E" w:rsidRDefault="00CE547F" w:rsidP="00CE547F">
      <w:pPr>
        <w:rPr>
          <w:lang w:val="sk-SK"/>
        </w:rPr>
      </w:pPr>
      <w:r w:rsidRPr="00FA362E">
        <w:rPr>
          <w:lang w:val="sk-SK"/>
        </w:rPr>
        <w:t>Hodnoty SV vypočítané pomocou Kubičkovej (</w:t>
      </w:r>
      <w:r w:rsidRPr="00FA362E">
        <w:rPr>
          <w:lang w:val="sk-SK"/>
        </w:rPr>
        <w:fldChar w:fldCharType="begin"/>
      </w:r>
      <w:r w:rsidRPr="00FA362E">
        <w:rPr>
          <w:lang w:val="sk-SK"/>
        </w:rPr>
        <w:instrText xml:space="preserve"> REF kubicek \h </w:instrText>
      </w:r>
      <w:r w:rsidRPr="00FA362E">
        <w:rPr>
          <w:lang w:val="sk-SK"/>
        </w:rPr>
      </w:r>
      <w:r w:rsidRPr="00FA362E">
        <w:rPr>
          <w:lang w:val="sk-SK"/>
        </w:rPr>
        <w:fldChar w:fldCharType="separate"/>
      </w:r>
      <w:r w:rsidR="00B85020">
        <w:rPr>
          <w:noProof/>
          <w:color w:val="000000"/>
          <w:lang w:val="sk-SK"/>
        </w:rPr>
        <w:t>25</w:t>
      </w:r>
      <w:r w:rsidRPr="00FA362E">
        <w:rPr>
          <w:lang w:val="sk-SK"/>
        </w:rPr>
        <w:fldChar w:fldCharType="end"/>
      </w:r>
      <w:r w:rsidRPr="00FA362E">
        <w:rPr>
          <w:lang w:val="sk-SK"/>
        </w:rPr>
        <w:t>) a Šramkovej (</w:t>
      </w:r>
      <w:r w:rsidRPr="00FA362E">
        <w:rPr>
          <w:lang w:val="sk-SK"/>
        </w:rPr>
        <w:fldChar w:fldCharType="begin"/>
      </w:r>
      <w:r w:rsidRPr="00FA362E">
        <w:rPr>
          <w:lang w:val="sk-SK"/>
        </w:rPr>
        <w:instrText xml:space="preserve"> REF sramek \h </w:instrText>
      </w:r>
      <w:r w:rsidRPr="00FA362E">
        <w:rPr>
          <w:lang w:val="sk-SK"/>
        </w:rPr>
      </w:r>
      <w:r w:rsidRPr="00FA362E">
        <w:rPr>
          <w:lang w:val="sk-SK"/>
        </w:rPr>
        <w:fldChar w:fldCharType="separate"/>
      </w:r>
      <w:r w:rsidR="00B85020">
        <w:rPr>
          <w:noProof/>
          <w:color w:val="000000"/>
          <w:lang w:val="sk-SK"/>
        </w:rPr>
        <w:t>30</w:t>
      </w:r>
      <w:r w:rsidRPr="00FA362E">
        <w:rPr>
          <w:lang w:val="sk-SK"/>
        </w:rPr>
        <w:fldChar w:fldCharType="end"/>
      </w:r>
      <w:r w:rsidRPr="00FA362E">
        <w:rPr>
          <w:lang w:val="sk-SK"/>
        </w:rPr>
        <w:t>) metódy vysoko korelujú s hodnotami SV vypočítanými metódou definovanom Bernstainom (</w:t>
      </w:r>
      <w:r w:rsidRPr="00FA362E">
        <w:rPr>
          <w:lang w:val="sk-SK"/>
        </w:rPr>
        <w:fldChar w:fldCharType="begin"/>
      </w:r>
      <w:r w:rsidRPr="00FA362E">
        <w:rPr>
          <w:lang w:val="sk-SK"/>
        </w:rPr>
        <w:instrText xml:space="preserve"> REF Berstain_model_3 \h </w:instrText>
      </w:r>
      <w:r w:rsidRPr="00FA362E">
        <w:rPr>
          <w:lang w:val="sk-SK"/>
        </w:rPr>
      </w:r>
      <w:r w:rsidRPr="00FA362E">
        <w:rPr>
          <w:lang w:val="sk-SK"/>
        </w:rPr>
        <w:fldChar w:fldCharType="separate"/>
      </w:r>
      <w:r w:rsidR="00B85020">
        <w:rPr>
          <w:noProof/>
          <w:color w:val="000000"/>
          <w:lang w:val="sk-SK"/>
        </w:rPr>
        <w:t>37</w:t>
      </w:r>
      <w:r w:rsidRPr="00FA362E">
        <w:rPr>
          <w:lang w:val="sk-SK"/>
        </w:rPr>
        <w:fldChar w:fldCharType="end"/>
      </w:r>
      <w:r w:rsidRPr="00FA362E">
        <w:rPr>
          <w:lang w:val="sk-SK"/>
        </w:rPr>
        <w:t xml:space="preserve">) (r=0,75). Je to hlavne kvôli tomu, že stredné zrýchlenie krvi v aorte takisto vysoko koreluje s hodnotou SV (r=0,75) </w:t>
      </w:r>
      <w:r w:rsidRPr="00FA362E">
        <w:rPr>
          <w:lang w:val="sk-SK"/>
        </w:rPr>
        <w:fldChar w:fldCharType="begin">
          <w:fldData xml:space="preserve">PEVuZE5vdGU+PENpdGU+PEF1dGhvcj5Lb2xldHRpczwvQXV0aG9yPjxZZWFyPjE5NzY8L1llYXI+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</w:fldData>
        </w:fldChar>
      </w:r>
      <w:r w:rsidR="004B0F7D">
        <w:rPr>
          <w:lang w:val="sk-SK"/>
        </w:rPr>
        <w:instrText xml:space="preserve"> ADDIN EN.CITE </w:instrText>
      </w:r>
      <w:r w:rsidR="004B0F7D">
        <w:rPr>
          <w:lang w:val="sk-SK"/>
        </w:rPr>
        <w:fldChar w:fldCharType="begin">
          <w:fldData xml:space="preserve">PEVuZE5vdGU+PENpdGU+PEF1dGhvcj5Lb2xldHRpczwvQXV0aG9yPjxZZWFyPjE5NzY8L1llYXI+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</w:fldData>
        </w:fldChar>
      </w:r>
      <w:r w:rsidR="004B0F7D">
        <w:rPr>
          <w:lang w:val="sk-SK"/>
        </w:rPr>
        <w:instrText xml:space="preserve"> ADDIN EN.CITE.DATA </w:instrText>
      </w:r>
      <w:r w:rsidR="004B0F7D">
        <w:rPr>
          <w:lang w:val="sk-SK"/>
        </w:rPr>
      </w:r>
      <w:r w:rsidR="004B0F7D">
        <w:rPr>
          <w:lang w:val="sk-SK"/>
        </w:rPr>
        <w:fldChar w:fldCharType="end"/>
      </w:r>
      <w:r w:rsidRPr="00FA362E">
        <w:rPr>
          <w:lang w:val="sk-SK"/>
        </w:rPr>
        <w:fldChar w:fldCharType="separate"/>
      </w:r>
      <w:r w:rsidR="004B0F7D">
        <w:rPr>
          <w:noProof/>
          <w:lang w:val="sk-SK"/>
        </w:rPr>
        <w:t>[41-43]</w:t>
      </w:r>
      <w:r w:rsidRPr="00FA362E">
        <w:rPr>
          <w:lang w:val="sk-SK"/>
        </w:rPr>
        <w:fldChar w:fldCharType="end"/>
      </w:r>
      <w:r w:rsidRPr="00FA362E">
        <w:rPr>
          <w:lang w:val="sk-SK"/>
        </w:rPr>
        <w:t xml:space="preserve">. Je potrebné povedať, že odmocnením parametru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FA362E">
        <w:rPr>
          <w:lang w:val="sk-SK"/>
        </w:rPr>
        <w:t xml:space="preserve"> sa utlmuje vplyv parametra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FA362E">
        <w:rPr>
          <w:lang w:val="sk-SK"/>
        </w:rPr>
        <w:t xml:space="preserve"> na výslednú hodnotu SV a zvyšuje sa vplyv objemovej konštanty </w:t>
      </w:r>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ITBV</m:t>
            </m:r>
          </m:sub>
        </m:sSub>
      </m:oMath>
      <w:r w:rsidRPr="00FA362E">
        <w:rPr>
          <w:lang w:val="sk-SK"/>
        </w:rPr>
        <w:t xml:space="preserve"> na absolútnu hodnotu SV. Bola pritom ukázaná silná väzba metabolicky aktívnej telesnej hmoty (Fat-Free body Mass - FFM) na hodnotu SV </w:t>
      </w:r>
      <w:r w:rsidRPr="00FA362E">
        <w:rPr>
          <w:lang w:val="sk-SK"/>
        </w:rPr>
        <w:fldChar w:fldCharType="begin">
          <w:fldData xml:space="preserve">PEVuZE5vdGU+PENpdGU+PEF1dGhvcj5Db2xsaXM8L0F1dGhvcj48WWVhcj4yMDAxPC9ZZWFyPjxJ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</w:fldData>
        </w:fldChar>
      </w:r>
      <w:r w:rsidR="004B0F7D">
        <w:rPr>
          <w:lang w:val="sk-SK"/>
        </w:rPr>
        <w:instrText xml:space="preserve"> ADDIN EN.CITE </w:instrText>
      </w:r>
      <w:r w:rsidR="004B0F7D">
        <w:rPr>
          <w:lang w:val="sk-SK"/>
        </w:rPr>
        <w:fldChar w:fldCharType="begin">
          <w:fldData xml:space="preserve">PEVuZE5vdGU+PENpdGU+PEF1dGhvcj5Db2xsaXM8L0F1dGhvcj48WWVhcj4yMDAxPC9ZZWFyPjxJ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</w:fldData>
        </w:fldChar>
      </w:r>
      <w:r w:rsidR="004B0F7D">
        <w:rPr>
          <w:lang w:val="sk-SK"/>
        </w:rPr>
        <w:instrText xml:space="preserve"> ADDIN EN.CITE.DATA </w:instrText>
      </w:r>
      <w:r w:rsidR="004B0F7D">
        <w:rPr>
          <w:lang w:val="sk-SK"/>
        </w:rPr>
      </w:r>
      <w:r w:rsidR="004B0F7D">
        <w:rPr>
          <w:lang w:val="sk-SK"/>
        </w:rPr>
        <w:fldChar w:fldCharType="end"/>
      </w:r>
      <w:r w:rsidRPr="00FA362E">
        <w:rPr>
          <w:lang w:val="sk-SK"/>
        </w:rPr>
        <w:fldChar w:fldCharType="separate"/>
      </w:r>
      <w:r w:rsidR="004B0F7D">
        <w:rPr>
          <w:noProof/>
          <w:lang w:val="sk-SK"/>
        </w:rPr>
        <w:t>[44]</w:t>
      </w:r>
      <w:r w:rsidRPr="00FA362E">
        <w:rPr>
          <w:lang w:val="sk-SK"/>
        </w:rPr>
        <w:fldChar w:fldCharType="end"/>
      </w:r>
      <w:r w:rsidRPr="00FA362E">
        <w:rPr>
          <w:lang w:val="sk-SK"/>
        </w:rPr>
        <w:t>.</w:t>
      </w:r>
    </w:p>
    <w:p w14:paraId="5CB981B0" w14:textId="77777777" w:rsidR="00CE547F" w:rsidRPr="00FA362E" w:rsidRDefault="00CE547F" w:rsidP="00CE547F">
      <w:pPr>
        <w:rPr>
          <w:lang w:val="sk-SK"/>
        </w:rPr>
      </w:pPr>
    </w:p>
    <w:p w14:paraId="53B13426" w14:textId="200AA39E" w:rsidR="00CE547F" w:rsidRPr="00FA362E" w:rsidRDefault="00CE547F" w:rsidP="00CE547F">
      <w:pPr>
        <w:rPr>
          <w:lang w:val="sk-SK"/>
        </w:rPr>
      </w:pPr>
      <w:r w:rsidRPr="00FA362E">
        <w:rPr>
          <w:lang w:val="sk-SK"/>
        </w:rPr>
        <w:t xml:space="preserve">Výrazná negatívna závislosť existuje medzi hodnotou </w:t>
      </w:r>
      <m:oMath>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oMath>
      <w:r w:rsidRPr="00FA362E">
        <w:rPr>
          <w:lang w:val="sk-SK"/>
        </w:rPr>
        <w:t xml:space="preserve"> </w:t>
      </w:r>
      <w:commentRangeStart w:id="139"/>
      <w:r w:rsidRPr="00FA362E">
        <w:rPr>
          <w:lang w:val="sk-SK"/>
        </w:rPr>
        <w:t>a</w:t>
      </w:r>
      <w:commentRangeEnd w:id="139"/>
      <w:r w:rsidRPr="00FA362E">
        <w:rPr>
          <w:rStyle w:val="Odkaznakomentr"/>
          <w:lang w:val="sk-SK"/>
        </w:rPr>
        <w:commentReference w:id="139"/>
      </w:r>
      <w:r w:rsidRPr="00FA362E">
        <w:rPr>
          <w:lang w:val="sk-SK"/>
        </w:rPr>
        <w:t xml:space="preserve"> telesnou váhou (r=-0.75)</w:t>
      </w:r>
      <w:r w:rsidRPr="00FA362E">
        <w:rPr>
          <w:lang w:val="sk-SK"/>
        </w:rPr>
        <w:fldChar w:fldCharType="begin"/>
      </w:r>
      <w:r w:rsidR="004B0F7D">
        <w:rPr>
          <w:lang w:val="sk-SK"/>
        </w:rPr>
        <w:instrText xml:space="preserve"> ADDIN EN.CITE &lt;EndNote&gt;&lt;Cite&gt;&lt;Author&gt;Sageman&lt;/Author&gt;&lt;Year&gt;1999&lt;/Year&gt;&lt;IDText&gt;Reliability and precision of a new thoracic electrical bioimpedance monitor in a lower body negative pressure model&lt;/IDText&gt;&lt;DisplayText&gt;[45]&lt;/DisplayText&gt;&lt;record&gt;&lt;dates&gt;&lt;pub-dates&gt;&lt;date&gt;Sep&lt;/date&gt;&lt;/pub-dates&gt;&lt;year&gt;1999&lt;/year&gt;&lt;/dates&gt;&lt;urls&gt;&lt;related-urls&gt;&lt;url&gt;&amp;lt;Go to ISI&amp;gt;://WOS:000082736300044&lt;/url&gt;&lt;/related-urls&gt;&lt;/urls&gt;&lt;isbn&gt;0090-3493&lt;/isbn&gt;&lt;titles&gt;&lt;title&gt;Reliability and precision of a new thoracic electrical bioimpedance monitor in a lower body negative pressure model&lt;/title&gt;&lt;secondary-title&gt;Critical Care Medicine&lt;/secondary-title&gt;&lt;/titles&gt;&lt;pages&gt;1986-1990&lt;/pages&gt;&lt;number&gt;9&lt;/number&gt;&lt;contributors&gt;&lt;authors&gt;&lt;author&gt;Sageman, W. S.&lt;/author&gt;&lt;/authors&gt;&lt;/contributors&gt;&lt;added-date format="utc"&gt;1522336422&lt;/added-date&gt;&lt;ref-type name="Journal Article"&gt;17&lt;/ref-type&gt;&lt;rec-number&gt;87&lt;/rec-number&gt;&lt;last-updated-date format="utc"&gt;1522336422&lt;/last-updated-date&gt;&lt;accession-num&gt;WOS:000082736300044&lt;/accession-num&gt;&lt;electronic-resource-num&gt;10.1097/00003246-199909000-00044&lt;/electronic-resource-num&gt;&lt;volume&gt;27&lt;/volume&gt;&lt;/record&gt;&lt;/Cite&gt;&lt;/EndNote&gt;</w:instrText>
      </w:r>
      <w:r w:rsidRPr="00FA362E">
        <w:rPr>
          <w:lang w:val="sk-SK"/>
        </w:rPr>
        <w:fldChar w:fldCharType="separate"/>
      </w:r>
      <w:r w:rsidR="004B0F7D">
        <w:rPr>
          <w:noProof/>
          <w:lang w:val="sk-SK"/>
        </w:rPr>
        <w:t>[45]</w:t>
      </w:r>
      <w:r w:rsidRPr="00FA362E">
        <w:rPr>
          <w:lang w:val="sk-SK"/>
        </w:rPr>
        <w:fldChar w:fldCharType="end"/>
      </w:r>
      <w:r w:rsidRPr="00FA362E">
        <w:rPr>
          <w:lang w:val="sk-SK"/>
        </w:rPr>
        <w:t xml:space="preserve">.  Je to hlavne pre vysokú závislosť plochy aortálnej chlopne na telesnej váhe. Plocha aortálnej chlopne závislý okrem telesnej váhy aj na veku a pohlaví. Hodnota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FA362E">
        <w:rPr>
          <w:lang w:val="sk-SK"/>
        </w:rPr>
        <w:t xml:space="preserve"> bude preto ovplyvnená aj telesnou váhou, vekom a pohlavím </w:t>
      </w:r>
      <w:r w:rsidRPr="00FA362E">
        <w:rPr>
          <w:lang w:val="sk-SK"/>
        </w:rPr>
        <w:fldChar w:fldCharType="begin"/>
      </w:r>
      <w:r w:rsidRPr="00FA362E">
        <w:rPr>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A362E">
        <w:rPr>
          <w:lang w:val="sk-SK"/>
        </w:rPr>
        <w:fldChar w:fldCharType="separate"/>
      </w:r>
      <w:r w:rsidRPr="00FA362E">
        <w:rPr>
          <w:noProof/>
          <w:lang w:val="sk-SK"/>
        </w:rPr>
        <w:t>[3]</w:t>
      </w:r>
      <w:r w:rsidRPr="00FA362E">
        <w:rPr>
          <w:lang w:val="sk-SK"/>
        </w:rPr>
        <w:fldChar w:fldCharType="end"/>
      </w:r>
      <w:r w:rsidRPr="00FA362E">
        <w:rPr>
          <w:lang w:val="sk-SK"/>
        </w:rPr>
        <w:t>.</w:t>
      </w:r>
    </w:p>
    <w:p w14:paraId="502A6F45" w14:textId="77777777" w:rsidR="00CE547F" w:rsidRPr="00FA362E" w:rsidRDefault="00CE547F" w:rsidP="00CE547F">
      <w:pPr>
        <w:rPr>
          <w:lang w:val="sk-SK"/>
        </w:rPr>
      </w:pPr>
    </w:p>
    <w:p w14:paraId="06FB7F44" w14:textId="77777777" w:rsidR="00CE547F" w:rsidRPr="00FA362E" w:rsidRDefault="00CE547F" w:rsidP="00CE547F">
      <w:pPr>
        <w:rPr>
          <w:lang w:val="sk-SK"/>
        </w:rPr>
      </w:pPr>
      <w:r w:rsidRPr="00FA362E">
        <w:rPr>
          <w:lang w:val="sk-SK"/>
        </w:rPr>
        <w:t>V modely prezentovanom Bernsteinom ide opäť o zjednodušenie skutočnosti, kde sa z hodnoty maximálnej derivácie odhaduje priemerná rýchlosť prúdenia krvi aortou. Pri prezentovaní modelu pritom, nie je zohľadnená dynamika sťahu srdca a rozloženie výkonu srdca počas systoly. Navyše je zrejmé, že pri maximálnom zrýchlení krvi v aorte, ktorú reprezentuje</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FA362E">
        <w:rPr>
          <w:lang w:val="sk-SK"/>
        </w:rPr>
        <w:t xml:space="preserve">, už došlo k výtoku krvi zo srdca smerom k perifériám </w:t>
      </w:r>
      <w:r w:rsidRPr="00FA362E">
        <w:rPr>
          <w:lang w:val="sk-SK"/>
        </w:rPr>
        <w:lastRenderedPageBreak/>
        <w:t>a tiež k určitému žilnému návratu späť do srdca. Tieto zmeny objemu krvi v hrudníku pritom taktiež ovplyvňujú formovanie krivky</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dt</m:t>
            </m:r>
          </m:den>
        </m:f>
      </m:oMath>
      <w:r w:rsidRPr="00FA362E">
        <w:rPr>
          <w:lang w:val="sk-SK"/>
        </w:rPr>
        <w:t xml:space="preserve">. </w:t>
      </w:r>
    </w:p>
    <w:p w14:paraId="794DF4F8" w14:textId="68DF00F8" w:rsidR="00CE547F" w:rsidRPr="00FA362E" w:rsidRDefault="00CE547F" w:rsidP="00CE547F">
      <w:pPr>
        <w:rPr>
          <w:lang w:val="sk-SK"/>
        </w:rPr>
      </w:pPr>
      <w:r w:rsidRPr="00FA362E">
        <w:rPr>
          <w:lang w:val="sk-SK"/>
        </w:rPr>
        <w:t xml:space="preserve">Pre zlepšenie merania sa experimentuje s rôznym umiestnením elektród </w:t>
      </w:r>
      <w:r w:rsidRPr="00FA362E">
        <w:rPr>
          <w:lang w:val="sk-SK"/>
        </w:rPr>
        <w:fldChar w:fldCharType="begin">
          <w:fldData xml:space="preserve">PEVuZE5vdGU+PENpdGU+PEF1dGhvcj5Db3R0ZXI8L0F1dGhvcj48WWVhcj4yMDA2PC9ZZWFyPjxJ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=
</w:fldData>
        </w:fldChar>
      </w:r>
      <w:r w:rsidR="004B0F7D">
        <w:rPr>
          <w:lang w:val="sk-SK"/>
        </w:rPr>
        <w:instrText xml:space="preserve"> ADDIN EN.CITE </w:instrText>
      </w:r>
      <w:r w:rsidR="004B0F7D">
        <w:rPr>
          <w:lang w:val="sk-SK"/>
        </w:rPr>
        <w:fldChar w:fldCharType="begin">
          <w:fldData xml:space="preserve">PEVuZE5vdGU+PENpdGU+PEF1dGhvcj5Db3R0ZXI8L0F1dGhvcj48WWVhcj4yMDA2PC9ZZWFyPjxJ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=
</w:fldData>
        </w:fldChar>
      </w:r>
      <w:r w:rsidR="004B0F7D">
        <w:rPr>
          <w:lang w:val="sk-SK"/>
        </w:rPr>
        <w:instrText xml:space="preserve"> ADDIN EN.CITE.DATA </w:instrText>
      </w:r>
      <w:r w:rsidR="004B0F7D">
        <w:rPr>
          <w:lang w:val="sk-SK"/>
        </w:rPr>
      </w:r>
      <w:r w:rsidR="004B0F7D">
        <w:rPr>
          <w:lang w:val="sk-SK"/>
        </w:rPr>
        <w:fldChar w:fldCharType="end"/>
      </w:r>
      <w:r w:rsidRPr="00FA362E">
        <w:rPr>
          <w:lang w:val="sk-SK"/>
        </w:rPr>
        <w:fldChar w:fldCharType="separate"/>
      </w:r>
      <w:r w:rsidR="004B0F7D">
        <w:rPr>
          <w:noProof/>
          <w:lang w:val="sk-SK"/>
        </w:rPr>
        <w:t>[46]</w:t>
      </w:r>
      <w:r w:rsidRPr="00FA362E">
        <w:rPr>
          <w:lang w:val="sk-SK"/>
        </w:rPr>
        <w:fldChar w:fldCharType="end"/>
      </w:r>
      <w:r w:rsidRPr="00FA362E">
        <w:rPr>
          <w:lang w:val="sk-SK"/>
        </w:rPr>
        <w:t xml:space="preserve"> a kombináciou viacerých elektród </w:t>
      </w:r>
      <w:r w:rsidRPr="00FA362E">
        <w:rPr>
          <w:lang w:val="sk-SK"/>
        </w:rPr>
        <w:fldChar w:fldCharType="begin">
          <w:fldData xml:space="preserve">PEVuZE5vdGU+PENpdGU+PEF1dGhvcj5Lb29iaTwvQXV0aG9yPjxZZWFyPjE5OTc8L1llYXI+PElE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</w:fldData>
        </w:fldChar>
      </w:r>
      <w:r w:rsidR="004B0F7D">
        <w:rPr>
          <w:lang w:val="sk-SK"/>
        </w:rPr>
        <w:instrText xml:space="preserve"> ADDIN EN.CITE </w:instrText>
      </w:r>
      <w:r w:rsidR="004B0F7D">
        <w:rPr>
          <w:lang w:val="sk-SK"/>
        </w:rPr>
        <w:fldChar w:fldCharType="begin">
          <w:fldData xml:space="preserve">PEVuZE5vdGU+PENpdGU+PEF1dGhvcj5Lb29iaTwvQXV0aG9yPjxZZWFyPjE5OTc8L1llYXI+PElE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</w:fldData>
        </w:fldChar>
      </w:r>
      <w:r w:rsidR="004B0F7D">
        <w:rPr>
          <w:lang w:val="sk-SK"/>
        </w:rPr>
        <w:instrText xml:space="preserve"> ADDIN EN.CITE.DATA </w:instrText>
      </w:r>
      <w:r w:rsidR="004B0F7D">
        <w:rPr>
          <w:lang w:val="sk-SK"/>
        </w:rPr>
      </w:r>
      <w:r w:rsidR="004B0F7D">
        <w:rPr>
          <w:lang w:val="sk-SK"/>
        </w:rPr>
        <w:fldChar w:fldCharType="end"/>
      </w:r>
      <w:r w:rsidRPr="00FA362E">
        <w:rPr>
          <w:lang w:val="sk-SK"/>
        </w:rPr>
        <w:fldChar w:fldCharType="separate"/>
      </w:r>
      <w:r w:rsidR="004B0F7D">
        <w:rPr>
          <w:noProof/>
          <w:lang w:val="sk-SK"/>
        </w:rPr>
        <w:t>[47]</w:t>
      </w:r>
      <w:r w:rsidRPr="00FA362E">
        <w:rPr>
          <w:lang w:val="sk-SK"/>
        </w:rPr>
        <w:fldChar w:fldCharType="end"/>
      </w:r>
      <w:r w:rsidRPr="00FA362E">
        <w:rPr>
          <w:lang w:val="sk-SK"/>
        </w:rPr>
        <w:t xml:space="preserve"> .</w:t>
      </w:r>
    </w:p>
    <w:p w14:paraId="3EBBC0CF" w14:textId="77777777" w:rsidR="00CE547F" w:rsidRPr="00FA362E" w:rsidRDefault="00CE547F" w:rsidP="00CE547F">
      <w:pPr>
        <w:rPr>
          <w:lang w:val="sk-SK"/>
        </w:rPr>
      </w:pPr>
    </w:p>
    <w:p w14:paraId="43E0A2A3" w14:textId="77777777" w:rsidR="00CE547F" w:rsidRPr="00FA362E" w:rsidRDefault="00CE547F" w:rsidP="00CE547F">
      <w:pPr>
        <w:pStyle w:val="Nadpis3"/>
        <w:rPr>
          <w:lang w:val="sk-SK"/>
        </w:rPr>
      </w:pPr>
      <w:bookmarkStart w:id="140" w:name="_Toc513981467"/>
      <w:r w:rsidRPr="00FA362E">
        <w:rPr>
          <w:lang w:val="sk-SK"/>
        </w:rPr>
        <w:t>Meranie SV z brachiálnej artérie</w:t>
      </w:r>
      <w:bookmarkEnd w:id="140"/>
    </w:p>
    <w:p w14:paraId="1BCC0E19" w14:textId="77777777" w:rsidR="00CE547F" w:rsidRPr="00FA362E" w:rsidRDefault="00CE547F" w:rsidP="00CE547F">
      <w:pPr>
        <w:rPr>
          <w:lang w:val="sk-SK"/>
        </w:rPr>
      </w:pPr>
    </w:p>
    <w:p w14:paraId="7E45A879" w14:textId="5D52BDEE" w:rsidR="00CE547F" w:rsidRPr="00FA362E" w:rsidRDefault="00CE547F" w:rsidP="00CE547F">
      <w:pPr>
        <w:rPr>
          <w:lang w:val="sk-SK"/>
        </w:rPr>
      </w:pPr>
      <w:r w:rsidRPr="00FA362E">
        <w:rPr>
          <w:noProof/>
          <w:lang w:val="sk-SK"/>
        </w:rPr>
        <w:t>Zaujímavým novým prístupom je meranie srdečného výdaja zo zmien impedancie ruky. Táto metóda sa označuje ako TBEV (TransBrachail Electrical Velocimetry)</w:t>
      </w:r>
      <w:r w:rsidRPr="00FA362E">
        <w:rPr>
          <w:noProof/>
          <w:lang w:val="sk-SK"/>
        </w:rPr>
        <w:fldChar w:fldCharType="begin"/>
      </w:r>
      <w:r w:rsidR="004B0F7D">
        <w:rPr>
          <w:noProof/>
          <w:lang w:val="sk-SK"/>
        </w:rPr>
        <w:instrText xml:space="preserve"> ADDIN EN.CITE &lt;EndNote&gt;&lt;Cite&gt;&lt;Author&gt;Henry&lt;/Author&gt;&lt;Year&gt;2012&lt;/Year&gt;&lt;RecNum&gt;0&lt;/RecNum&gt;&lt;IDText&gt;Stroke Volume Obtained from the Brachial Artery Using Transbrachial Electrical Bioimpedance Velocimetry&lt;/IDText&gt;&lt;DisplayText&gt;[48]&lt;/DisplayText&gt;&lt;record&gt;&lt;dates&gt;&lt;pub-dates&gt;&lt;date&gt;Aug 28-Sep 01&lt;/date&gt;&lt;/pub-dates&gt;&lt;year&gt;2012&lt;/year&gt;&lt;/dates&gt;&lt;urls&gt;&lt;related-urls&gt;&lt;url&gt;&amp;lt;Go to ISI&amp;gt;://WOS:000313296500036&lt;/url&gt;&lt;/related-urls&gt;&lt;/urls&gt;&lt;isbn&gt;978-1-4577-1787-1&lt;/isbn&gt;&lt;custom2&gt;2012&lt;/custom2&gt;&lt;custom1&gt;NEW YORK&lt;/custom1&gt;&lt;titles&gt;&lt;title&gt;Stroke Volume Obtained from the Brachial Artery Using Transbrachial Electrical Bioimpedance Velocimetry&lt;/title&gt;&lt;secondary-title&gt;34th Annual International Conference of the IEEE Engineering-in-Medicine-and-Biology-Society (EMBS)&lt;/secondary-title&gt;&lt;tertiary-title&gt;IEEE Engineering in Medicine and Biology Society Conference Proceedings&lt;/tertiary-title&gt;&lt;/titles&gt;&lt;pages&gt;142-145&lt;/pages&gt;&lt;contributors&gt;&lt;authors&gt;&lt;author&gt;Henry, I. C.&lt;/author&gt;&lt;author&gt;Bernstein, D. P.&lt;/author&gt;&lt;author&gt;Banet, M. J.&lt;/author&gt;&lt;author&gt;Ieee,&lt;/author&gt;&lt;/authors&gt;&lt;/contributors&gt;&lt;language&gt;English&lt;/language&gt;&lt;added-date format="utc"&gt;1520709578&lt;/added-date&gt;&lt;pub-location&gt;San Diego, CA&lt;/pub-location&gt;&lt;ref-type name="Conference Proceedings"&gt;10&lt;/ref-type&gt;&lt;auth-address&gt;Henry, IC (reprint author), Sotera Wireless, San Diego, CA 92121 USA.&amp;#xD;isaac.henry@soterawireless.com&lt;/auth-address&gt;&lt;rec-number&gt;31&lt;/rec-number&gt;&lt;publisher&gt;Ieee&lt;/publisher&gt;&lt;last-updated-date format="utc"&gt;1520709578&lt;/last-updated-date&gt;&lt;contributors&gt;&lt;subsidiary-authors&gt;&lt;author&gt;Ieee, Engn Med&lt;/author&gt;&lt;author&gt;Biol Soc, C. A. S. S. M. C. PubMed Medline&lt;/author&gt;&lt;author&gt;Sotera Wireless, San Diego C. A. U. S. A.&lt;/author&gt;&lt;/subsidiary-authors&gt;&lt;/contributors&gt;&lt;accession-num&gt;WOS:000313296500036&lt;/accession-num&gt;&lt;orig-pub&gt;2012 annual international conference of the ieee engineering in medicine and biology society (embc)&lt;/orig-pub&gt;&lt;/record&gt;&lt;/Cite&gt;&lt;/EndNote&gt;</w:instrText>
      </w:r>
      <w:r w:rsidRPr="00FA362E">
        <w:rPr>
          <w:noProof/>
          <w:lang w:val="sk-SK"/>
        </w:rPr>
        <w:fldChar w:fldCharType="separate"/>
      </w:r>
      <w:r w:rsidR="004B0F7D">
        <w:rPr>
          <w:noProof/>
          <w:lang w:val="sk-SK"/>
        </w:rPr>
        <w:t>[48]</w:t>
      </w:r>
      <w:r w:rsidRPr="00FA362E">
        <w:rPr>
          <w:noProof/>
          <w:lang w:val="sk-SK"/>
        </w:rPr>
        <w:fldChar w:fldCharType="end"/>
      </w:r>
      <w:r w:rsidRPr="00FA362E">
        <w:rPr>
          <w:noProof/>
          <w:lang w:val="sk-SK"/>
        </w:rPr>
        <w:t xml:space="preserve">. </w:t>
      </w:r>
      <w:r w:rsidRPr="00FA362E">
        <w:rPr>
          <w:lang w:val="sk-SK"/>
        </w:rPr>
        <w:t xml:space="preserve">Podnetom na vznik tejto metódy bolo zistenie, že maximum zrýchlenia krvi v aorte vysoko koreluje s maximom zrýchlenia krvi v brachiálnej aorte (r =0,79) </w:t>
      </w:r>
      <w:r w:rsidRPr="00FA362E">
        <w:rPr>
          <w:lang w:val="sk-SK"/>
        </w:rPr>
        <w:fldChar w:fldCharType="begin"/>
      </w:r>
      <w:r w:rsidR="004B0F7D">
        <w:rPr>
          <w:lang w:val="sk-SK"/>
        </w:rPr>
        <w:instrText xml:space="preserve"> ADDIN EN.CITE &lt;EndNote&gt;&lt;Cite&gt;&lt;Author&gt;Chemla&lt;/Author&gt;&lt;Year&gt;1996&lt;/Year&gt;&lt;IDText&gt;Blood flow acceleration in the carotid and brachial arteries of healthy volunteers: Respective contributions of cardiac performance and local resistance&lt;/IDText&gt;&lt;DisplayText&gt;[49]&lt;/DisplayText&gt;&lt;record&gt;&lt;keywords&gt;&lt;keyword&gt;blood flow acceleration&lt;/keyword&gt;&lt;keyword&gt;pulsed Doppler&lt;/keyword&gt;&lt;keyword&gt;regional hemodynamics&lt;/keyword&gt;&lt;keyword&gt;pulsed doppler&lt;/keyword&gt;&lt;keyword&gt;volumic flow&lt;/keyword&gt;&lt;keyword&gt;velocity&lt;/keyword&gt;&lt;keyword&gt;diameter&lt;/keyword&gt;&lt;keyword&gt;Pharmacology &amp;amp; Pharmacy&lt;/keyword&gt;&lt;/keywords&gt;&lt;urls&gt;&lt;related-urls&gt;&lt;url&gt;&amp;lt;Go to ISI&amp;gt;://WOS:A1996VB86900010&lt;/url&gt;&lt;/related-urls&gt;&lt;/urls&gt;&lt;isbn&gt;0767-3981&lt;/isbn&gt;&lt;work-type&gt;Article&lt;/work-type&gt;&lt;titles&gt;&lt;title&gt;Blood flow acceleration in the carotid and brachial arteries of healthy volunteers: Respective contributions of cardiac performance and local resistance&lt;/title&gt;&lt;secondary-title&gt;Fundamental &amp;amp; Clinical Pharmacology&lt;/secondary-title&gt;&lt;alt-title&gt;Fundam. Clin. Pharmacol.&lt;/alt-title&gt;&lt;/titles&gt;&lt;pages&gt;393-399&lt;/pages&gt;&lt;number&gt;4&lt;/number&gt;&lt;contributors&gt;&lt;authors&gt;&lt;author&gt;Chemla, D.&lt;/author&gt;&lt;author&gt;Demolis, P.&lt;/author&gt;&lt;author&gt;Thyrault, M.&lt;/author&gt;&lt;author&gt;Annane, D.&lt;/author&gt;&lt;author&gt;Lecarpentier, Y.&lt;/author&gt;&lt;author&gt;Giudicelli, J. F.&lt;/author&gt;&lt;/authors&gt;&lt;/contributors&gt;&lt;language&gt;English&lt;/language&gt;&lt;added-date format="utc"&gt;1521041192&lt;/added-date&gt;&lt;ref-type name="Journal Article"&gt;17&lt;/ref-type&gt;&lt;auth-address&gt;CHU BICETRE,SERV PHARMACOL CLIN,F-94275 LE KREMLIN BICETR,FRANCE. CHU BICETRE,SERV PHYSIOL CARDIORESPIRATOIRE,F-94275 LE KREMLIN BICETR,FRANCE.&amp;#xD;Chemla, D (reprint author), ECOLE POLYTECH,LOA,ENSTA,INSERM,U451,F-91120 PALAISEAU,FRANCE.&lt;/auth-address&gt;&lt;dates&gt;&lt;year&gt;1996&lt;/year&gt;&lt;/dates&gt;&lt;rec-number&gt;39&lt;/rec-number&gt;&lt;last-updated-date format="utc"&gt;1521041192&lt;/last-updated-date&gt;&lt;accession-num&gt;WOS:A1996VB86900010&lt;/accession-num&gt;&lt;electronic-resource-num&gt;10.1111/j.1472-8206.1996.tb00591.x&lt;/electronic-resource-num&gt;&lt;volume&gt;10&lt;/volume&gt;&lt;/record&gt;&lt;/Cite&gt;&lt;/EndNote&gt;</w:instrText>
      </w:r>
      <w:r w:rsidRPr="00FA362E">
        <w:rPr>
          <w:lang w:val="sk-SK"/>
        </w:rPr>
        <w:fldChar w:fldCharType="separate"/>
      </w:r>
      <w:r w:rsidR="004B0F7D">
        <w:rPr>
          <w:noProof/>
          <w:lang w:val="sk-SK"/>
        </w:rPr>
        <w:t>[49]</w:t>
      </w:r>
      <w:r w:rsidRPr="00FA362E">
        <w:rPr>
          <w:lang w:val="sk-SK"/>
        </w:rPr>
        <w:fldChar w:fldCharType="end"/>
      </w:r>
      <w:r w:rsidRPr="00FA362E">
        <w:rPr>
          <w:lang w:val="sk-SK"/>
        </w:rPr>
        <w:t>. Takisto sa ukázalo, že maximum zrýchlenia v brachiálnej aorte nie je ovplyvnené väzoaktivitou ciev ruky. Bolo zistená len závislosť na stimulácií β1 adrenoreceptoru v srdci</w:t>
      </w:r>
      <w:r w:rsidRPr="00FA362E">
        <w:rPr>
          <w:lang w:val="sk-SK"/>
        </w:rPr>
        <w:fldChar w:fldCharType="begin"/>
      </w:r>
      <w:r w:rsidR="004B0F7D">
        <w:rPr>
          <w:lang w:val="sk-SK"/>
        </w:rPr>
        <w:instrText xml:space="preserve"> ADDIN EN.CITE &lt;EndNote&gt;&lt;Cite&gt;&lt;Author&gt;Chemla&lt;/Author&gt;&lt;Year&gt;1990&lt;/Year&gt;&lt;IDText&gt;EFFECT OF BETA-ADRENOCEPTORS AND THYROID-HORMONES ON VELOCITY AND ACCELERATION OF PERIPHERAL ARTERIAL FLOW IN HYPERTHYROIDISM&lt;/IDText&gt;&lt;DisplayText&gt;[50]&lt;/DisplayText&gt;&lt;record&gt;&lt;dates&gt;&lt;pub-dates&gt;&lt;date&gt;Feb&lt;/date&gt;&lt;/pub-dates&gt;&lt;year&gt;1990&lt;/year&gt;&lt;/dates&gt;&lt;keywords&gt;&lt;keyword&gt;Cardiovascular System &amp;amp; Cardiology&lt;/keyword&gt;&lt;/keywords&gt;&lt;urls&gt;&lt;related-urls&gt;&lt;url&gt;&amp;lt;Go to ISI&amp;gt;://WOS:A1990CN83200018&lt;/url&gt;&lt;/related-urls&gt;&lt;/urls&gt;&lt;isbn&gt;0002-9149&lt;/isbn&gt;&lt;work-type&gt;Article&lt;/work-type&gt;&lt;titles&gt;&lt;title&gt;EFFECT OF BETA-ADRENOCEPTORS AND THYROID-HORMONES ON VELOCITY AND ACCELERATION OF PERIPHERAL ARTERIAL FLOW IN HYPERTHYROIDISM&lt;/title&gt;&lt;secondary-title&gt;American Journal of Cardiology&lt;/secondary-title&gt;&lt;alt-title&gt;Am. J. Cardiol.&lt;/alt-title&gt;&lt;/titles&gt;&lt;pages&gt;494-500&lt;/pages&gt;&lt;number&gt;7&lt;/number&gt;&lt;contributors&gt;&lt;authors&gt;&lt;author&gt;Chemla, D.&lt;/author&gt;&lt;author&gt;Levenson, J.&lt;/author&gt;&lt;author&gt;Valensi, P.&lt;/author&gt;&lt;author&gt;Lecarpentier, Y.&lt;/author&gt;&lt;author&gt;Pourny, J. C.&lt;/author&gt;&lt;author&gt;Pithoismerli, I.&lt;/author&gt;&lt;author&gt;Simon, A.&lt;/author&gt;&lt;/authors&gt;&lt;/contributors&gt;&lt;language&gt;English&lt;/language&gt;&lt;added-date format="utc"&gt;1521041724&lt;/added-date&gt;&lt;ref-type name="Journal Article"&gt;17&lt;/ref-type&gt;&lt;auth-address&gt;HOP BROUSSAIS,CTR DIAGNOST,INSERM,U28,96 RUE DIDOT,F-75674 PARIS 14,FRANCE. ECOLE POLYTECH,ECOLE NATL SUPER TECN AVANCES,LOA,INSERM,U275,F-91128 PALAISEAU,FRANCE. HOP AVICENNE,ENDOCRINOL CLIN,F-93000 BOBIGNY,FRANCE.&lt;/auth-address&gt;&lt;rec-number&gt;40&lt;/rec-number&gt;&lt;last-updated-date format="utc"&gt;1521041724&lt;/last-updated-date&gt;&lt;accession-num&gt;WOS:A1990CN83200018&lt;/accession-num&gt;&lt;electronic-resource-num&gt;10.1016/0002-9149(90)90817-k&lt;/electronic-resource-num&gt;&lt;volume&gt;65&lt;/volume&gt;&lt;/record&gt;&lt;/Cite&gt;&lt;/EndNote&gt;</w:instrText>
      </w:r>
      <w:r w:rsidRPr="00FA362E">
        <w:rPr>
          <w:lang w:val="sk-SK"/>
        </w:rPr>
        <w:fldChar w:fldCharType="separate"/>
      </w:r>
      <w:r w:rsidR="004B0F7D">
        <w:rPr>
          <w:noProof/>
          <w:lang w:val="sk-SK"/>
        </w:rPr>
        <w:t>[50]</w:t>
      </w:r>
      <w:r w:rsidRPr="00FA362E">
        <w:rPr>
          <w:lang w:val="sk-SK"/>
        </w:rPr>
        <w:fldChar w:fldCharType="end"/>
      </w:r>
      <w:r w:rsidRPr="00FA362E">
        <w:rPr>
          <w:lang w:val="sk-SK"/>
        </w:rPr>
        <w:t xml:space="preserve">. Tvar signálu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dt</m:t>
            </m:r>
          </m:den>
        </m:f>
      </m:oMath>
      <w:r w:rsidRPr="00FA362E">
        <w:rPr>
          <w:lang w:val="sk-SK"/>
        </w:rPr>
        <w:t xml:space="preserve"> na hrudi má viacero predpokladaných zdrojov ako zmeny objemu, dýchanie,... Na ruke sa však predpokladá, že najdôležitejším zdrojom, ktorý formuje krivku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dt</m:t>
            </m:r>
          </m:den>
        </m:f>
      </m:oMath>
      <w:r w:rsidRPr="00FA362E">
        <w:rPr>
          <w:lang w:val="sk-SK"/>
        </w:rPr>
        <w:t xml:space="preserve"> je brachialna artéria a jej zmeny rýchlosti toku krvi v nej </w:t>
      </w:r>
      <w:r w:rsidRPr="00FA362E">
        <w:rPr>
          <w:lang w:val="sk-SK"/>
        </w:rPr>
        <w:fldChar w:fldCharType="begin">
          <w:fldData xml:space="preserve">PEVuZE5vdGU+PENpdGU+PEF1dGhvcj5CZXJuc3RlaW48L0F1dGhvcj48WWVhcj4yMDE1PC9ZZWFy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</w:fldData>
        </w:fldChar>
      </w:r>
      <w:r w:rsidR="004B0F7D">
        <w:rPr>
          <w:lang w:val="sk-SK"/>
        </w:rPr>
        <w:instrText xml:space="preserve"> ADDIN EN.CITE </w:instrText>
      </w:r>
      <w:r w:rsidR="004B0F7D">
        <w:rPr>
          <w:lang w:val="sk-SK"/>
        </w:rPr>
        <w:fldChar w:fldCharType="begin">
          <w:fldData xml:space="preserve">PEVuZE5vdGU+PENpdGU+PEF1dGhvcj5CZXJuc3RlaW48L0F1dGhvcj48WWVhcj4yMDE1PC9ZZWFy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</w:fldData>
        </w:fldChar>
      </w:r>
      <w:r w:rsidR="004B0F7D">
        <w:rPr>
          <w:lang w:val="sk-SK"/>
        </w:rPr>
        <w:instrText xml:space="preserve"> ADDIN EN.CITE.DATA </w:instrText>
      </w:r>
      <w:r w:rsidR="004B0F7D">
        <w:rPr>
          <w:lang w:val="sk-SK"/>
        </w:rPr>
      </w:r>
      <w:r w:rsidR="004B0F7D">
        <w:rPr>
          <w:lang w:val="sk-SK"/>
        </w:rPr>
        <w:fldChar w:fldCharType="end"/>
      </w:r>
      <w:r w:rsidRPr="00FA362E">
        <w:rPr>
          <w:lang w:val="sk-SK"/>
        </w:rPr>
        <w:fldChar w:fldCharType="separate"/>
      </w:r>
      <w:r w:rsidR="004B0F7D">
        <w:rPr>
          <w:noProof/>
          <w:lang w:val="sk-SK"/>
        </w:rPr>
        <w:t>[51]</w:t>
      </w:r>
      <w:r w:rsidRPr="00FA362E">
        <w:rPr>
          <w:lang w:val="sk-SK"/>
        </w:rPr>
        <w:fldChar w:fldCharType="end"/>
      </w:r>
      <w:r w:rsidRPr="00FA362E">
        <w:rPr>
          <w:lang w:val="sk-SK"/>
        </w:rPr>
        <w:t xml:space="preserve">. Užší pôvod zdroja signálu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dt</m:t>
            </m:r>
          </m:den>
        </m:f>
      </m:oMath>
      <w:r w:rsidRPr="00FA362E">
        <w:rPr>
          <w:lang w:val="sk-SK"/>
        </w:rPr>
        <w:t xml:space="preserve"> by mal prispieť k zvýšeniu presnosti merania SV. Meranie SV metódou </w:t>
      </w:r>
      <w:r w:rsidRPr="00FA362E">
        <w:rPr>
          <w:noProof/>
          <w:lang w:val="sk-SK"/>
        </w:rPr>
        <w:t>TBEV je podobná ako Bernstainova metóda merania SV na hrudi (</w:t>
      </w:r>
      <w:r w:rsidRPr="00FA362E">
        <w:rPr>
          <w:noProof/>
          <w:lang w:val="sk-SK"/>
        </w:rPr>
        <w:fldChar w:fldCharType="begin"/>
      </w:r>
      <w:r w:rsidRPr="00FA362E">
        <w:rPr>
          <w:noProof/>
          <w:lang w:val="sk-SK"/>
        </w:rPr>
        <w:instrText xml:space="preserve"> REF Berstain_model_3 \h </w:instrText>
      </w:r>
      <w:r w:rsidRPr="00FA362E">
        <w:rPr>
          <w:noProof/>
          <w:lang w:val="sk-SK"/>
        </w:rPr>
      </w:r>
      <w:r w:rsidRPr="00FA362E">
        <w:rPr>
          <w:noProof/>
          <w:lang w:val="sk-SK"/>
        </w:rPr>
        <w:fldChar w:fldCharType="separate"/>
      </w:r>
      <w:r w:rsidR="00B85020">
        <w:rPr>
          <w:noProof/>
          <w:color w:val="000000"/>
          <w:lang w:val="sk-SK"/>
        </w:rPr>
        <w:t>37</w:t>
      </w:r>
      <w:r w:rsidRPr="00FA362E">
        <w:rPr>
          <w:noProof/>
          <w:lang w:val="sk-SK"/>
        </w:rPr>
        <w:fldChar w:fldCharType="end"/>
      </w:r>
      <w:r w:rsidRPr="00FA362E">
        <w:rPr>
          <w:noProof/>
          <w:lang w:val="sk-SK"/>
        </w:rPr>
        <w:t xml:space="preserve">). Zmena nastáva pri definícii objemu kde s zavádza konštanta </w:t>
      </w:r>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C</m:t>
            </m:r>
          </m:sub>
        </m:sSub>
        <m:r>
          <w:rPr>
            <w:rFonts w:ascii="Cambria Math" w:hAnsi="Cambria Math"/>
            <w:noProof/>
            <w:lang w:val="sk-SK"/>
          </w:rPr>
          <m:t>=32*m</m:t>
        </m:r>
      </m:oMath>
      <w:r w:rsidRPr="00FA362E">
        <w:rPr>
          <w:noProof/>
          <w:lang w:val="sk-SK"/>
        </w:rPr>
        <w:t xml:space="preserve">, kde </w:t>
      </w:r>
      <m:oMath>
        <m:r>
          <w:rPr>
            <w:rFonts w:ascii="Cambria Math" w:hAnsi="Cambria Math"/>
            <w:noProof/>
            <w:lang w:val="sk-SK"/>
          </w:rPr>
          <m:t>m</m:t>
        </m:r>
      </m:oMath>
      <w:r w:rsidRPr="00FA362E">
        <w:rPr>
          <w:noProof/>
          <w:lang w:val="sk-SK"/>
        </w:rPr>
        <w:t xml:space="preserve"> je telesná váha. Metóda merania SV metódou TBEV:</w:t>
      </w:r>
    </w:p>
    <w:p w14:paraId="515D3087" w14:textId="77777777" w:rsidR="00CE547F" w:rsidRPr="00FA362E" w:rsidRDefault="00CE547F" w:rsidP="00CE547F">
      <w:pPr>
        <w:rPr>
          <w:lang w:val="sk-SK"/>
        </w:rPr>
      </w:pPr>
    </w:p>
    <w:p w14:paraId="7F1B8D92" w14:textId="77777777" w:rsidR="00CE547F" w:rsidRPr="00FA362E" w:rsidRDefault="00CE547F" w:rsidP="00CE547F">
      <w:pPr>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12F123F2" w14:textId="77777777" w:rsidTr="00452ADC">
        <w:tc>
          <w:tcPr>
            <w:tcW w:w="704" w:type="dxa"/>
          </w:tcPr>
          <w:p w14:paraId="5F1314C5" w14:textId="77777777" w:rsidR="00CE547F" w:rsidRPr="00FA362E" w:rsidRDefault="00CE547F" w:rsidP="00452ADC">
            <w:pPr>
              <w:jc w:val="center"/>
              <w:rPr>
                <w:color w:val="000000"/>
                <w:lang w:val="sk-SK"/>
              </w:rPr>
            </w:pPr>
          </w:p>
        </w:tc>
        <w:tc>
          <w:tcPr>
            <w:tcW w:w="7088" w:type="dxa"/>
            <w:vAlign w:val="center"/>
          </w:tcPr>
          <w:p w14:paraId="7A10B7C8" w14:textId="77777777" w:rsidR="00CE547F" w:rsidRPr="00FA362E" w:rsidRDefault="000603AB" w:rsidP="00452ADC">
            <w:pPr>
              <w:jc w:val="center"/>
              <w:rPr>
                <w:color w:val="000000"/>
                <w:lang w:val="sk-SK"/>
              </w:rPr>
            </w:pPr>
            <m:oMathPara>
              <m:oMath>
                <m:sSub>
                  <m:sSubPr>
                    <m:ctrlPr>
                      <w:rPr>
                        <w:rFonts w:ascii="Cambria Math" w:hAnsi="Cambria Math"/>
                        <w:i/>
                        <w:lang w:val="sk-SK"/>
                      </w:rPr>
                    </m:ctrlPr>
                  </m:sSubPr>
                  <m:e>
                    <m:r>
                      <w:rPr>
                        <w:rFonts w:ascii="Cambria Math" w:hAnsi="Cambria Math"/>
                        <w:lang w:val="sk-SK"/>
                      </w:rPr>
                      <m:t>SV</m:t>
                    </m:r>
                  </m:e>
                  <m:sub>
                    <m:r>
                      <w:rPr>
                        <w:rFonts w:ascii="Cambria Math" w:hAnsi="Cambria Math"/>
                        <w:lang w:val="sk-SK"/>
                      </w:rPr>
                      <m:t>TBEV</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C</m:t>
                    </m:r>
                  </m:sub>
                </m:sSub>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SF</m:t>
                    </m:r>
                  </m:sub>
                </m:sSub>
                <m:d>
                  <m:dPr>
                    <m:ctrlPr>
                      <w:rPr>
                        <w:rFonts w:ascii="Cambria Math" w:hAnsi="Cambria Math"/>
                        <w:i/>
                        <w:lang w:val="sk-SK"/>
                      </w:rPr>
                    </m:ctrlPr>
                  </m:dPr>
                  <m:e>
                    <m:r>
                      <w:rPr>
                        <w:rFonts w:ascii="Cambria Math" w:hAnsi="Cambria Math"/>
                        <w:lang w:val="sk-SK"/>
                      </w:rPr>
                      <m:t>ml</m:t>
                    </m:r>
                  </m:e>
                </m:d>
                <m:r>
                  <m:rPr>
                    <m:sty m:val="p"/>
                  </m:rPr>
                  <w:rPr>
                    <w:rFonts w:ascii="Cambria Math" w:hAnsi="Cambria Math"/>
                    <w:color w:val="000000"/>
                    <w:lang w:val="sk-SK"/>
                  </w:rPr>
                  <m:t xml:space="preserve">.              </m:t>
                </m:r>
              </m:oMath>
            </m:oMathPara>
          </w:p>
        </w:tc>
        <w:tc>
          <w:tcPr>
            <w:tcW w:w="702" w:type="dxa"/>
            <w:vAlign w:val="center"/>
          </w:tcPr>
          <w:p w14:paraId="6E677B46" w14:textId="77777777" w:rsidR="00CE547F" w:rsidRPr="00FA362E" w:rsidRDefault="00CE547F" w:rsidP="00452ADC">
            <w:pPr>
              <w:jc w:val="center"/>
              <w:rPr>
                <w:color w:val="000000"/>
                <w:lang w:val="sk-SK"/>
              </w:rPr>
            </w:pPr>
            <w:r w:rsidRPr="00FA362E">
              <w:rPr>
                <w:color w:val="000000"/>
                <w:lang w:val="sk-SK"/>
              </w:rPr>
              <w:t>(</w:t>
            </w:r>
            <w:r w:rsidRPr="00FA362E">
              <w:rPr>
                <w:lang w:val="sk-SK"/>
              </w:rPr>
              <w:fldChar w:fldCharType="begin"/>
            </w:r>
            <w:r w:rsidRPr="00FA362E">
              <w:rPr>
                <w:lang w:val="sk-SK"/>
              </w:rPr>
              <w:instrText xml:space="preserve"> SEQ eq \* MERGEFORMAT </w:instrText>
            </w:r>
            <w:r w:rsidRPr="00FA362E">
              <w:rPr>
                <w:lang w:val="sk-SK"/>
              </w:rPr>
              <w:fldChar w:fldCharType="separate"/>
            </w:r>
            <w:r w:rsidR="00B85020" w:rsidRPr="00B85020">
              <w:rPr>
                <w:noProof/>
                <w:color w:val="000000"/>
                <w:lang w:val="sk-SK"/>
              </w:rPr>
              <w:t>39</w:t>
            </w:r>
            <w:r w:rsidRPr="00FA362E">
              <w:rPr>
                <w:noProof/>
                <w:color w:val="000000"/>
                <w:lang w:val="sk-SK"/>
              </w:rPr>
              <w:fldChar w:fldCharType="end"/>
            </w:r>
            <w:r w:rsidRPr="00FA362E">
              <w:rPr>
                <w:color w:val="000000"/>
                <w:lang w:val="sk-SK"/>
              </w:rPr>
              <w:t>)</w:t>
            </w:r>
          </w:p>
        </w:tc>
      </w:tr>
    </w:tbl>
    <w:p w14:paraId="47FCA39A" w14:textId="77777777" w:rsidR="00CE547F" w:rsidRPr="00FA362E" w:rsidRDefault="00CE547F" w:rsidP="00CE547F">
      <w:pPr>
        <w:rPr>
          <w:lang w:val="sk-SK"/>
        </w:rPr>
      </w:pPr>
      <w:r w:rsidRPr="00FA362E">
        <w:rPr>
          <w:lang w:val="sk-SK"/>
        </w:rPr>
        <w:t xml:space="preserve">, kde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FA362E">
        <w:rPr>
          <w:lang w:val="sk-SK"/>
        </w:rPr>
        <w:t xml:space="preserve"> 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oMath>
      <w:r w:rsidRPr="00FA362E">
        <w:rPr>
          <w:lang w:val="sk-SK"/>
        </w:rPr>
        <w:t xml:space="preserve"> je merané na ruke a </w:t>
      </w: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SF</m:t>
            </m:r>
          </m:sub>
        </m:sSub>
      </m:oMath>
      <w:r w:rsidRPr="00FA362E">
        <w:rPr>
          <w:lang w:val="sk-SK"/>
        </w:rPr>
        <w:t xml:space="preserve"> je doba systolického toku krvi, ktorej hodnota je však podobná ako </w:t>
      </w: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LVET</m:t>
            </m:r>
          </m:sub>
        </m:sSub>
      </m:oMath>
      <w:r w:rsidRPr="00FA362E">
        <w:rPr>
          <w:lang w:val="sk-SK"/>
        </w:rPr>
        <w:t xml:space="preserve"> – doba toku ľavou komorou ako v pre v metóde v Bernstainovej metóde (</w:t>
      </w:r>
      <w:r w:rsidRPr="00FA362E">
        <w:rPr>
          <w:lang w:val="sk-SK"/>
        </w:rPr>
        <w:fldChar w:fldCharType="begin"/>
      </w:r>
      <w:r w:rsidRPr="00FA362E">
        <w:rPr>
          <w:lang w:val="sk-SK"/>
        </w:rPr>
        <w:instrText xml:space="preserve"> REF Berstain_model_3 \h </w:instrText>
      </w:r>
      <w:r w:rsidRPr="00FA362E">
        <w:rPr>
          <w:lang w:val="sk-SK"/>
        </w:rPr>
      </w:r>
      <w:r w:rsidRPr="00FA362E">
        <w:rPr>
          <w:lang w:val="sk-SK"/>
        </w:rPr>
        <w:fldChar w:fldCharType="separate"/>
      </w:r>
      <w:r w:rsidR="00B85020">
        <w:rPr>
          <w:noProof/>
          <w:color w:val="000000"/>
          <w:lang w:val="sk-SK"/>
        </w:rPr>
        <w:t>37</w:t>
      </w:r>
      <w:r w:rsidRPr="00FA362E">
        <w:rPr>
          <w:lang w:val="sk-SK"/>
        </w:rPr>
        <w:fldChar w:fldCharType="end"/>
      </w:r>
      <w:r w:rsidRPr="00FA362E">
        <w:rPr>
          <w:lang w:val="sk-SK"/>
        </w:rPr>
        <w:t>).</w:t>
      </w:r>
    </w:p>
    <w:p w14:paraId="421D16A0" w14:textId="77777777" w:rsidR="00CE547F" w:rsidRPr="00FA362E" w:rsidRDefault="00CE547F" w:rsidP="00CE547F">
      <w:pPr>
        <w:rPr>
          <w:lang w:val="sk-SK"/>
        </w:rPr>
      </w:pPr>
    </w:p>
    <w:p w14:paraId="70F9BD22" w14:textId="3A2979BC" w:rsidR="00CE547F" w:rsidRPr="00FA362E" w:rsidRDefault="00CE547F" w:rsidP="00CE547F">
      <w:pPr>
        <w:rPr>
          <w:lang w:val="sk-SK"/>
        </w:rPr>
      </w:pPr>
      <w:r w:rsidRPr="00FA362E">
        <w:rPr>
          <w:lang w:val="sk-SK"/>
        </w:rPr>
        <w:lastRenderedPageBreak/>
        <w:t xml:space="preserve">Bioimpedancia sa používa aj na ďalšie účely, ako impedančná spektroskopia </w:t>
      </w:r>
      <w:r w:rsidRPr="00FA362E">
        <w:rPr>
          <w:lang w:val="sk-SK"/>
        </w:rPr>
        <w:fldChar w:fldCharType="begin">
          <w:fldData xml:space="preserve">PEVuZE5vdGU+PENpdGU+PEF1dGhvcj5MaW08L0F1dGhvcj48WWVhcj4yMDE3PC9ZZWFyPjxJRFRl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</w:fldData>
        </w:fldChar>
      </w:r>
      <w:r w:rsidR="004B0F7D">
        <w:rPr>
          <w:lang w:val="sk-SK"/>
        </w:rPr>
        <w:instrText xml:space="preserve"> ADDIN EN.CITE </w:instrText>
      </w:r>
      <w:r w:rsidR="004B0F7D">
        <w:rPr>
          <w:lang w:val="sk-SK"/>
        </w:rPr>
        <w:fldChar w:fldCharType="begin">
          <w:fldData xml:space="preserve">PEVuZE5vdGU+PENpdGU+PEF1dGhvcj5MaW08L0F1dGhvcj48WWVhcj4yMDE3PC9ZZWFyPjxJRFRl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</w:fldData>
        </w:fldChar>
      </w:r>
      <w:r w:rsidR="004B0F7D">
        <w:rPr>
          <w:lang w:val="sk-SK"/>
        </w:rPr>
        <w:instrText xml:space="preserve"> ADDIN EN.CITE.DATA </w:instrText>
      </w:r>
      <w:r w:rsidR="004B0F7D">
        <w:rPr>
          <w:lang w:val="sk-SK"/>
        </w:rPr>
      </w:r>
      <w:r w:rsidR="004B0F7D">
        <w:rPr>
          <w:lang w:val="sk-SK"/>
        </w:rPr>
        <w:fldChar w:fldCharType="end"/>
      </w:r>
      <w:r w:rsidRPr="00FA362E">
        <w:rPr>
          <w:lang w:val="sk-SK"/>
        </w:rPr>
        <w:fldChar w:fldCharType="separate"/>
      </w:r>
      <w:r w:rsidR="004B0F7D">
        <w:rPr>
          <w:noProof/>
          <w:lang w:val="sk-SK"/>
        </w:rPr>
        <w:t>[52]</w:t>
      </w:r>
      <w:r w:rsidRPr="00FA362E">
        <w:rPr>
          <w:lang w:val="sk-SK"/>
        </w:rPr>
        <w:fldChar w:fldCharType="end"/>
      </w:r>
      <w:r w:rsidRPr="00FA362E">
        <w:rPr>
          <w:lang w:val="sk-SK"/>
        </w:rPr>
        <w:t xml:space="preserve">, impedančná tomografia </w:t>
      </w:r>
      <w:r w:rsidRPr="00FA362E">
        <w:rPr>
          <w:lang w:val="sk-SK"/>
        </w:rPr>
        <w:fldChar w:fldCharType="begin">
          <w:fldData xml:space="preserve">PEVuZE5vdGU+PENpdGU+PEF1dGhvcj5MZW9uaGFyZHQ8L0F1dGhvcj48WWVhcj4yMDExPC9ZZWFy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</w:fldData>
        </w:fldChar>
      </w:r>
      <w:r w:rsidR="004B0F7D">
        <w:rPr>
          <w:lang w:val="sk-SK"/>
        </w:rPr>
        <w:instrText xml:space="preserve"> ADDIN EN.CITE </w:instrText>
      </w:r>
      <w:r w:rsidR="004B0F7D">
        <w:rPr>
          <w:lang w:val="sk-SK"/>
        </w:rPr>
        <w:fldChar w:fldCharType="begin">
          <w:fldData xml:space="preserve">PEVuZE5vdGU+PENpdGU+PEF1dGhvcj5MZW9uaGFyZHQ8L0F1dGhvcj48WWVhcj4yMDExPC9ZZWFy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</w:fldData>
        </w:fldChar>
      </w:r>
      <w:r w:rsidR="004B0F7D">
        <w:rPr>
          <w:lang w:val="sk-SK"/>
        </w:rPr>
        <w:instrText xml:space="preserve"> ADDIN EN.CITE.DATA </w:instrText>
      </w:r>
      <w:r w:rsidR="004B0F7D">
        <w:rPr>
          <w:lang w:val="sk-SK"/>
        </w:rPr>
      </w:r>
      <w:r w:rsidR="004B0F7D">
        <w:rPr>
          <w:lang w:val="sk-SK"/>
        </w:rPr>
        <w:fldChar w:fldCharType="end"/>
      </w:r>
      <w:r w:rsidRPr="00FA362E">
        <w:rPr>
          <w:lang w:val="sk-SK"/>
        </w:rPr>
        <w:fldChar w:fldCharType="separate"/>
      </w:r>
      <w:r w:rsidR="004B0F7D">
        <w:rPr>
          <w:noProof/>
          <w:lang w:val="sk-SK"/>
        </w:rPr>
        <w:t>[53, 54]</w:t>
      </w:r>
      <w:r w:rsidRPr="00FA362E">
        <w:rPr>
          <w:lang w:val="sk-SK"/>
        </w:rPr>
        <w:fldChar w:fldCharType="end"/>
      </w:r>
      <w:r w:rsidRPr="00FA362E">
        <w:rPr>
          <w:lang w:val="sk-SK"/>
        </w:rPr>
        <w:t xml:space="preserve">, na meranie rýchlosti pulznej vlny medzi hrudníkom a nohami, hrudníkom a rukami </w:t>
      </w:r>
      <w:r w:rsidRPr="00FA362E">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bG9vZCBmbG93IG1vbml0b3Jpbmc8L0lEVGV4dD48RGlzcGxheVRleHQ+WzddPC9EaXNwbGF5VGV4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Pr="00FA362E">
        <w:rPr>
          <w:lang w:val="sk-SK"/>
        </w:rPr>
        <w:instrText xml:space="preserve"> ADDIN EN.CITE </w:instrText>
      </w:r>
      <w:r w:rsidRPr="00FA362E">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bG9vZCBmbG93IG1vbml0b3Jpbmc8L0lEVGV4dD48RGlzcGxheVRleHQ+WzddPC9EaXNwbGF5VGV4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Pr="00FA362E">
        <w:rPr>
          <w:lang w:val="sk-SK"/>
        </w:rPr>
        <w:instrText xml:space="preserve"> ADDIN EN.CITE.DATA </w:instrText>
      </w:r>
      <w:r w:rsidRPr="00FA362E">
        <w:rPr>
          <w:lang w:val="sk-SK"/>
        </w:rPr>
      </w:r>
      <w:r w:rsidRPr="00FA362E">
        <w:rPr>
          <w:lang w:val="sk-SK"/>
        </w:rPr>
        <w:fldChar w:fldCharType="end"/>
      </w:r>
      <w:r w:rsidRPr="00FA362E">
        <w:rPr>
          <w:lang w:val="sk-SK"/>
        </w:rPr>
      </w:r>
      <w:r w:rsidRPr="00FA362E">
        <w:rPr>
          <w:lang w:val="sk-SK"/>
        </w:rPr>
        <w:fldChar w:fldCharType="separate"/>
      </w:r>
      <w:r w:rsidRPr="00FA362E">
        <w:rPr>
          <w:noProof/>
          <w:lang w:val="sk-SK"/>
        </w:rPr>
        <w:t>[7]</w:t>
      </w:r>
      <w:r w:rsidRPr="00FA362E">
        <w:rPr>
          <w:lang w:val="sk-SK"/>
        </w:rPr>
        <w:fldChar w:fldCharType="end"/>
      </w:r>
      <w:r w:rsidRPr="00FA362E">
        <w:rPr>
          <w:lang w:val="sk-SK"/>
        </w:rPr>
        <w:t xml:space="preserve">. </w:t>
      </w:r>
    </w:p>
    <w:p w14:paraId="37D9A65B" w14:textId="77777777" w:rsidR="00CE547F" w:rsidRPr="00FA362E" w:rsidRDefault="00CE547F" w:rsidP="00CE547F">
      <w:pPr>
        <w:rPr>
          <w:lang w:val="sk-SK"/>
        </w:rPr>
      </w:pPr>
    </w:p>
    <w:p w14:paraId="33CFC534" w14:textId="77777777" w:rsidR="00CE547F" w:rsidRPr="00FA362E" w:rsidRDefault="00CE547F" w:rsidP="00CE547F">
      <w:pPr>
        <w:pStyle w:val="Nadpis2"/>
        <w:rPr>
          <w:lang w:val="sk-SK"/>
        </w:rPr>
      </w:pPr>
      <w:bookmarkStart w:id="141" w:name="_Toc513981468"/>
      <w:r w:rsidRPr="00FA362E">
        <w:rPr>
          <w:lang w:val="sk-SK"/>
        </w:rPr>
        <w:t>Parametre výpočtu SV</w:t>
      </w:r>
      <w:bookmarkEnd w:id="97"/>
      <w:bookmarkEnd w:id="141"/>
    </w:p>
    <w:p w14:paraId="44CD350E" w14:textId="77777777" w:rsidR="00CE547F" w:rsidRPr="00FA362E" w:rsidRDefault="00CE547F" w:rsidP="00CE547F">
      <w:pPr>
        <w:rPr>
          <w:lang w:val="sk-SK"/>
        </w:rPr>
      </w:pPr>
      <w:r w:rsidRPr="00FA362E">
        <w:rPr>
          <w:lang w:val="sk-SK"/>
        </w:rPr>
        <w:t>Podľa Bernsteina potrebujeme pre výpočet SV poznať:</w:t>
      </w:r>
    </w:p>
    <w:p w14:paraId="0F7939C6" w14:textId="77777777" w:rsidR="00CE547F" w:rsidRPr="00FA362E" w:rsidRDefault="00CE547F" w:rsidP="00CE547F">
      <w:pPr>
        <w:pStyle w:val="Odsekzoznamu"/>
        <w:numPr>
          <w:ilvl w:val="0"/>
          <w:numId w:val="2"/>
        </w:numPr>
        <w:overflowPunct/>
        <w:autoSpaceDE/>
        <w:autoSpaceDN/>
        <w:adjustRightInd/>
        <w:spacing w:after="200" w:line="252" w:lineRule="auto"/>
        <w:contextualSpacing/>
        <w:textAlignment w:val="auto"/>
        <w:rPr>
          <w:lang w:val="sk-SK"/>
        </w:rPr>
      </w:pPr>
      <w:r w:rsidRPr="00FA362E">
        <w:rPr>
          <w:lang w:val="sk-SK"/>
        </w:rPr>
        <w:t>V</w:t>
      </w:r>
      <w:r w:rsidRPr="00FA362E">
        <w:rPr>
          <w:vertAlign w:val="subscript"/>
          <w:lang w:val="sk-SK"/>
        </w:rPr>
        <w:t>ITBV</w:t>
      </w:r>
      <w:r w:rsidRPr="00FA362E">
        <w:rPr>
          <w:lang w:val="sk-SK"/>
        </w:rPr>
        <w:t xml:space="preserve">, </w:t>
      </w:r>
      <m:oMath>
        <m:r>
          <w:rPr>
            <w:rFonts w:ascii="Cambria Math" w:hAnsi="Cambria Math"/>
            <w:lang w:val="sk-SK"/>
          </w:rPr>
          <m:t>ζ</m:t>
        </m:r>
      </m:oMath>
      <w:r w:rsidRPr="00FA362E">
        <w:rPr>
          <w:lang w:val="sk-SK"/>
        </w:rPr>
        <w:t xml:space="preserve"> – konštanty odvodené z telesnej váhy a objemu hrudníka</w:t>
      </w:r>
    </w:p>
    <w:p w14:paraId="38AA12AF" w14:textId="77777777" w:rsidR="00CE547F" w:rsidRPr="00FA362E" w:rsidRDefault="00CE547F" w:rsidP="00CE547F">
      <w:pPr>
        <w:pStyle w:val="Odsekzoznamu"/>
        <w:numPr>
          <w:ilvl w:val="0"/>
          <w:numId w:val="2"/>
        </w:numPr>
        <w:overflowPunct/>
        <w:autoSpaceDE/>
        <w:autoSpaceDN/>
        <w:adjustRightInd/>
        <w:spacing w:after="200" w:line="252" w:lineRule="auto"/>
        <w:contextualSpacing/>
        <w:textAlignment w:val="auto"/>
        <w:rPr>
          <w:lang w:val="sk-SK"/>
        </w:rPr>
      </w:pPr>
      <w:r w:rsidRPr="00FA362E">
        <w:rPr>
          <w:lang w:val="sk-SK"/>
        </w:rPr>
        <w:t>Z</w:t>
      </w:r>
      <w:r w:rsidRPr="00FA362E">
        <w:rPr>
          <w:vertAlign w:val="subscript"/>
          <w:lang w:val="sk-SK"/>
        </w:rPr>
        <w:t xml:space="preserve">0 </w:t>
      </w:r>
      <w:r w:rsidRPr="00FA362E">
        <w:rPr>
          <w:lang w:val="sk-SK"/>
        </w:rPr>
        <w:t>– základná impedancia hrudníka</w:t>
      </w:r>
    </w:p>
    <w:p w14:paraId="6F9B8E6D" w14:textId="77777777" w:rsidR="00CE547F" w:rsidRPr="00FA362E" w:rsidRDefault="00CE547F" w:rsidP="00CE547F">
      <w:pPr>
        <w:pStyle w:val="Odsekzoznamu"/>
        <w:numPr>
          <w:ilvl w:val="0"/>
          <w:numId w:val="2"/>
        </w:numPr>
        <w:overflowPunct/>
        <w:autoSpaceDE/>
        <w:autoSpaceDN/>
        <w:adjustRightInd/>
        <w:spacing w:after="200" w:line="252" w:lineRule="auto"/>
        <w:contextualSpacing/>
        <w:textAlignment w:val="auto"/>
        <w:rPr>
          <w:lang w:val="sk-SK"/>
        </w:rPr>
      </w:pPr>
      <w:r w:rsidRPr="00FA362E">
        <w:rPr>
          <w:lang w:val="sk-SK"/>
        </w:rPr>
        <w:t>-dZ/dt</w:t>
      </w:r>
      <w:r w:rsidRPr="00FA362E">
        <w:rPr>
          <w:vertAlign w:val="subscript"/>
          <w:lang w:val="sk-SK"/>
        </w:rPr>
        <w:t xml:space="preserve">max </w:t>
      </w:r>
      <w:r w:rsidRPr="00FA362E">
        <w:rPr>
          <w:lang w:val="sk-SK"/>
        </w:rPr>
        <w:t>– maximum zápornej derivovanej impedancie hrudníka</w:t>
      </w:r>
    </w:p>
    <w:p w14:paraId="3DB3D70C" w14:textId="77777777" w:rsidR="00CE547F" w:rsidRPr="00FA362E" w:rsidRDefault="000603AB" w:rsidP="00CE547F">
      <w:pPr>
        <w:pStyle w:val="Odsekzoznamu"/>
        <w:numPr>
          <w:ilvl w:val="0"/>
          <w:numId w:val="2"/>
        </w:numPr>
        <w:overflowPunct/>
        <w:autoSpaceDE/>
        <w:autoSpaceDN/>
        <w:adjustRightInd/>
        <w:spacing w:after="200" w:line="252" w:lineRule="auto"/>
        <w:contextualSpacing/>
        <w:textAlignment w:val="auto"/>
        <w:rPr>
          <w:lang w:val="sk-SK"/>
        </w:rPr>
      </w:pP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oMath>
      <w:r w:rsidR="00CE547F" w:rsidRPr="00FA362E">
        <w:rPr>
          <w:lang w:val="sk-SK"/>
        </w:rPr>
        <w:t xml:space="preserve">– dĺžka systoly (LVET – Left Ventricular Ejection Time) - </w:t>
      </w:r>
    </w:p>
    <w:p w14:paraId="374DAD1E" w14:textId="77777777" w:rsidR="00CE547F" w:rsidRDefault="00CE547F" w:rsidP="00CE547F">
      <w:pPr>
        <w:rPr>
          <w:lang w:val="sk-SK"/>
        </w:rPr>
      </w:pPr>
      <w:r w:rsidRPr="00FA362E">
        <w:rPr>
          <w:lang w:val="sk-SK"/>
        </w:rPr>
        <w:t xml:space="preserve">Ak si uvedomíme, že konštanty a základná impedancia hrudníka sa nemenia počas merania, zmeny SV ovplyvňujú dva parametre: -dZ/dtmax a LVET interval. Tieto dva parametre sú postačujúce na sledovanie relatívnych zmien SV. Komplikácie pri správnom stanovení LVET intervalu a -dZ/dtmax vnášajú najväčšiu chybu do výpočtu SV. Ich určeniu je preto potrebné venovať potrebnú pozornosť. LVET sa dá merať rôznymi spôsobmi. Je ho možné stanoviť z derivácie hrudníkovej impedancie ako interval medzi B a X bodom znázornené na </w:t>
      </w:r>
      <w:r w:rsidRPr="00FA362E">
        <w:rPr>
          <w:lang w:val="sk-SK"/>
        </w:rPr>
        <w:fldChar w:fldCharType="begin"/>
      </w:r>
      <w:r w:rsidRPr="00FA362E">
        <w:rPr>
          <w:lang w:val="sk-SK"/>
        </w:rPr>
        <w:instrText xml:space="preserve"> REF _Ref510254830 \h </w:instrText>
      </w:r>
      <w:r w:rsidRPr="00FA362E">
        <w:rPr>
          <w:lang w:val="sk-SK"/>
        </w:rPr>
      </w:r>
      <w:r w:rsidRPr="00FA362E">
        <w:rPr>
          <w:lang w:val="sk-SK"/>
        </w:rPr>
        <w:fldChar w:fldCharType="separate"/>
      </w:r>
      <w:r w:rsidR="00B85020" w:rsidRPr="00FA362E">
        <w:rPr>
          <w:lang w:val="sk-SK"/>
        </w:rPr>
        <w:t xml:space="preserve">Obrázok </w:t>
      </w:r>
      <w:r w:rsidR="00B85020">
        <w:rPr>
          <w:noProof/>
          <w:lang w:val="sk-SK"/>
        </w:rPr>
        <w:t>1</w:t>
      </w:r>
      <w:r w:rsidR="00B85020">
        <w:rPr>
          <w:lang w:val="sk-SK"/>
        </w:rPr>
        <w:t>.</w:t>
      </w:r>
      <w:r w:rsidR="00B85020">
        <w:rPr>
          <w:noProof/>
          <w:lang w:val="sk-SK"/>
        </w:rPr>
        <w:t>11</w:t>
      </w:r>
      <w:r w:rsidRPr="00FA362E">
        <w:rPr>
          <w:lang w:val="sk-SK"/>
        </w:rPr>
        <w:fldChar w:fldCharType="end"/>
      </w:r>
      <w:r w:rsidRPr="00FA362E">
        <w:rPr>
          <w:lang w:val="sk-SK"/>
        </w:rPr>
        <w:t>. Pre problémy pri stanovovaní týchto bodov sa častejšie využíva stanovenie LVET intervalu zo srdečných zvukov (HS – heart sounds).</w:t>
      </w:r>
    </w:p>
    <w:p w14:paraId="23CA433C" w14:textId="10526DE9" w:rsidR="00A41844" w:rsidRPr="00FA362E" w:rsidRDefault="00A41844" w:rsidP="00A41844">
      <w:pPr>
        <w:pStyle w:val="Nadpis3"/>
        <w:rPr>
          <w:lang w:val="sk-SK"/>
        </w:rPr>
      </w:pPr>
      <w:bookmarkStart w:id="142" w:name="_Toc513981469"/>
      <w:r>
        <w:rPr>
          <w:lang w:val="sk-SK"/>
        </w:rPr>
        <w:t>M</w:t>
      </w:r>
      <w:r w:rsidRPr="00FA362E">
        <w:rPr>
          <w:lang w:val="sk-SK"/>
        </w:rPr>
        <w:t>axim</w:t>
      </w:r>
      <w:r>
        <w:rPr>
          <w:lang w:val="sk-SK"/>
        </w:rPr>
        <w:t>um</w:t>
      </w:r>
      <w:r w:rsidRPr="00FA362E">
        <w:rPr>
          <w:lang w:val="sk-SK"/>
        </w:rPr>
        <w:t xml:space="preserve"> derivovaného </w:t>
      </w:r>
      <w:r>
        <w:rPr>
          <w:lang w:val="sk-SK"/>
        </w:rPr>
        <w:t xml:space="preserve">impedančného </w:t>
      </w:r>
      <w:r w:rsidRPr="00FA362E">
        <w:rPr>
          <w:lang w:val="sk-SK"/>
        </w:rPr>
        <w:t>signálu</w:t>
      </w:r>
      <w:r>
        <w:rPr>
          <w:lang w:val="sk-SK"/>
        </w:rPr>
        <w:t xml:space="preserve"> </w:t>
      </w:r>
      <w:r w:rsidRPr="00FA362E">
        <w:rPr>
          <w:lang w:val="sk-SK"/>
        </w:rPr>
        <w:t>-dZ/dt</w:t>
      </w:r>
      <w:r w:rsidRPr="00FA362E">
        <w:rPr>
          <w:vertAlign w:val="subscript"/>
          <w:lang w:val="sk-SK"/>
        </w:rPr>
        <w:t>max</w:t>
      </w:r>
      <w:bookmarkEnd w:id="142"/>
    </w:p>
    <w:p w14:paraId="21820760" w14:textId="77777777" w:rsidR="00A41844" w:rsidRPr="00FA362E" w:rsidRDefault="00A41844" w:rsidP="00A41844">
      <w:pPr>
        <w:rPr>
          <w:lang w:val="sk-SK"/>
        </w:rPr>
      </w:pPr>
    </w:p>
    <w:p w14:paraId="1461B8A8" w14:textId="77777777" w:rsidR="00A41844" w:rsidRPr="00FA362E" w:rsidRDefault="00A41844" w:rsidP="00A41844">
      <w:pPr>
        <w:rPr>
          <w:lang w:val="sk-SK"/>
        </w:rPr>
      </w:pPr>
      <w:r w:rsidRPr="00FA362E">
        <w:rPr>
          <w:lang w:val="sk-SK"/>
        </w:rPr>
        <w:t xml:space="preserve">Maximum zápornej derivácie impedancie nastáva v čase najväčšej sily, ktorou srdce pumpuje krv a hodnota maxima zápornej derivácie je analogická hodnote maxima tejto sily </w:t>
      </w:r>
      <w:r w:rsidRPr="00FA362E">
        <w:rPr>
          <w:lang w:val="sk-SK"/>
        </w:rPr>
        <w:fldChar w:fldCharType="begin"/>
      </w:r>
      <w:r w:rsidRPr="00FA362E">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A362E">
        <w:rPr>
          <w:lang w:val="sk-SK"/>
        </w:rPr>
        <w:fldChar w:fldCharType="separate"/>
      </w:r>
      <w:r w:rsidRPr="00FA362E">
        <w:rPr>
          <w:noProof/>
          <w:lang w:val="sk-SK"/>
        </w:rPr>
        <w:t>[3]</w:t>
      </w:r>
      <w:r w:rsidRPr="00FA362E">
        <w:rPr>
          <w:lang w:val="sk-SK"/>
        </w:rPr>
        <w:fldChar w:fldCharType="end"/>
      </w:r>
      <w:r w:rsidRPr="00FA362E">
        <w:rPr>
          <w:lang w:val="sk-SK"/>
        </w:rPr>
        <w:t>. Maximom derivácie je pritom myslená maximálna záporná zmena derivácie impedancie od počiatku systoly (bod B). Pre komplikácie pri stanovení bodu B popísané v 3.1.1, sa bod B nahrádza nulovou úrovňou derivovanej impedancie. V tomto prípade už stanovenie maxima zápornej derivácie impedancie nie je komplikované.</w:t>
      </w:r>
    </w:p>
    <w:p w14:paraId="03F5C327" w14:textId="77777777" w:rsidR="00A41844" w:rsidRPr="00FA362E" w:rsidRDefault="00A41844" w:rsidP="00A41844">
      <w:pPr>
        <w:rPr>
          <w:color w:val="000000"/>
          <w:lang w:val="sk-SK"/>
        </w:rPr>
      </w:pPr>
    </w:p>
    <w:p w14:paraId="064C528A" w14:textId="77777777" w:rsidR="00A41844" w:rsidRPr="00FA362E" w:rsidRDefault="00A41844" w:rsidP="00A41844">
      <w:pPr>
        <w:jc w:val="center"/>
        <w:rPr>
          <w:color w:val="000000"/>
          <w:lang w:val="sk-SK"/>
        </w:rPr>
      </w:pPr>
      <w:r w:rsidRPr="00FA362E">
        <w:rPr>
          <w:noProof/>
          <w:color w:val="000000"/>
        </w:rPr>
        <w:lastRenderedPageBreak/>
        <w:drawing>
          <wp:inline distT="0" distB="0" distL="0" distR="0" wp14:anchorId="67A3B53A" wp14:editId="0E6C5A13">
            <wp:extent cx="4832985" cy="3004185"/>
            <wp:effectExtent l="19050" t="0" r="5715" b="0"/>
            <wp:docPr id="5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29"/>
                    <a:srcRect/>
                    <a:stretch>
                      <a:fillRect/>
                    </a:stretch>
                  </pic:blipFill>
                  <pic:spPr bwMode="auto">
                    <a:xfrm>
                      <a:off x="0" y="0"/>
                      <a:ext cx="4832985" cy="3004185"/>
                    </a:xfrm>
                    <a:prstGeom prst="rect">
                      <a:avLst/>
                    </a:prstGeom>
                    <a:noFill/>
                    <a:ln w="9525">
                      <a:noFill/>
                      <a:miter lim="800000"/>
                      <a:headEnd/>
                      <a:tailEnd/>
                    </a:ln>
                  </pic:spPr>
                </pic:pic>
              </a:graphicData>
            </a:graphic>
          </wp:inline>
        </w:drawing>
      </w:r>
    </w:p>
    <w:p w14:paraId="3907216B" w14:textId="4EEC752A" w:rsidR="00A41844" w:rsidRPr="00FA362E" w:rsidRDefault="00A41844" w:rsidP="00A41844">
      <w:pPr>
        <w:pStyle w:val="Popis"/>
        <w:rPr>
          <w:vanish/>
          <w:color w:val="000000"/>
          <w:szCs w:val="22"/>
          <w:lang w:val="sk-SK"/>
          <w:specVanish/>
        </w:rPr>
      </w:pPr>
      <w:bookmarkStart w:id="143" w:name="_Ref510254830"/>
      <w:bookmarkStart w:id="144" w:name="_Ref510254819"/>
      <w:bookmarkStart w:id="145" w:name="_Toc513981517"/>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1</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11</w:t>
      </w:r>
      <w:r w:rsidR="00A53D98">
        <w:rPr>
          <w:lang w:val="sk-SK"/>
        </w:rPr>
        <w:fldChar w:fldCharType="end"/>
      </w:r>
      <w:bookmarkEnd w:id="143"/>
      <w:r w:rsidRPr="00FA362E">
        <w:rPr>
          <w:lang w:val="sk-SK"/>
        </w:rPr>
        <w:t>:</w:t>
      </w:r>
      <w:r w:rsidRPr="00FA362E">
        <w:rPr>
          <w:color w:val="000000"/>
          <w:szCs w:val="22"/>
          <w:lang w:val="sk-SK"/>
        </w:rPr>
        <w:t xml:space="preserve"> Rôzne tvary krivky -dZ/dt; počiatok systoly – B bod a koniec systoly – X bod</w:t>
      </w:r>
      <w:bookmarkEnd w:id="144"/>
      <w:bookmarkEnd w:id="145"/>
    </w:p>
    <w:commentRangeStart w:id="146"/>
    <w:p w14:paraId="6199E2EE" w14:textId="7FB5E95C" w:rsidR="00A41844" w:rsidRPr="00FA362E" w:rsidRDefault="00A41844" w:rsidP="00A41844">
      <w:pPr>
        <w:pStyle w:val="Popis"/>
        <w:rPr>
          <w:color w:val="000000"/>
          <w:lang w:val="sk-SK"/>
        </w:rPr>
      </w:pPr>
      <w:r w:rsidRPr="00FA362E">
        <w:rPr>
          <w:color w:val="000000"/>
          <w:szCs w:val="22"/>
          <w:lang w:val="sk-SK"/>
        </w:rPr>
        <w:fldChar w:fldCharType="begin"/>
      </w:r>
      <w:r w:rsidR="004B0F7D">
        <w:rPr>
          <w:color w:val="000000"/>
          <w:szCs w:val="22"/>
          <w:lang w:val="sk-SK"/>
        </w:rPr>
        <w:instrText xml:space="preserve"> ADDIN EN.CITE &lt;EndNote&gt;&lt;Cite&gt;&lt;Author&gt;Sherwood&lt;/Author&gt;&lt;Year&gt;1990&lt;/Year&gt;&lt;IDText&gt;METHODOLOGICAL GUIDELINES FOR IMPEDANCE CARDIOGRAPHY&lt;/IDText&gt;&lt;DisplayText&gt;[55]&lt;/DisplayText&gt;&lt;record&gt;&lt;dates&gt;&lt;pub-dates&gt;&lt;date&gt;Jan&lt;/date&gt;&lt;/pub-dates&gt;&lt;year&gt;1990&lt;/year&gt;&lt;/dates&gt;&lt;keywords&gt;&lt;keyword&gt;Psychology&lt;/keyword&gt;&lt;keyword&gt;Neurosciences &amp;amp; Neurology&lt;/keyword&gt;&lt;keyword&gt;Physiology&lt;/keyword&gt;&lt;/keywords&gt;&lt;urls&gt;&lt;related-urls&gt;&lt;url&gt;&amp;lt;Go to ISI&amp;gt;://WOS:A1990DB69100001&lt;/url&gt;&lt;/related-urls&gt;&lt;/urls&gt;&lt;isbn&gt;0048-5772&lt;/isbn&gt;&lt;work-type&gt;Article&lt;/work-type&gt;&lt;titles&gt;&lt;title&gt;METHODOLOGICAL GUIDELINES FOR IMPEDANCE CARDIOGRAPHY&lt;/title&gt;&lt;secondary-title&gt;Psychophysiology&lt;/secondary-title&gt;&lt;alt-title&gt;Psychophysiology&lt;/alt-title&gt;&lt;/titles&gt;&lt;pages&gt;1-23&lt;/pages&gt;&lt;number&gt;1&lt;/number&gt;&lt;contributors&gt;&lt;authors&gt;&lt;author&gt;Sherwood, A.&lt;/author&gt;&lt;author&gt;Allen, M. T.&lt;/author&gt;&lt;author&gt;Fahrenberg, J.&lt;/author&gt;&lt;author&gt;Kelsey, R. M.&lt;/author&gt;&lt;author&gt;Lovallo, W. R.&lt;/author&gt;&lt;author&gt;Vandoornen, L. J. P.&lt;/author&gt;&lt;/authors&gt;&lt;/contributors&gt;&lt;language&gt;English&lt;/language&gt;&lt;added-date format="utc"&gt;1522484644&lt;/added-date&gt;&lt;ref-type name="Journal Article"&gt;17&lt;/ref-type&gt;&lt;auth-address&gt;UNIV SO MISSISSIPPI, HATTIESBURG, MS 39406 USA. UNIV FREIBURG, W-7800 FREIBURG, GERMANY. SUNY BUFFALO, BUFFALO, NY 14260 USA. VET ADM MED CTR, OKLAHOMA CITY, OK 73104 USA. UNIV OKLAHOMA, HLTH SCI CTR, OKLAHOMA CITY, OK 73190 USA. FREE UNIV AMSTERDAM, 1007 MC AMSTERDAM, NETHERLANDS.&amp;#xD;SHERWOOD, A (reprint author), UNIV N CAROLINA, DEPT PSYCHIAT, CB 7175, MED RES BLDG A, CHAPEL HILL, NC 27599 USA.&lt;/auth-address&gt;&lt;rec-number&gt;88&lt;/rec-number&gt;&lt;last-updated-date format="utc"&gt;1522484644&lt;/last-updated-date&gt;&lt;accession-num&gt;WOS:A1990DB69100001&lt;/accession-num&gt;&lt;electronic-resource-num&gt;10.1111/j.1469-8986.1990.tb02171.x&lt;/electronic-resource-num&gt;&lt;volume&gt;27&lt;/volume&gt;&lt;/record&gt;&lt;/Cite&gt;&lt;/EndNote&gt;</w:instrText>
      </w:r>
      <w:r w:rsidRPr="00FA362E">
        <w:rPr>
          <w:color w:val="000000"/>
          <w:szCs w:val="22"/>
          <w:lang w:val="sk-SK"/>
        </w:rPr>
        <w:fldChar w:fldCharType="separate"/>
      </w:r>
      <w:r w:rsidR="004B0F7D">
        <w:rPr>
          <w:noProof/>
          <w:color w:val="000000"/>
          <w:szCs w:val="22"/>
          <w:lang w:val="sk-SK"/>
        </w:rPr>
        <w:t>[55]</w:t>
      </w:r>
      <w:r w:rsidRPr="00FA362E">
        <w:rPr>
          <w:color w:val="000000"/>
          <w:szCs w:val="22"/>
          <w:lang w:val="sk-SK"/>
        </w:rPr>
        <w:fldChar w:fldCharType="end"/>
      </w:r>
      <w:commentRangeEnd w:id="146"/>
      <w:r w:rsidR="00732B26">
        <w:rPr>
          <w:rStyle w:val="Odkaznakomentr"/>
          <w:rFonts w:eastAsia="Times New Roman" w:cs="Times New Roman"/>
          <w:spacing w:val="0"/>
          <w:lang w:val="cs-CZ" w:eastAsia="cs-CZ" w:bidi="ar-SA"/>
        </w:rPr>
        <w:commentReference w:id="146"/>
      </w:r>
      <w:r w:rsidRPr="00FA362E">
        <w:rPr>
          <w:color w:val="000000"/>
          <w:szCs w:val="22"/>
          <w:lang w:val="sk-SK"/>
        </w:rPr>
        <w:t>.</w:t>
      </w:r>
    </w:p>
    <w:p w14:paraId="7DFDD7F0" w14:textId="77777777" w:rsidR="00A41844" w:rsidRDefault="00A41844" w:rsidP="00CE547F">
      <w:pPr>
        <w:rPr>
          <w:lang w:val="sk-SK"/>
        </w:rPr>
      </w:pPr>
    </w:p>
    <w:p w14:paraId="4D1FBCFF" w14:textId="1DDB97B4" w:rsidR="00A41844" w:rsidRPr="00A41844" w:rsidRDefault="00A41844" w:rsidP="00A41844">
      <w:pPr>
        <w:pStyle w:val="Nadpis2"/>
        <w:numPr>
          <w:ilvl w:val="1"/>
          <w:numId w:val="36"/>
        </w:numPr>
        <w:rPr>
          <w:lang w:val="sk-SK"/>
        </w:rPr>
      </w:pPr>
      <w:bookmarkStart w:id="147" w:name="_Toc513981470"/>
      <w:r w:rsidRPr="00A41844">
        <w:rPr>
          <w:lang w:val="sk-SK"/>
        </w:rPr>
        <w:t xml:space="preserve">Stanovenie parametrov zo </w:t>
      </w:r>
      <w:ins w:id="148" w:author="Pavel Jurak" w:date="2018-06-01T14:29:00Z">
        <w:r w:rsidR="00667838">
          <w:rPr>
            <w:lang w:val="sk-SK"/>
          </w:rPr>
          <w:t>s</w:t>
        </w:r>
      </w:ins>
      <w:del w:id="149" w:author="Pavel Jurak" w:date="2018-06-01T14:29:00Z">
        <w:r w:rsidRPr="00A41844" w:rsidDel="00667838">
          <w:rPr>
            <w:lang w:val="sk-SK"/>
          </w:rPr>
          <w:delText>S</w:delText>
        </w:r>
      </w:del>
      <w:r w:rsidRPr="00A41844">
        <w:rPr>
          <w:lang w:val="sk-SK"/>
        </w:rPr>
        <w:t>rdečných zvukov</w:t>
      </w:r>
      <w:r w:rsidRPr="00FA362E">
        <w:rPr>
          <w:rStyle w:val="Odkaznakomentr"/>
          <w:rFonts w:asciiTheme="majorHAnsi" w:hAnsiTheme="majorHAnsi" w:cs="Times New Roman"/>
          <w:b w:val="0"/>
          <w:bCs w:val="0"/>
          <w:lang w:val="sk-SK"/>
        </w:rPr>
        <w:commentReference w:id="150"/>
      </w:r>
      <w:r w:rsidRPr="00A41844">
        <w:rPr>
          <w:lang w:val="sk-SK"/>
        </w:rPr>
        <w:t xml:space="preserve"> (HS)</w:t>
      </w:r>
      <w:bookmarkEnd w:id="147"/>
    </w:p>
    <w:p w14:paraId="55A2610C" w14:textId="77777777" w:rsidR="00A41844" w:rsidRPr="00FA362E" w:rsidRDefault="00A41844" w:rsidP="00A41844">
      <w:pPr>
        <w:rPr>
          <w:lang w:val="sk-SK"/>
        </w:rPr>
      </w:pPr>
    </w:p>
    <w:p w14:paraId="5171DE1A" w14:textId="3F94C672" w:rsidR="00A41844" w:rsidRPr="00FA362E" w:rsidRDefault="00A41844" w:rsidP="00A41844">
      <w:pPr>
        <w:rPr>
          <w:lang w:val="sk-SK"/>
        </w:rPr>
      </w:pPr>
      <w:r w:rsidRPr="00FA362E">
        <w:rPr>
          <w:lang w:val="sk-SK"/>
        </w:rPr>
        <w:t>Pre komplikácie s určovaním počiatku a koncu systoly z -dZ/dt je často nevyhnutné tieto parametre získať z</w:t>
      </w:r>
      <w:r>
        <w:rPr>
          <w:lang w:val="sk-SK"/>
        </w:rPr>
        <w:t>o srdečných zvukov (Heart Sounds –</w:t>
      </w:r>
      <w:r w:rsidRPr="00FA362E">
        <w:rPr>
          <w:lang w:val="sk-SK"/>
        </w:rPr>
        <w:t xml:space="preserve"> HS</w:t>
      </w:r>
      <w:r>
        <w:rPr>
          <w:lang w:val="sk-SK"/>
        </w:rPr>
        <w:t>)</w:t>
      </w:r>
      <w:r w:rsidRPr="00FA362E">
        <w:rPr>
          <w:lang w:val="sk-SK"/>
        </w:rPr>
        <w:t xml:space="preserve">. HS sa dajú zaznamenávať mikrofónom pripevneným na hrudníku. HS obyčajne tvoria dva zvuky: S1 a S2. Spolu sa tieto dva označujú ako základné srdečné zvuky (FHS – Fundamental Heart Sounds). Intervalu medzi S1 a S2 hovoríme tiež LVET interval, čo je čas vypudzovania krvi ľavou komorou. Ďalšími komponentmi vyskytujúcimi sa v HS sú tretí, štvrtý srdečný zvuk a šelest. Tieto komponenty mimo FHS sú väčšinou spôsobené patologickými procesmi. Šelest sa objavuje pri turbulentnom prúdení krvi zúženými alebo netesniacimi chlopňami. Odlišuje sa od bežných HS tým, že trvá dlhšie a je intenzívnejší. Je jedným z častejších patologických prejavov. Pri stanovovaní LVET spôsobujú problémy, pretože sa môže prekrývať s FHS a to časovo aj frekvenčne. Existujú rôzne teórie, ktoré sa snažia vysvetliť pôvod HS. Jedna z nich je </w:t>
      </w:r>
      <w:r w:rsidRPr="00FA362E">
        <w:rPr>
          <w:i/>
          <w:lang w:val="sk-SK"/>
        </w:rPr>
        <w:t>valvular</w:t>
      </w:r>
      <w:r w:rsidRPr="00FA362E">
        <w:rPr>
          <w:lang w:val="sk-SK"/>
        </w:rPr>
        <w:t xml:space="preserve"> teória, podľa ktorej je zdroj HS v blízkosti srdečných chlopní. Podľa inej teórie, </w:t>
      </w:r>
      <w:r w:rsidRPr="00FA362E">
        <w:rPr>
          <w:i/>
          <w:lang w:val="sk-SK"/>
        </w:rPr>
        <w:t>cardiohemic</w:t>
      </w:r>
      <w:r w:rsidRPr="00FA362E">
        <w:rPr>
          <w:lang w:val="sk-SK"/>
        </w:rPr>
        <w:t xml:space="preserve"> teórie, sú srdce a krv navzájom závislé systémy ktoré vibrujú ako celok </w:t>
      </w:r>
      <w:r w:rsidRPr="00FA362E">
        <w:rPr>
          <w:lang w:val="sk-SK"/>
        </w:rPr>
        <w:fldChar w:fldCharType="begin"/>
      </w:r>
      <w:r w:rsidR="004B0F7D">
        <w:rPr>
          <w:lang w:val="sk-SK"/>
        </w:rPr>
        <w:instrText xml:space="preserve"> ADDIN EN.CITE &lt;EndNote&gt;&lt;Cite&gt;&lt;Author&gt;Fox&lt;/Author&gt;&lt;Year&gt;1999&lt;/Year&gt;&lt;IDText&gt;The physiologic origins of heart sounds and murmurs&lt;/IDText&gt;&lt;DisplayText&gt;[56]&lt;/DisplayText&gt;&lt;record&gt;&lt;dates&gt;&lt;pub-dates&gt;&lt;date&gt;Apr&lt;/date&gt;&lt;/pub-dates&gt;&lt;year&gt;1999&lt;/year&gt;&lt;/dates&gt;&lt;keywords&gt;&lt;keyword&gt;General &amp;amp; Internal Medicine&lt;/keyword&gt;&lt;/keywords&gt;&lt;urls&gt;&lt;related-urls&gt;&lt;url&gt;&amp;lt;Go to ISI&amp;gt;://WOS:000087076400017&lt;/url&gt;&lt;/related-urls&gt;&lt;/urls&gt;&lt;isbn&gt;0094-3509&lt;/isbn&gt;&lt;work-type&gt;Software Review&lt;/work-type&gt;&lt;titles&gt;&lt;title&gt;The physiologic origins of heart sounds and murmurs&lt;/title&gt;&lt;secondary-title&gt;Journal of Family Practice&lt;/secondary-title&gt;&lt;alt-title&gt;J. Fam. Pract.&lt;/alt-title&gt;&lt;/titles&gt;&lt;pages&gt;308-309&lt;/pages&gt;&lt;number&gt;4&lt;/number&gt;&lt;contributors&gt;&lt;authors&gt;&lt;author&gt;Fox, G. N.&lt;/author&gt;&lt;/authors&gt;&lt;/contributors&gt;&lt;language&gt;English&lt;/language&gt;&lt;added-date format="utc"&gt;1522485614&lt;/added-date&gt;&lt;ref-type name="Journal Article"&gt;17&lt;/ref-type&gt;&lt;rec-number&gt;89&lt;/rec-number&gt;&lt;last-updated-date format="utc"&gt;1522485614&lt;/last-updated-date&gt;&lt;accession-num&gt;WOS:000087076400017&lt;/accession-num&gt;&lt;volume&gt;48&lt;/volume&gt;&lt;/record&gt;&lt;/Cite&gt;&lt;/EndNote&gt;</w:instrText>
      </w:r>
      <w:r w:rsidRPr="00FA362E">
        <w:rPr>
          <w:lang w:val="sk-SK"/>
        </w:rPr>
        <w:fldChar w:fldCharType="separate"/>
      </w:r>
      <w:r w:rsidR="004B0F7D">
        <w:rPr>
          <w:noProof/>
          <w:lang w:val="sk-SK"/>
        </w:rPr>
        <w:t>[56]</w:t>
      </w:r>
      <w:r w:rsidRPr="00FA362E">
        <w:rPr>
          <w:lang w:val="sk-SK"/>
        </w:rPr>
        <w:fldChar w:fldCharType="end"/>
      </w:r>
      <w:r w:rsidRPr="00FA362E">
        <w:rPr>
          <w:lang w:val="sk-SK"/>
        </w:rPr>
        <w:t xml:space="preserve">. Keď budeme vychádzať z prvej menovanej teórie, a síce </w:t>
      </w:r>
      <w:r w:rsidRPr="00FA362E">
        <w:rPr>
          <w:i/>
          <w:lang w:val="sk-SK"/>
        </w:rPr>
        <w:t>valvular</w:t>
      </w:r>
      <w:r w:rsidRPr="00FA362E">
        <w:rPr>
          <w:lang w:val="sk-SK"/>
        </w:rPr>
        <w:t xml:space="preserve"> teórie, S1 je vyvolaný zatváraním cípovitých chlopní a to dvoj a trojcípou </w:t>
      </w:r>
      <w:r w:rsidRPr="00FA362E">
        <w:rPr>
          <w:lang w:val="sk-SK"/>
        </w:rPr>
        <w:lastRenderedPageBreak/>
        <w:t xml:space="preserve">chlopňou. Zatvorenie cípovitých chlopní nastáva pri počiatku systoly. S2 je vyvolaný zatváraním polmesiačikovitých chlopní a to pľúcnicovou a aortálnou chlopňou. Ich zatvorenie spôsobuje ukončenie výtoku krvi zo srdca a teda koniec systoly. </w:t>
      </w:r>
    </w:p>
    <w:p w14:paraId="322EEBFB" w14:textId="77777777" w:rsidR="00A41844" w:rsidRDefault="00A41844" w:rsidP="00CE547F">
      <w:pPr>
        <w:rPr>
          <w:lang w:val="sk-SK"/>
        </w:rPr>
      </w:pPr>
    </w:p>
    <w:p w14:paraId="7DEE3A0F" w14:textId="77777777" w:rsidR="00A41844" w:rsidRPr="00FA362E" w:rsidRDefault="00A41844" w:rsidP="00A41844">
      <w:pPr>
        <w:pStyle w:val="Nadpis3"/>
        <w:rPr>
          <w:lang w:val="sk-SK"/>
        </w:rPr>
      </w:pPr>
      <w:bookmarkStart w:id="151" w:name="_Toc386404204"/>
      <w:bookmarkStart w:id="152" w:name="_Toc513981471"/>
      <w:r w:rsidRPr="00FA362E">
        <w:rPr>
          <w:lang w:val="sk-SK"/>
        </w:rPr>
        <w:t>LVET interval- určenie počiatku systoly</w:t>
      </w:r>
      <w:bookmarkEnd w:id="151"/>
      <w:bookmarkEnd w:id="152"/>
    </w:p>
    <w:p w14:paraId="37365001" w14:textId="77777777" w:rsidR="00A41844" w:rsidRPr="00FA362E" w:rsidRDefault="00A41844" w:rsidP="00A41844">
      <w:pPr>
        <w:jc w:val="center"/>
        <w:rPr>
          <w:b/>
          <w:color w:val="000000"/>
          <w:lang w:val="sk-SK"/>
        </w:rPr>
      </w:pPr>
    </w:p>
    <w:p w14:paraId="39A80843" w14:textId="2EC07909" w:rsidR="00A41844" w:rsidRPr="00FA362E" w:rsidRDefault="00A41844" w:rsidP="00A41844">
      <w:pPr>
        <w:rPr>
          <w:lang w:val="sk-SK"/>
        </w:rPr>
      </w:pPr>
      <w:r w:rsidRPr="00FA362E">
        <w:rPr>
          <w:lang w:val="sk-SK"/>
        </w:rPr>
        <w:t xml:space="preserve">Počiatok toku krvi z ľavej komory do aorty, ako ukazuje </w:t>
      </w:r>
      <w:r w:rsidRPr="00FA362E">
        <w:rPr>
          <w:lang w:val="sk-SK"/>
        </w:rPr>
        <w:fldChar w:fldCharType="begin"/>
      </w:r>
      <w:r w:rsidRPr="00FA362E">
        <w:rPr>
          <w:lang w:val="sk-SK"/>
        </w:rPr>
        <w:instrText xml:space="preserve"> REF _Ref510254830 \h </w:instrText>
      </w:r>
      <w:r w:rsidRPr="00FA362E">
        <w:rPr>
          <w:lang w:val="sk-SK"/>
        </w:rPr>
      </w:r>
      <w:r w:rsidRPr="00FA362E">
        <w:rPr>
          <w:lang w:val="sk-SK"/>
        </w:rPr>
        <w:fldChar w:fldCharType="separate"/>
      </w:r>
      <w:r w:rsidR="00B85020" w:rsidRPr="00FA362E">
        <w:rPr>
          <w:lang w:val="sk-SK"/>
        </w:rPr>
        <w:t xml:space="preserve">Obrázok </w:t>
      </w:r>
      <w:r w:rsidR="00B85020">
        <w:rPr>
          <w:noProof/>
          <w:lang w:val="sk-SK"/>
        </w:rPr>
        <w:t>1</w:t>
      </w:r>
      <w:r w:rsidR="00B85020">
        <w:rPr>
          <w:lang w:val="sk-SK"/>
        </w:rPr>
        <w:t>.</w:t>
      </w:r>
      <w:r w:rsidR="00B85020">
        <w:rPr>
          <w:noProof/>
          <w:lang w:val="sk-SK"/>
        </w:rPr>
        <w:t>11</w:t>
      </w:r>
      <w:r w:rsidRPr="00FA362E">
        <w:rPr>
          <w:lang w:val="sk-SK"/>
        </w:rPr>
        <w:fldChar w:fldCharType="end"/>
      </w:r>
      <w:r w:rsidRPr="00FA362E">
        <w:rPr>
          <w:lang w:val="sk-SK"/>
        </w:rPr>
        <w:t>, je na krivke označovaný ako bod B. Ide o typický zákmit na nástupnej hrane derivovaného impedančného signálu. Tento bod sa má podľa</w:t>
      </w:r>
      <w:r w:rsidRPr="00FA362E">
        <w:rPr>
          <w:lang w:val="sk-SK"/>
        </w:rPr>
        <w:fldChar w:fldCharType="begin"/>
      </w:r>
      <w:r w:rsidR="004B0F7D">
        <w:rPr>
          <w:lang w:val="sk-SK"/>
        </w:rPr>
        <w:instrText xml:space="preserve"> ADDIN EN.CITE &lt;EndNote&gt;&lt;Cite&gt;&lt;Author&gt;Sherwood&lt;/Author&gt;&lt;Year&gt;1990&lt;/Year&gt;&lt;IDText&gt;METHODOLOGICAL GUIDELINES FOR IMPEDANCE CARDIOGRAPHY&lt;/IDText&gt;&lt;DisplayText&gt;[55]&lt;/DisplayText&gt;&lt;record&gt;&lt;dates&gt;&lt;pub-dates&gt;&lt;date&gt;Jan&lt;/date&gt;&lt;/pub-dates&gt;&lt;year&gt;1990&lt;/year&gt;&lt;/dates&gt;&lt;keywords&gt;&lt;keyword&gt;Psychology&lt;/keyword&gt;&lt;keyword&gt;Neurosciences &amp;amp; Neurology&lt;/keyword&gt;&lt;keyword&gt;Physiology&lt;/keyword&gt;&lt;/keywords&gt;&lt;urls&gt;&lt;related-urls&gt;&lt;url&gt;&amp;lt;Go to ISI&amp;gt;://WOS:A1990DB69100001&lt;/url&gt;&lt;/related-urls&gt;&lt;/urls&gt;&lt;isbn&gt;0048-5772&lt;/isbn&gt;&lt;work-type&gt;Article&lt;/work-type&gt;&lt;titles&gt;&lt;title&gt;METHODOLOGICAL GUIDELINES FOR IMPEDANCE CARDIOGRAPHY&lt;/title&gt;&lt;secondary-title&gt;Psychophysiology&lt;/secondary-title&gt;&lt;alt-title&gt;Psychophysiology&lt;/alt-title&gt;&lt;/titles&gt;&lt;pages&gt;1-23&lt;/pages&gt;&lt;number&gt;1&lt;/number&gt;&lt;contributors&gt;&lt;authors&gt;&lt;author&gt;Sherwood, A.&lt;/author&gt;&lt;author&gt;Allen, M. T.&lt;/author&gt;&lt;author&gt;Fahrenberg, J.&lt;/author&gt;&lt;author&gt;Kelsey, R. M.&lt;/author&gt;&lt;author&gt;Lovallo, W. R.&lt;/author&gt;&lt;author&gt;Vandoornen, L. J. P.&lt;/author&gt;&lt;/authors&gt;&lt;/contributors&gt;&lt;language&gt;English&lt;/language&gt;&lt;added-date format="utc"&gt;1522484644&lt;/added-date&gt;&lt;ref-type name="Journal Article"&gt;17&lt;/ref-type&gt;&lt;auth-address&gt;UNIV SO MISSISSIPPI, HATTIESBURG, MS 39406 USA. UNIV FREIBURG, W-7800 FREIBURG, GERMANY. SUNY BUFFALO, BUFFALO, NY 14260 USA. VET ADM MED CTR, OKLAHOMA CITY, OK 73104 USA. UNIV OKLAHOMA, HLTH SCI CTR, OKLAHOMA CITY, OK 73190 USA. FREE UNIV AMSTERDAM, 1007 MC AMSTERDAM, NETHERLANDS.&amp;#xD;SHERWOOD, A (reprint author), UNIV N CAROLINA, DEPT PSYCHIAT, CB 7175, MED RES BLDG A, CHAPEL HILL, NC 27599 USA.&lt;/auth-address&gt;&lt;rec-number&gt;88&lt;/rec-number&gt;&lt;last-updated-date format="utc"&gt;1522484644&lt;/last-updated-date&gt;&lt;accession-num&gt;WOS:A1990DB69100001&lt;/accession-num&gt;&lt;electronic-resource-num&gt;10.1111/j.1469-8986.1990.tb02171.x&lt;/electronic-resource-num&gt;&lt;volume&gt;27&lt;/volume&gt;&lt;/record&gt;&lt;/Cite&gt;&lt;/EndNote&gt;</w:instrText>
      </w:r>
      <w:r w:rsidRPr="00FA362E">
        <w:rPr>
          <w:lang w:val="sk-SK"/>
        </w:rPr>
        <w:fldChar w:fldCharType="separate"/>
      </w:r>
      <w:r w:rsidR="004B0F7D">
        <w:rPr>
          <w:noProof/>
          <w:lang w:val="sk-SK"/>
        </w:rPr>
        <w:t>[55]</w:t>
      </w:r>
      <w:r w:rsidRPr="00FA362E">
        <w:rPr>
          <w:lang w:val="sk-SK"/>
        </w:rPr>
        <w:fldChar w:fldCharType="end"/>
      </w:r>
      <w:r w:rsidRPr="00FA362E">
        <w:rPr>
          <w:lang w:val="sk-SK"/>
        </w:rPr>
        <w:t xml:space="preserve"> vyskytovať v okamihu najväčšej výchylky prvého srdečného zvuku – S1 zaznamenávanom nad apexom srdca. Existenciu bodu B môže vysvetľovať uzatvorenie dvojcípej chlopne. Toto predchádza vypudenie krvi z ľavej komory o </w:t>
      </w:r>
      <w:commentRangeStart w:id="153"/>
      <w:r w:rsidRPr="00FA362E">
        <w:rPr>
          <w:lang w:val="sk-SK"/>
        </w:rPr>
        <w:t>0.02 – 0.06 sekundy</w:t>
      </w:r>
      <w:commentRangeEnd w:id="153"/>
      <w:r w:rsidRPr="00FA362E">
        <w:rPr>
          <w:rStyle w:val="Odkaznakomentr"/>
          <w:lang w:val="sk-SK"/>
        </w:rPr>
        <w:commentReference w:id="153"/>
      </w:r>
      <w:r w:rsidRPr="00FA362E">
        <w:rPr>
          <w:lang w:val="sk-SK"/>
        </w:rPr>
        <w:t>. Viac dôkazov však hovorí o tomto bode ako o okamihu počiatku vypudenia krv</w:t>
      </w:r>
      <w:r>
        <w:rPr>
          <w:lang w:val="sk-SK"/>
        </w:rPr>
        <w:t>i ľavou komorou do aorty. Ako zachytáva</w:t>
      </w:r>
      <w:r w:rsidRPr="00FA362E">
        <w:rPr>
          <w:lang w:val="sk-SK"/>
        </w:rPr>
        <w:t xml:space="preserve"> </w:t>
      </w:r>
      <w:r w:rsidRPr="00FA362E">
        <w:rPr>
          <w:lang w:val="sk-SK"/>
        </w:rPr>
        <w:fldChar w:fldCharType="begin"/>
      </w:r>
      <w:r w:rsidRPr="00FA362E">
        <w:rPr>
          <w:lang w:val="sk-SK"/>
        </w:rPr>
        <w:instrText xml:space="preserve"> REF _Ref510254830 \h </w:instrText>
      </w:r>
      <w:r w:rsidRPr="00FA362E">
        <w:rPr>
          <w:lang w:val="sk-SK"/>
        </w:rPr>
      </w:r>
      <w:r w:rsidRPr="00FA362E">
        <w:rPr>
          <w:lang w:val="sk-SK"/>
        </w:rPr>
        <w:fldChar w:fldCharType="separate"/>
      </w:r>
      <w:r w:rsidR="00B85020" w:rsidRPr="00FA362E">
        <w:rPr>
          <w:lang w:val="sk-SK"/>
        </w:rPr>
        <w:t xml:space="preserve">Obrázok </w:t>
      </w:r>
      <w:r w:rsidR="00B85020">
        <w:rPr>
          <w:noProof/>
          <w:lang w:val="sk-SK"/>
        </w:rPr>
        <w:t>1</w:t>
      </w:r>
      <w:r w:rsidR="00B85020">
        <w:rPr>
          <w:lang w:val="sk-SK"/>
        </w:rPr>
        <w:t>.</w:t>
      </w:r>
      <w:r w:rsidR="00B85020">
        <w:rPr>
          <w:noProof/>
          <w:lang w:val="sk-SK"/>
        </w:rPr>
        <w:t>11</w:t>
      </w:r>
      <w:r w:rsidRPr="00FA362E">
        <w:rPr>
          <w:lang w:val="sk-SK"/>
        </w:rPr>
        <w:fldChar w:fldCharType="end"/>
      </w:r>
      <w:r w:rsidRPr="00FA362E">
        <w:rPr>
          <w:lang w:val="sk-SK"/>
        </w:rPr>
        <w:t xml:space="preserve"> bod B môže byť rôzne situovaný na nástupnej hrane krivky. Počas zadržania dychu alebo výdychu (endexpiratory apnea) sa tento bod dostáva až na úroveň nulovej hodnoty derivácie impedancie. Podľa</w:t>
      </w:r>
      <w:r w:rsidRPr="00FA362E">
        <w:rPr>
          <w:lang w:val="sk-SK"/>
        </w:rPr>
        <w:fldChar w:fldCharType="begin"/>
      </w:r>
      <w:r w:rsidR="004B0F7D">
        <w:rPr>
          <w:lang w:val="sk-SK"/>
        </w:rPr>
        <w:instrText xml:space="preserve"> ADDIN EN.CITE &lt;EndNote&gt;&lt;Cite&gt;&lt;Author&gt;Sherwood&lt;/Author&gt;&lt;Year&gt;1990&lt;/Year&gt;&lt;IDText&gt;METHODOLOGICAL GUIDELINES FOR IMPEDANCE CARDIOGRAPHY&lt;/IDText&gt;&lt;DisplayText&gt;[55]&lt;/DisplayText&gt;&lt;record&gt;&lt;dates&gt;&lt;pub-dates&gt;&lt;date&gt;Jan&lt;/date&gt;&lt;/pub-dates&gt;&lt;year&gt;1990&lt;/year&gt;&lt;/dates&gt;&lt;keywords&gt;&lt;keyword&gt;Psychology&lt;/keyword&gt;&lt;keyword&gt;Neurosciences &amp;amp; Neurology&lt;/keyword&gt;&lt;keyword&gt;Physiology&lt;/keyword&gt;&lt;/keywords&gt;&lt;urls&gt;&lt;related-urls&gt;&lt;url&gt;&amp;lt;Go to ISI&amp;gt;://WOS:A1990DB69100001&lt;/url&gt;&lt;/related-urls&gt;&lt;/urls&gt;&lt;isbn&gt;0048-5772&lt;/isbn&gt;&lt;work-type&gt;Article&lt;/work-type&gt;&lt;titles&gt;&lt;title&gt;METHODOLOGICAL GUIDELINES FOR IMPEDANCE CARDIOGRAPHY&lt;/title&gt;&lt;secondary-title&gt;Psychophysiology&lt;/secondary-title&gt;&lt;alt-title&gt;Psychophysiology&lt;/alt-title&gt;&lt;/titles&gt;&lt;pages&gt;1-23&lt;/pages&gt;&lt;number&gt;1&lt;/number&gt;&lt;contributors&gt;&lt;authors&gt;&lt;author&gt;Sherwood, A.&lt;/author&gt;&lt;author&gt;Allen, M. T.&lt;/author&gt;&lt;author&gt;Fahrenberg, J.&lt;/author&gt;&lt;author&gt;Kelsey, R. M.&lt;/author&gt;&lt;author&gt;Lovallo, W. R.&lt;/author&gt;&lt;author&gt;Vandoornen, L. J. P.&lt;/author&gt;&lt;/authors&gt;&lt;/contributors&gt;&lt;language&gt;English&lt;/language&gt;&lt;added-date format="utc"&gt;1522484644&lt;/added-date&gt;&lt;ref-type name="Journal Article"&gt;17&lt;/ref-type&gt;&lt;auth-address&gt;UNIV SO MISSISSIPPI, HATTIESBURG, MS 39406 USA. UNIV FREIBURG, W-7800 FREIBURG, GERMANY. SUNY BUFFALO, BUFFALO, NY 14260 USA. VET ADM MED CTR, OKLAHOMA CITY, OK 73104 USA. UNIV OKLAHOMA, HLTH SCI CTR, OKLAHOMA CITY, OK 73190 USA. FREE UNIV AMSTERDAM, 1007 MC AMSTERDAM, NETHERLANDS.&amp;#xD;SHERWOOD, A (reprint author), UNIV N CAROLINA, DEPT PSYCHIAT, CB 7175, MED RES BLDG A, CHAPEL HILL, NC 27599 USA.&lt;/auth-address&gt;&lt;rec-number&gt;88&lt;/rec-number&gt;&lt;last-updated-date format="utc"&gt;1522484644&lt;/last-updated-date&gt;&lt;accession-num&gt;WOS:A1990DB69100001&lt;/accession-num&gt;&lt;electronic-resource-num&gt;10.1111/j.1469-8986.1990.tb02171.x&lt;/electronic-resource-num&gt;&lt;volume&gt;27&lt;/volume&gt;&lt;/record&gt;&lt;/Cite&gt;&lt;/EndNote&gt;</w:instrText>
      </w:r>
      <w:r w:rsidRPr="00FA362E">
        <w:rPr>
          <w:lang w:val="sk-SK"/>
        </w:rPr>
        <w:fldChar w:fldCharType="separate"/>
      </w:r>
      <w:r w:rsidR="004B0F7D">
        <w:rPr>
          <w:noProof/>
          <w:lang w:val="sk-SK"/>
        </w:rPr>
        <w:t>[55]</w:t>
      </w:r>
      <w:r w:rsidRPr="00FA362E">
        <w:rPr>
          <w:lang w:val="sk-SK"/>
        </w:rPr>
        <w:fldChar w:fldCharType="end"/>
      </w:r>
      <w:r w:rsidRPr="00FA362E">
        <w:rPr>
          <w:lang w:val="sk-SK"/>
        </w:rPr>
        <w:t xml:space="preserve"> môže byť identifikovanie B bodu problematické, pretože nie je jasne viditeľný. Identifikácia tohto bodu je najčastejším problémom pri analýze impedančného signálu</w:t>
      </w:r>
      <w:r w:rsidR="008F7A5E">
        <w:rPr>
          <w:lang w:val="sk-SK"/>
        </w:rPr>
        <w:t xml:space="preserve"> </w:t>
      </w:r>
      <w:r w:rsidRPr="00FA362E">
        <w:rPr>
          <w:lang w:val="sk-SK"/>
        </w:rPr>
        <w:fldChar w:fldCharType="begin"/>
      </w:r>
      <w:r w:rsidR="004B0F7D">
        <w:rPr>
          <w:lang w:val="sk-SK"/>
        </w:rPr>
        <w:instrText xml:space="preserve"> ADDIN EN.CITE &lt;EndNote&gt;&lt;Cite&gt;&lt;Author&gt;Sherwood&lt;/Author&gt;&lt;Year&gt;1990&lt;/Year&gt;&lt;IDText&gt;METHODOLOGICAL GUIDELINES FOR IMPEDANCE CARDIOGRAPHY&lt;/IDText&gt;&lt;DisplayText&gt;[55]&lt;/DisplayText&gt;&lt;record&gt;&lt;dates&gt;&lt;pub-dates&gt;&lt;date&gt;Jan&lt;/date&gt;&lt;/pub-dates&gt;&lt;year&gt;1990&lt;/year&gt;&lt;/dates&gt;&lt;keywords&gt;&lt;keyword&gt;Psychology&lt;/keyword&gt;&lt;keyword&gt;Neurosciences &amp;amp; Neurology&lt;/keyword&gt;&lt;keyword&gt;Physiology&lt;/keyword&gt;&lt;/keywords&gt;&lt;urls&gt;&lt;related-urls&gt;&lt;url&gt;&amp;lt;Go to ISI&amp;gt;://WOS:A1990DB69100001&lt;/url&gt;&lt;/related-urls&gt;&lt;/urls&gt;&lt;isbn&gt;0048-5772&lt;/isbn&gt;&lt;work-type&gt;Article&lt;/work-type&gt;&lt;titles&gt;&lt;title&gt;METHODOLOGICAL GUIDELINES FOR IMPEDANCE CARDIOGRAPHY&lt;/title&gt;&lt;secondary-title&gt;Psychophysiology&lt;/secondary-title&gt;&lt;alt-title&gt;Psychophysiology&lt;/alt-title&gt;&lt;/titles&gt;&lt;pages&gt;1-23&lt;/pages&gt;&lt;number&gt;1&lt;/number&gt;&lt;contributors&gt;&lt;authors&gt;&lt;author&gt;Sherwood, A.&lt;/author&gt;&lt;author&gt;Allen, M. T.&lt;/author&gt;&lt;author&gt;Fahrenberg, J.&lt;/author&gt;&lt;author&gt;Kelsey, R. M.&lt;/author&gt;&lt;author&gt;Lovallo, W. R.&lt;/author&gt;&lt;author&gt;Vandoornen, L. J. P.&lt;/author&gt;&lt;/authors&gt;&lt;/contributors&gt;&lt;language&gt;English&lt;/language&gt;&lt;added-date format="utc"&gt;1522484644&lt;/added-date&gt;&lt;ref-type name="Journal Article"&gt;17&lt;/ref-type&gt;&lt;auth-address&gt;UNIV SO MISSISSIPPI, HATTIESBURG, MS 39406 USA. UNIV FREIBURG, W-7800 FREIBURG, GERMANY. SUNY BUFFALO, BUFFALO, NY 14260 USA. VET ADM MED CTR, OKLAHOMA CITY, OK 73104 USA. UNIV OKLAHOMA, HLTH SCI CTR, OKLAHOMA CITY, OK 73190 USA. FREE UNIV AMSTERDAM, 1007 MC AMSTERDAM, NETHERLANDS.&amp;#xD;SHERWOOD, A (reprint author), UNIV N CAROLINA, DEPT PSYCHIAT, CB 7175, MED RES BLDG A, CHAPEL HILL, NC 27599 USA.&lt;/auth-address&gt;&lt;rec-number&gt;88&lt;/rec-number&gt;&lt;last-updated-date format="utc"&gt;1522484644&lt;/last-updated-date&gt;&lt;accession-num&gt;WOS:A1990DB69100001&lt;/accession-num&gt;&lt;electronic-resource-num&gt;10.1111/j.1469-8986.1990.tb02171.x&lt;/electronic-resource-num&gt;&lt;volume&gt;27&lt;/volume&gt;&lt;/record&gt;&lt;/Cite&gt;&lt;/EndNote&gt;</w:instrText>
      </w:r>
      <w:r w:rsidRPr="00FA362E">
        <w:rPr>
          <w:lang w:val="sk-SK"/>
        </w:rPr>
        <w:fldChar w:fldCharType="separate"/>
      </w:r>
      <w:r w:rsidR="004B0F7D">
        <w:rPr>
          <w:noProof/>
          <w:lang w:val="sk-SK"/>
        </w:rPr>
        <w:t>[55]</w:t>
      </w:r>
      <w:r w:rsidRPr="00FA362E">
        <w:rPr>
          <w:lang w:val="sk-SK"/>
        </w:rPr>
        <w:fldChar w:fldCharType="end"/>
      </w:r>
      <w:r w:rsidRPr="00FA362E">
        <w:rPr>
          <w:lang w:val="sk-SK"/>
        </w:rPr>
        <w:t xml:space="preserve">. Tento bod môže nadobúdať tvar jemného ohybu alebo zárezu. Napriek problémom pri detekcii a tomu, že sa poloha B-bodu môže meniť medzi dvoma systolami, by mal byť tento bod považovaný za počiatok vypudenia krvi do aorty podľa </w:t>
      </w:r>
      <w:r w:rsidRPr="00FA362E">
        <w:rPr>
          <w:lang w:val="sk-SK"/>
        </w:rPr>
        <w:fldChar w:fldCharType="begin"/>
      </w:r>
      <w:r w:rsidR="004B0F7D">
        <w:rPr>
          <w:lang w:val="sk-SK"/>
        </w:rPr>
        <w:instrText xml:space="preserve"> ADDIN EN.CITE &lt;EndNote&gt;&lt;Cite&gt;&lt;Author&gt;Sherwood&lt;/Author&gt;&lt;Year&gt;1990&lt;/Year&gt;&lt;IDText&gt;METHODOLOGICAL GUIDELINES FOR IMPEDANCE CARDIOGRAPHY&lt;/IDText&gt;&lt;DisplayText&gt;[55]&lt;/DisplayText&gt;&lt;record&gt;&lt;dates&gt;&lt;pub-dates&gt;&lt;date&gt;Jan&lt;/date&gt;&lt;/pub-dates&gt;&lt;year&gt;1990&lt;/year&gt;&lt;/dates&gt;&lt;keywords&gt;&lt;keyword&gt;Psychology&lt;/keyword&gt;&lt;keyword&gt;Neurosciences &amp;amp; Neurology&lt;/keyword&gt;&lt;keyword&gt;Physiology&lt;/keyword&gt;&lt;/keywords&gt;&lt;urls&gt;&lt;related-urls&gt;&lt;url&gt;&amp;lt;Go to ISI&amp;gt;://WOS:A1990DB69100001&lt;/url&gt;&lt;/related-urls&gt;&lt;/urls&gt;&lt;isbn&gt;0048-5772&lt;/isbn&gt;&lt;work-type&gt;Article&lt;/work-type&gt;&lt;titles&gt;&lt;title&gt;METHODOLOGICAL GUIDELINES FOR IMPEDANCE CARDIOGRAPHY&lt;/title&gt;&lt;secondary-title&gt;Psychophysiology&lt;/secondary-title&gt;&lt;alt-title&gt;Psychophysiology&lt;/alt-title&gt;&lt;/titles&gt;&lt;pages&gt;1-23&lt;/pages&gt;&lt;number&gt;1&lt;/number&gt;&lt;contributors&gt;&lt;authors&gt;&lt;author&gt;Sherwood, A.&lt;/author&gt;&lt;author&gt;Allen, M. T.&lt;/author&gt;&lt;author&gt;Fahrenberg, J.&lt;/author&gt;&lt;author&gt;Kelsey, R. M.&lt;/author&gt;&lt;author&gt;Lovallo, W. R.&lt;/author&gt;&lt;author&gt;Vandoornen, L. J. P.&lt;/author&gt;&lt;/authors&gt;&lt;/contributors&gt;&lt;language&gt;English&lt;/language&gt;&lt;added-date format="utc"&gt;1522484644&lt;/added-date&gt;&lt;ref-type name="Journal Article"&gt;17&lt;/ref-type&gt;&lt;auth-address&gt;UNIV SO MISSISSIPPI, HATTIESBURG, MS 39406 USA. UNIV FREIBURG, W-7800 FREIBURG, GERMANY. SUNY BUFFALO, BUFFALO, NY 14260 USA. VET ADM MED CTR, OKLAHOMA CITY, OK 73104 USA. UNIV OKLAHOMA, HLTH SCI CTR, OKLAHOMA CITY, OK 73190 USA. FREE UNIV AMSTERDAM, 1007 MC AMSTERDAM, NETHERLANDS.&amp;#xD;SHERWOOD, A (reprint author), UNIV N CAROLINA, DEPT PSYCHIAT, CB 7175, MED RES BLDG A, CHAPEL HILL, NC 27599 USA.&lt;/auth-address&gt;&lt;rec-number&gt;88&lt;/rec-number&gt;&lt;last-updated-date format="utc"&gt;1522484644&lt;/last-updated-date&gt;&lt;accession-num&gt;WOS:A1990DB69100001&lt;/accession-num&gt;&lt;electronic-resource-num&gt;10.1111/j.1469-8986.1990.tb02171.x&lt;/electronic-resource-num&gt;&lt;volume&gt;27&lt;/volume&gt;&lt;/record&gt;&lt;/Cite&gt;&lt;/EndNote&gt;</w:instrText>
      </w:r>
      <w:r w:rsidRPr="00FA362E">
        <w:rPr>
          <w:lang w:val="sk-SK"/>
        </w:rPr>
        <w:fldChar w:fldCharType="separate"/>
      </w:r>
      <w:r w:rsidR="004B0F7D">
        <w:rPr>
          <w:noProof/>
          <w:lang w:val="sk-SK"/>
        </w:rPr>
        <w:t>[55]</w:t>
      </w:r>
      <w:r w:rsidRPr="00FA362E">
        <w:rPr>
          <w:lang w:val="sk-SK"/>
        </w:rPr>
        <w:fldChar w:fldCharType="end"/>
      </w:r>
      <w:r w:rsidRPr="00FA362E">
        <w:rPr>
          <w:lang w:val="sk-SK"/>
        </w:rPr>
        <w:t xml:space="preserve">. V praxi sa však pre problémy pri detekcii počiatku systoly nahrádza bod B nulovou úrovňou derivovanej impedancie, pretože bod B sa často nachádza práve na tejto hodnote, ako uvádza </w:t>
      </w:r>
      <w:r w:rsidRPr="00FA362E">
        <w:rPr>
          <w:lang w:val="sk-SK"/>
        </w:rPr>
        <w:fldChar w:fldCharType="begin"/>
      </w:r>
      <w:r w:rsidRPr="00FA362E">
        <w:rPr>
          <w:lang w:val="sk-SK"/>
        </w:rPr>
        <w:instrText xml:space="preserve"> REF _Ref510254830 \h </w:instrText>
      </w:r>
      <w:r w:rsidRPr="00FA362E">
        <w:rPr>
          <w:lang w:val="sk-SK"/>
        </w:rPr>
      </w:r>
      <w:r w:rsidRPr="00FA362E">
        <w:rPr>
          <w:lang w:val="sk-SK"/>
        </w:rPr>
        <w:fldChar w:fldCharType="separate"/>
      </w:r>
      <w:r w:rsidR="00B85020" w:rsidRPr="00FA362E">
        <w:rPr>
          <w:lang w:val="sk-SK"/>
        </w:rPr>
        <w:t xml:space="preserve">Obrázok </w:t>
      </w:r>
      <w:r w:rsidR="00B85020">
        <w:rPr>
          <w:noProof/>
          <w:lang w:val="sk-SK"/>
        </w:rPr>
        <w:t>1</w:t>
      </w:r>
      <w:r w:rsidR="00B85020">
        <w:rPr>
          <w:lang w:val="sk-SK"/>
        </w:rPr>
        <w:t>.</w:t>
      </w:r>
      <w:r w:rsidR="00B85020">
        <w:rPr>
          <w:noProof/>
          <w:lang w:val="sk-SK"/>
        </w:rPr>
        <w:t>11</w:t>
      </w:r>
      <w:r w:rsidRPr="00FA362E">
        <w:rPr>
          <w:lang w:val="sk-SK"/>
        </w:rPr>
        <w:fldChar w:fldCharType="end"/>
      </w:r>
      <w:r w:rsidRPr="00FA362E">
        <w:rPr>
          <w:lang w:val="sk-SK"/>
        </w:rPr>
        <w:t>.</w:t>
      </w:r>
    </w:p>
    <w:p w14:paraId="7E51BA44" w14:textId="77777777" w:rsidR="00A41844" w:rsidRPr="00FA362E" w:rsidRDefault="00A41844" w:rsidP="00A41844">
      <w:pPr>
        <w:rPr>
          <w:lang w:val="sk-SK"/>
        </w:rPr>
      </w:pPr>
    </w:p>
    <w:p w14:paraId="2063D14B" w14:textId="77777777" w:rsidR="00A41844" w:rsidRPr="00FA362E" w:rsidRDefault="00A41844" w:rsidP="00A41844">
      <w:pPr>
        <w:pStyle w:val="Nadpis3"/>
        <w:rPr>
          <w:lang w:val="sk-SK"/>
        </w:rPr>
      </w:pPr>
      <w:bookmarkStart w:id="154" w:name="_Toc386404205"/>
      <w:bookmarkStart w:id="155" w:name="_Toc513981472"/>
      <w:r w:rsidRPr="00FA362E">
        <w:rPr>
          <w:lang w:val="sk-SK"/>
        </w:rPr>
        <w:t>LVET interval  - určenie konca systoly</w:t>
      </w:r>
      <w:bookmarkEnd w:id="154"/>
      <w:bookmarkEnd w:id="155"/>
    </w:p>
    <w:p w14:paraId="3060F733" w14:textId="77777777" w:rsidR="00A41844" w:rsidRPr="00FA362E" w:rsidRDefault="00A41844" w:rsidP="00A41844">
      <w:pPr>
        <w:rPr>
          <w:lang w:val="sk-SK"/>
        </w:rPr>
      </w:pPr>
    </w:p>
    <w:p w14:paraId="12F827E9" w14:textId="01BDD077" w:rsidR="00A41844" w:rsidRPr="00FA362E" w:rsidRDefault="00A41844" w:rsidP="00A41844">
      <w:pPr>
        <w:rPr>
          <w:lang w:val="sk-SK"/>
        </w:rPr>
      </w:pPr>
      <w:r w:rsidRPr="00FA362E">
        <w:rPr>
          <w:lang w:val="sk-SK"/>
        </w:rPr>
        <w:t xml:space="preserve">Bod X je najnižším bodom na -dZ/dt a má reprezentovať koniec LVET intervalu </w:t>
      </w:r>
      <w:r w:rsidRPr="00FA362E">
        <w:rPr>
          <w:lang w:val="sk-SK"/>
        </w:rPr>
        <w:fldChar w:fldCharType="begin"/>
      </w:r>
      <w:r w:rsidR="004B0F7D">
        <w:rPr>
          <w:lang w:val="sk-SK"/>
        </w:rPr>
        <w:instrText xml:space="preserve"> ADDIN EN.CITE &lt;EndNote&gt;&lt;Cite&gt;&lt;Author&gt;Sherwood&lt;/Author&gt;&lt;Year&gt;1990&lt;/Year&gt;&lt;IDText&gt;METHODOLOGICAL GUIDELINES FOR IMPEDANCE CARDIOGRAPHY&lt;/IDText&gt;&lt;DisplayText&gt;[55]&lt;/DisplayText&gt;&lt;record&gt;&lt;dates&gt;&lt;pub-dates&gt;&lt;date&gt;Jan&lt;/date&gt;&lt;/pub-dates&gt;&lt;year&gt;1990&lt;/year&gt;&lt;/dates&gt;&lt;keywords&gt;&lt;keyword&gt;Psychology&lt;/keyword&gt;&lt;keyword&gt;Neurosciences &amp;amp; Neurology&lt;/keyword&gt;&lt;keyword&gt;Physiology&lt;/keyword&gt;&lt;/keywords&gt;&lt;urls&gt;&lt;related-urls&gt;&lt;url&gt;&amp;lt;Go to ISI&amp;gt;://WOS:A1990DB69100001&lt;/url&gt;&lt;/related-urls&gt;&lt;/urls&gt;&lt;isbn&gt;0048-5772&lt;/isbn&gt;&lt;work-type&gt;Article&lt;/work-type&gt;&lt;titles&gt;&lt;title&gt;METHODOLOGICAL GUIDELINES FOR IMPEDANCE CARDIOGRAPHY&lt;/title&gt;&lt;secondary-title&gt;Psychophysiology&lt;/secondary-title&gt;&lt;alt-title&gt;Psychophysiology&lt;/alt-title&gt;&lt;/titles&gt;&lt;pages&gt;1-23&lt;/pages&gt;&lt;number&gt;1&lt;/number&gt;&lt;contributors&gt;&lt;authors&gt;&lt;author&gt;Sherwood, A.&lt;/author&gt;&lt;author&gt;Allen, M. T.&lt;/author&gt;&lt;author&gt;Fahrenberg, J.&lt;/author&gt;&lt;author&gt;Kelsey, R. M.&lt;/author&gt;&lt;author&gt;Lovallo, W. R.&lt;/author&gt;&lt;author&gt;Vandoornen, L. J. P.&lt;/author&gt;&lt;/authors&gt;&lt;/contributors&gt;&lt;language&gt;English&lt;/language&gt;&lt;added-date format="utc"&gt;1522484644&lt;/added-date&gt;&lt;ref-type name="Journal Article"&gt;17&lt;/ref-type&gt;&lt;auth-address&gt;UNIV SO MISSISSIPPI, HATTIESBURG, MS 39406 USA. UNIV FREIBURG, W-7800 FREIBURG, GERMANY. SUNY BUFFALO, BUFFALO, NY 14260 USA. VET ADM MED CTR, OKLAHOMA CITY, OK 73104 USA. UNIV OKLAHOMA, HLTH SCI CTR, OKLAHOMA CITY, OK 73190 USA. FREE UNIV AMSTERDAM, 1007 MC AMSTERDAM, NETHERLANDS.&amp;#xD;SHERWOOD, A (reprint author), UNIV N CAROLINA, DEPT PSYCHIAT, CB 7175, MED RES BLDG A, CHAPEL HILL, NC 27599 USA.&lt;/auth-address&gt;&lt;rec-number&gt;88&lt;/rec-number&gt;&lt;last-updated-date format="utc"&gt;1522484644&lt;/last-updated-date&gt;&lt;accession-num&gt;WOS:A1990DB69100001&lt;/accession-num&gt;&lt;electronic-resource-num&gt;10.1111/j.1469-8986.1990.tb02171.x&lt;/electronic-resource-num&gt;&lt;volume&gt;27&lt;/volume&gt;&lt;/record&gt;&lt;/Cite&gt;&lt;/EndNote&gt;</w:instrText>
      </w:r>
      <w:r w:rsidRPr="00FA362E">
        <w:rPr>
          <w:lang w:val="sk-SK"/>
        </w:rPr>
        <w:fldChar w:fldCharType="separate"/>
      </w:r>
      <w:r w:rsidR="004B0F7D">
        <w:rPr>
          <w:noProof/>
          <w:lang w:val="sk-SK"/>
        </w:rPr>
        <w:t>[55]</w:t>
      </w:r>
      <w:r w:rsidRPr="00FA362E">
        <w:rPr>
          <w:lang w:val="sk-SK"/>
        </w:rPr>
        <w:fldChar w:fldCharType="end"/>
      </w:r>
      <w:r w:rsidRPr="00FA362E">
        <w:rPr>
          <w:lang w:val="sk-SK"/>
        </w:rPr>
        <w:t xml:space="preserve">. Tento zdroj udáva, že u väčšiny ľudí je tento bod dobre definovaný, u cca 10% môžu byť v blízkosti dva či viac takýchto bodov, čo prináša možnosť chyby pri určení konca LVET </w:t>
      </w:r>
      <w:r w:rsidRPr="00FA362E">
        <w:rPr>
          <w:lang w:val="sk-SK"/>
        </w:rPr>
        <w:lastRenderedPageBreak/>
        <w:t>intervalu. Pomôcť by vtedy mal druhý srdcový zvuk – S2, ktorý by mal korešpondovať s bodom X.</w:t>
      </w:r>
    </w:p>
    <w:bookmarkEnd w:id="0"/>
    <w:bookmarkEnd w:id="1"/>
    <w:p w14:paraId="17C1A2B1" w14:textId="77777777" w:rsidR="00CE547F" w:rsidRPr="00FA362E" w:rsidRDefault="00CE547F" w:rsidP="00CE547F">
      <w:pPr>
        <w:pStyle w:val="Popis"/>
        <w:rPr>
          <w:lang w:val="sk-SK"/>
        </w:rPr>
      </w:pPr>
    </w:p>
    <w:p w14:paraId="7A8B25C2" w14:textId="77777777" w:rsidR="00CE547F" w:rsidRPr="00FA362E" w:rsidRDefault="00CE547F" w:rsidP="00CE547F">
      <w:pPr>
        <w:pStyle w:val="Nadpis3"/>
        <w:rPr>
          <w:lang w:val="sk-SK"/>
        </w:rPr>
      </w:pPr>
      <w:bookmarkStart w:id="156" w:name="_Toc386404209"/>
      <w:bookmarkStart w:id="157" w:name="_Toc510268145"/>
      <w:bookmarkStart w:id="158" w:name="_Toc513981473"/>
      <w:r w:rsidRPr="00FA362E">
        <w:rPr>
          <w:lang w:val="sk-SK"/>
        </w:rPr>
        <w:t>Spracovanie HS</w:t>
      </w:r>
      <w:bookmarkEnd w:id="156"/>
      <w:bookmarkEnd w:id="157"/>
      <w:bookmarkEnd w:id="158"/>
    </w:p>
    <w:p w14:paraId="47346BED" w14:textId="77777777" w:rsidR="00CE547F" w:rsidRPr="00FA362E" w:rsidRDefault="00CE547F" w:rsidP="00CE547F">
      <w:pPr>
        <w:rPr>
          <w:lang w:val="sk-SK"/>
        </w:rPr>
      </w:pPr>
    </w:p>
    <w:p w14:paraId="411D4507" w14:textId="6966CDC9" w:rsidR="00CE547F" w:rsidRPr="00FA362E" w:rsidRDefault="00CE547F" w:rsidP="00CE547F">
      <w:pPr>
        <w:rPr>
          <w:lang w:val="sk-SK"/>
        </w:rPr>
      </w:pPr>
      <w:r w:rsidRPr="00FA362E">
        <w:rPr>
          <w:lang w:val="sk-SK"/>
        </w:rPr>
        <w:t xml:space="preserve">Analýza HS sa dá rozdeliť do troch krokov </w:t>
      </w:r>
      <w:r w:rsidRPr="00FA362E">
        <w:rPr>
          <w:lang w:val="sk-SK"/>
        </w:rPr>
        <w:fldChar w:fldCharType="begin"/>
      </w:r>
      <w:r w:rsidR="004B0F7D">
        <w:rPr>
          <w:lang w:val="sk-SK"/>
        </w:rPr>
        <w:instrText xml:space="preserve"> ADDIN EN.CITE &lt;EndNote&gt;&lt;Cite&gt;&lt;Author&gt;Yuenyong&lt;/Author&gt;&lt;Year&gt;2011&lt;/Year&gt;&lt;IDText&gt;A framework for automatic heart sound analysis without segmentation&lt;/IDText&gt;&lt;DisplayText&gt;[57]&lt;/DisplayText&gt;&lt;record&gt;&lt;dates&gt;&lt;pub-dates&gt;&lt;date&gt;Feb&lt;/date&gt;&lt;/pub-dates&gt;&lt;year&gt;2011&lt;/year&gt;&lt;/dates&gt;&lt;keywords&gt;&lt;keyword&gt;artificial neural-network&lt;/keyword&gt;&lt;keyword&gt;classification&lt;/keyword&gt;&lt;keyword&gt;Engineering&lt;/keyword&gt;&lt;/keywords&gt;&lt;urls&gt;&lt;related-urls&gt;&lt;url&gt;&amp;lt;Go to ISI&amp;gt;://WOS:000287976100001&lt;/url&gt;&lt;/related-urls&gt;&lt;/urls&gt;&lt;isbn&gt;1475-925X&lt;/isbn&gt;&lt;work-type&gt;Article&lt;/work-type&gt;&lt;titles&gt;&lt;title&gt;A framework for automatic heart sound analysis without segmentation&lt;/title&gt;&lt;secondary-title&gt;Biomedical Engineering Online&lt;/secondary-title&gt;&lt;alt-title&gt;Biomed. Eng. Online&lt;/alt-title&gt;&lt;/titles&gt;&lt;pages&gt;23&lt;/pages&gt;&lt;contributors&gt;&lt;authors&gt;&lt;author&gt;Yuenyong, S.&lt;/author&gt;&lt;author&gt;Nishihara, A.&lt;/author&gt;&lt;author&gt;Kongprawechnon, W.&lt;/author&gt;&lt;author&gt;Tungpimolrut, K.&lt;/author&gt;&lt;/authors&gt;&lt;/contributors&gt;&lt;custom7&gt;13&lt;/custom7&gt;&lt;language&gt;English&lt;/language&gt;&lt;added-date format="utc"&gt;1522486553&lt;/added-date&gt;&lt;ref-type name="Journal Article"&gt;17&lt;/ref-type&gt;&lt;auth-address&gt;[Yuenyong, Sumeth&amp;#xD;Nishihara, Akinori] Tokyo Inst Technol, Dept Commun &amp;amp; Integrated Syst, Meguro Ku, Tokyo 1528552, Japan. [Kongprawechnon, Waree] Thammasat Univ, SIIT, Dept Informat Comp &amp;amp; Commun Technol, Muang 12000, Pathum Thani, Thailand. [Tungpimolrut, Kanokvate] Natl Elect &amp;amp; Comp Technol Ctr NECTEC, Ind Control &amp;amp; Automat Lab, Khlong Luang 12120, Pathum Thani, Thailand.&amp;#xD;Yuenyong, S (reprint author), Tokyo Inst Technol, Dept Commun &amp;amp; Integrated Syst, Meguro Ku, Japan 2-12-1-W9-108 Ookayama, Tokyo 1528552, Japan.&amp;#xD;toey123@gmail.com&lt;/auth-address&gt;&lt;rec-number&gt;94&lt;/rec-number&gt;&lt;last-updated-date format="utc"&gt;1522486553&lt;/last-updated-date&gt;&lt;accession-num&gt;WOS:000287976100001&lt;/accession-num&gt;&lt;electronic-resource-num&gt;10.1186/1475-925x-10-13&lt;/electronic-resource-num&gt;&lt;volume&gt;10&lt;/volume&gt;&lt;/record&gt;&lt;/Cite&gt;&lt;/EndNote&gt;</w:instrText>
      </w:r>
      <w:r w:rsidRPr="00FA362E">
        <w:rPr>
          <w:lang w:val="sk-SK"/>
        </w:rPr>
        <w:fldChar w:fldCharType="separate"/>
      </w:r>
      <w:r w:rsidR="004B0F7D">
        <w:rPr>
          <w:noProof/>
          <w:lang w:val="sk-SK"/>
        </w:rPr>
        <w:t>[57]</w:t>
      </w:r>
      <w:r w:rsidRPr="00FA362E">
        <w:rPr>
          <w:lang w:val="sk-SK"/>
        </w:rPr>
        <w:fldChar w:fldCharType="end"/>
      </w:r>
      <w:r w:rsidRPr="00FA362E">
        <w:rPr>
          <w:lang w:val="sk-SK"/>
        </w:rPr>
        <w:t xml:space="preserve">: </w:t>
      </w:r>
    </w:p>
    <w:p w14:paraId="1AEE06E5" w14:textId="77777777" w:rsidR="00CE547F" w:rsidRPr="00FA362E" w:rsidRDefault="00CE547F" w:rsidP="00CE547F">
      <w:pPr>
        <w:pStyle w:val="Odsekzoznamu"/>
        <w:numPr>
          <w:ilvl w:val="0"/>
          <w:numId w:val="13"/>
        </w:numPr>
        <w:rPr>
          <w:lang w:val="sk-SK"/>
        </w:rPr>
      </w:pPr>
      <w:r w:rsidRPr="00FA362E">
        <w:rPr>
          <w:lang w:val="sk-SK"/>
        </w:rPr>
        <w:t xml:space="preserve">Segmentácia </w:t>
      </w:r>
    </w:p>
    <w:p w14:paraId="388B4181" w14:textId="77777777" w:rsidR="00CE547F" w:rsidRPr="00FA362E" w:rsidRDefault="00CE547F" w:rsidP="00CE547F">
      <w:pPr>
        <w:pStyle w:val="Odsekzoznamu"/>
        <w:numPr>
          <w:ilvl w:val="0"/>
          <w:numId w:val="13"/>
        </w:numPr>
        <w:rPr>
          <w:lang w:val="sk-SK"/>
        </w:rPr>
      </w:pPr>
      <w:r w:rsidRPr="00FA362E">
        <w:rPr>
          <w:lang w:val="sk-SK"/>
        </w:rPr>
        <w:t>Extrakcia znakov</w:t>
      </w:r>
    </w:p>
    <w:p w14:paraId="515CC230" w14:textId="77777777" w:rsidR="00CE547F" w:rsidRPr="00FA362E" w:rsidRDefault="00CE547F" w:rsidP="00CE547F">
      <w:pPr>
        <w:pStyle w:val="Odsekzoznamu"/>
        <w:numPr>
          <w:ilvl w:val="0"/>
          <w:numId w:val="13"/>
        </w:numPr>
        <w:rPr>
          <w:lang w:val="sk-SK"/>
        </w:rPr>
      </w:pPr>
      <w:r w:rsidRPr="00FA362E">
        <w:rPr>
          <w:lang w:val="sk-SK"/>
        </w:rPr>
        <w:t xml:space="preserve">Klasifikácia. </w:t>
      </w:r>
    </w:p>
    <w:p w14:paraId="6E927A7C" w14:textId="77777777" w:rsidR="00CE547F" w:rsidRPr="00FA362E" w:rsidRDefault="00CE547F" w:rsidP="00CE547F">
      <w:pPr>
        <w:rPr>
          <w:lang w:val="sk-SK"/>
        </w:rPr>
      </w:pPr>
    </w:p>
    <w:p w14:paraId="0471D917" w14:textId="1716FCA9" w:rsidR="00CE547F" w:rsidRPr="00FA362E" w:rsidRDefault="00CE547F" w:rsidP="00CE547F">
      <w:pPr>
        <w:rPr>
          <w:lang w:val="sk-SK"/>
        </w:rPr>
      </w:pPr>
      <w:r w:rsidRPr="00FA362E">
        <w:rPr>
          <w:lang w:val="sk-SK"/>
        </w:rPr>
        <w:t xml:space="preserve">V prvom kroku – segmentácií sa určujú hranice jednotlivých srdečných cyklov a takisto hranice S1, S2, systoly a diastoly. Segmentácia sa dá rozdeliť na dve základné metódy a to priamu a nepriamu </w:t>
      </w:r>
      <w:r w:rsidRPr="00FA362E">
        <w:rPr>
          <w:lang w:val="sk-SK"/>
        </w:rPr>
        <w:fldChar w:fldCharType="begin"/>
      </w:r>
      <w:r w:rsidR="004B0F7D">
        <w:rPr>
          <w:lang w:val="sk-SK"/>
        </w:rPr>
        <w:instrText xml:space="preserve"> ADDIN EN.CITE &lt;EndNote&gt;&lt;Cite&gt;&lt;Author&gt;Christer&lt;/Author&gt;&lt;Year&gt;2008&lt;/Year&gt;&lt;IDText&gt;NonLinear Phonocardiographic Signal Processing&lt;/IDText&gt;&lt;DisplayText&gt;[58]&lt;/DisplayText&gt;&lt;record&gt;&lt;titles&gt;&lt;title&gt;NonLinear Phonocardiographic Signal Processing&lt;/title&gt;&lt;/titles&gt;&lt;contributors&gt;&lt;authors&gt;&lt;author&gt;Christer Ahlstrom&lt;/author&gt;&lt;/authors&gt;&lt;/contributors&gt;&lt;added-date format="utc"&gt;1522486810&lt;/added-date&gt;&lt;ref-type name="Thesis"&gt;32&lt;/ref-type&gt;&lt;dates&gt;&lt;year&gt;2008&lt;/year&gt;&lt;/dates&gt;&lt;rec-number&gt;95&lt;/rec-number&gt;&lt;publisher&gt;Linkoping University,   Sweden&lt;/publisher&gt;&lt;last-updated-date format="utc"&gt;1522486852&lt;/last-updated-date&gt;&lt;/record&gt;&lt;/Cite&gt;&lt;/EndNote&gt;</w:instrText>
      </w:r>
      <w:r w:rsidRPr="00FA362E">
        <w:rPr>
          <w:lang w:val="sk-SK"/>
        </w:rPr>
        <w:fldChar w:fldCharType="separate"/>
      </w:r>
      <w:r w:rsidR="004B0F7D">
        <w:rPr>
          <w:noProof/>
          <w:lang w:val="sk-SK"/>
        </w:rPr>
        <w:t>[58]</w:t>
      </w:r>
      <w:r w:rsidRPr="00FA362E">
        <w:rPr>
          <w:lang w:val="sk-SK"/>
        </w:rPr>
        <w:fldChar w:fldCharType="end"/>
      </w:r>
      <w:r w:rsidRPr="00FA362E">
        <w:rPr>
          <w:lang w:val="sk-SK"/>
        </w:rPr>
        <w:t xml:space="preserve">. Nepriama segmentácia vychádza z toho, že S1 predchádza R-vlna v EKG signály, preto sa za počiatok srdečného cyklu považuje R-vlna. Takto určený začiatok srdečného cyklu tiež slúži ako referencia pre detekciu S1 a S2. Priama segmentácia používa k vymedzenie srdečného cyklu výhradne HS. Dôležitá je tu transformácia signálu do domény, kde sú zvýraznené zložky S1 a S2. Medzi tieto transformácie patria spočítanie Shannonovej energie, frekvenčná analýza a iné </w:t>
      </w:r>
      <w:r w:rsidRPr="00FA362E">
        <w:rPr>
          <w:lang w:val="sk-SK"/>
        </w:rPr>
        <w:fldChar w:fldCharType="begin"/>
      </w:r>
      <w:r w:rsidR="004B0F7D">
        <w:rPr>
          <w:lang w:val="sk-SK"/>
        </w:rPr>
        <w:instrText xml:space="preserve"> ADDIN EN.CITE &lt;EndNote&gt;&lt;Cite&gt;&lt;Author&gt;Christer&lt;/Author&gt;&lt;Year&gt;2008&lt;/Year&gt;&lt;IDText&gt;NonLinear Phonocardiographic Signal Processing&lt;/IDText&gt;&lt;DisplayText&gt;[58]&lt;/DisplayText&gt;&lt;record&gt;&lt;titles&gt;&lt;title&gt;NonLinear Phonocardiographic Signal Processing&lt;/title&gt;&lt;/titles&gt;&lt;contributors&gt;&lt;authors&gt;&lt;author&gt;Christer Ahlstrom&lt;/author&gt;&lt;/authors&gt;&lt;/contributors&gt;&lt;added-date format="utc"&gt;1522486810&lt;/added-date&gt;&lt;ref-type name="Thesis"&gt;32&lt;/ref-type&gt;&lt;dates&gt;&lt;year&gt;2008&lt;/year&gt;&lt;/dates&gt;&lt;rec-number&gt;95&lt;/rec-number&gt;&lt;publisher&gt;Linkoping University,   Sweden&lt;/publisher&gt;&lt;last-updated-date format="utc"&gt;1522486852&lt;/last-updated-date&gt;&lt;/record&gt;&lt;/Cite&gt;&lt;/EndNote&gt;</w:instrText>
      </w:r>
      <w:r w:rsidRPr="00FA362E">
        <w:rPr>
          <w:lang w:val="sk-SK"/>
        </w:rPr>
        <w:fldChar w:fldCharType="separate"/>
      </w:r>
      <w:r w:rsidR="004B0F7D">
        <w:rPr>
          <w:noProof/>
          <w:lang w:val="sk-SK"/>
        </w:rPr>
        <w:t>[58]</w:t>
      </w:r>
      <w:r w:rsidRPr="00FA362E">
        <w:rPr>
          <w:lang w:val="sk-SK"/>
        </w:rPr>
        <w:fldChar w:fldCharType="end"/>
      </w:r>
      <w:r w:rsidRPr="00FA362E">
        <w:rPr>
          <w:lang w:val="sk-SK"/>
        </w:rPr>
        <w:t xml:space="preserve">. Po transformácií a vytvorení obálky zo signálu sa pomocou prahovania extrahujú S1 a S2. Takto sa mimo iného určí aj srdečný cyklus ako S1-S1 interval. Takáto detekcia je problematická hlavne pri patologických signáloch, kde sa objavujú S3, S4 a šelest, čo spôsobuje falošné detekcie špičiek signálu. Komplikácie sa však objavujú aj pri nepriamej detekcií, pretože R-vlna je pri niektorých pacientoch málo výrazná. </w:t>
      </w:r>
    </w:p>
    <w:p w14:paraId="1EA20C84" w14:textId="77777777" w:rsidR="00CE547F" w:rsidRPr="00FA362E" w:rsidRDefault="00CE547F" w:rsidP="00CE547F">
      <w:pPr>
        <w:rPr>
          <w:lang w:val="sk-SK"/>
        </w:rPr>
      </w:pPr>
    </w:p>
    <w:p w14:paraId="49C6F088" w14:textId="4E368E29" w:rsidR="00CE547F" w:rsidRPr="00FA362E" w:rsidRDefault="00CE547F" w:rsidP="00CE547F">
      <w:pPr>
        <w:rPr>
          <w:lang w:val="sk-SK"/>
        </w:rPr>
      </w:pPr>
      <w:r w:rsidRPr="00FA362E">
        <w:rPr>
          <w:lang w:val="sk-SK"/>
        </w:rPr>
        <w:t xml:space="preserve">Extrakcia znakov znamená získanie užitočnej informácie zo HS. Extrakcia sa dá znova rozdeliť na dve skupiny </w:t>
      </w:r>
      <w:r w:rsidRPr="00FA362E">
        <w:rPr>
          <w:lang w:val="sk-SK"/>
        </w:rPr>
        <w:fldChar w:fldCharType="begin"/>
      </w:r>
      <w:r w:rsidR="004B0F7D">
        <w:rPr>
          <w:lang w:val="sk-SK"/>
        </w:rPr>
        <w:instrText xml:space="preserve"> ADDIN EN.CITE &lt;EndNote&gt;&lt;Cite&gt;&lt;Author&gt;Yuenyong&lt;/Author&gt;&lt;Year&gt;2011&lt;/Year&gt;&lt;IDText&gt;A framework for automatic heart sound analysis without segmentation&lt;/IDText&gt;&lt;DisplayText&gt;[57]&lt;/DisplayText&gt;&lt;record&gt;&lt;dates&gt;&lt;pub-dates&gt;&lt;date&gt;Feb&lt;/date&gt;&lt;/pub-dates&gt;&lt;year&gt;2011&lt;/year&gt;&lt;/dates&gt;&lt;keywords&gt;&lt;keyword&gt;artificial neural-network&lt;/keyword&gt;&lt;keyword&gt;classification&lt;/keyword&gt;&lt;keyword&gt;Engineering&lt;/keyword&gt;&lt;/keywords&gt;&lt;urls&gt;&lt;related-urls&gt;&lt;url&gt;&amp;lt;Go to ISI&amp;gt;://WOS:000287976100001&lt;/url&gt;&lt;/related-urls&gt;&lt;/urls&gt;&lt;isbn&gt;1475-925X&lt;/isbn&gt;&lt;work-type&gt;Article&lt;/work-type&gt;&lt;titles&gt;&lt;title&gt;A framework for automatic heart sound analysis without segmentation&lt;/title&gt;&lt;secondary-title&gt;Biomedical Engineering Online&lt;/secondary-title&gt;&lt;alt-title&gt;Biomed. Eng. Online&lt;/alt-title&gt;&lt;/titles&gt;&lt;pages&gt;23&lt;/pages&gt;&lt;contributors&gt;&lt;authors&gt;&lt;author&gt;Yuenyong, S.&lt;/author&gt;&lt;author&gt;Nishihara, A.&lt;/author&gt;&lt;author&gt;Kongprawechnon, W.&lt;/author&gt;&lt;author&gt;Tungpimolrut, K.&lt;/author&gt;&lt;/authors&gt;&lt;/contributors&gt;&lt;custom7&gt;13&lt;/custom7&gt;&lt;language&gt;English&lt;/language&gt;&lt;added-date format="utc"&gt;1522486553&lt;/added-date&gt;&lt;ref-type name="Journal Article"&gt;17&lt;/ref-type&gt;&lt;auth-address&gt;[Yuenyong, Sumeth&amp;#xD;Nishihara, Akinori] Tokyo Inst Technol, Dept Commun &amp;amp; Integrated Syst, Meguro Ku, Tokyo 1528552, Japan. [Kongprawechnon, Waree] Thammasat Univ, SIIT, Dept Informat Comp &amp;amp; Commun Technol, Muang 12000, Pathum Thani, Thailand. [Tungpimolrut, Kanokvate] Natl Elect &amp;amp; Comp Technol Ctr NECTEC, Ind Control &amp;amp; Automat Lab, Khlong Luang 12120, Pathum Thani, Thailand.&amp;#xD;Yuenyong, S (reprint author), Tokyo Inst Technol, Dept Commun &amp;amp; Integrated Syst, Meguro Ku, Japan 2-12-1-W9-108 Ookayama, Tokyo 1528552, Japan.&amp;#xD;toey123@gmail.com&lt;/auth-address&gt;&lt;rec-number&gt;94&lt;/rec-number&gt;&lt;last-updated-date format="utc"&gt;1522486553&lt;/last-updated-date&gt;&lt;accession-num&gt;WOS:000287976100001&lt;/accession-num&gt;&lt;electronic-resource-num&gt;10.1186/1475-925x-10-13&lt;/electronic-resource-num&gt;&lt;volume&gt;10&lt;/volume&gt;&lt;/record&gt;&lt;/Cite&gt;&lt;/EndNote&gt;</w:instrText>
      </w:r>
      <w:r w:rsidRPr="00FA362E">
        <w:rPr>
          <w:lang w:val="sk-SK"/>
        </w:rPr>
        <w:fldChar w:fldCharType="separate"/>
      </w:r>
      <w:r w:rsidR="004B0F7D">
        <w:rPr>
          <w:noProof/>
          <w:lang w:val="sk-SK"/>
        </w:rPr>
        <w:t>[57]</w:t>
      </w:r>
      <w:r w:rsidRPr="00FA362E">
        <w:rPr>
          <w:lang w:val="sk-SK"/>
        </w:rPr>
        <w:fldChar w:fldCharType="end"/>
      </w:r>
      <w:r w:rsidRPr="00FA362E">
        <w:rPr>
          <w:lang w:val="sk-SK"/>
        </w:rPr>
        <w:t>: prvou je znalosť určitého ochorenia a jeho vplyv na HS, príkladom je rozdelenie S2 na dva oddelené zvuky, ktoré spôsobuje viaceré ochorenia srdca. Druhou je časovo frekvenčná analýza, ktorá sa snaží zachytiť prípadné zmeny spektra HS.</w:t>
      </w:r>
    </w:p>
    <w:p w14:paraId="70065D4E" w14:textId="77777777" w:rsidR="00CE547F" w:rsidRPr="00FA362E" w:rsidRDefault="00CE547F" w:rsidP="00CE547F">
      <w:pPr>
        <w:rPr>
          <w:lang w:val="sk-SK"/>
        </w:rPr>
      </w:pPr>
    </w:p>
    <w:p w14:paraId="3F36799D" w14:textId="74E2D9FE" w:rsidR="00CE547F" w:rsidRPr="00FA362E" w:rsidRDefault="00CE547F" w:rsidP="00CE547F">
      <w:pPr>
        <w:rPr>
          <w:lang w:val="sk-SK"/>
        </w:rPr>
      </w:pPr>
      <w:r w:rsidRPr="00FA362E">
        <w:rPr>
          <w:lang w:val="sk-SK"/>
        </w:rPr>
        <w:t xml:space="preserve">Po extrakcií špecifických znakov nasleduje ich klasifikácia pre účely diagnostiky </w:t>
      </w:r>
      <w:r w:rsidRPr="00FA362E">
        <w:rPr>
          <w:lang w:val="sk-SK"/>
        </w:rPr>
        <w:fldChar w:fldCharType="begin"/>
      </w:r>
      <w:r w:rsidR="004B0F7D">
        <w:rPr>
          <w:lang w:val="sk-SK"/>
        </w:rPr>
        <w:instrText xml:space="preserve"> ADDIN EN.CITE &lt;EndNote&gt;&lt;Cite&gt;&lt;Author&gt;Wang&lt;/Author&gt;&lt;Year&gt;2016&lt;/Year&gt;&lt;IDText&gt;Improving Classification Accuracy of Heart Sound Recordings by Wavelet Filter and Multiple Features&lt;/IDText&gt;&lt;DisplayText&gt;[59]&lt;/DisplayText&gt;&lt;record&gt;&lt;dates&gt;&lt;pub-dates&gt;&lt;date&gt;Sep 11-14&lt;/date&gt;&lt;/pub-dates&gt;&lt;year&gt;2016&lt;/year&gt;&lt;/dates&gt;&lt;urls&gt;&lt;related-urls&gt;&lt;url&gt;&amp;lt;Go to ISI&amp;gt;://WOS:000405710400288&lt;/url&gt;&lt;/related-urls&gt;&lt;/urls&gt;&lt;isbn&gt;978-1-5090-0895-7&lt;/isbn&gt;&lt;custom2&gt;2016&lt;/custom2&gt;&lt;custom1&gt;NEW YORK&lt;/custom1&gt;&lt;titles&gt;&lt;title&gt;Improving Classification Accuracy of Heart Sound Recordings by Wavelet Filter and Multiple Features&lt;/title&gt;&lt;secondary-title&gt;43rd Computing in Cardiology Conference (CinC)&lt;/secondary-title&gt;&lt;tertiary-title&gt;Computing in Cardiology Conference&lt;/tertiary-title&gt;&lt;/titles&gt;&lt;pages&gt;1149-1152&lt;/pages&gt;&lt;contributors&gt;&lt;authors&gt;&lt;author&gt;Wang, X. P.&lt;/author&gt;&lt;author&gt;Lie, Y. Y.&lt;/author&gt;&lt;/authors&gt;&lt;/contributors&gt;&lt;language&gt;English&lt;/language&gt;&lt;added-date format="utc"&gt;1522487038&lt;/added-date&gt;&lt;pub-location&gt;Vancouver, CANADA&lt;/pub-location&gt;&lt;ref-type name="Conference Proceedings"&gt;10&lt;/ref-type&gt;&lt;auth-address&gt;Wang, XP (reprint author), Shandong Univ, Sch Control Sci &amp;amp; Engn, 17923 Jingshi Rd, Jinan 250061, Peoples R China.&amp;#xD;wangxinpei@sdu.edu.cn&lt;/auth-address&gt;&lt;rec-number&gt;96&lt;/rec-number&gt;&lt;publisher&gt;Ieee&lt;/publisher&gt;&lt;last-updated-date format="utc"&gt;1522487038&lt;/last-updated-date&gt;&lt;contributors&gt;&lt;subsidiary-authors&gt;&lt;author&gt;Shandong Univ, Sch Control Sci&lt;/author&gt;&lt;author&gt;Engn, Jingshi Rd Jinan Peoples R. China&lt;/author&gt;&lt;author&gt;Shandong Univ, Shandong Prov Hosp Dept Med Engn Jinan Peoples R. China&lt;/author&gt;&lt;/subsidiary-authors&gt;&lt;/contributors&gt;&lt;accession-num&gt;WOS:000405710400288&lt;/accession-num&gt;&lt;orig-pub&gt;2016 computing in cardiology conference (cinc), vol 43&lt;/orig-pub&gt;&lt;volume&gt;43&lt;/volume&gt;&lt;/record&gt;&lt;/Cite&gt;&lt;/EndNote&gt;</w:instrText>
      </w:r>
      <w:r w:rsidRPr="00FA362E">
        <w:rPr>
          <w:lang w:val="sk-SK"/>
        </w:rPr>
        <w:fldChar w:fldCharType="separate"/>
      </w:r>
      <w:r w:rsidR="004B0F7D">
        <w:rPr>
          <w:noProof/>
          <w:lang w:val="sk-SK"/>
        </w:rPr>
        <w:t>[59]</w:t>
      </w:r>
      <w:r w:rsidRPr="00FA362E">
        <w:rPr>
          <w:lang w:val="sk-SK"/>
        </w:rPr>
        <w:fldChar w:fldCharType="end"/>
      </w:r>
      <w:r w:rsidRPr="00FA362E">
        <w:rPr>
          <w:lang w:val="sk-SK"/>
        </w:rPr>
        <w:t xml:space="preserve">. </w:t>
      </w:r>
    </w:p>
    <w:p w14:paraId="27E454AD" w14:textId="77777777" w:rsidR="00CE547F" w:rsidRPr="00FA362E" w:rsidRDefault="00CE547F" w:rsidP="00CE547F">
      <w:pPr>
        <w:rPr>
          <w:lang w:val="sk-SK"/>
        </w:rPr>
      </w:pPr>
    </w:p>
    <w:p w14:paraId="7D91461D" w14:textId="77777777" w:rsidR="00CE547F" w:rsidRPr="00FA362E" w:rsidRDefault="00CE547F" w:rsidP="00CE547F">
      <w:pPr>
        <w:pStyle w:val="Nadpis3"/>
        <w:rPr>
          <w:lang w:val="sk-SK"/>
        </w:rPr>
      </w:pPr>
      <w:bookmarkStart w:id="159" w:name="_Toc386404210"/>
      <w:bookmarkStart w:id="160" w:name="_Toc510268146"/>
      <w:bookmarkStart w:id="161" w:name="_Toc513981474"/>
      <w:r w:rsidRPr="00FA362E">
        <w:rPr>
          <w:lang w:val="sk-SK"/>
        </w:rPr>
        <w:t>Komplikácie pri spracovaní HS</w:t>
      </w:r>
      <w:bookmarkEnd w:id="159"/>
      <w:bookmarkEnd w:id="160"/>
      <w:bookmarkEnd w:id="161"/>
    </w:p>
    <w:p w14:paraId="493BBB7F" w14:textId="77777777" w:rsidR="00CE547F" w:rsidRPr="00FA362E" w:rsidRDefault="00CE547F" w:rsidP="00CE547F">
      <w:pPr>
        <w:rPr>
          <w:lang w:val="sk-SK"/>
        </w:rPr>
      </w:pPr>
    </w:p>
    <w:p w14:paraId="1394E5CF" w14:textId="107DD966" w:rsidR="00CE547F" w:rsidRPr="00FA362E" w:rsidRDefault="00CE547F" w:rsidP="00CE547F">
      <w:pPr>
        <w:rPr>
          <w:lang w:val="sk-SK"/>
        </w:rPr>
      </w:pPr>
      <w:r w:rsidRPr="00FA362E">
        <w:rPr>
          <w:lang w:val="sk-SK"/>
        </w:rPr>
        <w:t xml:space="preserve">Pri spracovaní signálu sa stretávame hlavne s týmito problémami </w:t>
      </w:r>
      <w:r w:rsidRPr="00FA362E">
        <w:rPr>
          <w:lang w:val="sk-SK"/>
        </w:rPr>
        <w:fldChar w:fldCharType="begin"/>
      </w:r>
      <w:r w:rsidR="004B0F7D">
        <w:rPr>
          <w:lang w:val="sk-SK"/>
        </w:rPr>
        <w:instrText xml:space="preserve"> ADDIN EN.CITE &lt;EndNote&gt;&lt;Cite&gt;&lt;Author&gt;Yuenyong&lt;/Author&gt;&lt;Year&gt;2011&lt;/Year&gt;&lt;IDText&gt;A framework for automatic heart sound analysis without segmentation&lt;/IDText&gt;&lt;DisplayText&gt;[57]&lt;/DisplayText&gt;&lt;record&gt;&lt;dates&gt;&lt;pub-dates&gt;&lt;date&gt;Feb&lt;/date&gt;&lt;/pub-dates&gt;&lt;year&gt;2011&lt;/year&gt;&lt;/dates&gt;&lt;keywords&gt;&lt;keyword&gt;artificial neural-network&lt;/keyword&gt;&lt;keyword&gt;classification&lt;/keyword&gt;&lt;keyword&gt;Engineering&lt;/keyword&gt;&lt;/keywords&gt;&lt;urls&gt;&lt;related-urls&gt;&lt;url&gt;&amp;lt;Go to ISI&amp;gt;://WOS:000287976100001&lt;/url&gt;&lt;/related-urls&gt;&lt;/urls&gt;&lt;isbn&gt;1475-925X&lt;/isbn&gt;&lt;work-type&gt;Article&lt;/work-type&gt;&lt;titles&gt;&lt;title&gt;A framework for automatic heart sound analysis without segmentation&lt;/title&gt;&lt;secondary-title&gt;Biomedical Engineering Online&lt;/secondary-title&gt;&lt;alt-title&gt;Biomed. Eng. Online&lt;/alt-title&gt;&lt;/titles&gt;&lt;pages&gt;23&lt;/pages&gt;&lt;contributors&gt;&lt;authors&gt;&lt;author&gt;Yuenyong, S.&lt;/author&gt;&lt;author&gt;Nishihara, A.&lt;/author&gt;&lt;author&gt;Kongprawechnon, W.&lt;/author&gt;&lt;author&gt;Tungpimolrut, K.&lt;/author&gt;&lt;/authors&gt;&lt;/contributors&gt;&lt;custom7&gt;13&lt;/custom7&gt;&lt;language&gt;English&lt;/language&gt;&lt;added-date format="utc"&gt;1522486553&lt;/added-date&gt;&lt;ref-type name="Journal Article"&gt;17&lt;/ref-type&gt;&lt;auth-address&gt;[Yuenyong, Sumeth&amp;#xD;Nishihara, Akinori] Tokyo Inst Technol, Dept Commun &amp;amp; Integrated Syst, Meguro Ku, Tokyo 1528552, Japan. [Kongprawechnon, Waree] Thammasat Univ, SIIT, Dept Informat Comp &amp;amp; Commun Technol, Muang 12000, Pathum Thani, Thailand. [Tungpimolrut, Kanokvate] Natl Elect &amp;amp; Comp Technol Ctr NECTEC, Ind Control &amp;amp; Automat Lab, Khlong Luang 12120, Pathum Thani, Thailand.&amp;#xD;Yuenyong, S (reprint author), Tokyo Inst Technol, Dept Commun &amp;amp; Integrated Syst, Meguro Ku, Japan 2-12-1-W9-108 Ookayama, Tokyo 1528552, Japan.&amp;#xD;toey123@gmail.com&lt;/auth-address&gt;&lt;rec-number&gt;94&lt;/rec-number&gt;&lt;last-updated-date format="utc"&gt;1522486553&lt;/last-updated-date&gt;&lt;accession-num&gt;WOS:000287976100001&lt;/accession-num&gt;&lt;electronic-resource-num&gt;10.1186/1475-925x-10-13&lt;/electronic-resource-num&gt;&lt;volume&gt;10&lt;/volume&gt;&lt;/record&gt;&lt;/Cite&gt;&lt;/EndNote&gt;</w:instrText>
      </w:r>
      <w:r w:rsidRPr="00FA362E">
        <w:rPr>
          <w:lang w:val="sk-SK"/>
        </w:rPr>
        <w:fldChar w:fldCharType="separate"/>
      </w:r>
      <w:r w:rsidR="004B0F7D">
        <w:rPr>
          <w:noProof/>
          <w:lang w:val="sk-SK"/>
        </w:rPr>
        <w:t>[57]</w:t>
      </w:r>
      <w:r w:rsidRPr="00FA362E">
        <w:rPr>
          <w:lang w:val="sk-SK"/>
        </w:rPr>
        <w:fldChar w:fldCharType="end"/>
      </w:r>
      <w:r w:rsidRPr="00FA362E">
        <w:rPr>
          <w:lang w:val="sk-SK"/>
        </w:rPr>
        <w:t>:</w:t>
      </w:r>
    </w:p>
    <w:p w14:paraId="5240F48A" w14:textId="77777777" w:rsidR="00CE547F" w:rsidRPr="00FA362E" w:rsidRDefault="00CE547F" w:rsidP="00CE547F">
      <w:pPr>
        <w:rPr>
          <w:lang w:val="sk-SK"/>
        </w:rPr>
      </w:pPr>
    </w:p>
    <w:p w14:paraId="20F230C5" w14:textId="77777777" w:rsidR="00CE547F" w:rsidRPr="00FA362E" w:rsidRDefault="00CE547F" w:rsidP="00CE547F">
      <w:pPr>
        <w:pStyle w:val="Odsekzoznamu"/>
        <w:numPr>
          <w:ilvl w:val="0"/>
          <w:numId w:val="5"/>
        </w:numPr>
        <w:overflowPunct/>
        <w:autoSpaceDE/>
        <w:autoSpaceDN/>
        <w:adjustRightInd/>
        <w:spacing w:after="200" w:line="252" w:lineRule="auto"/>
        <w:contextualSpacing/>
        <w:textAlignment w:val="auto"/>
        <w:rPr>
          <w:lang w:val="sk-SK"/>
        </w:rPr>
      </w:pPr>
      <w:r w:rsidRPr="00FA362E">
        <w:rPr>
          <w:lang w:val="sk-SK"/>
        </w:rPr>
        <w:t>Problém určiť spektrum HS a ich komponent</w:t>
      </w:r>
    </w:p>
    <w:p w14:paraId="0645B8DB" w14:textId="77777777" w:rsidR="00CE547F" w:rsidRPr="00FA362E" w:rsidRDefault="00CE547F" w:rsidP="00CE547F">
      <w:pPr>
        <w:pStyle w:val="Odsekzoznamu"/>
        <w:numPr>
          <w:ilvl w:val="0"/>
          <w:numId w:val="5"/>
        </w:numPr>
        <w:overflowPunct/>
        <w:autoSpaceDE/>
        <w:autoSpaceDN/>
        <w:adjustRightInd/>
        <w:spacing w:after="200" w:line="252" w:lineRule="auto"/>
        <w:contextualSpacing/>
        <w:textAlignment w:val="auto"/>
        <w:rPr>
          <w:lang w:val="sk-SK"/>
        </w:rPr>
      </w:pPr>
      <w:r w:rsidRPr="00FA362E">
        <w:rPr>
          <w:lang w:val="sk-SK"/>
        </w:rPr>
        <w:t>Problém rozlíšiť spektrum jednotlivých HS</w:t>
      </w:r>
    </w:p>
    <w:p w14:paraId="3BD16161" w14:textId="77777777" w:rsidR="00CE547F" w:rsidRPr="00FA362E" w:rsidRDefault="00CE547F" w:rsidP="00CE547F">
      <w:pPr>
        <w:pStyle w:val="Odsekzoznamu"/>
        <w:numPr>
          <w:ilvl w:val="0"/>
          <w:numId w:val="5"/>
        </w:numPr>
        <w:overflowPunct/>
        <w:autoSpaceDE/>
        <w:autoSpaceDN/>
        <w:adjustRightInd/>
        <w:spacing w:after="200" w:line="252" w:lineRule="auto"/>
        <w:contextualSpacing/>
        <w:textAlignment w:val="auto"/>
        <w:rPr>
          <w:lang w:val="sk-SK"/>
        </w:rPr>
      </w:pPr>
      <w:r w:rsidRPr="00FA362E">
        <w:rPr>
          <w:lang w:val="sk-SK"/>
        </w:rPr>
        <w:t>Problém určiť variabilitu energie v rôznych HS</w:t>
      </w:r>
    </w:p>
    <w:p w14:paraId="6A91AC70" w14:textId="77777777" w:rsidR="00CE547F" w:rsidRPr="00FA362E" w:rsidRDefault="00CE547F" w:rsidP="00CE547F">
      <w:pPr>
        <w:pStyle w:val="Odsekzoznamu"/>
        <w:numPr>
          <w:ilvl w:val="0"/>
          <w:numId w:val="5"/>
        </w:numPr>
        <w:overflowPunct/>
        <w:autoSpaceDE/>
        <w:autoSpaceDN/>
        <w:adjustRightInd/>
        <w:spacing w:after="200" w:line="252" w:lineRule="auto"/>
        <w:contextualSpacing/>
        <w:textAlignment w:val="auto"/>
        <w:rPr>
          <w:lang w:val="sk-SK"/>
        </w:rPr>
      </w:pPr>
      <w:r w:rsidRPr="00FA362E">
        <w:rPr>
          <w:lang w:val="sk-SK"/>
        </w:rPr>
        <w:t>Artefakty a rušenie často zamaskujú HS</w:t>
      </w:r>
    </w:p>
    <w:p w14:paraId="71913B99" w14:textId="77777777" w:rsidR="00CE547F" w:rsidRPr="00FA362E" w:rsidRDefault="00CE547F" w:rsidP="00CE547F">
      <w:pPr>
        <w:pStyle w:val="Odsekzoznamu"/>
        <w:numPr>
          <w:ilvl w:val="0"/>
          <w:numId w:val="5"/>
        </w:numPr>
        <w:overflowPunct/>
        <w:autoSpaceDE/>
        <w:autoSpaceDN/>
        <w:adjustRightInd/>
        <w:spacing w:after="200" w:line="252" w:lineRule="auto"/>
        <w:contextualSpacing/>
        <w:textAlignment w:val="auto"/>
        <w:rPr>
          <w:lang w:val="sk-SK"/>
        </w:rPr>
      </w:pPr>
      <w:r w:rsidRPr="00FA362E">
        <w:rPr>
          <w:lang w:val="sk-SK"/>
        </w:rPr>
        <w:t>Problém určiť hranice jednotlivých HS</w:t>
      </w:r>
    </w:p>
    <w:p w14:paraId="6BA84089" w14:textId="6B28210B" w:rsidR="00CE547F" w:rsidRPr="00FA362E" w:rsidRDefault="00CE547F" w:rsidP="00CE547F">
      <w:pPr>
        <w:rPr>
          <w:lang w:val="sk-SK"/>
        </w:rPr>
      </w:pPr>
      <w:r w:rsidRPr="00FA362E">
        <w:rPr>
          <w:lang w:val="sk-SK"/>
        </w:rPr>
        <w:t xml:space="preserve">Aj napriek pokrokom v spracovávaní signálov a veľkému počtu štúdií zaoberajúcimi sa HS stále existujú veľké problémy pri spracovávaní HS. Podľa </w:t>
      </w:r>
      <w:r w:rsidRPr="00FA362E">
        <w:rPr>
          <w:lang w:val="sk-SK"/>
        </w:rPr>
        <w:fldChar w:fldCharType="begin"/>
      </w:r>
      <w:r w:rsidR="004B0F7D">
        <w:rPr>
          <w:lang w:val="sk-SK"/>
        </w:rPr>
        <w:instrText xml:space="preserve"> ADDIN EN.CITE &lt;EndNote&gt;&lt;Cite&gt;&lt;Author&gt;Yuenyong&lt;/Author&gt;&lt;Year&gt;2011&lt;/Year&gt;&lt;IDText&gt;A framework for automatic heart sound analysis without segmentation&lt;/IDText&gt;&lt;DisplayText&gt;[57]&lt;/DisplayText&gt;&lt;record&gt;&lt;dates&gt;&lt;pub-dates&gt;&lt;date&gt;Feb&lt;/date&gt;&lt;/pub-dates&gt;&lt;year&gt;2011&lt;/year&gt;&lt;/dates&gt;&lt;keywords&gt;&lt;keyword&gt;artificial neural-network&lt;/keyword&gt;&lt;keyword&gt;classification&lt;/keyword&gt;&lt;keyword&gt;Engineering&lt;/keyword&gt;&lt;/keywords&gt;&lt;urls&gt;&lt;related-urls&gt;&lt;url&gt;&amp;lt;Go to ISI&amp;gt;://WOS:000287976100001&lt;/url&gt;&lt;/related-urls&gt;&lt;/urls&gt;&lt;isbn&gt;1475-925X&lt;/isbn&gt;&lt;work-type&gt;Article&lt;/work-type&gt;&lt;titles&gt;&lt;title&gt;A framework for automatic heart sound analysis without segmentation&lt;/title&gt;&lt;secondary-title&gt;Biomedical Engineering Online&lt;/secondary-title&gt;&lt;alt-title&gt;Biomed. Eng. Online&lt;/alt-title&gt;&lt;/titles&gt;&lt;pages&gt;23&lt;/pages&gt;&lt;contributors&gt;&lt;authors&gt;&lt;author&gt;Yuenyong, S.&lt;/author&gt;&lt;author&gt;Nishihara, A.&lt;/author&gt;&lt;author&gt;Kongprawechnon, W.&lt;/author&gt;&lt;author&gt;Tungpimolrut, K.&lt;/author&gt;&lt;/authors&gt;&lt;/contributors&gt;&lt;custom7&gt;13&lt;/custom7&gt;&lt;language&gt;English&lt;/language&gt;&lt;added-date format="utc"&gt;1522486553&lt;/added-date&gt;&lt;ref-type name="Journal Article"&gt;17&lt;/ref-type&gt;&lt;auth-address&gt;[Yuenyong, Sumeth&amp;#xD;Nishihara, Akinori] Tokyo Inst Technol, Dept Commun &amp;amp; Integrated Syst, Meguro Ku, Tokyo 1528552, Japan. [Kongprawechnon, Waree] Thammasat Univ, SIIT, Dept Informat Comp &amp;amp; Commun Technol, Muang 12000, Pathum Thani, Thailand. [Tungpimolrut, Kanokvate] Natl Elect &amp;amp; Comp Technol Ctr NECTEC, Ind Control &amp;amp; Automat Lab, Khlong Luang 12120, Pathum Thani, Thailand.&amp;#xD;Yuenyong, S (reprint author), Tokyo Inst Technol, Dept Commun &amp;amp; Integrated Syst, Meguro Ku, Japan 2-12-1-W9-108 Ookayama, Tokyo 1528552, Japan.&amp;#xD;toey123@gmail.com&lt;/auth-address&gt;&lt;rec-number&gt;94&lt;/rec-number&gt;&lt;last-updated-date format="utc"&gt;1522486553&lt;/last-updated-date&gt;&lt;accession-num&gt;WOS:000287976100001&lt;/accession-num&gt;&lt;electronic-resource-num&gt;10.1186/1475-925x-10-13&lt;/electronic-resource-num&gt;&lt;volume&gt;10&lt;/volume&gt;&lt;/record&gt;&lt;/Cite&gt;&lt;/EndNote&gt;</w:instrText>
      </w:r>
      <w:r w:rsidRPr="00FA362E">
        <w:rPr>
          <w:lang w:val="sk-SK"/>
        </w:rPr>
        <w:fldChar w:fldCharType="separate"/>
      </w:r>
      <w:r w:rsidR="004B0F7D">
        <w:rPr>
          <w:noProof/>
          <w:lang w:val="sk-SK"/>
        </w:rPr>
        <w:t>[57]</w:t>
      </w:r>
      <w:r w:rsidRPr="00FA362E">
        <w:rPr>
          <w:lang w:val="sk-SK"/>
        </w:rPr>
        <w:fldChar w:fldCharType="end"/>
      </w:r>
      <w:r w:rsidRPr="00FA362E">
        <w:rPr>
          <w:lang w:val="sk-SK"/>
        </w:rPr>
        <w:t xml:space="preserve"> sú nimi hlavne: </w:t>
      </w:r>
    </w:p>
    <w:p w14:paraId="30C0AD99" w14:textId="77777777" w:rsidR="00CE547F" w:rsidRPr="00FA362E" w:rsidRDefault="00CE547F" w:rsidP="00CE547F">
      <w:pPr>
        <w:rPr>
          <w:lang w:val="sk-SK"/>
        </w:rPr>
      </w:pPr>
    </w:p>
    <w:p w14:paraId="6AD09AB9" w14:textId="77777777" w:rsidR="00CE547F" w:rsidRPr="00FA362E" w:rsidRDefault="00CE547F" w:rsidP="00CE547F">
      <w:pPr>
        <w:pStyle w:val="Odsekzoznamu"/>
        <w:numPr>
          <w:ilvl w:val="0"/>
          <w:numId w:val="4"/>
        </w:numPr>
        <w:overflowPunct/>
        <w:autoSpaceDE/>
        <w:autoSpaceDN/>
        <w:adjustRightInd/>
        <w:spacing w:after="200" w:line="252" w:lineRule="auto"/>
        <w:contextualSpacing/>
        <w:textAlignment w:val="auto"/>
        <w:rPr>
          <w:lang w:val="sk-SK"/>
        </w:rPr>
      </w:pPr>
      <w:r w:rsidRPr="00FA362E">
        <w:rPr>
          <w:lang w:val="sk-SK"/>
        </w:rPr>
        <w:t>Nedostatok súladu medzi výstupmi jednotlivých štúdií</w:t>
      </w:r>
    </w:p>
    <w:p w14:paraId="5FCCAABC" w14:textId="77777777" w:rsidR="00CE547F" w:rsidRPr="00FA362E" w:rsidRDefault="00CE547F" w:rsidP="00CE547F">
      <w:pPr>
        <w:pStyle w:val="Odsekzoznamu"/>
        <w:numPr>
          <w:ilvl w:val="0"/>
          <w:numId w:val="4"/>
        </w:numPr>
        <w:overflowPunct/>
        <w:autoSpaceDE/>
        <w:autoSpaceDN/>
        <w:adjustRightInd/>
        <w:spacing w:after="200" w:line="252" w:lineRule="auto"/>
        <w:contextualSpacing/>
        <w:textAlignment w:val="auto"/>
        <w:rPr>
          <w:lang w:val="sk-SK"/>
        </w:rPr>
      </w:pPr>
      <w:r w:rsidRPr="00FA362E">
        <w:rPr>
          <w:lang w:val="sk-SK"/>
        </w:rPr>
        <w:t>Slabá adaptácia algoritmov na spracovanie signálov na rôznych pacientov</w:t>
      </w:r>
    </w:p>
    <w:p w14:paraId="49BECE21" w14:textId="77777777" w:rsidR="00CE547F" w:rsidRPr="00FA362E" w:rsidRDefault="00CE547F" w:rsidP="00CE547F">
      <w:pPr>
        <w:pStyle w:val="Odsekzoznamu"/>
        <w:numPr>
          <w:ilvl w:val="0"/>
          <w:numId w:val="4"/>
        </w:numPr>
        <w:overflowPunct/>
        <w:autoSpaceDE/>
        <w:autoSpaceDN/>
        <w:adjustRightInd/>
        <w:spacing w:after="200" w:line="252" w:lineRule="auto"/>
        <w:contextualSpacing/>
        <w:textAlignment w:val="auto"/>
        <w:rPr>
          <w:lang w:val="sk-SK"/>
        </w:rPr>
      </w:pPr>
      <w:r w:rsidRPr="00FA362E">
        <w:rPr>
          <w:lang w:val="sk-SK"/>
        </w:rPr>
        <w:t>Nedôsledný proces klinického overovania analyzovaných techník</w:t>
      </w:r>
    </w:p>
    <w:p w14:paraId="37F6AE0B" w14:textId="77777777" w:rsidR="00CE547F" w:rsidRPr="00FA362E" w:rsidRDefault="00CE547F" w:rsidP="00CE547F">
      <w:pPr>
        <w:pStyle w:val="Odsekzoznamu"/>
        <w:numPr>
          <w:ilvl w:val="0"/>
          <w:numId w:val="4"/>
        </w:numPr>
        <w:overflowPunct/>
        <w:autoSpaceDE/>
        <w:autoSpaceDN/>
        <w:adjustRightInd/>
        <w:spacing w:after="200" w:line="252" w:lineRule="auto"/>
        <w:contextualSpacing/>
        <w:textAlignment w:val="auto"/>
        <w:rPr>
          <w:lang w:val="sk-SK"/>
        </w:rPr>
      </w:pPr>
      <w:r w:rsidRPr="00FA362E">
        <w:rPr>
          <w:lang w:val="sk-SK"/>
        </w:rPr>
        <w:t>Diagnostické algoritmy a systémy sú príliš komplexné a drahé</w:t>
      </w:r>
    </w:p>
    <w:p w14:paraId="1FE76A66" w14:textId="77777777" w:rsidR="00CE547F" w:rsidRPr="00FA362E" w:rsidRDefault="00CE547F" w:rsidP="00CE547F">
      <w:pPr>
        <w:rPr>
          <w:lang w:val="sk-SK" w:eastAsia="en-US" w:bidi="en-US"/>
        </w:rPr>
      </w:pPr>
    </w:p>
    <w:p w14:paraId="0BE9917E" w14:textId="77777777" w:rsidR="00CE547F" w:rsidRPr="00FA362E" w:rsidRDefault="00CE547F" w:rsidP="00CE547F">
      <w:pPr>
        <w:overflowPunct/>
        <w:autoSpaceDE/>
        <w:autoSpaceDN/>
        <w:adjustRightInd/>
        <w:spacing w:line="240" w:lineRule="auto"/>
        <w:jc w:val="left"/>
        <w:textAlignment w:val="auto"/>
        <w:rPr>
          <w:lang w:val="sk-SK" w:eastAsia="en-US" w:bidi="en-US"/>
        </w:rPr>
      </w:pPr>
      <w:r w:rsidRPr="00FA362E">
        <w:rPr>
          <w:lang w:val="sk-SK" w:eastAsia="en-US" w:bidi="en-US"/>
        </w:rPr>
        <w:br w:type="page"/>
      </w:r>
    </w:p>
    <w:p w14:paraId="1A7F385C" w14:textId="77777777" w:rsidR="00CE547F" w:rsidRPr="00FA362E" w:rsidRDefault="00CE547F" w:rsidP="00CE547F">
      <w:pPr>
        <w:pStyle w:val="Nadpis1"/>
        <w:rPr>
          <w:lang w:val="sk-SK"/>
        </w:rPr>
      </w:pPr>
      <w:bookmarkStart w:id="162" w:name="_Toc386404211"/>
      <w:bookmarkStart w:id="163" w:name="_Toc510268148"/>
      <w:bookmarkStart w:id="164" w:name="_Toc513981475"/>
      <w:r w:rsidRPr="00FA362E">
        <w:rPr>
          <w:lang w:val="sk-SK"/>
        </w:rPr>
        <w:lastRenderedPageBreak/>
        <w:t>Ciele dizertácie</w:t>
      </w:r>
      <w:bookmarkEnd w:id="162"/>
      <w:bookmarkEnd w:id="163"/>
      <w:bookmarkEnd w:id="164"/>
    </w:p>
    <w:p w14:paraId="1DA1F3FF" w14:textId="77777777" w:rsidR="00CE547F" w:rsidRPr="00FA362E" w:rsidRDefault="00CE547F" w:rsidP="00CE547F">
      <w:pPr>
        <w:rPr>
          <w:szCs w:val="24"/>
          <w:lang w:val="sk-SK"/>
        </w:rPr>
      </w:pPr>
      <w:r w:rsidRPr="00FA362E">
        <w:rPr>
          <w:szCs w:val="24"/>
          <w:lang w:val="sk-SK"/>
        </w:rPr>
        <w:t>Cieľom tejto prace je štúdium metód slúžiacich na výpočet SV a popisujících vlastnosti krevní cirkulace  z impedancie hrudníka, impedancie krkavíc, impedancie dolných končatín, srdečných zvukov a EKG. Budú navrhnuté nové metódy na detekciu parametrov slúžiacich na výpočet SV. Najdôležitejšími parametrami pri výpočte SV sú dĺžka systoly (LVET - detekovaný hlavne zo srdečných zvukov) a maximum zápornej derivovanej impedancie (-dZ/dtmax). Dôraz je kladený na potlačenie vplyvu respirácie a iných nežiaducich zložiek signálu hrudníkovej impedancie. Následne budú nové metódy použité na výpočet kontinuálneho SV na rôznych skupinách pacientov. Výpočet SV novými metódami bude porovnaný s výpočtom SV pomocou Dopplerovskej echokardiografie.</w:t>
      </w:r>
    </w:p>
    <w:p w14:paraId="691A378E" w14:textId="77777777" w:rsidR="00CE547F" w:rsidRPr="00FA362E" w:rsidRDefault="00CE547F" w:rsidP="00CE547F">
      <w:pPr>
        <w:rPr>
          <w:szCs w:val="24"/>
          <w:lang w:val="sk-SK"/>
        </w:rPr>
      </w:pPr>
    </w:p>
    <w:p w14:paraId="2DD22C16" w14:textId="77777777" w:rsidR="00CE547F" w:rsidRPr="00FA362E" w:rsidRDefault="00CE547F" w:rsidP="00CE547F">
      <w:pPr>
        <w:rPr>
          <w:szCs w:val="24"/>
          <w:lang w:val="sk-SK"/>
        </w:rPr>
      </w:pPr>
      <w:r w:rsidRPr="00FA362E">
        <w:rPr>
          <w:szCs w:val="24"/>
          <w:lang w:val="sk-SK"/>
        </w:rPr>
        <w:t xml:space="preserve">Návrh a otestovanie novej metodiky detekcie parametrov pre výpočet SV ktorá zahrňuje: </w:t>
      </w:r>
    </w:p>
    <w:p w14:paraId="72F2183D" w14:textId="77777777" w:rsidR="00CE547F" w:rsidRPr="00FA362E" w:rsidRDefault="00CE547F" w:rsidP="00CE547F">
      <w:pPr>
        <w:pStyle w:val="Odsekzoznamu"/>
        <w:numPr>
          <w:ilvl w:val="0"/>
          <w:numId w:val="19"/>
        </w:numPr>
        <w:rPr>
          <w:szCs w:val="24"/>
          <w:lang w:val="sk-SK"/>
        </w:rPr>
      </w:pPr>
      <w:r w:rsidRPr="00FA362E">
        <w:rPr>
          <w:szCs w:val="24"/>
          <w:lang w:val="sk-SK"/>
        </w:rPr>
        <w:t xml:space="preserve">Detekcia prvého srdečného zvuku - S1  </w:t>
      </w:r>
    </w:p>
    <w:p w14:paraId="1CA16C42" w14:textId="77777777" w:rsidR="00CE547F" w:rsidRPr="00FA362E" w:rsidRDefault="00CE547F" w:rsidP="00CE547F">
      <w:pPr>
        <w:pStyle w:val="Odsekzoznamu"/>
        <w:numPr>
          <w:ilvl w:val="0"/>
          <w:numId w:val="19"/>
        </w:numPr>
        <w:rPr>
          <w:szCs w:val="24"/>
          <w:lang w:val="sk-SK"/>
        </w:rPr>
      </w:pPr>
      <w:r w:rsidRPr="00FA362E">
        <w:rPr>
          <w:szCs w:val="24"/>
          <w:lang w:val="sk-SK"/>
        </w:rPr>
        <w:t xml:space="preserve">Detekcia druhého srdečného zvuku - S2 </w:t>
      </w:r>
    </w:p>
    <w:p w14:paraId="77C2F28B" w14:textId="77777777" w:rsidR="00CE547F" w:rsidRPr="00FA362E" w:rsidRDefault="00CE547F" w:rsidP="00CE547F">
      <w:pPr>
        <w:pStyle w:val="Odsekzoznamu"/>
        <w:numPr>
          <w:ilvl w:val="0"/>
          <w:numId w:val="19"/>
        </w:numPr>
        <w:rPr>
          <w:szCs w:val="24"/>
          <w:lang w:val="sk-SK"/>
        </w:rPr>
      </w:pPr>
      <w:r w:rsidRPr="00FA362E">
        <w:rPr>
          <w:szCs w:val="24"/>
          <w:lang w:val="sk-SK"/>
        </w:rPr>
        <w:t>Detekcia parametru -dZ/dtmax</w:t>
      </w:r>
    </w:p>
    <w:p w14:paraId="0CDFC525" w14:textId="77777777" w:rsidR="00CE547F" w:rsidRPr="00FA362E" w:rsidRDefault="00CE547F" w:rsidP="00CE547F">
      <w:pPr>
        <w:rPr>
          <w:szCs w:val="24"/>
          <w:lang w:val="sk-SK"/>
        </w:rPr>
      </w:pPr>
      <w:r w:rsidRPr="00FA362E">
        <w:rPr>
          <w:szCs w:val="24"/>
          <w:lang w:val="sk-SK"/>
        </w:rPr>
        <w:t>Overenie metodiky na základe variability parametrov:</w:t>
      </w:r>
    </w:p>
    <w:p w14:paraId="7F9ADFA6" w14:textId="77777777" w:rsidR="00CE547F" w:rsidRPr="00FA362E" w:rsidRDefault="00CE547F" w:rsidP="00CE547F">
      <w:pPr>
        <w:pStyle w:val="Odsekzoznamu"/>
        <w:numPr>
          <w:ilvl w:val="0"/>
          <w:numId w:val="12"/>
        </w:numPr>
        <w:rPr>
          <w:szCs w:val="24"/>
          <w:lang w:val="sk-SK"/>
        </w:rPr>
      </w:pPr>
      <w:r w:rsidRPr="00FA362E">
        <w:rPr>
          <w:szCs w:val="24"/>
          <w:lang w:val="sk-SK"/>
        </w:rPr>
        <w:t>Detekované parametre by mali korelovať s fyziologickými procesmi – s respiráciou</w:t>
      </w:r>
    </w:p>
    <w:p w14:paraId="7382E0E2" w14:textId="7D7EB368" w:rsidR="00CE547F" w:rsidRPr="00FA362E" w:rsidRDefault="00CE547F" w:rsidP="00CE547F">
      <w:pPr>
        <w:pStyle w:val="Odsekzoznamu"/>
        <w:numPr>
          <w:ilvl w:val="0"/>
          <w:numId w:val="12"/>
        </w:numPr>
        <w:rPr>
          <w:szCs w:val="24"/>
          <w:lang w:val="sk-SK"/>
        </w:rPr>
      </w:pPr>
      <w:r w:rsidRPr="00FA362E">
        <w:rPr>
          <w:szCs w:val="24"/>
          <w:lang w:val="sk-SK"/>
        </w:rPr>
        <w:t>Zistiť akým pomerom sa na zmene SV podieľa zmena LVET intervalu a akým zmena - dZ/dtma</w:t>
      </w:r>
      <w:ins w:id="165" w:author="Pavel Jurak [2]" w:date="2018-05-30T18:20:00Z">
        <w:r w:rsidR="001B018A">
          <w:rPr>
            <w:szCs w:val="24"/>
            <w:lang w:val="sk-SK"/>
          </w:rPr>
          <w:t>x</w:t>
        </w:r>
      </w:ins>
    </w:p>
    <w:p w14:paraId="7EFA286C" w14:textId="77777777" w:rsidR="00CE547F" w:rsidRPr="00FA362E" w:rsidRDefault="00CE547F" w:rsidP="00CE547F">
      <w:pPr>
        <w:rPr>
          <w:szCs w:val="24"/>
          <w:lang w:val="sk-SK"/>
        </w:rPr>
      </w:pPr>
      <w:r w:rsidRPr="00FA362E">
        <w:rPr>
          <w:szCs w:val="24"/>
          <w:lang w:val="sk-SK"/>
        </w:rPr>
        <w:t>Aplikácia metodiky na rôzne skupiny pacientov:</w:t>
      </w:r>
    </w:p>
    <w:p w14:paraId="5DEDADD8" w14:textId="77777777" w:rsidR="00CE547F" w:rsidRPr="00FA362E" w:rsidRDefault="00CE547F" w:rsidP="00CE547F">
      <w:pPr>
        <w:pStyle w:val="Odsekzoznamu"/>
        <w:numPr>
          <w:ilvl w:val="0"/>
          <w:numId w:val="12"/>
        </w:numPr>
        <w:rPr>
          <w:szCs w:val="24"/>
          <w:lang w:val="sk-SK"/>
        </w:rPr>
      </w:pPr>
      <w:r w:rsidRPr="00FA362E">
        <w:rPr>
          <w:szCs w:val="24"/>
          <w:lang w:val="sk-SK"/>
        </w:rPr>
        <w:t xml:space="preserve">Zdravý dobrovoľníci </w:t>
      </w:r>
    </w:p>
    <w:p w14:paraId="023325FE" w14:textId="77777777" w:rsidR="00CE547F" w:rsidRPr="00FA362E" w:rsidRDefault="00CE547F" w:rsidP="00CE547F">
      <w:pPr>
        <w:pStyle w:val="Odsekzoznamu"/>
        <w:numPr>
          <w:ilvl w:val="0"/>
          <w:numId w:val="12"/>
        </w:numPr>
        <w:rPr>
          <w:szCs w:val="24"/>
          <w:lang w:val="sk-SK"/>
        </w:rPr>
      </w:pPr>
      <w:r w:rsidRPr="00FA362E">
        <w:rPr>
          <w:szCs w:val="24"/>
          <w:lang w:val="sk-SK"/>
        </w:rPr>
        <w:t>Ľudia po transplantácií srdca</w:t>
      </w:r>
    </w:p>
    <w:p w14:paraId="7F4531AC" w14:textId="77777777" w:rsidR="00CE547F" w:rsidRPr="00FA362E" w:rsidRDefault="00CE547F" w:rsidP="00CE547F">
      <w:pPr>
        <w:pStyle w:val="Odsekzoznamu"/>
        <w:numPr>
          <w:ilvl w:val="0"/>
          <w:numId w:val="12"/>
        </w:numPr>
        <w:rPr>
          <w:szCs w:val="24"/>
          <w:lang w:val="sk-SK"/>
        </w:rPr>
      </w:pPr>
      <w:r w:rsidRPr="00FA362E">
        <w:rPr>
          <w:szCs w:val="24"/>
          <w:lang w:val="sk-SK"/>
        </w:rPr>
        <w:t>Ľudia s kardiostimulátormi</w:t>
      </w:r>
    </w:p>
    <w:p w14:paraId="1C8FA0BB" w14:textId="77777777" w:rsidR="00CE547F" w:rsidRPr="00FA362E" w:rsidRDefault="00CE547F" w:rsidP="00CE547F">
      <w:pPr>
        <w:rPr>
          <w:szCs w:val="24"/>
          <w:lang w:val="en-US"/>
        </w:rPr>
      </w:pPr>
      <w:r w:rsidRPr="00FA362E">
        <w:rPr>
          <w:szCs w:val="24"/>
          <w:lang w:val="sk-SK"/>
        </w:rPr>
        <w:t>Porovnanie výsledkov novej metodiky na dátach z rôznych častí tela:</w:t>
      </w:r>
    </w:p>
    <w:p w14:paraId="4D15D91C" w14:textId="77777777" w:rsidR="00CE547F" w:rsidRPr="00FA362E" w:rsidRDefault="00CE547F" w:rsidP="00CE547F">
      <w:pPr>
        <w:pStyle w:val="Odsekzoznamu"/>
        <w:numPr>
          <w:ilvl w:val="0"/>
          <w:numId w:val="12"/>
        </w:numPr>
        <w:rPr>
          <w:szCs w:val="24"/>
          <w:lang w:val="sk-SK"/>
        </w:rPr>
      </w:pPr>
      <w:r w:rsidRPr="00FA362E">
        <w:rPr>
          <w:szCs w:val="24"/>
          <w:lang w:val="sk-SK"/>
        </w:rPr>
        <w:t>Porovnanie relatívnych zmien detekovaných parametrov -dZ/dtmax  z hrudníka, krkavíc a dolných končatín</w:t>
      </w:r>
    </w:p>
    <w:p w14:paraId="5A36E355" w14:textId="77777777" w:rsidR="00CE547F" w:rsidRPr="00FA362E" w:rsidRDefault="00CE547F" w:rsidP="00CE547F">
      <w:pPr>
        <w:pStyle w:val="Odsekzoznamu"/>
        <w:numPr>
          <w:ilvl w:val="0"/>
          <w:numId w:val="12"/>
        </w:numPr>
        <w:overflowPunct/>
        <w:autoSpaceDE/>
        <w:autoSpaceDN/>
        <w:adjustRightInd/>
        <w:textAlignment w:val="auto"/>
        <w:rPr>
          <w:lang w:val="sk-SK"/>
        </w:rPr>
        <w:sectPr w:rsidR="00CE547F" w:rsidRPr="00FA362E" w:rsidSect="00452ADC">
          <w:headerReference w:type="default" r:id="rId30"/>
          <w:footerReference w:type="default" r:id="rId31"/>
          <w:headerReference w:type="first" r:id="rId32"/>
          <w:footerReference w:type="first" r:id="rId33"/>
          <w:pgSz w:w="11907" w:h="16840" w:code="9"/>
          <w:pgMar w:top="1418" w:right="1418" w:bottom="1418" w:left="1985" w:header="737" w:footer="737" w:gutter="0"/>
          <w:pgNumType w:start="1"/>
          <w:cols w:space="708"/>
          <w:noEndnote/>
          <w:titlePg/>
        </w:sectPr>
      </w:pPr>
    </w:p>
    <w:p w14:paraId="06BC1DC2" w14:textId="77777777" w:rsidR="00CE547F" w:rsidRPr="00FA362E" w:rsidRDefault="00CE547F" w:rsidP="00CE547F">
      <w:pPr>
        <w:pStyle w:val="Nadpis1"/>
        <w:rPr>
          <w:lang w:val="sk-SK"/>
        </w:rPr>
      </w:pPr>
      <w:bookmarkStart w:id="166" w:name="_Toc510268149"/>
      <w:bookmarkStart w:id="167" w:name="_Toc513981476"/>
      <w:r w:rsidRPr="00FA362E">
        <w:rPr>
          <w:lang w:val="sk-SK"/>
        </w:rPr>
        <w:lastRenderedPageBreak/>
        <w:t>Dosiahnuté vedecké poznatky</w:t>
      </w:r>
      <w:bookmarkEnd w:id="166"/>
      <w:bookmarkEnd w:id="167"/>
    </w:p>
    <w:p w14:paraId="78C0AEF1" w14:textId="433DF285" w:rsidR="00CE547F" w:rsidRPr="00FA362E" w:rsidRDefault="00CE547F" w:rsidP="008F7A5E">
      <w:pPr>
        <w:rPr>
          <w:lang w:val="sk-SK"/>
        </w:rPr>
      </w:pPr>
      <w:r w:rsidRPr="00FA362E">
        <w:rPr>
          <w:lang w:val="sk-SK"/>
        </w:rPr>
        <w:t>Výsledky tejto práce sú rozdelené na dve časti. Prvá časť, Detekcia bioimpedančných parametrov sa zaoberá detekciou, variabilitou a popisom bioimpedančných parametrov. Sú tu hodnotené jednak parametre potrebné na výpočet srdečného výdaja, ale takisto ďalšie parametre získané z bioimpedancie, krvného tlaku a EKG, ktoré sa dajú použiť na popis hemodynamiky, ale aj na overenie správnosti výpočtu SV pomocou bioimpedancie. Ďalej je tu ukázaná vzájomná väzba parametrov na základe ich reakcie na dýchanie a RR. Druhá časť je označená ako Nová metodika na výpočet srdečného výdaja z impedancie krku. Obsahuje jednak návrh novej metodiky na výpočet SV získanej na základe poznatkov z analýzy variability celotelovej impedancie, a takisto overenie presnosti novej metodiky porovnaním s echokardiografiou.</w:t>
      </w:r>
    </w:p>
    <w:p w14:paraId="13044BAA" w14:textId="77777777" w:rsidR="00CE547F" w:rsidRPr="00FA362E" w:rsidRDefault="00CE547F" w:rsidP="00CE547F">
      <w:pPr>
        <w:rPr>
          <w:lang w:val="sk-SK"/>
        </w:rPr>
      </w:pPr>
      <w:r w:rsidRPr="00FA362E">
        <w:rPr>
          <w:lang w:val="sk-SK"/>
        </w:rPr>
        <w:t xml:space="preserve"> </w:t>
      </w:r>
      <w:r w:rsidRPr="00FA362E">
        <w:rPr>
          <w:lang w:val="sk-SK"/>
        </w:rPr>
        <w:tab/>
        <w:t>Výsledky prinášajú nové poznatky o variabilite bioimpedančných parametrov, novú metodiku na popisu hemodynamiky obehovej sústavy pomocou bioimpedancie a novú metodiku na výpočet srdečného výdaja z impedancie krku.</w:t>
      </w:r>
    </w:p>
    <w:p w14:paraId="26D772D4" w14:textId="1237A185" w:rsidR="00CE547F" w:rsidRPr="00FA362E" w:rsidRDefault="00CE547F" w:rsidP="00CE547F">
      <w:pPr>
        <w:rPr>
          <w:lang w:val="sk-SK"/>
        </w:rPr>
      </w:pPr>
      <w:r w:rsidRPr="00FA362E">
        <w:rPr>
          <w:lang w:val="sk-SK"/>
        </w:rPr>
        <w:t>V tejto práci sú hodnotené dáta pacientov</w:t>
      </w:r>
      <w:ins w:id="168" w:author="Pavel Jurak [2]" w:date="2018-05-30T18:23:00Z">
        <w:r w:rsidR="001B018A">
          <w:rPr>
            <w:lang w:val="sk-SK"/>
          </w:rPr>
          <w:t xml:space="preserve"> a</w:t>
        </w:r>
      </w:ins>
      <w:ins w:id="169" w:author="Pavel Jurak [2]" w:date="2018-05-30T18:24:00Z">
        <w:r w:rsidR="001B018A">
          <w:rPr>
            <w:lang w:val="sk-SK"/>
          </w:rPr>
          <w:t> </w:t>
        </w:r>
      </w:ins>
      <w:ins w:id="170" w:author="Pavel Jurak [2]" w:date="2018-05-30T18:23:00Z">
        <w:r w:rsidR="001B018A">
          <w:rPr>
            <w:lang w:val="sk-SK"/>
          </w:rPr>
          <w:t xml:space="preserve">zdravých </w:t>
        </w:r>
      </w:ins>
      <w:ins w:id="171" w:author="Pavel Jurak [2]" w:date="2018-05-30T18:24:00Z">
        <w:r w:rsidR="001B018A">
          <w:rPr>
            <w:lang w:val="sk-SK"/>
          </w:rPr>
          <w:t xml:space="preserve">dobrovolníků </w:t>
        </w:r>
      </w:ins>
      <w:r w:rsidRPr="00FA362E">
        <w:rPr>
          <w:lang w:val="sk-SK"/>
        </w:rPr>
        <w:t xml:space="preserve"> z fakultnej nemocnice u sv. Anny v Brne (FNUSA) </w:t>
      </w:r>
      <w:del w:id="172" w:author="Pavel Jurak [2]" w:date="2018-05-30T18:24:00Z">
        <w:r w:rsidRPr="00FA362E" w:rsidDel="001B018A">
          <w:rPr>
            <w:lang w:val="sk-SK"/>
          </w:rPr>
          <w:delText>a data zdravích dobrovoľnikov</w:delText>
        </w:r>
      </w:del>
      <w:r w:rsidRPr="00FA362E">
        <w:rPr>
          <w:lang w:val="sk-SK"/>
        </w:rPr>
        <w:t xml:space="preserve">. </w:t>
      </w:r>
    </w:p>
    <w:p w14:paraId="325D0017" w14:textId="77777777" w:rsidR="00CE547F" w:rsidRPr="00FA362E" w:rsidRDefault="00CE547F" w:rsidP="00CE547F">
      <w:pPr>
        <w:rPr>
          <w:lang w:val="sk-SK"/>
        </w:rPr>
      </w:pPr>
    </w:p>
    <w:p w14:paraId="34D93A5D" w14:textId="77777777" w:rsidR="00CE547F" w:rsidRPr="00FA362E" w:rsidRDefault="00CE547F" w:rsidP="00CE547F">
      <w:pPr>
        <w:pStyle w:val="Nadpis2"/>
        <w:rPr>
          <w:lang w:val="sk-SK"/>
        </w:rPr>
      </w:pPr>
      <w:bookmarkStart w:id="173" w:name="_Toc510268150"/>
      <w:bookmarkStart w:id="174" w:name="_Toc513981477"/>
      <w:r w:rsidRPr="00FA362E">
        <w:rPr>
          <w:lang w:val="sk-SK"/>
        </w:rPr>
        <w:t>Detekcia bioimpedančných parametrov</w:t>
      </w:r>
      <w:bookmarkEnd w:id="173"/>
      <w:bookmarkEnd w:id="174"/>
    </w:p>
    <w:p w14:paraId="0CA0CA9E" w14:textId="77777777" w:rsidR="00CE547F" w:rsidRDefault="00CE547F" w:rsidP="00CE547F">
      <w:pPr>
        <w:rPr>
          <w:lang w:val="sk-SK"/>
        </w:rPr>
      </w:pPr>
    </w:p>
    <w:p w14:paraId="6716563E" w14:textId="77777777" w:rsidR="00FC1930" w:rsidRPr="00FA362E" w:rsidRDefault="00FC1930" w:rsidP="00FC1930">
      <w:pPr>
        <w:pStyle w:val="Nadpis3"/>
        <w:rPr>
          <w:lang w:val="sk-SK"/>
        </w:rPr>
      </w:pPr>
      <w:bookmarkStart w:id="175" w:name="_Toc510268154"/>
      <w:bookmarkStart w:id="176" w:name="_Toc513981478"/>
      <w:r w:rsidRPr="00FA362E">
        <w:rPr>
          <w:lang w:val="sk-SK"/>
        </w:rPr>
        <w:t xml:space="preserve">Meraní </w:t>
      </w:r>
      <w:commentRangeStart w:id="177"/>
      <w:r w:rsidRPr="00FA362E">
        <w:rPr>
          <w:lang w:val="sk-SK"/>
        </w:rPr>
        <w:t>dobrovoľníci</w:t>
      </w:r>
      <w:bookmarkEnd w:id="175"/>
      <w:commentRangeEnd w:id="177"/>
      <w:r w:rsidRPr="00FA362E">
        <w:rPr>
          <w:rStyle w:val="Odkaznakomentr"/>
          <w:b w:val="0"/>
          <w:bCs w:val="0"/>
          <w:lang w:val="sk-SK"/>
        </w:rPr>
        <w:commentReference w:id="177"/>
      </w:r>
      <w:bookmarkEnd w:id="176"/>
    </w:p>
    <w:p w14:paraId="5EF7680E" w14:textId="77777777" w:rsidR="00FC1930" w:rsidRPr="00FA362E" w:rsidRDefault="00FC1930" w:rsidP="00FC1930">
      <w:pPr>
        <w:rPr>
          <w:lang w:val="sk-SK"/>
        </w:rPr>
      </w:pPr>
    </w:p>
    <w:p w14:paraId="545FD1A1" w14:textId="77777777" w:rsidR="00FC1930" w:rsidRPr="00FA362E" w:rsidRDefault="00FC1930" w:rsidP="00FC1930">
      <w:pPr>
        <w:rPr>
          <w:lang w:val="sk-SK"/>
        </w:rPr>
      </w:pPr>
      <w:r w:rsidRPr="00FA362E">
        <w:rPr>
          <w:lang w:val="sk-SK"/>
        </w:rPr>
        <w:t xml:space="preserve">V tejto analýze boli vyhodnotené dáta namerané u 30-tich zdravých dobrovoľníkov vo veku 20-36 rokov. Charakteristiky meraných dobrovoľníkov uvádza </w:t>
      </w:r>
      <w:r w:rsidRPr="00FA362E">
        <w:rPr>
          <w:lang w:val="sk-SK"/>
        </w:rPr>
        <w:fldChar w:fldCharType="begin"/>
      </w:r>
      <w:r w:rsidRPr="00FA362E">
        <w:rPr>
          <w:lang w:val="sk-SK"/>
        </w:rPr>
        <w:instrText xml:space="preserve"> REF _Ref509515091 \h </w:instrText>
      </w:r>
      <w:r w:rsidRPr="00FA362E">
        <w:rPr>
          <w:lang w:val="sk-SK"/>
        </w:rPr>
      </w:r>
      <w:r w:rsidRPr="00FA362E">
        <w:rPr>
          <w:lang w:val="sk-SK"/>
        </w:rPr>
        <w:fldChar w:fldCharType="separate"/>
      </w:r>
      <w:r w:rsidR="00B85020" w:rsidRPr="00FA362E">
        <w:rPr>
          <w:lang w:val="sk-SK"/>
        </w:rPr>
        <w:t xml:space="preserve">Tabuľka </w:t>
      </w:r>
      <w:r w:rsidR="00B85020">
        <w:rPr>
          <w:noProof/>
          <w:lang w:val="sk-SK"/>
        </w:rPr>
        <w:t>2</w:t>
      </w:r>
      <w:r w:rsidRPr="00FA362E">
        <w:rPr>
          <w:lang w:val="sk-SK"/>
        </w:rPr>
        <w:fldChar w:fldCharType="end"/>
      </w:r>
      <w:r w:rsidRPr="00FA362E">
        <w:rPr>
          <w:lang w:val="sk-SK"/>
        </w:rPr>
        <w:t>.</w:t>
      </w:r>
    </w:p>
    <w:p w14:paraId="7AF9E095" w14:textId="77777777" w:rsidR="00FC1930" w:rsidRPr="00FA362E" w:rsidRDefault="00FC1930" w:rsidP="00FC1930">
      <w:pPr>
        <w:rPr>
          <w:lang w:val="sk-SK"/>
        </w:rPr>
      </w:pPr>
    </w:p>
    <w:tbl>
      <w:tblPr>
        <w:tblW w:w="5160" w:type="dxa"/>
        <w:jc w:val="center"/>
        <w:tblCellMar>
          <w:left w:w="70" w:type="dxa"/>
          <w:right w:w="70" w:type="dxa"/>
        </w:tblCellMar>
        <w:tblLook w:val="04A0" w:firstRow="1" w:lastRow="0" w:firstColumn="1" w:lastColumn="0" w:noHBand="0" w:noVBand="1"/>
      </w:tblPr>
      <w:tblGrid>
        <w:gridCol w:w="2540"/>
        <w:gridCol w:w="2620"/>
      </w:tblGrid>
      <w:tr w:rsidR="00FC1930" w:rsidRPr="00FA362E" w14:paraId="6B302DFD" w14:textId="77777777" w:rsidTr="00AC46BC">
        <w:trPr>
          <w:trHeight w:val="435"/>
          <w:jc w:val="center"/>
        </w:trPr>
        <w:tc>
          <w:tcPr>
            <w:tcW w:w="2540" w:type="dxa"/>
            <w:tcBorders>
              <w:top w:val="nil"/>
              <w:left w:val="nil"/>
              <w:bottom w:val="nil"/>
              <w:right w:val="nil"/>
            </w:tcBorders>
            <w:shd w:val="clear" w:color="auto" w:fill="auto"/>
            <w:noWrap/>
            <w:vAlign w:val="bottom"/>
            <w:hideMark/>
          </w:tcPr>
          <w:p w14:paraId="5F299ED3" w14:textId="77777777" w:rsidR="00FC1930" w:rsidRPr="00FA362E" w:rsidRDefault="00FC1930" w:rsidP="00AC46BC">
            <w:pPr>
              <w:overflowPunct/>
              <w:autoSpaceDE/>
              <w:autoSpaceDN/>
              <w:adjustRightInd/>
              <w:spacing w:line="240" w:lineRule="auto"/>
              <w:textAlignment w:val="auto"/>
              <w:rPr>
                <w:color w:val="000000"/>
                <w:szCs w:val="24"/>
                <w:lang w:val="sk-SK"/>
              </w:rPr>
            </w:pPr>
            <w:r w:rsidRPr="00FA362E">
              <w:rPr>
                <w:color w:val="000000"/>
                <w:szCs w:val="24"/>
                <w:lang w:val="sk-SK"/>
              </w:rPr>
              <w:t>Vek (roky)</w:t>
            </w:r>
            <w:r w:rsidRPr="00FA362E">
              <w:rPr>
                <w:rFonts w:ascii="Calibri" w:hAnsi="Calibri" w:cs="Calibri"/>
                <w:color w:val="000000"/>
                <w:szCs w:val="24"/>
                <w:lang w:val="sk-SK"/>
              </w:rPr>
              <w:t xml:space="preserve"> </w:t>
            </w:r>
          </w:p>
        </w:tc>
        <w:tc>
          <w:tcPr>
            <w:tcW w:w="2620" w:type="dxa"/>
            <w:tcBorders>
              <w:top w:val="nil"/>
              <w:left w:val="nil"/>
              <w:bottom w:val="nil"/>
              <w:right w:val="nil"/>
            </w:tcBorders>
            <w:shd w:val="clear" w:color="auto" w:fill="auto"/>
            <w:noWrap/>
            <w:vAlign w:val="center"/>
            <w:hideMark/>
          </w:tcPr>
          <w:p w14:paraId="5ABEF7AA" w14:textId="77777777" w:rsidR="00FC1930" w:rsidRPr="00FA362E" w:rsidRDefault="00FC1930" w:rsidP="00AC46BC">
            <w:pPr>
              <w:overflowPunct/>
              <w:autoSpaceDE/>
              <w:autoSpaceDN/>
              <w:adjustRightInd/>
              <w:spacing w:line="240" w:lineRule="auto"/>
              <w:jc w:val="right"/>
              <w:textAlignment w:val="auto"/>
              <w:rPr>
                <w:color w:val="000000"/>
                <w:szCs w:val="24"/>
                <w:lang w:val="sk-SK"/>
              </w:rPr>
            </w:pPr>
            <w:r w:rsidRPr="00FA362E">
              <w:rPr>
                <w:color w:val="000000"/>
                <w:szCs w:val="24"/>
                <w:lang w:val="sk-SK"/>
              </w:rPr>
              <w:t>23.1 ± 4.5</w:t>
            </w:r>
          </w:p>
        </w:tc>
      </w:tr>
      <w:tr w:rsidR="00FC1930" w:rsidRPr="00FA362E" w14:paraId="138A316C" w14:textId="77777777" w:rsidTr="00AC46BC">
        <w:trPr>
          <w:trHeight w:val="435"/>
          <w:jc w:val="center"/>
        </w:trPr>
        <w:tc>
          <w:tcPr>
            <w:tcW w:w="2540" w:type="dxa"/>
            <w:tcBorders>
              <w:top w:val="nil"/>
              <w:left w:val="nil"/>
              <w:bottom w:val="nil"/>
              <w:right w:val="nil"/>
            </w:tcBorders>
            <w:shd w:val="clear" w:color="auto" w:fill="auto"/>
            <w:noWrap/>
            <w:vAlign w:val="center"/>
            <w:hideMark/>
          </w:tcPr>
          <w:p w14:paraId="32613F11" w14:textId="77777777" w:rsidR="00FC1930" w:rsidRPr="00FA362E" w:rsidRDefault="00FC1930" w:rsidP="00AC46BC">
            <w:pPr>
              <w:overflowPunct/>
              <w:autoSpaceDE/>
              <w:autoSpaceDN/>
              <w:adjustRightInd/>
              <w:spacing w:line="240" w:lineRule="auto"/>
              <w:textAlignment w:val="auto"/>
              <w:rPr>
                <w:color w:val="000000"/>
                <w:szCs w:val="24"/>
                <w:lang w:val="sk-SK"/>
              </w:rPr>
            </w:pPr>
            <w:r w:rsidRPr="00FA362E">
              <w:rPr>
                <w:color w:val="000000"/>
                <w:szCs w:val="24"/>
                <w:lang w:val="sk-SK"/>
              </w:rPr>
              <w:t>Muži / Ženy (n)</w:t>
            </w:r>
            <w:r w:rsidRPr="00FA362E">
              <w:rPr>
                <w:rFonts w:ascii="Calibri" w:hAnsi="Calibri" w:cs="Calibri"/>
                <w:color w:val="000000"/>
                <w:szCs w:val="24"/>
                <w:lang w:val="sk-SK"/>
              </w:rPr>
              <w:t xml:space="preserve"> </w:t>
            </w:r>
          </w:p>
        </w:tc>
        <w:tc>
          <w:tcPr>
            <w:tcW w:w="2620" w:type="dxa"/>
            <w:tcBorders>
              <w:top w:val="nil"/>
              <w:left w:val="nil"/>
              <w:bottom w:val="nil"/>
              <w:right w:val="nil"/>
            </w:tcBorders>
            <w:shd w:val="clear" w:color="auto" w:fill="auto"/>
            <w:noWrap/>
            <w:vAlign w:val="center"/>
            <w:hideMark/>
          </w:tcPr>
          <w:p w14:paraId="57BD4844" w14:textId="77777777" w:rsidR="00FC1930" w:rsidRPr="00FA362E" w:rsidRDefault="00FC1930" w:rsidP="00AC46BC">
            <w:pPr>
              <w:overflowPunct/>
              <w:autoSpaceDE/>
              <w:autoSpaceDN/>
              <w:adjustRightInd/>
              <w:spacing w:line="240" w:lineRule="auto"/>
              <w:jc w:val="right"/>
              <w:textAlignment w:val="auto"/>
              <w:rPr>
                <w:rFonts w:ascii="Calibri" w:hAnsi="Calibri" w:cs="Calibri"/>
                <w:color w:val="000000"/>
                <w:szCs w:val="24"/>
                <w:lang w:val="sk-SK"/>
              </w:rPr>
            </w:pPr>
            <w:r w:rsidRPr="00FA362E">
              <w:rPr>
                <w:rFonts w:ascii="Calibri" w:hAnsi="Calibri" w:cs="Calibri"/>
                <w:color w:val="000000"/>
                <w:szCs w:val="24"/>
                <w:lang w:val="sk-SK"/>
              </w:rPr>
              <w:t xml:space="preserve">15 / 15  </w:t>
            </w:r>
          </w:p>
        </w:tc>
      </w:tr>
      <w:tr w:rsidR="00FC1930" w:rsidRPr="00FA362E" w14:paraId="2A751D46" w14:textId="77777777" w:rsidTr="00AC46BC">
        <w:trPr>
          <w:trHeight w:val="435"/>
          <w:jc w:val="center"/>
        </w:trPr>
        <w:tc>
          <w:tcPr>
            <w:tcW w:w="2540" w:type="dxa"/>
            <w:tcBorders>
              <w:top w:val="nil"/>
              <w:left w:val="nil"/>
              <w:bottom w:val="nil"/>
              <w:right w:val="nil"/>
            </w:tcBorders>
            <w:shd w:val="clear" w:color="auto" w:fill="auto"/>
            <w:vAlign w:val="center"/>
            <w:hideMark/>
          </w:tcPr>
          <w:p w14:paraId="3796B21C" w14:textId="77777777" w:rsidR="00FC1930" w:rsidRPr="00FA362E" w:rsidRDefault="00FC1930" w:rsidP="00AC46BC">
            <w:pPr>
              <w:overflowPunct/>
              <w:autoSpaceDE/>
              <w:autoSpaceDN/>
              <w:adjustRightInd/>
              <w:spacing w:line="240" w:lineRule="auto"/>
              <w:textAlignment w:val="auto"/>
              <w:rPr>
                <w:color w:val="000000"/>
                <w:szCs w:val="24"/>
                <w:lang w:val="sk-SK"/>
              </w:rPr>
            </w:pPr>
            <w:r w:rsidRPr="00FA362E">
              <w:rPr>
                <w:color w:val="000000"/>
                <w:szCs w:val="24"/>
                <w:lang w:val="sk-SK"/>
              </w:rPr>
              <w:lastRenderedPageBreak/>
              <w:t>Výška (cm)</w:t>
            </w:r>
            <w:r w:rsidRPr="00FA362E">
              <w:rPr>
                <w:rFonts w:ascii="Calibri" w:hAnsi="Calibri" w:cs="Calibri"/>
                <w:color w:val="000000"/>
                <w:szCs w:val="24"/>
                <w:lang w:val="sk-SK"/>
              </w:rPr>
              <w:t xml:space="preserve"> </w:t>
            </w:r>
          </w:p>
        </w:tc>
        <w:tc>
          <w:tcPr>
            <w:tcW w:w="2620" w:type="dxa"/>
            <w:tcBorders>
              <w:top w:val="nil"/>
              <w:left w:val="nil"/>
              <w:bottom w:val="nil"/>
              <w:right w:val="nil"/>
            </w:tcBorders>
            <w:shd w:val="clear" w:color="auto" w:fill="auto"/>
            <w:vAlign w:val="center"/>
            <w:hideMark/>
          </w:tcPr>
          <w:p w14:paraId="2B3BA6A7" w14:textId="77777777" w:rsidR="00FC1930" w:rsidRPr="00FA362E" w:rsidRDefault="00FC1930" w:rsidP="00AC46BC">
            <w:pPr>
              <w:overflowPunct/>
              <w:autoSpaceDE/>
              <w:autoSpaceDN/>
              <w:adjustRightInd/>
              <w:spacing w:line="240" w:lineRule="auto"/>
              <w:ind w:firstLineChars="100" w:firstLine="240"/>
              <w:jc w:val="right"/>
              <w:textAlignment w:val="auto"/>
              <w:rPr>
                <w:rFonts w:ascii="Calibri" w:hAnsi="Calibri" w:cs="Calibri"/>
                <w:color w:val="000000"/>
                <w:szCs w:val="24"/>
                <w:lang w:val="sk-SK"/>
              </w:rPr>
            </w:pPr>
            <w:r w:rsidRPr="00FA362E">
              <w:rPr>
                <w:rFonts w:ascii="Calibri" w:hAnsi="Calibri" w:cs="Calibri"/>
                <w:color w:val="000000"/>
                <w:szCs w:val="24"/>
                <w:lang w:val="sk-SK"/>
              </w:rPr>
              <w:t xml:space="preserve">179 ± 6 </w:t>
            </w:r>
          </w:p>
        </w:tc>
      </w:tr>
      <w:tr w:rsidR="00FC1930" w:rsidRPr="00FA362E" w14:paraId="2D62A581" w14:textId="77777777" w:rsidTr="00AC46BC">
        <w:trPr>
          <w:trHeight w:val="435"/>
          <w:jc w:val="center"/>
        </w:trPr>
        <w:tc>
          <w:tcPr>
            <w:tcW w:w="2540" w:type="dxa"/>
            <w:tcBorders>
              <w:top w:val="nil"/>
              <w:left w:val="nil"/>
              <w:bottom w:val="nil"/>
              <w:right w:val="nil"/>
            </w:tcBorders>
            <w:shd w:val="clear" w:color="auto" w:fill="auto"/>
            <w:vAlign w:val="center"/>
            <w:hideMark/>
          </w:tcPr>
          <w:p w14:paraId="69F0E0A4" w14:textId="77777777" w:rsidR="00FC1930" w:rsidRPr="00FA362E" w:rsidRDefault="00FC1930" w:rsidP="00AC46BC">
            <w:pPr>
              <w:overflowPunct/>
              <w:autoSpaceDE/>
              <w:autoSpaceDN/>
              <w:adjustRightInd/>
              <w:spacing w:line="240" w:lineRule="auto"/>
              <w:textAlignment w:val="auto"/>
              <w:rPr>
                <w:color w:val="000000"/>
                <w:szCs w:val="24"/>
                <w:lang w:val="sk-SK"/>
              </w:rPr>
            </w:pPr>
            <w:r w:rsidRPr="00FA362E">
              <w:rPr>
                <w:color w:val="000000"/>
                <w:szCs w:val="24"/>
                <w:lang w:val="sk-SK"/>
              </w:rPr>
              <w:t>Váha (kg)</w:t>
            </w:r>
            <w:r w:rsidRPr="00FA362E">
              <w:rPr>
                <w:rFonts w:ascii="Calibri" w:hAnsi="Calibri" w:cs="Calibri"/>
                <w:color w:val="000000"/>
                <w:szCs w:val="24"/>
                <w:lang w:val="sk-SK"/>
              </w:rPr>
              <w:t xml:space="preserve"> </w:t>
            </w:r>
          </w:p>
        </w:tc>
        <w:tc>
          <w:tcPr>
            <w:tcW w:w="2620" w:type="dxa"/>
            <w:tcBorders>
              <w:top w:val="nil"/>
              <w:left w:val="nil"/>
              <w:bottom w:val="nil"/>
              <w:right w:val="nil"/>
            </w:tcBorders>
            <w:shd w:val="clear" w:color="auto" w:fill="auto"/>
            <w:vAlign w:val="center"/>
            <w:hideMark/>
          </w:tcPr>
          <w:p w14:paraId="58E6E817" w14:textId="77777777" w:rsidR="00FC1930" w:rsidRPr="00FA362E" w:rsidRDefault="00FC1930" w:rsidP="00AC46BC">
            <w:pPr>
              <w:overflowPunct/>
              <w:autoSpaceDE/>
              <w:autoSpaceDN/>
              <w:adjustRightInd/>
              <w:spacing w:line="240" w:lineRule="auto"/>
              <w:ind w:firstLineChars="100" w:firstLine="240"/>
              <w:jc w:val="right"/>
              <w:textAlignment w:val="auto"/>
              <w:rPr>
                <w:rFonts w:ascii="Calibri" w:hAnsi="Calibri" w:cs="Calibri"/>
                <w:color w:val="000000"/>
                <w:szCs w:val="24"/>
                <w:lang w:val="sk-SK"/>
              </w:rPr>
            </w:pPr>
            <w:r w:rsidRPr="00FA362E">
              <w:rPr>
                <w:rFonts w:ascii="Calibri" w:hAnsi="Calibri" w:cs="Calibri"/>
                <w:color w:val="000000"/>
                <w:szCs w:val="24"/>
                <w:lang w:val="sk-SK"/>
              </w:rPr>
              <w:t xml:space="preserve">73 ± 12 </w:t>
            </w:r>
          </w:p>
        </w:tc>
      </w:tr>
      <w:tr w:rsidR="00FC1930" w:rsidRPr="00FA362E" w14:paraId="33F38F6B" w14:textId="77777777" w:rsidTr="00AC46BC">
        <w:trPr>
          <w:trHeight w:val="435"/>
          <w:jc w:val="center"/>
        </w:trPr>
        <w:tc>
          <w:tcPr>
            <w:tcW w:w="2540" w:type="dxa"/>
            <w:tcBorders>
              <w:top w:val="nil"/>
              <w:left w:val="nil"/>
              <w:bottom w:val="nil"/>
              <w:right w:val="nil"/>
            </w:tcBorders>
            <w:shd w:val="clear" w:color="auto" w:fill="auto"/>
            <w:vAlign w:val="center"/>
            <w:hideMark/>
          </w:tcPr>
          <w:p w14:paraId="3C7415F6" w14:textId="77777777" w:rsidR="00FC1930" w:rsidRPr="00FA362E" w:rsidRDefault="00FC1930" w:rsidP="00AC46BC">
            <w:pPr>
              <w:overflowPunct/>
              <w:autoSpaceDE/>
              <w:autoSpaceDN/>
              <w:adjustRightInd/>
              <w:spacing w:line="240" w:lineRule="auto"/>
              <w:textAlignment w:val="auto"/>
              <w:rPr>
                <w:color w:val="000000"/>
                <w:szCs w:val="24"/>
                <w:lang w:val="sk-SK"/>
              </w:rPr>
            </w:pPr>
            <w:r w:rsidRPr="00FA362E">
              <w:rPr>
                <w:color w:val="000000"/>
                <w:szCs w:val="24"/>
                <w:lang w:val="sk-SK"/>
              </w:rPr>
              <w:t>SBP (mmHg)</w:t>
            </w:r>
            <w:r w:rsidRPr="00FA362E">
              <w:rPr>
                <w:rFonts w:ascii="Calibri" w:hAnsi="Calibri" w:cs="Calibri"/>
                <w:color w:val="000000"/>
                <w:szCs w:val="24"/>
                <w:lang w:val="sk-SK"/>
              </w:rPr>
              <w:t xml:space="preserve"> </w:t>
            </w:r>
          </w:p>
        </w:tc>
        <w:tc>
          <w:tcPr>
            <w:tcW w:w="2620" w:type="dxa"/>
            <w:tcBorders>
              <w:top w:val="nil"/>
              <w:left w:val="nil"/>
              <w:bottom w:val="nil"/>
              <w:right w:val="nil"/>
            </w:tcBorders>
            <w:shd w:val="clear" w:color="auto" w:fill="auto"/>
            <w:vAlign w:val="center"/>
            <w:hideMark/>
          </w:tcPr>
          <w:p w14:paraId="4C7B5EE0" w14:textId="77777777" w:rsidR="00FC1930" w:rsidRPr="00FA362E" w:rsidRDefault="00FC1930" w:rsidP="00AC46BC">
            <w:pPr>
              <w:overflowPunct/>
              <w:autoSpaceDE/>
              <w:autoSpaceDN/>
              <w:adjustRightInd/>
              <w:spacing w:line="240" w:lineRule="auto"/>
              <w:jc w:val="right"/>
              <w:textAlignment w:val="auto"/>
              <w:rPr>
                <w:rFonts w:ascii="Calibri" w:hAnsi="Calibri" w:cs="Calibri"/>
                <w:color w:val="000000"/>
                <w:szCs w:val="24"/>
                <w:lang w:val="sk-SK"/>
              </w:rPr>
            </w:pPr>
            <w:r w:rsidRPr="00FA362E">
              <w:rPr>
                <w:rFonts w:ascii="Calibri" w:hAnsi="Calibri" w:cs="Calibri"/>
                <w:color w:val="000000"/>
                <w:szCs w:val="24"/>
                <w:lang w:val="sk-SK"/>
              </w:rPr>
              <w:t xml:space="preserve">136 ± 34 </w:t>
            </w:r>
          </w:p>
        </w:tc>
      </w:tr>
      <w:tr w:rsidR="00FC1930" w:rsidRPr="00FA362E" w14:paraId="188F84D0" w14:textId="77777777" w:rsidTr="00AC46BC">
        <w:trPr>
          <w:trHeight w:val="435"/>
          <w:jc w:val="center"/>
        </w:trPr>
        <w:tc>
          <w:tcPr>
            <w:tcW w:w="2540" w:type="dxa"/>
            <w:tcBorders>
              <w:top w:val="nil"/>
              <w:left w:val="nil"/>
              <w:bottom w:val="nil"/>
              <w:right w:val="nil"/>
            </w:tcBorders>
            <w:shd w:val="clear" w:color="auto" w:fill="auto"/>
            <w:vAlign w:val="center"/>
            <w:hideMark/>
          </w:tcPr>
          <w:p w14:paraId="21D1BFC2" w14:textId="77777777" w:rsidR="00FC1930" w:rsidRPr="00FA362E" w:rsidRDefault="00FC1930" w:rsidP="00AC46BC">
            <w:pPr>
              <w:overflowPunct/>
              <w:autoSpaceDE/>
              <w:autoSpaceDN/>
              <w:adjustRightInd/>
              <w:spacing w:line="240" w:lineRule="auto"/>
              <w:textAlignment w:val="auto"/>
              <w:rPr>
                <w:color w:val="000000"/>
                <w:szCs w:val="24"/>
                <w:lang w:val="sk-SK"/>
              </w:rPr>
            </w:pPr>
            <w:r w:rsidRPr="00FA362E">
              <w:rPr>
                <w:color w:val="000000"/>
                <w:szCs w:val="24"/>
                <w:lang w:val="sk-SK"/>
              </w:rPr>
              <w:t>DBP (mmHg)</w:t>
            </w:r>
            <w:r w:rsidRPr="00FA362E">
              <w:rPr>
                <w:rFonts w:ascii="Calibri" w:hAnsi="Calibri" w:cs="Calibri"/>
                <w:color w:val="000000"/>
                <w:szCs w:val="24"/>
                <w:lang w:val="sk-SK"/>
              </w:rPr>
              <w:t xml:space="preserve"> </w:t>
            </w:r>
          </w:p>
        </w:tc>
        <w:tc>
          <w:tcPr>
            <w:tcW w:w="2620" w:type="dxa"/>
            <w:tcBorders>
              <w:top w:val="nil"/>
              <w:left w:val="nil"/>
              <w:bottom w:val="nil"/>
              <w:right w:val="nil"/>
            </w:tcBorders>
            <w:shd w:val="clear" w:color="auto" w:fill="auto"/>
            <w:vAlign w:val="center"/>
            <w:hideMark/>
          </w:tcPr>
          <w:p w14:paraId="06B63EAF" w14:textId="77777777" w:rsidR="00FC1930" w:rsidRPr="00FA362E" w:rsidRDefault="00FC1930" w:rsidP="00AC46BC">
            <w:pPr>
              <w:overflowPunct/>
              <w:autoSpaceDE/>
              <w:autoSpaceDN/>
              <w:adjustRightInd/>
              <w:spacing w:line="240" w:lineRule="auto"/>
              <w:ind w:firstLineChars="100" w:firstLine="240"/>
              <w:jc w:val="right"/>
              <w:textAlignment w:val="auto"/>
              <w:rPr>
                <w:rFonts w:ascii="Calibri" w:hAnsi="Calibri" w:cs="Calibri"/>
                <w:color w:val="000000"/>
                <w:szCs w:val="24"/>
                <w:lang w:val="sk-SK"/>
              </w:rPr>
            </w:pPr>
            <w:r w:rsidRPr="00FA362E">
              <w:rPr>
                <w:rFonts w:ascii="Calibri" w:hAnsi="Calibri" w:cs="Calibri"/>
                <w:color w:val="000000"/>
                <w:szCs w:val="24"/>
                <w:lang w:val="sk-SK"/>
              </w:rPr>
              <w:t xml:space="preserve">73 ± 22 </w:t>
            </w:r>
          </w:p>
        </w:tc>
      </w:tr>
      <w:tr w:rsidR="00FC1930" w:rsidRPr="00FA362E" w14:paraId="6039E2E8" w14:textId="77777777" w:rsidTr="00AC46BC">
        <w:trPr>
          <w:trHeight w:val="435"/>
          <w:jc w:val="center"/>
        </w:trPr>
        <w:tc>
          <w:tcPr>
            <w:tcW w:w="2540" w:type="dxa"/>
            <w:tcBorders>
              <w:top w:val="nil"/>
              <w:left w:val="nil"/>
              <w:bottom w:val="nil"/>
              <w:right w:val="nil"/>
            </w:tcBorders>
            <w:shd w:val="clear" w:color="auto" w:fill="auto"/>
            <w:vAlign w:val="center"/>
            <w:hideMark/>
          </w:tcPr>
          <w:p w14:paraId="54E6CCBE" w14:textId="77777777" w:rsidR="00FC1930" w:rsidRPr="00FA362E" w:rsidRDefault="00FC1930" w:rsidP="00AC46BC">
            <w:pPr>
              <w:overflowPunct/>
              <w:autoSpaceDE/>
              <w:autoSpaceDN/>
              <w:adjustRightInd/>
              <w:spacing w:line="240" w:lineRule="auto"/>
              <w:textAlignment w:val="auto"/>
              <w:rPr>
                <w:color w:val="000000"/>
                <w:szCs w:val="24"/>
                <w:lang w:val="sk-SK"/>
              </w:rPr>
            </w:pPr>
            <w:r w:rsidRPr="00FA362E">
              <w:rPr>
                <w:color w:val="000000"/>
                <w:szCs w:val="24"/>
                <w:lang w:val="sk-SK"/>
              </w:rPr>
              <w:t>MBP (mmHg)</w:t>
            </w:r>
            <w:r w:rsidRPr="00FA362E">
              <w:rPr>
                <w:rFonts w:ascii="Calibri" w:hAnsi="Calibri" w:cs="Calibri"/>
                <w:color w:val="000000"/>
                <w:szCs w:val="24"/>
                <w:lang w:val="sk-SK"/>
              </w:rPr>
              <w:t xml:space="preserve"> </w:t>
            </w:r>
          </w:p>
        </w:tc>
        <w:tc>
          <w:tcPr>
            <w:tcW w:w="2620" w:type="dxa"/>
            <w:tcBorders>
              <w:top w:val="nil"/>
              <w:left w:val="nil"/>
              <w:bottom w:val="nil"/>
              <w:right w:val="nil"/>
            </w:tcBorders>
            <w:shd w:val="clear" w:color="auto" w:fill="auto"/>
            <w:vAlign w:val="center"/>
            <w:hideMark/>
          </w:tcPr>
          <w:p w14:paraId="3549832B" w14:textId="77777777" w:rsidR="00FC1930" w:rsidRPr="00FA362E" w:rsidRDefault="00FC1930" w:rsidP="00AC46BC">
            <w:pPr>
              <w:overflowPunct/>
              <w:autoSpaceDE/>
              <w:autoSpaceDN/>
              <w:adjustRightInd/>
              <w:spacing w:line="240" w:lineRule="auto"/>
              <w:ind w:firstLineChars="100" w:firstLine="240"/>
              <w:jc w:val="right"/>
              <w:textAlignment w:val="auto"/>
              <w:rPr>
                <w:rFonts w:ascii="Calibri" w:hAnsi="Calibri" w:cs="Calibri"/>
                <w:color w:val="000000"/>
                <w:szCs w:val="24"/>
                <w:lang w:val="sk-SK"/>
              </w:rPr>
            </w:pPr>
            <w:r w:rsidRPr="00FA362E">
              <w:rPr>
                <w:rFonts w:ascii="Calibri" w:hAnsi="Calibri" w:cs="Calibri"/>
                <w:color w:val="000000"/>
                <w:szCs w:val="24"/>
                <w:lang w:val="sk-SK"/>
              </w:rPr>
              <w:t xml:space="preserve">94 ± 26 </w:t>
            </w:r>
          </w:p>
        </w:tc>
      </w:tr>
      <w:tr w:rsidR="00FC1930" w:rsidRPr="00FA362E" w14:paraId="3346B91F" w14:textId="77777777" w:rsidTr="00AC46BC">
        <w:trPr>
          <w:trHeight w:val="435"/>
          <w:jc w:val="center"/>
        </w:trPr>
        <w:tc>
          <w:tcPr>
            <w:tcW w:w="2540" w:type="dxa"/>
            <w:tcBorders>
              <w:top w:val="nil"/>
              <w:left w:val="nil"/>
              <w:bottom w:val="nil"/>
              <w:right w:val="nil"/>
            </w:tcBorders>
            <w:shd w:val="clear" w:color="auto" w:fill="auto"/>
            <w:vAlign w:val="center"/>
            <w:hideMark/>
          </w:tcPr>
          <w:p w14:paraId="27C2D9C4" w14:textId="77777777" w:rsidR="00FC1930" w:rsidRPr="00FA362E" w:rsidRDefault="00FC1930" w:rsidP="00AC46BC">
            <w:pPr>
              <w:overflowPunct/>
              <w:autoSpaceDE/>
              <w:autoSpaceDN/>
              <w:adjustRightInd/>
              <w:spacing w:line="240" w:lineRule="auto"/>
              <w:textAlignment w:val="auto"/>
              <w:rPr>
                <w:color w:val="000000"/>
                <w:szCs w:val="24"/>
                <w:lang w:val="sk-SK"/>
              </w:rPr>
            </w:pPr>
            <w:r w:rsidRPr="00FA362E">
              <w:rPr>
                <w:color w:val="000000"/>
                <w:szCs w:val="24"/>
                <w:lang w:val="sk-SK"/>
              </w:rPr>
              <w:t>RR (s)</w:t>
            </w:r>
            <w:r w:rsidRPr="00FA362E">
              <w:rPr>
                <w:rFonts w:ascii="Calibri" w:hAnsi="Calibri" w:cs="Calibri"/>
                <w:color w:val="000000"/>
                <w:szCs w:val="24"/>
                <w:lang w:val="sk-SK"/>
              </w:rPr>
              <w:t xml:space="preserve"> </w:t>
            </w:r>
          </w:p>
        </w:tc>
        <w:tc>
          <w:tcPr>
            <w:tcW w:w="2620" w:type="dxa"/>
            <w:tcBorders>
              <w:top w:val="nil"/>
              <w:left w:val="nil"/>
              <w:bottom w:val="nil"/>
              <w:right w:val="nil"/>
            </w:tcBorders>
            <w:shd w:val="clear" w:color="auto" w:fill="auto"/>
            <w:vAlign w:val="center"/>
            <w:hideMark/>
          </w:tcPr>
          <w:p w14:paraId="7928F4DD" w14:textId="77777777" w:rsidR="00FC1930" w:rsidRPr="00FA362E" w:rsidRDefault="00FC1930" w:rsidP="00AC46BC">
            <w:pPr>
              <w:overflowPunct/>
              <w:autoSpaceDE/>
              <w:autoSpaceDN/>
              <w:adjustRightInd/>
              <w:spacing w:line="240" w:lineRule="auto"/>
              <w:jc w:val="right"/>
              <w:textAlignment w:val="auto"/>
              <w:rPr>
                <w:rFonts w:ascii="Calibri" w:hAnsi="Calibri" w:cs="Calibri"/>
                <w:color w:val="000000"/>
                <w:szCs w:val="24"/>
                <w:lang w:val="sk-SK"/>
              </w:rPr>
            </w:pPr>
            <w:r w:rsidRPr="00FA362E">
              <w:rPr>
                <w:rFonts w:ascii="Calibri" w:hAnsi="Calibri" w:cs="Calibri"/>
                <w:color w:val="000000"/>
                <w:szCs w:val="24"/>
                <w:lang w:val="sk-SK"/>
              </w:rPr>
              <w:t xml:space="preserve">0.94 ± 0.12 </w:t>
            </w:r>
          </w:p>
        </w:tc>
      </w:tr>
      <w:tr w:rsidR="00FC1930" w:rsidRPr="00FA362E" w14:paraId="07D15A7B" w14:textId="77777777" w:rsidTr="00AC46BC">
        <w:trPr>
          <w:trHeight w:val="435"/>
          <w:jc w:val="center"/>
        </w:trPr>
        <w:tc>
          <w:tcPr>
            <w:tcW w:w="2540" w:type="dxa"/>
            <w:tcBorders>
              <w:top w:val="nil"/>
              <w:left w:val="nil"/>
              <w:bottom w:val="nil"/>
              <w:right w:val="nil"/>
            </w:tcBorders>
            <w:shd w:val="clear" w:color="auto" w:fill="auto"/>
            <w:vAlign w:val="center"/>
            <w:hideMark/>
          </w:tcPr>
          <w:p w14:paraId="3B38B766" w14:textId="77777777" w:rsidR="00FC1930" w:rsidRPr="00FA362E" w:rsidRDefault="00FC1930" w:rsidP="00AC46BC">
            <w:pPr>
              <w:overflowPunct/>
              <w:autoSpaceDE/>
              <w:autoSpaceDN/>
              <w:adjustRightInd/>
              <w:spacing w:line="240" w:lineRule="auto"/>
              <w:textAlignment w:val="auto"/>
              <w:rPr>
                <w:color w:val="000000"/>
                <w:szCs w:val="24"/>
                <w:lang w:val="sk-SK"/>
              </w:rPr>
            </w:pPr>
            <w:r w:rsidRPr="00FA362E">
              <w:rPr>
                <w:color w:val="000000"/>
                <w:szCs w:val="24"/>
                <w:lang w:val="sk-SK"/>
              </w:rPr>
              <w:t>BMI (kg/m^2)</w:t>
            </w:r>
            <w:r w:rsidRPr="00FA362E">
              <w:rPr>
                <w:rFonts w:ascii="Calibri" w:hAnsi="Calibri" w:cs="Calibri"/>
                <w:color w:val="000000"/>
                <w:szCs w:val="24"/>
                <w:lang w:val="sk-SK"/>
              </w:rPr>
              <w:t xml:space="preserve"> </w:t>
            </w:r>
          </w:p>
        </w:tc>
        <w:tc>
          <w:tcPr>
            <w:tcW w:w="2620" w:type="dxa"/>
            <w:tcBorders>
              <w:top w:val="nil"/>
              <w:left w:val="nil"/>
              <w:bottom w:val="nil"/>
              <w:right w:val="nil"/>
            </w:tcBorders>
            <w:shd w:val="clear" w:color="auto" w:fill="auto"/>
            <w:vAlign w:val="center"/>
            <w:hideMark/>
          </w:tcPr>
          <w:p w14:paraId="09E0956E" w14:textId="77777777" w:rsidR="00FC1930" w:rsidRPr="00FA362E" w:rsidRDefault="00FC1930" w:rsidP="00AC46BC">
            <w:pPr>
              <w:overflowPunct/>
              <w:autoSpaceDE/>
              <w:autoSpaceDN/>
              <w:adjustRightInd/>
              <w:spacing w:line="240" w:lineRule="auto"/>
              <w:jc w:val="right"/>
              <w:textAlignment w:val="auto"/>
              <w:rPr>
                <w:rFonts w:ascii="Calibri" w:hAnsi="Calibri" w:cs="Calibri"/>
                <w:color w:val="000000"/>
                <w:szCs w:val="24"/>
                <w:lang w:val="sk-SK"/>
              </w:rPr>
            </w:pPr>
            <w:r w:rsidRPr="00FA362E">
              <w:rPr>
                <w:rFonts w:ascii="Calibri" w:hAnsi="Calibri" w:cs="Calibri"/>
                <w:color w:val="000000"/>
                <w:szCs w:val="24"/>
                <w:lang w:val="sk-SK"/>
              </w:rPr>
              <w:t xml:space="preserve">22 ± 2.7 </w:t>
            </w:r>
          </w:p>
        </w:tc>
      </w:tr>
    </w:tbl>
    <w:p w14:paraId="0588D909" w14:textId="77777777" w:rsidR="00FC1930" w:rsidRPr="00FA362E" w:rsidRDefault="00FC1930" w:rsidP="00FC1930">
      <w:pPr>
        <w:pStyle w:val="Popis"/>
        <w:spacing w:before="240"/>
        <w:rPr>
          <w:lang w:val="sk-SK"/>
        </w:rPr>
      </w:pPr>
      <w:bookmarkStart w:id="178" w:name="_Toc509997476"/>
      <w:bookmarkStart w:id="179" w:name="_Ref509515091"/>
      <w:bookmarkStart w:id="180" w:name="_Toc510268065"/>
      <w:bookmarkStart w:id="181" w:name="_Toc513584976"/>
      <w:bookmarkStart w:id="182" w:name="_Toc513981541"/>
      <w:r w:rsidRPr="00FA362E">
        <w:rPr>
          <w:lang w:val="sk-SK"/>
        </w:rPr>
        <w:t xml:space="preserve">Tabuľka </w:t>
      </w:r>
      <w:r w:rsidRPr="00FA362E">
        <w:rPr>
          <w:lang w:val="sk-SK"/>
        </w:rPr>
        <w:fldChar w:fldCharType="begin"/>
      </w:r>
      <w:r w:rsidRPr="00FA362E">
        <w:rPr>
          <w:lang w:val="sk-SK"/>
        </w:rPr>
        <w:instrText xml:space="preserve"> SEQ Tabuľka \* ARABIC </w:instrText>
      </w:r>
      <w:r w:rsidRPr="00FA362E">
        <w:rPr>
          <w:lang w:val="sk-SK"/>
        </w:rPr>
        <w:fldChar w:fldCharType="separate"/>
      </w:r>
      <w:r w:rsidR="00B85020">
        <w:rPr>
          <w:noProof/>
          <w:lang w:val="sk-SK"/>
        </w:rPr>
        <w:t>2</w:t>
      </w:r>
      <w:bookmarkEnd w:id="178"/>
      <w:r w:rsidRPr="00FA362E">
        <w:rPr>
          <w:lang w:val="sk-SK"/>
        </w:rPr>
        <w:fldChar w:fldCharType="end"/>
      </w:r>
      <w:bookmarkEnd w:id="179"/>
      <w:r w:rsidRPr="00FA362E">
        <w:rPr>
          <w:lang w:val="sk-SK"/>
        </w:rPr>
        <w:t>: Charakteristiky meraných dobrovoľníkov.</w:t>
      </w:r>
      <w:bookmarkEnd w:id="180"/>
      <w:bookmarkEnd w:id="181"/>
      <w:bookmarkEnd w:id="182"/>
    </w:p>
    <w:p w14:paraId="6DFAD228" w14:textId="77777777" w:rsidR="00FC1930" w:rsidRPr="00FA362E" w:rsidRDefault="00FC1930" w:rsidP="00FC1930">
      <w:pPr>
        <w:rPr>
          <w:lang w:val="sk-SK" w:eastAsia="en-US" w:bidi="en-US"/>
        </w:rPr>
      </w:pPr>
    </w:p>
    <w:p w14:paraId="4A5D48F5" w14:textId="7598BC75" w:rsidR="00FC1930" w:rsidRPr="00FA362E" w:rsidRDefault="00AC46BC" w:rsidP="00FC1930">
      <w:pPr>
        <w:rPr>
          <w:lang w:val="sk-SK"/>
        </w:rPr>
      </w:pPr>
      <w:r>
        <w:rPr>
          <w:lang w:val="sk-SK"/>
        </w:rPr>
        <w:t>Merania boli vykonané vo</w:t>
      </w:r>
      <w:r w:rsidR="00FC1930" w:rsidRPr="00FA362E">
        <w:rPr>
          <w:lang w:val="sk-SK"/>
        </w:rPr>
        <w:t xml:space="preserve"> Fakultní nemocnici u sv. Anny v Brne. Štúdia bola schválená etickou komisiou.  Všetky merania sa uskutočnili v klimatizovanom laboratóriu s teplotou 22 °C medzi 14.00 a 15.00 hodinou. Dobrovoľníci boli požiadaný aby sa zdržali ťažkej fyzickej záťaže, liekov a látok ktoré by mohli ovplyvniť srdcovocievnu aktivitu a aktivitu autonómneho nervového systému, vrátane alkoholu a kofeínových nápojov a to aspoň 24 hodín pred vyšetrením. Boli takisto požiadaný aby nejedli aspoň 2 hodiny pred vyšetrením. S každým dobrovoľníkom bol vykonaný ústny pohovor, pri ktorom oznámili svoj zdravotný stav a uviedli lieky ktoré užívajú. </w:t>
      </w:r>
    </w:p>
    <w:p w14:paraId="77C4C5BA" w14:textId="77777777" w:rsidR="00FC1930" w:rsidRPr="00FA362E" w:rsidRDefault="00FC1930" w:rsidP="00FC1930">
      <w:pPr>
        <w:pStyle w:val="Nadpis3"/>
        <w:rPr>
          <w:lang w:val="sk-SK"/>
        </w:rPr>
      </w:pPr>
      <w:bookmarkStart w:id="183" w:name="_Toc510268155"/>
      <w:bookmarkStart w:id="184" w:name="_Toc513981479"/>
      <w:r w:rsidRPr="00FA362E">
        <w:rPr>
          <w:lang w:val="sk-SK"/>
        </w:rPr>
        <w:t>Merací protokol</w:t>
      </w:r>
      <w:bookmarkEnd w:id="183"/>
      <w:bookmarkEnd w:id="184"/>
    </w:p>
    <w:p w14:paraId="52E271E5" w14:textId="77777777" w:rsidR="00FC1930" w:rsidRPr="00FA362E" w:rsidRDefault="00FC1930" w:rsidP="00FC1930">
      <w:pPr>
        <w:rPr>
          <w:lang w:val="sk-SK"/>
        </w:rPr>
      </w:pPr>
    </w:p>
    <w:p w14:paraId="54384BD0" w14:textId="2544AB8F" w:rsidR="00FC1930" w:rsidRDefault="00FC1930" w:rsidP="00FC1930">
      <w:pPr>
        <w:rPr>
          <w:lang w:val="sk-SK"/>
        </w:rPr>
      </w:pPr>
      <w:r w:rsidRPr="00FA362E">
        <w:rPr>
          <w:lang w:val="sk-SK"/>
        </w:rPr>
        <w:t>Dobrovoľníkom boli nalepené povrchové impedančné elektródy, EKG elektródy, bol pripevnený mikrofón na hrudi a manžeta na meranie krvného tlaku na prste. Potom dobrovoľníci 15 minút odpočívali ležmo na lôžku. Následne bolo vykonané meranie ležmo na lôžku. Meranie malo 3 fázy pričom každá fáza trvala 5 minút. Prvá fáza bola spontánne dýchanie. Druhá fáza bolo hlboké dýchanie pri ktorej dobrovoľníci dýchali s frekvenciou 0.1Hz (5 sekúnd nádych, 5 sekúnd výdych)</w:t>
      </w:r>
      <w:r w:rsidR="00934FBD">
        <w:rPr>
          <w:lang w:val="sk-SK"/>
        </w:rPr>
        <w:t xml:space="preserve"> podľa inštrukcií na monitore</w:t>
      </w:r>
      <w:r w:rsidRPr="00FA362E">
        <w:rPr>
          <w:lang w:val="sk-SK"/>
        </w:rPr>
        <w:t xml:space="preserve">. Nakoniec nasledovala opäť fáza spontánneho </w:t>
      </w:r>
      <w:commentRangeStart w:id="185"/>
      <w:r w:rsidRPr="00FA362E">
        <w:rPr>
          <w:lang w:val="sk-SK"/>
        </w:rPr>
        <w:t>dýchania</w:t>
      </w:r>
      <w:commentRangeEnd w:id="185"/>
      <w:r w:rsidRPr="00FA362E">
        <w:rPr>
          <w:rStyle w:val="Odkaznakomentr"/>
          <w:lang w:val="sk-SK"/>
        </w:rPr>
        <w:commentReference w:id="185"/>
      </w:r>
      <w:r w:rsidRPr="00FA362E">
        <w:rPr>
          <w:lang w:val="sk-SK"/>
        </w:rPr>
        <w:t>.</w:t>
      </w:r>
    </w:p>
    <w:p w14:paraId="2115A595" w14:textId="77777777" w:rsidR="00FC1930" w:rsidRDefault="00FC1930" w:rsidP="00FC1930">
      <w:pPr>
        <w:rPr>
          <w:lang w:val="sk-SK"/>
        </w:rPr>
      </w:pPr>
    </w:p>
    <w:p w14:paraId="5676466B" w14:textId="2E91B2B6" w:rsidR="00934FBD" w:rsidRDefault="00934FBD" w:rsidP="00934FBD">
      <w:pPr>
        <w:pStyle w:val="Nadpis3"/>
        <w:rPr>
          <w:lang w:val="sk-SK"/>
        </w:rPr>
      </w:pPr>
      <w:bookmarkStart w:id="186" w:name="_Toc513981480"/>
      <w:r>
        <w:rPr>
          <w:lang w:val="sk-SK"/>
        </w:rPr>
        <w:t>Merané signály</w:t>
      </w:r>
      <w:bookmarkEnd w:id="186"/>
    </w:p>
    <w:p w14:paraId="7CD4EF3E" w14:textId="77777777" w:rsidR="00934FBD" w:rsidRDefault="00934FBD" w:rsidP="00934FBD">
      <w:pPr>
        <w:rPr>
          <w:lang w:val="sk-SK"/>
        </w:rPr>
      </w:pPr>
    </w:p>
    <w:p w14:paraId="047CDAB0" w14:textId="198D06B4" w:rsidR="00934FBD" w:rsidRDefault="00934FBD" w:rsidP="00934FBD">
      <w:pPr>
        <w:rPr>
          <w:lang w:val="sk-SK"/>
        </w:rPr>
      </w:pPr>
      <w:r>
        <w:rPr>
          <w:lang w:val="sk-SK"/>
        </w:rPr>
        <w:lastRenderedPageBreak/>
        <w:t xml:space="preserve">V tejto </w:t>
      </w:r>
      <w:r w:rsidRPr="00FA362E">
        <w:rPr>
          <w:lang w:val="sk-SK"/>
        </w:rPr>
        <w:t>práci sú spracované</w:t>
      </w:r>
      <w:r>
        <w:rPr>
          <w:lang w:val="sk-SK"/>
        </w:rPr>
        <w:t xml:space="preserve"> tieto signály:</w:t>
      </w:r>
    </w:p>
    <w:p w14:paraId="2024EDA5" w14:textId="77777777" w:rsidR="00934FBD" w:rsidRDefault="00934FBD" w:rsidP="00934FBD">
      <w:pPr>
        <w:rPr>
          <w:lang w:val="sk-SK"/>
        </w:rPr>
      </w:pPr>
    </w:p>
    <w:p w14:paraId="37BFE9BE" w14:textId="77777777" w:rsidR="00934FBD" w:rsidRDefault="00934FBD" w:rsidP="00934FBD">
      <w:pPr>
        <w:pStyle w:val="Odsekzoznamu"/>
        <w:numPr>
          <w:ilvl w:val="0"/>
          <w:numId w:val="35"/>
        </w:numPr>
        <w:rPr>
          <w:lang w:val="sk-SK"/>
        </w:rPr>
      </w:pPr>
      <w:r w:rsidRPr="00934FBD">
        <w:rPr>
          <w:lang w:val="sk-SK"/>
        </w:rPr>
        <w:t xml:space="preserve">Bioimpedancia nameraná multikanálovým bioimedančným monitoru (MBM; ISIBRNO MPM 14.1, Institute of Scientific Instruments, Brno, Czech Republic) </w:t>
      </w:r>
      <w:r w:rsidRPr="00934FBD">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bG9vZCBmbG93IG1vbml0b3Jpbmc8L0lEVGV4dD48RGlzcGxheVRleHQ+WzddPC9EaXNwbGF5VGV4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Pr="00934FBD">
        <w:rPr>
          <w:lang w:val="sk-SK"/>
        </w:rPr>
        <w:instrText xml:space="preserve"> ADDIN EN.CITE </w:instrText>
      </w:r>
      <w:r w:rsidRPr="00934FBD">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bG9vZCBmbG93IG1vbml0b3Jpbmc8L0lEVGV4dD48RGlzcGxheVRleHQ+WzddPC9EaXNwbGF5VGV4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Pr="00934FBD">
        <w:rPr>
          <w:lang w:val="sk-SK"/>
        </w:rPr>
        <w:instrText xml:space="preserve"> ADDIN EN.CITE.DATA </w:instrText>
      </w:r>
      <w:r w:rsidRPr="00934FBD">
        <w:rPr>
          <w:lang w:val="sk-SK"/>
        </w:rPr>
      </w:r>
      <w:r w:rsidRPr="00934FBD">
        <w:rPr>
          <w:lang w:val="sk-SK"/>
        </w:rPr>
        <w:fldChar w:fldCharType="end"/>
      </w:r>
      <w:r w:rsidRPr="00934FBD">
        <w:rPr>
          <w:lang w:val="sk-SK"/>
        </w:rPr>
      </w:r>
      <w:r w:rsidRPr="00934FBD">
        <w:rPr>
          <w:lang w:val="sk-SK"/>
        </w:rPr>
        <w:fldChar w:fldCharType="separate"/>
      </w:r>
      <w:r w:rsidRPr="00934FBD">
        <w:rPr>
          <w:noProof/>
          <w:lang w:val="sk-SK"/>
        </w:rPr>
        <w:t>[7]</w:t>
      </w:r>
      <w:r w:rsidRPr="00934FBD">
        <w:rPr>
          <w:lang w:val="sk-SK"/>
        </w:rPr>
        <w:fldChar w:fldCharType="end"/>
      </w:r>
      <w:r>
        <w:rPr>
          <w:lang w:val="sk-SK"/>
        </w:rPr>
        <w:t>.</w:t>
      </w:r>
    </w:p>
    <w:p w14:paraId="632757F6" w14:textId="77777777" w:rsidR="00934FBD" w:rsidRDefault="00934FBD" w:rsidP="00934FBD">
      <w:pPr>
        <w:pStyle w:val="Odsekzoznamu"/>
        <w:numPr>
          <w:ilvl w:val="0"/>
          <w:numId w:val="35"/>
        </w:numPr>
        <w:rPr>
          <w:lang w:val="sk-SK"/>
        </w:rPr>
      </w:pPr>
      <w:r w:rsidRPr="00934FBD">
        <w:rPr>
          <w:lang w:val="sk-SK"/>
        </w:rPr>
        <w:t xml:space="preserve">12-zvodové EKG (ECG12, ISI BRNO, Czech Republic), </w:t>
      </w:r>
    </w:p>
    <w:p w14:paraId="56A9D0B6" w14:textId="77777777" w:rsidR="00934FBD" w:rsidRDefault="00934FBD" w:rsidP="00934FBD">
      <w:pPr>
        <w:pStyle w:val="Odsekzoznamu"/>
        <w:numPr>
          <w:ilvl w:val="0"/>
          <w:numId w:val="35"/>
        </w:numPr>
        <w:rPr>
          <w:lang w:val="sk-SK"/>
        </w:rPr>
      </w:pPr>
      <w:r w:rsidRPr="00934FBD">
        <w:rPr>
          <w:lang w:val="sk-SK"/>
        </w:rPr>
        <w:t xml:space="preserve">kontinuálny arteriálny krvny tlak Penázovou metodou  (Finapres-2300, Ohmeda </w:t>
      </w:r>
      <w:r>
        <w:rPr>
          <w:lang w:val="sk-SK"/>
        </w:rPr>
        <w:t xml:space="preserve">Medical, Englewood, Co., USA) </w:t>
      </w:r>
    </w:p>
    <w:p w14:paraId="4AB210CD" w14:textId="4BB8C529" w:rsidR="00934FBD" w:rsidRDefault="00934FBD" w:rsidP="00934FBD">
      <w:pPr>
        <w:pStyle w:val="Odsekzoznamu"/>
        <w:numPr>
          <w:ilvl w:val="0"/>
          <w:numId w:val="35"/>
        </w:numPr>
        <w:rPr>
          <w:lang w:val="sk-SK"/>
        </w:rPr>
      </w:pPr>
      <w:r w:rsidRPr="00934FBD">
        <w:rPr>
          <w:lang w:val="sk-SK"/>
        </w:rPr>
        <w:t>srdečné zvuky (PCG 1.0, ISI BRNO, Czech Republic)</w:t>
      </w:r>
    </w:p>
    <w:p w14:paraId="27872E4B" w14:textId="77777777" w:rsidR="00934FBD" w:rsidRDefault="00934FBD" w:rsidP="00934FBD">
      <w:pPr>
        <w:rPr>
          <w:lang w:val="sk-SK"/>
        </w:rPr>
      </w:pPr>
    </w:p>
    <w:p w14:paraId="6B4CEDC4" w14:textId="08CA4F9B" w:rsidR="00934FBD" w:rsidRDefault="00934FBD" w:rsidP="00934FBD">
      <w:pPr>
        <w:rPr>
          <w:lang w:val="sk-SK"/>
        </w:rPr>
      </w:pPr>
      <w:r>
        <w:rPr>
          <w:lang w:val="sk-SK"/>
        </w:rPr>
        <w:t>Polohu</w:t>
      </w:r>
      <w:r w:rsidRPr="00FA362E">
        <w:rPr>
          <w:lang w:val="sk-SK"/>
        </w:rPr>
        <w:t xml:space="preserve"> meraných hemodynamických signálov na ľudskom tele</w:t>
      </w:r>
      <w:r>
        <w:rPr>
          <w:lang w:val="sk-SK"/>
        </w:rPr>
        <w:t xml:space="preserve"> zachytáva</w:t>
      </w:r>
      <w:r w:rsidRPr="00FA362E">
        <w:rPr>
          <w:lang w:val="sk-SK"/>
        </w:rPr>
        <w:t xml:space="preserve"> </w:t>
      </w:r>
      <w:r>
        <w:rPr>
          <w:lang w:val="sk-SK"/>
        </w:rPr>
        <w:fldChar w:fldCharType="begin"/>
      </w:r>
      <w:r>
        <w:rPr>
          <w:lang w:val="sk-SK"/>
        </w:rPr>
        <w:instrText xml:space="preserve"> REF _Ref513755603 \h </w:instrText>
      </w:r>
      <w:r>
        <w:rPr>
          <w:lang w:val="sk-SK"/>
        </w:rPr>
      </w:r>
      <w:r>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1</w:t>
      </w:r>
      <w:r>
        <w:rPr>
          <w:lang w:val="sk-SK"/>
        </w:rPr>
        <w:fldChar w:fldCharType="end"/>
      </w:r>
      <w:r>
        <w:rPr>
          <w:lang w:val="sk-SK"/>
        </w:rPr>
        <w:t xml:space="preserve">. </w:t>
      </w:r>
      <w:r w:rsidRPr="00FA362E">
        <w:rPr>
          <w:lang w:val="sk-SK"/>
        </w:rPr>
        <w:t>Všetky signály boli nahrané so vzorkovacou frekvenciou 500Hz a rozlíšením 16 bitov. Pred vzorkovaním bol použitý antialiasingový filter.</w:t>
      </w:r>
    </w:p>
    <w:p w14:paraId="4034A996" w14:textId="77777777" w:rsidR="00934FBD" w:rsidRPr="00FA362E" w:rsidRDefault="00934FBD" w:rsidP="00934FBD">
      <w:pPr>
        <w:jc w:val="center"/>
        <w:rPr>
          <w:lang w:val="sk-SK"/>
        </w:rPr>
      </w:pPr>
      <w:r w:rsidRPr="00FA362E">
        <w:rPr>
          <w:noProof/>
        </w:rPr>
        <w:lastRenderedPageBreak/>
        <w:drawing>
          <wp:inline distT="0" distB="0" distL="0" distR="0" wp14:anchorId="35336027" wp14:editId="0EFC9AED">
            <wp:extent cx="2681605" cy="6945630"/>
            <wp:effectExtent l="0" t="0" r="4445" b="7620"/>
            <wp:docPr id="31" name="Obrázok 31" descr="o1v2b-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1v2b-0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81605" cy="6945630"/>
                    </a:xfrm>
                    <a:prstGeom prst="rect">
                      <a:avLst/>
                    </a:prstGeom>
                    <a:noFill/>
                    <a:ln>
                      <a:noFill/>
                    </a:ln>
                  </pic:spPr>
                </pic:pic>
              </a:graphicData>
            </a:graphic>
          </wp:inline>
        </w:drawing>
      </w:r>
    </w:p>
    <w:p w14:paraId="3F5AB91C" w14:textId="7EAB978F" w:rsidR="00934FBD" w:rsidRPr="00FA362E" w:rsidRDefault="00934FBD" w:rsidP="00934FBD">
      <w:pPr>
        <w:pStyle w:val="Popis"/>
        <w:rPr>
          <w:vanish/>
          <w:lang w:val="sk-SK"/>
          <w:specVanish/>
        </w:rPr>
      </w:pPr>
      <w:bookmarkStart w:id="187" w:name="_Ref513755603"/>
      <w:bookmarkStart w:id="188" w:name="_Toc513981518"/>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3</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1</w:t>
      </w:r>
      <w:r w:rsidR="00A53D98">
        <w:rPr>
          <w:lang w:val="sk-SK"/>
        </w:rPr>
        <w:fldChar w:fldCharType="end"/>
      </w:r>
      <w:bookmarkEnd w:id="187"/>
      <w:r w:rsidRPr="00FA362E">
        <w:rPr>
          <w:lang w:val="sk-SK"/>
        </w:rPr>
        <w:t>: Poloha meraných hemodynamických signálov na ľudskom tele.</w:t>
      </w:r>
      <w:bookmarkEnd w:id="188"/>
    </w:p>
    <w:p w14:paraId="167C2F68" w14:textId="77777777" w:rsidR="00934FBD" w:rsidRPr="00FA362E" w:rsidRDefault="00934FBD" w:rsidP="00934FBD">
      <w:pPr>
        <w:pStyle w:val="Popis"/>
        <w:rPr>
          <w:lang w:val="sk-SK"/>
        </w:rPr>
      </w:pPr>
      <w:r w:rsidRPr="00FA362E">
        <w:rPr>
          <w:lang w:val="sk-SK"/>
        </w:rPr>
        <w:t xml:space="preserve"> Kanály Zi sú polohy elektród zaznamenávajúce impedanci</w:t>
      </w:r>
      <w:r>
        <w:rPr>
          <w:lang w:val="sk-SK"/>
        </w:rPr>
        <w:t>u</w:t>
      </w:r>
      <w:r w:rsidRPr="00FA362E">
        <w:rPr>
          <w:lang w:val="sk-SK"/>
        </w:rPr>
        <w:t xml:space="preserve">, BP udáva meranie krvného tlaku, EKG elektrokardiogram a HS srdečné zvuky. Symbol </w:t>
      </w:r>
      <m:oMath>
        <m:sSub>
          <m:sSubPr>
            <m:ctrlPr>
              <w:rPr>
                <w:rFonts w:ascii="Cambria Math" w:hAnsi="Cambria Math"/>
                <w:i/>
                <w:color w:val="000000"/>
                <w:lang w:val="sk-SK"/>
              </w:rPr>
            </m:ctrlPr>
          </m:sSubPr>
          <m:e>
            <m:r>
              <w:rPr>
                <w:rFonts w:ascii="Cambria Math" w:hAnsi="Cambria Math"/>
                <w:color w:val="000000"/>
                <w:lang w:val="sk-SK"/>
              </w:rPr>
              <m:t>I</m:t>
            </m:r>
          </m:e>
          <m:sub>
            <m:r>
              <w:rPr>
                <w:rFonts w:ascii="Cambria Math" w:hAnsi="Cambria Math"/>
                <w:color w:val="000000"/>
                <w:lang w:val="sk-SK"/>
              </w:rPr>
              <m:t>i</m:t>
            </m:r>
          </m:sub>
        </m:sSub>
      </m:oMath>
      <w:r w:rsidRPr="00FA362E">
        <w:rPr>
          <w:lang w:val="sk-SK"/>
        </w:rPr>
        <w:t xml:space="preserve"> značí zdroj elektrického prúdu. V spodnej časti obrázku je načrtnutý príklad meraných </w:t>
      </w:r>
      <w:commentRangeStart w:id="189"/>
      <w:r w:rsidRPr="00FA362E">
        <w:rPr>
          <w:lang w:val="sk-SK"/>
        </w:rPr>
        <w:t>signálov</w:t>
      </w:r>
      <w:commentRangeEnd w:id="189"/>
      <w:r w:rsidR="00A03BED">
        <w:rPr>
          <w:rStyle w:val="Odkaznakomentr"/>
          <w:rFonts w:eastAsia="Times New Roman" w:cs="Times New Roman"/>
          <w:spacing w:val="0"/>
          <w:lang w:val="cs-CZ" w:eastAsia="cs-CZ" w:bidi="ar-SA"/>
        </w:rPr>
        <w:commentReference w:id="189"/>
      </w:r>
      <w:r w:rsidRPr="00FA362E">
        <w:rPr>
          <w:lang w:val="sk-SK"/>
        </w:rPr>
        <w:t>.</w:t>
      </w:r>
    </w:p>
    <w:p w14:paraId="1639C669" w14:textId="77777777" w:rsidR="00934FBD" w:rsidRPr="00934FBD" w:rsidRDefault="00934FBD" w:rsidP="00934FBD">
      <w:pPr>
        <w:rPr>
          <w:lang w:val="sk-SK"/>
        </w:rPr>
      </w:pPr>
    </w:p>
    <w:p w14:paraId="2A19F69A" w14:textId="77777777" w:rsidR="00E45212" w:rsidRPr="00E45212" w:rsidRDefault="00E45212" w:rsidP="00E45212">
      <w:pPr>
        <w:pStyle w:val="Nadpis3"/>
        <w:numPr>
          <w:ilvl w:val="2"/>
          <w:numId w:val="32"/>
        </w:numPr>
        <w:rPr>
          <w:lang w:val="sk-SK"/>
        </w:rPr>
      </w:pPr>
      <w:bookmarkStart w:id="190" w:name="_Toc510268147"/>
      <w:bookmarkStart w:id="191" w:name="_Toc513981481"/>
      <w:r w:rsidRPr="00E45212">
        <w:rPr>
          <w:lang w:val="sk-SK"/>
        </w:rPr>
        <w:lastRenderedPageBreak/>
        <w:t>Multikanálový bioimpedančný monitor</w:t>
      </w:r>
      <w:bookmarkEnd w:id="190"/>
      <w:bookmarkEnd w:id="191"/>
    </w:p>
    <w:p w14:paraId="4116415F" w14:textId="77777777" w:rsidR="00E45212" w:rsidRPr="00FA362E" w:rsidRDefault="00E45212" w:rsidP="00E45212">
      <w:pPr>
        <w:rPr>
          <w:lang w:val="sk-SK"/>
        </w:rPr>
      </w:pPr>
    </w:p>
    <w:p w14:paraId="4A02D34C" w14:textId="050E705F" w:rsidR="00E45212" w:rsidRPr="00FA362E" w:rsidRDefault="00842989" w:rsidP="00E45212">
      <w:pPr>
        <w:rPr>
          <w:color w:val="000000"/>
          <w:lang w:val="sk-SK"/>
        </w:rPr>
      </w:pPr>
      <w:r w:rsidRPr="002B725D">
        <w:rPr>
          <w:lang w:val="sk-SK"/>
        </w:rPr>
        <w:t xml:space="preserve">Na trhu existuje niekoľko bioimpedančných monitorov merajúcich CO </w:t>
      </w:r>
      <w:r w:rsidRPr="002B725D">
        <w:rPr>
          <w:lang w:val="sk-SK"/>
        </w:rPr>
        <w:fldChar w:fldCharType="begin">
          <w:fldData xml:space="preserve">PEVuZE5vdGU+PENpdGU+PEF1dGhvcj5Gb3J0aW48L0F1dGhvcj48WWVhcj4yMDA2PC9ZZWFyPjxJ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</w:fldData>
        </w:fldChar>
      </w:r>
      <w:r w:rsidR="004B0F7D">
        <w:rPr>
          <w:lang w:val="sk-SK"/>
        </w:rPr>
        <w:instrText xml:space="preserve"> ADDIN EN.CITE </w:instrText>
      </w:r>
      <w:r w:rsidR="004B0F7D">
        <w:rPr>
          <w:lang w:val="sk-SK"/>
        </w:rPr>
        <w:fldChar w:fldCharType="begin">
          <w:fldData xml:space="preserve">PEVuZE5vdGU+PENpdGU+PEF1dGhvcj5Gb3J0aW48L0F1dGhvcj48WWVhcj4yMDA2PC9ZZWFyPjxJ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</w:fldData>
        </w:fldChar>
      </w:r>
      <w:r w:rsidR="004B0F7D">
        <w:rPr>
          <w:lang w:val="sk-SK"/>
        </w:rPr>
        <w:instrText xml:space="preserve"> ADDIN EN.CITE.DATA </w:instrText>
      </w:r>
      <w:r w:rsidR="004B0F7D">
        <w:rPr>
          <w:lang w:val="sk-SK"/>
        </w:rPr>
      </w:r>
      <w:r w:rsidR="004B0F7D">
        <w:rPr>
          <w:lang w:val="sk-SK"/>
        </w:rPr>
        <w:fldChar w:fldCharType="end"/>
      </w:r>
      <w:r w:rsidRPr="002B725D">
        <w:rPr>
          <w:lang w:val="sk-SK"/>
        </w:rPr>
        <w:fldChar w:fldCharType="separate"/>
      </w:r>
      <w:r w:rsidR="004B0F7D">
        <w:rPr>
          <w:noProof/>
          <w:lang w:val="sk-SK"/>
        </w:rPr>
        <w:t>[60, 61]</w:t>
      </w:r>
      <w:r w:rsidRPr="002B725D">
        <w:rPr>
          <w:lang w:val="sk-SK"/>
        </w:rPr>
        <w:fldChar w:fldCharType="end"/>
      </w:r>
      <w:r w:rsidRPr="002B725D">
        <w:rPr>
          <w:lang w:val="sk-SK"/>
        </w:rPr>
        <w:t>. V tejto práci sú spracované dáta nameraná multikanálovým bioimedančným monitoru (MBM; ISIBRNO MPM 14.1, Institute of Scientific Ins</w:t>
      </w:r>
      <w:r>
        <w:rPr>
          <w:lang w:val="sk-SK"/>
        </w:rPr>
        <w:t xml:space="preserve">truments, Brno, Czech Republic). </w:t>
      </w:r>
      <w:r w:rsidR="00E45212" w:rsidRPr="00FA362E">
        <w:rPr>
          <w:lang w:val="sk-SK"/>
        </w:rPr>
        <w:t>MBM monitor nezávisle a simultánne meria impedanciu na 18-tich miestach tela - na hrudníku, rukách, nohách a krku (</w:t>
      </w:r>
      <m:oMath>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1</m:t>
            </m:r>
          </m:sub>
        </m:sSub>
        <m:r>
          <w:rPr>
            <w:rFonts w:ascii="Cambria Math" w:hAnsi="Cambria Math"/>
            <w:color w:val="000000"/>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18</m:t>
            </m:r>
          </m:sub>
        </m:sSub>
      </m:oMath>
      <w:r w:rsidR="00E45212" w:rsidRPr="00FA362E">
        <w:rPr>
          <w:color w:val="000000"/>
          <w:lang w:val="sk-SK"/>
        </w:rPr>
        <w:t xml:space="preserve"> na</w:t>
      </w:r>
      <w:r w:rsidR="008F7A5E">
        <w:rPr>
          <w:lang w:val="sk-SK"/>
        </w:rPr>
        <w:t xml:space="preserve"> </w:t>
      </w:r>
      <w:r w:rsidR="008F7A5E">
        <w:rPr>
          <w:lang w:val="sk-SK"/>
        </w:rPr>
        <w:fldChar w:fldCharType="begin"/>
      </w:r>
      <w:r w:rsidR="008F7A5E">
        <w:rPr>
          <w:lang w:val="sk-SK"/>
        </w:rPr>
        <w:instrText xml:space="preserve"> REF _Ref513755603 \h </w:instrText>
      </w:r>
      <w:r w:rsidR="008F7A5E">
        <w:rPr>
          <w:lang w:val="sk-SK"/>
        </w:rPr>
      </w:r>
      <w:r w:rsidR="008F7A5E">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1</w:t>
      </w:r>
      <w:r w:rsidR="008F7A5E">
        <w:rPr>
          <w:lang w:val="sk-SK"/>
        </w:rPr>
        <w:fldChar w:fldCharType="end"/>
      </w:r>
      <w:r w:rsidR="00E45212" w:rsidRPr="00FA362E">
        <w:rPr>
          <w:lang w:val="sk-SK"/>
        </w:rPr>
        <w:t>). Pre komplexnosť a priestorové rozloženie ľudského tela nie je možné použiť len jeden zdroj prúdu. MBM používa 3 nezávislé zdroje prúdu (</w:t>
      </w:r>
      <m:oMath>
        <m:sSub>
          <m:sSubPr>
            <m:ctrlPr>
              <w:rPr>
                <w:rFonts w:ascii="Cambria Math" w:hAnsi="Cambria Math"/>
                <w:i/>
                <w:color w:val="000000"/>
                <w:lang w:val="sk-SK"/>
              </w:rPr>
            </m:ctrlPr>
          </m:sSubPr>
          <m:e>
            <m:r>
              <w:rPr>
                <w:rFonts w:ascii="Cambria Math" w:hAnsi="Cambria Math"/>
                <w:color w:val="000000"/>
                <w:lang w:val="sk-SK"/>
              </w:rPr>
              <m:t>I</m:t>
            </m:r>
          </m:e>
          <m:sub>
            <m:r>
              <w:rPr>
                <w:rFonts w:ascii="Cambria Math" w:hAnsi="Cambria Math"/>
                <w:color w:val="000000"/>
                <w:lang w:val="sk-SK"/>
              </w:rPr>
              <m:t>1</m:t>
            </m:r>
          </m:sub>
        </m:sSub>
        <m:r>
          <w:rPr>
            <w:rFonts w:ascii="Cambria Math" w:hAnsi="Cambria Math"/>
            <w:color w:val="000000"/>
            <w:lang w:val="sk-SK"/>
          </w:rPr>
          <m:t>,</m:t>
        </m:r>
        <m:sSub>
          <m:sSubPr>
            <m:ctrlPr>
              <w:rPr>
                <w:rFonts w:ascii="Cambria Math" w:hAnsi="Cambria Math"/>
                <w:i/>
                <w:color w:val="000000"/>
                <w:lang w:val="sk-SK"/>
              </w:rPr>
            </m:ctrlPr>
          </m:sSubPr>
          <m:e>
            <m:r>
              <w:rPr>
                <w:rFonts w:ascii="Cambria Math" w:hAnsi="Cambria Math"/>
                <w:color w:val="000000"/>
                <w:lang w:val="sk-SK"/>
              </w:rPr>
              <m:t>I</m:t>
            </m:r>
          </m:e>
          <m:sub>
            <m:r>
              <w:rPr>
                <w:rFonts w:ascii="Cambria Math" w:hAnsi="Cambria Math"/>
                <w:color w:val="000000"/>
                <w:lang w:val="sk-SK"/>
              </w:rPr>
              <m:t>2</m:t>
            </m:r>
          </m:sub>
        </m:sSub>
      </m:oMath>
      <w:r w:rsidR="00E45212" w:rsidRPr="00FA362E">
        <w:rPr>
          <w:color w:val="000000"/>
          <w:lang w:val="sk-SK"/>
        </w:rPr>
        <w:t xml:space="preserve"> a </w:t>
      </w:r>
      <m:oMath>
        <m:sSub>
          <m:sSubPr>
            <m:ctrlPr>
              <w:rPr>
                <w:rFonts w:ascii="Cambria Math" w:hAnsi="Cambria Math"/>
                <w:i/>
                <w:color w:val="000000"/>
                <w:lang w:val="sk-SK"/>
              </w:rPr>
            </m:ctrlPr>
          </m:sSubPr>
          <m:e>
            <m:r>
              <w:rPr>
                <w:rFonts w:ascii="Cambria Math" w:hAnsi="Cambria Math"/>
                <w:color w:val="000000"/>
                <w:lang w:val="sk-SK"/>
              </w:rPr>
              <m:t>I</m:t>
            </m:r>
          </m:e>
          <m:sub>
            <m:r>
              <w:rPr>
                <w:rFonts w:ascii="Cambria Math" w:hAnsi="Cambria Math"/>
                <w:color w:val="000000"/>
                <w:lang w:val="sk-SK"/>
              </w:rPr>
              <m:t>3</m:t>
            </m:r>
          </m:sub>
        </m:sSub>
      </m:oMath>
      <w:r w:rsidR="00E45212" w:rsidRPr="00FA362E">
        <w:rPr>
          <w:color w:val="000000"/>
          <w:lang w:val="sk-SK"/>
        </w:rPr>
        <w:t xml:space="preserve"> </w:t>
      </w:r>
      <w:r w:rsidR="008F7A5E">
        <w:rPr>
          <w:color w:val="000000"/>
          <w:lang w:val="sk-SK"/>
        </w:rPr>
        <w:fldChar w:fldCharType="begin"/>
      </w:r>
      <w:r w:rsidR="008F7A5E">
        <w:rPr>
          <w:color w:val="000000"/>
          <w:lang w:val="sk-SK"/>
        </w:rPr>
        <w:instrText xml:space="preserve"> REF _Ref513755603 \h </w:instrText>
      </w:r>
      <w:r w:rsidR="008F7A5E">
        <w:rPr>
          <w:color w:val="000000"/>
          <w:lang w:val="sk-SK"/>
        </w:rPr>
      </w:r>
      <w:r w:rsidR="008F7A5E">
        <w:rPr>
          <w:color w:val="000000"/>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1</w:t>
      </w:r>
      <w:r w:rsidR="008F7A5E">
        <w:rPr>
          <w:color w:val="000000"/>
          <w:lang w:val="sk-SK"/>
        </w:rPr>
        <w:fldChar w:fldCharType="end"/>
      </w:r>
      <w:r w:rsidR="00E45212" w:rsidRPr="00FA362E">
        <w:rPr>
          <w:lang w:val="sk-SK"/>
        </w:rPr>
        <w:t>). Zdroje prúdu sú navzájom frekvenčne oddelené aby sa zabránilo vzájomnému rušeniu. Šírka pásma každého zdroja je 250 Hz, frekvencia jednotlivých zdrojov je 49 kHz, 50 kHz a 51 kHz. RMS zdroja prúdu je 1 mA. MBM používa štvor-elektródovú metódu na meranie bioimpedancie pre požadovanú časť tela.  Zdroj striedavého prúdu je pripojený na vonkajšie elektródy (</w:t>
      </w:r>
      <m:oMath>
        <m:sSub>
          <m:sSubPr>
            <m:ctrlPr>
              <w:rPr>
                <w:rFonts w:ascii="Cambria Math" w:hAnsi="Cambria Math"/>
                <w:i/>
                <w:color w:val="000000"/>
                <w:lang w:val="sk-SK"/>
              </w:rPr>
            </m:ctrlPr>
          </m:sSubPr>
          <m:e>
            <m:r>
              <w:rPr>
                <w:rFonts w:ascii="Cambria Math" w:hAnsi="Cambria Math"/>
                <w:color w:val="000000"/>
                <w:lang w:val="sk-SK"/>
              </w:rPr>
              <m:t>I</m:t>
            </m:r>
          </m:e>
          <m:sub>
            <m:r>
              <w:rPr>
                <w:rFonts w:ascii="Cambria Math" w:hAnsi="Cambria Math"/>
                <w:color w:val="000000"/>
                <w:lang w:val="sk-SK"/>
              </w:rPr>
              <m:t>i</m:t>
            </m:r>
          </m:sub>
        </m:sSub>
      </m:oMath>
      <w:r w:rsidR="00E45212" w:rsidRPr="00FA362E">
        <w:rPr>
          <w:color w:val="000000"/>
          <w:lang w:val="sk-SK"/>
        </w:rPr>
        <w:t>)</w:t>
      </w:r>
      <w:r w:rsidR="00E45212" w:rsidRPr="00FA362E">
        <w:rPr>
          <w:lang w:val="sk-SK"/>
        </w:rPr>
        <w:t xml:space="preserve"> a merací kanál </w:t>
      </w:r>
      <m:oMath>
        <m:sSub>
          <m:sSubPr>
            <m:ctrlPr>
              <w:rPr>
                <w:rFonts w:ascii="Cambria Math" w:hAnsi="Cambria Math"/>
                <w:i/>
                <w:color w:val="000000"/>
                <w:lang w:val="sk-SK"/>
              </w:rPr>
            </m:ctrlPr>
          </m:sSubPr>
          <m:e>
            <m:r>
              <w:rPr>
                <w:rFonts w:ascii="Cambria Math" w:hAnsi="Cambria Math"/>
                <w:color w:val="000000"/>
                <w:lang w:val="sk-SK"/>
              </w:rPr>
              <m:t>CH</m:t>
            </m:r>
          </m:e>
          <m:sub>
            <m:r>
              <w:rPr>
                <w:rFonts w:ascii="Cambria Math" w:hAnsi="Cambria Math"/>
                <w:color w:val="000000"/>
                <w:lang w:val="sk-SK"/>
              </w:rPr>
              <m:t>j</m:t>
            </m:r>
          </m:sub>
        </m:sSub>
      </m:oMath>
      <w:r w:rsidR="00E45212" w:rsidRPr="00FA362E">
        <w:rPr>
          <w:lang w:val="sk-SK"/>
        </w:rPr>
        <w:t xml:space="preserve"> je pripojený na vnútorné elektródy. Bioimpedancia </w:t>
      </w:r>
      <m:oMath>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j</m:t>
            </m:r>
          </m:sub>
        </m:sSub>
      </m:oMath>
      <w:r w:rsidR="00E45212" w:rsidRPr="00FA362E">
        <w:rPr>
          <w:color w:val="000000"/>
          <w:lang w:val="sk-SK"/>
        </w:rPr>
        <w:t xml:space="preserve">(t) </w:t>
      </w:r>
      <w:r w:rsidR="00E45212" w:rsidRPr="00FA362E">
        <w:rPr>
          <w:lang w:val="sk-SK"/>
        </w:rPr>
        <w:t xml:space="preserve">medzi elektródami </w:t>
      </w:r>
      <m:oMath>
        <m:sSub>
          <m:sSubPr>
            <m:ctrlPr>
              <w:rPr>
                <w:rFonts w:ascii="Cambria Math" w:hAnsi="Cambria Math"/>
                <w:i/>
                <w:color w:val="000000"/>
                <w:lang w:val="sk-SK"/>
              </w:rPr>
            </m:ctrlPr>
          </m:sSubPr>
          <m:e>
            <m:r>
              <w:rPr>
                <w:rFonts w:ascii="Cambria Math" w:hAnsi="Cambria Math"/>
                <w:color w:val="000000"/>
                <w:lang w:val="sk-SK"/>
              </w:rPr>
              <m:t>CH</m:t>
            </m:r>
          </m:e>
          <m:sub>
            <m:r>
              <w:rPr>
                <w:rFonts w:ascii="Cambria Math" w:hAnsi="Cambria Math"/>
                <w:color w:val="000000"/>
                <w:lang w:val="sk-SK"/>
              </w:rPr>
              <m:t>j+</m:t>
            </m:r>
          </m:sub>
        </m:sSub>
      </m:oMath>
      <w:r w:rsidR="00E45212" w:rsidRPr="00FA362E">
        <w:rPr>
          <w:color w:val="000000"/>
          <w:lang w:val="sk-SK"/>
        </w:rPr>
        <w:t xml:space="preserve"> a </w:t>
      </w:r>
      <m:oMath>
        <m:sSub>
          <m:sSubPr>
            <m:ctrlPr>
              <w:rPr>
                <w:rFonts w:ascii="Cambria Math" w:hAnsi="Cambria Math"/>
                <w:i/>
                <w:color w:val="000000"/>
                <w:lang w:val="sk-SK"/>
              </w:rPr>
            </m:ctrlPr>
          </m:sSubPr>
          <m:e>
            <m:r>
              <w:rPr>
                <w:rFonts w:ascii="Cambria Math" w:hAnsi="Cambria Math"/>
                <w:color w:val="000000"/>
                <w:lang w:val="sk-SK"/>
              </w:rPr>
              <m:t>CH</m:t>
            </m:r>
          </m:e>
          <m:sub>
            <m:r>
              <w:rPr>
                <w:rFonts w:ascii="Cambria Math" w:hAnsi="Cambria Math"/>
                <w:color w:val="000000"/>
                <w:lang w:val="sk-SK"/>
              </w:rPr>
              <m:t>j-</m:t>
            </m:r>
          </m:sub>
        </m:sSub>
      </m:oMath>
      <w:r w:rsidR="00E45212" w:rsidRPr="00FA362E">
        <w:rPr>
          <w:color w:val="000000"/>
          <w:lang w:val="sk-SK"/>
        </w:rPr>
        <w:t xml:space="preserve"> je meraná podľha Ohmovho zákona:</w:t>
      </w:r>
    </w:p>
    <w:p w14:paraId="6970D7C9" w14:textId="77777777" w:rsidR="00E45212" w:rsidRPr="00FA362E" w:rsidRDefault="00E45212" w:rsidP="00E45212">
      <w:pPr>
        <w:rPr>
          <w:color w:val="000000"/>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E45212" w:rsidRPr="00FA362E" w14:paraId="511AE839" w14:textId="77777777" w:rsidTr="00AC46BC">
        <w:tc>
          <w:tcPr>
            <w:tcW w:w="704" w:type="dxa"/>
          </w:tcPr>
          <w:p w14:paraId="2913174F" w14:textId="77777777" w:rsidR="00E45212" w:rsidRPr="00FA362E" w:rsidRDefault="00E45212" w:rsidP="00AC46BC">
            <w:pPr>
              <w:jc w:val="center"/>
              <w:rPr>
                <w:color w:val="000000"/>
                <w:lang w:val="sk-SK"/>
              </w:rPr>
            </w:pPr>
          </w:p>
        </w:tc>
        <w:tc>
          <w:tcPr>
            <w:tcW w:w="7088" w:type="dxa"/>
            <w:vAlign w:val="center"/>
          </w:tcPr>
          <w:p w14:paraId="5C71EAA5" w14:textId="77777777" w:rsidR="00E45212" w:rsidRPr="00FA362E" w:rsidRDefault="000603AB" w:rsidP="00AC46BC">
            <w:pPr>
              <w:jc w:val="center"/>
              <w:rPr>
                <w:color w:val="000000"/>
                <w:lang w:val="sk-SK"/>
              </w:rPr>
            </w:pP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j</m:t>
                  </m:r>
                </m:sub>
              </m:sSub>
              <m:d>
                <m:dPr>
                  <m:ctrlPr>
                    <w:rPr>
                      <w:rFonts w:ascii="Cambria Math" w:hAnsi="Cambria Math"/>
                      <w:i/>
                      <w:lang w:val="sk-SK"/>
                    </w:rPr>
                  </m:ctrlPr>
                </m:dPr>
                <m:e>
                  <m:r>
                    <w:rPr>
                      <w:rFonts w:ascii="Cambria Math" w:hAnsi="Cambria Math"/>
                      <w:lang w:val="sk-SK"/>
                    </w:rPr>
                    <m:t>t</m:t>
                  </m:r>
                </m:e>
              </m:d>
              <m:r>
                <w:rPr>
                  <w:rFonts w:ascii="Cambria Math" w:hAnsi="Cambria Math"/>
                  <w:lang w:val="sk-SK"/>
                </w:rPr>
                <m:t>=</m:t>
              </m:r>
              <m:sSub>
                <m:sSubPr>
                  <m:ctrlPr>
                    <w:rPr>
                      <w:rFonts w:ascii="Cambria Math" w:hAnsi="Cambria Math"/>
                      <w:i/>
                      <w:lang w:val="sk-SK"/>
                    </w:rPr>
                  </m:ctrlPr>
                </m:sSubPr>
                <m:e>
                  <m:r>
                    <w:rPr>
                      <w:rFonts w:ascii="Cambria Math" w:hAnsi="Cambria Math"/>
                      <w:lang w:val="sk-SK"/>
                    </w:rPr>
                    <m:t>U</m:t>
                  </m:r>
                </m:e>
                <m:sub>
                  <m:r>
                    <w:rPr>
                      <w:rFonts w:ascii="Cambria Math" w:hAnsi="Cambria Math"/>
                      <w:lang w:val="sk-SK"/>
                    </w:rPr>
                    <m:t>j</m:t>
                  </m:r>
                </m:sub>
              </m:sSub>
              <m:d>
                <m:dPr>
                  <m:ctrlPr>
                    <w:rPr>
                      <w:rFonts w:ascii="Cambria Math" w:hAnsi="Cambria Math"/>
                      <w:i/>
                      <w:lang w:val="sk-SK"/>
                    </w:rPr>
                  </m:ctrlPr>
                </m:dPr>
                <m:e>
                  <m:r>
                    <w:rPr>
                      <w:rFonts w:ascii="Cambria Math" w:hAnsi="Cambria Math"/>
                      <w:lang w:val="sk-SK"/>
                    </w:rPr>
                    <m:t>t</m:t>
                  </m:r>
                </m:e>
              </m:d>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I</m:t>
                  </m:r>
                </m:e>
                <m:sub>
                  <m:r>
                    <w:rPr>
                      <w:rFonts w:ascii="Cambria Math" w:hAnsi="Cambria Math"/>
                      <w:lang w:val="sk-SK"/>
                    </w:rPr>
                    <m:t>j</m:t>
                  </m:r>
                </m:sub>
              </m:sSub>
              <m:r>
                <w:rPr>
                  <w:rFonts w:ascii="Cambria Math" w:hAnsi="Cambria Math"/>
                  <w:lang w:val="sk-SK"/>
                </w:rPr>
                <m:t>(t)</m:t>
              </m:r>
            </m:oMath>
            <w:r w:rsidR="00E45212" w:rsidRPr="00FA362E">
              <w:rPr>
                <w:lang w:val="sk-SK"/>
              </w:rPr>
              <w:t xml:space="preserve"> </w:t>
            </w:r>
          </w:p>
        </w:tc>
        <w:tc>
          <w:tcPr>
            <w:tcW w:w="702" w:type="dxa"/>
            <w:vAlign w:val="center"/>
          </w:tcPr>
          <w:p w14:paraId="19439795" w14:textId="77777777" w:rsidR="00E45212" w:rsidRPr="00FA362E" w:rsidRDefault="00E45212" w:rsidP="00AC46BC">
            <w:pPr>
              <w:jc w:val="center"/>
              <w:rPr>
                <w:color w:val="000000"/>
                <w:lang w:val="sk-SK"/>
              </w:rPr>
            </w:pPr>
            <w:r w:rsidRPr="00FA362E">
              <w:rPr>
                <w:color w:val="000000"/>
                <w:lang w:val="sk-SK"/>
              </w:rPr>
              <w:t>(</w:t>
            </w:r>
            <w:bookmarkStart w:id="192" w:name="MBM_ZUI"/>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40</w:t>
            </w:r>
            <w:r w:rsidRPr="00FA362E">
              <w:rPr>
                <w:color w:val="000000"/>
                <w:lang w:val="sk-SK"/>
              </w:rPr>
              <w:fldChar w:fldCharType="end"/>
            </w:r>
            <w:bookmarkEnd w:id="192"/>
            <w:r w:rsidRPr="00FA362E">
              <w:rPr>
                <w:color w:val="000000"/>
                <w:lang w:val="sk-SK"/>
              </w:rPr>
              <w:t>)</w:t>
            </w:r>
          </w:p>
        </w:tc>
      </w:tr>
    </w:tbl>
    <w:p w14:paraId="104BBC49" w14:textId="77777777" w:rsidR="00E45212" w:rsidRPr="00FA362E" w:rsidRDefault="00E45212" w:rsidP="00E45212">
      <w:pPr>
        <w:rPr>
          <w:color w:val="000000"/>
          <w:lang w:val="sk-SK"/>
        </w:rPr>
      </w:pPr>
    </w:p>
    <w:p w14:paraId="4482ED5F" w14:textId="77777777" w:rsidR="00E45212" w:rsidRPr="00FA362E" w:rsidRDefault="00E45212" w:rsidP="00E45212">
      <w:pPr>
        <w:rPr>
          <w:color w:val="000000"/>
          <w:lang w:val="sk-SK"/>
        </w:rPr>
      </w:pPr>
      <w:r w:rsidRPr="00FA362E">
        <w:rPr>
          <w:lang w:val="sk-SK"/>
        </w:rPr>
        <w:t xml:space="preserve">Kde </w:t>
      </w:r>
      <m:oMath>
        <m:sSub>
          <m:sSubPr>
            <m:ctrlPr>
              <w:rPr>
                <w:rFonts w:ascii="Cambria Math" w:hAnsi="Cambria Math"/>
                <w:i/>
                <w:lang w:val="sk-SK"/>
              </w:rPr>
            </m:ctrlPr>
          </m:sSubPr>
          <m:e>
            <m:r>
              <w:rPr>
                <w:rFonts w:ascii="Cambria Math" w:hAnsi="Cambria Math"/>
                <w:lang w:val="sk-SK"/>
              </w:rPr>
              <m:t>U</m:t>
            </m:r>
          </m:e>
          <m:sub>
            <m:r>
              <w:rPr>
                <w:rFonts w:ascii="Cambria Math" w:hAnsi="Cambria Math"/>
                <w:lang w:val="sk-SK"/>
              </w:rPr>
              <m:t>j</m:t>
            </m:r>
          </m:sub>
        </m:sSub>
        <m:r>
          <w:rPr>
            <w:rFonts w:ascii="Cambria Math" w:hAnsi="Cambria Math"/>
            <w:lang w:val="sk-SK"/>
          </w:rPr>
          <m:t>(t)</m:t>
        </m:r>
      </m:oMath>
      <w:r w:rsidRPr="00FA362E">
        <w:rPr>
          <w:lang w:val="sk-SK"/>
        </w:rPr>
        <w:t xml:space="preserve"> je napatie zaznamené na elektrodách </w:t>
      </w:r>
      <m:oMath>
        <m:sSub>
          <m:sSubPr>
            <m:ctrlPr>
              <w:rPr>
                <w:rFonts w:ascii="Cambria Math" w:hAnsi="Cambria Math"/>
                <w:i/>
                <w:color w:val="000000"/>
                <w:lang w:val="sk-SK"/>
              </w:rPr>
            </m:ctrlPr>
          </m:sSubPr>
          <m:e>
            <m:r>
              <w:rPr>
                <w:rFonts w:ascii="Cambria Math" w:hAnsi="Cambria Math"/>
                <w:color w:val="000000"/>
                <w:lang w:val="sk-SK"/>
              </w:rPr>
              <m:t>CH</m:t>
            </m:r>
          </m:e>
          <m:sub>
            <m:r>
              <w:rPr>
                <w:rFonts w:ascii="Cambria Math" w:hAnsi="Cambria Math"/>
                <w:color w:val="000000"/>
                <w:lang w:val="sk-SK"/>
              </w:rPr>
              <m:t>j+</m:t>
            </m:r>
          </m:sub>
        </m:sSub>
      </m:oMath>
      <w:r w:rsidRPr="00FA362E">
        <w:rPr>
          <w:color w:val="000000"/>
          <w:lang w:val="sk-SK"/>
        </w:rPr>
        <w:t xml:space="preserve"> a </w:t>
      </w:r>
      <m:oMath>
        <m:sSub>
          <m:sSubPr>
            <m:ctrlPr>
              <w:rPr>
                <w:rFonts w:ascii="Cambria Math" w:hAnsi="Cambria Math"/>
                <w:i/>
                <w:color w:val="000000"/>
                <w:lang w:val="sk-SK"/>
              </w:rPr>
            </m:ctrlPr>
          </m:sSubPr>
          <m:e>
            <m:r>
              <w:rPr>
                <w:rFonts w:ascii="Cambria Math" w:hAnsi="Cambria Math"/>
                <w:color w:val="000000"/>
                <w:lang w:val="sk-SK"/>
              </w:rPr>
              <m:t>CH</m:t>
            </m:r>
          </m:e>
          <m:sub>
            <m:r>
              <w:rPr>
                <w:rFonts w:ascii="Cambria Math" w:hAnsi="Cambria Math"/>
                <w:color w:val="000000"/>
                <w:lang w:val="sk-SK"/>
              </w:rPr>
              <m:t>j-</m:t>
            </m:r>
          </m:sub>
        </m:sSub>
      </m:oMath>
      <w:r w:rsidRPr="00FA362E">
        <w:rPr>
          <w:color w:val="000000"/>
          <w:lang w:val="sk-SK"/>
        </w:rPr>
        <w:t xml:space="preserve">, a </w:t>
      </w:r>
      <m:oMath>
        <m:sSub>
          <m:sSubPr>
            <m:ctrlPr>
              <w:rPr>
                <w:rFonts w:ascii="Cambria Math" w:hAnsi="Cambria Math"/>
                <w:i/>
                <w:color w:val="000000"/>
                <w:lang w:val="sk-SK"/>
              </w:rPr>
            </m:ctrlPr>
          </m:sSubPr>
          <m:e>
            <m:r>
              <w:rPr>
                <w:rFonts w:ascii="Cambria Math" w:hAnsi="Cambria Math"/>
                <w:color w:val="000000"/>
                <w:lang w:val="sk-SK"/>
              </w:rPr>
              <m:t>I</m:t>
            </m:r>
          </m:e>
          <m:sub>
            <m:r>
              <w:rPr>
                <w:rFonts w:ascii="Cambria Math" w:hAnsi="Cambria Math"/>
                <w:color w:val="000000"/>
                <w:lang w:val="sk-SK"/>
              </w:rPr>
              <m:t>j</m:t>
            </m:r>
          </m:sub>
        </m:sSub>
      </m:oMath>
      <w:r w:rsidRPr="00FA362E">
        <w:rPr>
          <w:color w:val="000000"/>
          <w:lang w:val="sk-SK"/>
        </w:rPr>
        <w:t xml:space="preserve">(t) je  hodnota elektrického prúdu zdroja prúdu. Bioimpedancia je komplexná hodnota a dá sa rozdeliť na dve časti, na reálnu </w:t>
      </w:r>
      <m:oMath>
        <m:sSub>
          <m:sSubPr>
            <m:ctrlPr>
              <w:rPr>
                <w:rFonts w:ascii="Cambria Math" w:hAnsi="Cambria Math"/>
                <w:i/>
                <w:color w:val="000000"/>
                <w:lang w:val="sk-SK"/>
              </w:rPr>
            </m:ctrlPr>
          </m:sSubPr>
          <m:e>
            <m:r>
              <w:rPr>
                <w:rFonts w:ascii="Cambria Math" w:hAnsi="Cambria Math"/>
                <w:color w:val="000000"/>
                <w:lang w:val="sk-SK"/>
              </w:rPr>
              <m:t>R</m:t>
            </m:r>
          </m:e>
          <m:sub>
            <m:r>
              <w:rPr>
                <w:rFonts w:ascii="Cambria Math" w:hAnsi="Cambria Math"/>
                <w:color w:val="000000"/>
                <w:lang w:val="sk-SK"/>
              </w:rPr>
              <m:t>j</m:t>
            </m:r>
          </m:sub>
        </m:sSub>
      </m:oMath>
      <w:r w:rsidRPr="00FA362E">
        <w:rPr>
          <w:color w:val="000000"/>
          <w:lang w:val="sk-SK"/>
        </w:rPr>
        <w:t xml:space="preserve">(t) a imaginárnu </w:t>
      </w:r>
      <m:oMath>
        <m:sSub>
          <m:sSubPr>
            <m:ctrlPr>
              <w:rPr>
                <w:rFonts w:ascii="Cambria Math" w:hAnsi="Cambria Math"/>
                <w:i/>
                <w:color w:val="000000"/>
                <w:lang w:val="sk-SK"/>
              </w:rPr>
            </m:ctrlPr>
          </m:sSubPr>
          <m:e>
            <m:r>
              <w:rPr>
                <w:rFonts w:ascii="Cambria Math" w:hAnsi="Cambria Math"/>
                <w:color w:val="000000"/>
                <w:lang w:val="sk-SK"/>
              </w:rPr>
              <m:t>iX</m:t>
            </m:r>
          </m:e>
          <m:sub>
            <m:r>
              <w:rPr>
                <w:rFonts w:ascii="Cambria Math" w:hAnsi="Cambria Math"/>
                <w:color w:val="000000"/>
                <w:lang w:val="sk-SK"/>
              </w:rPr>
              <m:t>j</m:t>
            </m:r>
          </m:sub>
        </m:sSub>
      </m:oMath>
      <w:r w:rsidRPr="00FA362E">
        <w:rPr>
          <w:color w:val="000000"/>
          <w:lang w:val="sk-SK"/>
        </w:rPr>
        <w:t>(t):</w:t>
      </w:r>
    </w:p>
    <w:p w14:paraId="6DD93FD5" w14:textId="77777777" w:rsidR="00E45212" w:rsidRPr="00FA362E" w:rsidRDefault="00E45212" w:rsidP="00E45212">
      <w:pPr>
        <w:rPr>
          <w:color w:val="000000"/>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E45212" w:rsidRPr="00FA362E" w14:paraId="47B71622" w14:textId="77777777" w:rsidTr="00AC46BC">
        <w:tc>
          <w:tcPr>
            <w:tcW w:w="704" w:type="dxa"/>
          </w:tcPr>
          <w:p w14:paraId="4272C4EA" w14:textId="77777777" w:rsidR="00E45212" w:rsidRPr="00FA362E" w:rsidRDefault="00E45212" w:rsidP="00AC46BC">
            <w:pPr>
              <w:jc w:val="center"/>
              <w:rPr>
                <w:color w:val="000000"/>
                <w:lang w:val="sk-SK"/>
              </w:rPr>
            </w:pPr>
          </w:p>
        </w:tc>
        <w:tc>
          <w:tcPr>
            <w:tcW w:w="7088" w:type="dxa"/>
            <w:vAlign w:val="center"/>
          </w:tcPr>
          <w:p w14:paraId="47F92CA2" w14:textId="77777777" w:rsidR="00E45212" w:rsidRPr="00FA362E" w:rsidRDefault="000603AB" w:rsidP="00AC46BC">
            <w:pPr>
              <w:jc w:val="center"/>
              <w:rPr>
                <w:color w:val="000000"/>
                <w:lang w:val="sk-SK"/>
              </w:rPr>
            </w:pPr>
            <m:oMathPara>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j</m:t>
                    </m:r>
                  </m:sub>
                </m:sSub>
                <m:d>
                  <m:dPr>
                    <m:ctrlPr>
                      <w:rPr>
                        <w:rFonts w:ascii="Cambria Math" w:hAnsi="Cambria Math"/>
                        <w:i/>
                        <w:lang w:val="sk-SK"/>
                      </w:rPr>
                    </m:ctrlPr>
                  </m:dPr>
                  <m:e>
                    <m:r>
                      <w:rPr>
                        <w:rFonts w:ascii="Cambria Math" w:hAnsi="Cambria Math"/>
                        <w:lang w:val="sk-SK"/>
                      </w:rPr>
                      <m:t>t</m:t>
                    </m:r>
                  </m:e>
                </m:d>
                <m:r>
                  <w:rPr>
                    <w:rFonts w:ascii="Cambria Math" w:hAnsi="Cambria Math"/>
                    <w:lang w:val="sk-SK"/>
                  </w:rPr>
                  <m:t>=R</m:t>
                </m:r>
                <m:d>
                  <m:dPr>
                    <m:ctrlPr>
                      <w:rPr>
                        <w:rFonts w:ascii="Cambria Math" w:hAnsi="Cambria Math"/>
                        <w:i/>
                        <w:lang w:val="sk-SK"/>
                      </w:rPr>
                    </m:ctrlPr>
                  </m:dPr>
                  <m:e>
                    <m:r>
                      <w:rPr>
                        <w:rFonts w:ascii="Cambria Math" w:hAnsi="Cambria Math"/>
                        <w:lang w:val="sk-SK"/>
                      </w:rPr>
                      <m:t>t</m:t>
                    </m:r>
                  </m:e>
                </m:d>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iX</m:t>
                    </m:r>
                  </m:e>
                  <m:sub>
                    <m:r>
                      <w:rPr>
                        <w:rFonts w:ascii="Cambria Math" w:hAnsi="Cambria Math"/>
                        <w:lang w:val="sk-SK"/>
                      </w:rPr>
                      <m:t>j</m:t>
                    </m:r>
                  </m:sub>
                </m:sSub>
                <m:d>
                  <m:dPr>
                    <m:ctrlPr>
                      <w:rPr>
                        <w:rFonts w:ascii="Cambria Math" w:hAnsi="Cambria Math"/>
                        <w:i/>
                        <w:lang w:val="sk-SK"/>
                      </w:rPr>
                    </m:ctrlPr>
                  </m:dPr>
                  <m:e>
                    <m:r>
                      <w:rPr>
                        <w:rFonts w:ascii="Cambria Math" w:hAnsi="Cambria Math"/>
                        <w:lang w:val="sk-SK"/>
                      </w:rPr>
                      <m:t>t</m:t>
                    </m:r>
                  </m:e>
                </m:d>
                <m:r>
                  <w:rPr>
                    <w:rFonts w:ascii="Cambria Math" w:hAnsi="Cambria Math"/>
                    <w:lang w:val="sk-SK"/>
                  </w:rPr>
                  <m:t xml:space="preserve">= </m:t>
                </m:r>
                <m:d>
                  <m:dPr>
                    <m:begChr m:val="|"/>
                    <m:endChr m:val="|"/>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j</m:t>
                        </m:r>
                      </m:sub>
                    </m:sSub>
                    <m:d>
                      <m:dPr>
                        <m:ctrlPr>
                          <w:rPr>
                            <w:rFonts w:ascii="Cambria Math" w:hAnsi="Cambria Math"/>
                            <w:i/>
                            <w:lang w:val="sk-SK"/>
                          </w:rPr>
                        </m:ctrlPr>
                      </m:dPr>
                      <m:e>
                        <m:r>
                          <w:rPr>
                            <w:rFonts w:ascii="Cambria Math" w:hAnsi="Cambria Math"/>
                            <w:lang w:val="sk-SK"/>
                          </w:rPr>
                          <m:t>t</m:t>
                        </m:r>
                      </m:e>
                    </m:d>
                  </m:e>
                </m:d>
                <m:sSup>
                  <m:sSupPr>
                    <m:ctrlPr>
                      <w:rPr>
                        <w:rFonts w:ascii="Cambria Math" w:hAnsi="Cambria Math"/>
                        <w:i/>
                        <w:lang w:val="sk-SK"/>
                      </w:rPr>
                    </m:ctrlPr>
                  </m:sSupPr>
                  <m:e>
                    <m:r>
                      <w:rPr>
                        <w:rFonts w:ascii="Cambria Math" w:hAnsi="Cambria Math"/>
                        <w:lang w:val="sk-SK"/>
                      </w:rPr>
                      <m:t>e</m:t>
                    </m:r>
                  </m:e>
                  <m:sup>
                    <m:r>
                      <w:rPr>
                        <w:rFonts w:ascii="Cambria Math" w:hAnsi="Cambria Math"/>
                        <w:lang w:val="sk-SK"/>
                      </w:rPr>
                      <m:t>i</m:t>
                    </m:r>
                    <m:sSub>
                      <m:sSubPr>
                        <m:ctrlPr>
                          <w:rPr>
                            <w:rFonts w:ascii="Cambria Math" w:hAnsi="Cambria Math"/>
                            <w:i/>
                            <w:lang w:val="sk-SK"/>
                          </w:rPr>
                        </m:ctrlPr>
                      </m:sSubPr>
                      <m:e>
                        <m:r>
                          <w:rPr>
                            <w:rFonts w:ascii="Cambria Math" w:hAnsi="Cambria Math"/>
                            <w:lang w:val="sk-SK"/>
                          </w:rPr>
                          <m:t>∅</m:t>
                        </m:r>
                      </m:e>
                      <m:sub>
                        <m:r>
                          <w:rPr>
                            <w:rFonts w:ascii="Cambria Math" w:hAnsi="Cambria Math"/>
                            <w:lang w:val="sk-SK"/>
                          </w:rPr>
                          <m:t>j</m:t>
                        </m:r>
                      </m:sub>
                    </m:sSub>
                    <m:r>
                      <w:rPr>
                        <w:rFonts w:ascii="Cambria Math" w:hAnsi="Cambria Math"/>
                        <w:lang w:val="sk-SK"/>
                      </w:rPr>
                      <m:t>(t)</m:t>
                    </m:r>
                  </m:sup>
                </m:sSup>
              </m:oMath>
            </m:oMathPara>
          </w:p>
        </w:tc>
        <w:tc>
          <w:tcPr>
            <w:tcW w:w="702" w:type="dxa"/>
            <w:vAlign w:val="center"/>
          </w:tcPr>
          <w:p w14:paraId="3D3224B5" w14:textId="77777777" w:rsidR="00E45212" w:rsidRPr="00FA362E" w:rsidRDefault="00E45212" w:rsidP="00AC46BC">
            <w:pPr>
              <w:jc w:val="center"/>
              <w:rPr>
                <w:color w:val="000000"/>
                <w:lang w:val="sk-SK"/>
              </w:rPr>
            </w:pPr>
            <w:r w:rsidRPr="00FA362E">
              <w:rPr>
                <w:color w:val="000000"/>
                <w:lang w:val="sk-SK"/>
              </w:rPr>
              <w:t>(</w:t>
            </w:r>
            <w:bookmarkStart w:id="193" w:name="MBM_ZRX"/>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41</w:t>
            </w:r>
            <w:r w:rsidRPr="00FA362E">
              <w:rPr>
                <w:color w:val="000000"/>
                <w:lang w:val="sk-SK"/>
              </w:rPr>
              <w:fldChar w:fldCharType="end"/>
            </w:r>
            <w:bookmarkEnd w:id="193"/>
            <w:r w:rsidRPr="00FA362E">
              <w:rPr>
                <w:color w:val="000000"/>
                <w:lang w:val="sk-SK"/>
              </w:rPr>
              <w:t>)</w:t>
            </w:r>
          </w:p>
        </w:tc>
      </w:tr>
    </w:tbl>
    <w:p w14:paraId="55D90325" w14:textId="77777777" w:rsidR="00E45212" w:rsidRPr="00FA362E" w:rsidRDefault="00E45212" w:rsidP="00E45212">
      <w:pPr>
        <w:rPr>
          <w:color w:val="000000"/>
          <w:lang w:val="sk-SK"/>
        </w:rPr>
      </w:pPr>
    </w:p>
    <w:p w14:paraId="015A98C2" w14:textId="751A6563" w:rsidR="00E45212" w:rsidRPr="0043764E" w:rsidRDefault="00E45212" w:rsidP="00E45212">
      <w:pPr>
        <w:rPr>
          <w:color w:val="000000"/>
          <w:lang w:val="sk-SK"/>
        </w:rPr>
      </w:pPr>
      <w:r w:rsidRPr="00FA362E">
        <w:rPr>
          <w:color w:val="000000"/>
          <w:lang w:val="sk-SK"/>
        </w:rPr>
        <w:t xml:space="preserve">kde </w:t>
      </w:r>
      <m:oMath>
        <m:d>
          <m:dPr>
            <m:begChr m:val="|"/>
            <m:endChr m:val="|"/>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j</m:t>
                </m:r>
              </m:sub>
            </m:sSub>
            <m:d>
              <m:dPr>
                <m:ctrlPr>
                  <w:rPr>
                    <w:rFonts w:ascii="Cambria Math" w:hAnsi="Cambria Math"/>
                    <w:i/>
                    <w:lang w:val="sk-SK"/>
                  </w:rPr>
                </m:ctrlPr>
              </m:dPr>
              <m:e>
                <m:r>
                  <w:rPr>
                    <w:rFonts w:ascii="Cambria Math" w:hAnsi="Cambria Math"/>
                    <w:lang w:val="sk-SK"/>
                  </w:rPr>
                  <m:t>t</m:t>
                </m:r>
              </m:e>
            </m:d>
          </m:e>
        </m:d>
      </m:oMath>
      <w:r w:rsidRPr="00FA362E">
        <w:rPr>
          <w:lang w:val="sk-SK"/>
        </w:rPr>
        <w:t xml:space="preserve"> je veľkosť impedancie a </w:t>
      </w:r>
      <m:oMath>
        <m:sSub>
          <m:sSubPr>
            <m:ctrlPr>
              <w:rPr>
                <w:rFonts w:ascii="Cambria Math" w:hAnsi="Cambria Math"/>
                <w:i/>
                <w:lang w:val="sk-SK"/>
              </w:rPr>
            </m:ctrlPr>
          </m:sSubPr>
          <m:e>
            <m:r>
              <w:rPr>
                <w:rFonts w:ascii="Cambria Math" w:hAnsi="Cambria Math"/>
                <w:lang w:val="sk-SK"/>
              </w:rPr>
              <m:t>∅</m:t>
            </m:r>
          </m:e>
          <m:sub>
            <m:r>
              <w:rPr>
                <w:rFonts w:ascii="Cambria Math" w:hAnsi="Cambria Math"/>
                <w:lang w:val="sk-SK"/>
              </w:rPr>
              <m:t>j</m:t>
            </m:r>
          </m:sub>
        </m:sSub>
        <m:r>
          <w:rPr>
            <w:rFonts w:ascii="Cambria Math" w:hAnsi="Cambria Math"/>
            <w:lang w:val="sk-SK"/>
          </w:rPr>
          <m:t>(t)</m:t>
        </m:r>
      </m:oMath>
      <w:r w:rsidRPr="00FA362E">
        <w:rPr>
          <w:lang w:val="sk-SK"/>
        </w:rPr>
        <w:t xml:space="preserve"> je fáza impedanciena kanály j. </w:t>
      </w:r>
      <w:r w:rsidRPr="00FA362E">
        <w:rPr>
          <w:color w:val="000000"/>
          <w:lang w:val="sk-SK"/>
        </w:rPr>
        <w:t>Tento princíp je aplikovaný na všetkých 18-tich meraných miestach tela. Pretože je meraných miest 18 a zdroje prúdu 3, merané miesta zdieľajú zdroje prúdu. Máme tak niekoľko meraných miest zapojených v sérií a na ich vonkajšej časti je vždy zapojený zdroj prúdu (</w:t>
      </w:r>
      <w:r w:rsidR="008F7A5E">
        <w:rPr>
          <w:color w:val="000000"/>
          <w:lang w:val="sk-SK"/>
        </w:rPr>
        <w:fldChar w:fldCharType="begin"/>
      </w:r>
      <w:r w:rsidR="008F7A5E">
        <w:rPr>
          <w:color w:val="000000"/>
          <w:lang w:val="sk-SK"/>
        </w:rPr>
        <w:instrText xml:space="preserve"> REF _Ref513755603 \h </w:instrText>
      </w:r>
      <w:r w:rsidR="008F7A5E">
        <w:rPr>
          <w:color w:val="000000"/>
          <w:lang w:val="sk-SK"/>
        </w:rPr>
      </w:r>
      <w:r w:rsidR="008F7A5E">
        <w:rPr>
          <w:color w:val="000000"/>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1</w:t>
      </w:r>
      <w:r w:rsidR="008F7A5E">
        <w:rPr>
          <w:color w:val="000000"/>
          <w:lang w:val="sk-SK"/>
        </w:rPr>
        <w:fldChar w:fldCharType="end"/>
      </w:r>
      <w:r w:rsidRPr="00FA362E">
        <w:rPr>
          <w:color w:val="000000"/>
          <w:lang w:val="sk-SK"/>
        </w:rPr>
        <w:t>). Meraný kanál je vždy nala</w:t>
      </w:r>
      <w:r>
        <w:rPr>
          <w:color w:val="000000"/>
          <w:lang w:val="sk-SK"/>
        </w:rPr>
        <w:t xml:space="preserve">dený na jeden zo zdrojov prúdu, ktoré zobrazuje </w:t>
      </w:r>
      <w:r w:rsidR="008F7A5E">
        <w:rPr>
          <w:color w:val="000000"/>
          <w:lang w:val="sk-SK"/>
        </w:rPr>
        <w:fldChar w:fldCharType="begin"/>
      </w:r>
      <w:r w:rsidR="008F7A5E">
        <w:rPr>
          <w:color w:val="000000"/>
          <w:lang w:val="sk-SK"/>
        </w:rPr>
        <w:instrText xml:space="preserve"> REF _Ref513755603 \h </w:instrText>
      </w:r>
      <w:r w:rsidR="008F7A5E">
        <w:rPr>
          <w:color w:val="000000"/>
          <w:lang w:val="sk-SK"/>
        </w:rPr>
      </w:r>
      <w:r w:rsidR="008F7A5E">
        <w:rPr>
          <w:color w:val="000000"/>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1</w:t>
      </w:r>
      <w:r w:rsidR="008F7A5E">
        <w:rPr>
          <w:color w:val="000000"/>
          <w:lang w:val="sk-SK"/>
        </w:rPr>
        <w:fldChar w:fldCharType="end"/>
      </w:r>
      <w:r>
        <w:rPr>
          <w:color w:val="000000"/>
          <w:lang w:val="sk-SK"/>
        </w:rPr>
        <w:t xml:space="preserve"> ako </w:t>
      </w:r>
      <m:oMath>
        <m:sSub>
          <m:sSubPr>
            <m:ctrlPr>
              <w:rPr>
                <w:rFonts w:ascii="Cambria Math" w:hAnsi="Cambria Math"/>
                <w:i/>
                <w:color w:val="000000"/>
                <w:lang w:val="sk-SK"/>
              </w:rPr>
            </m:ctrlPr>
          </m:sSubPr>
          <m:e>
            <m:r>
              <w:rPr>
                <w:rFonts w:ascii="Cambria Math" w:hAnsi="Cambria Math"/>
                <w:color w:val="000000"/>
                <w:lang w:val="sk-SK"/>
              </w:rPr>
              <m:t>I</m:t>
            </m:r>
          </m:e>
          <m:sub>
            <m:r>
              <w:rPr>
                <w:rFonts w:ascii="Cambria Math" w:hAnsi="Cambria Math"/>
                <w:color w:val="000000"/>
                <w:lang w:val="sk-SK"/>
              </w:rPr>
              <m:t>1</m:t>
            </m:r>
          </m:sub>
        </m:sSub>
      </m:oMath>
      <w:r>
        <w:rPr>
          <w:color w:val="000000"/>
          <w:lang w:val="sk-SK"/>
        </w:rPr>
        <w:t xml:space="preserve">, </w:t>
      </w:r>
      <m:oMath>
        <m:sSub>
          <m:sSubPr>
            <m:ctrlPr>
              <w:rPr>
                <w:rFonts w:ascii="Cambria Math" w:hAnsi="Cambria Math"/>
                <w:i/>
                <w:color w:val="000000"/>
                <w:lang w:val="sk-SK"/>
              </w:rPr>
            </m:ctrlPr>
          </m:sSubPr>
          <m:e>
            <m:r>
              <w:rPr>
                <w:rFonts w:ascii="Cambria Math" w:hAnsi="Cambria Math"/>
                <w:color w:val="000000"/>
                <w:lang w:val="sk-SK"/>
              </w:rPr>
              <m:t>I</m:t>
            </m:r>
          </m:e>
          <m:sub>
            <m:r>
              <w:rPr>
                <w:rFonts w:ascii="Cambria Math" w:hAnsi="Cambria Math"/>
                <w:color w:val="000000"/>
                <w:lang w:val="sk-SK"/>
              </w:rPr>
              <m:t>2</m:t>
            </m:r>
          </m:sub>
        </m:sSub>
      </m:oMath>
      <w:r>
        <w:rPr>
          <w:color w:val="000000"/>
          <w:lang w:val="sk-SK"/>
        </w:rPr>
        <w:t xml:space="preserve"> a </w:t>
      </w:r>
      <m:oMath>
        <m:sSub>
          <m:sSubPr>
            <m:ctrlPr>
              <w:rPr>
                <w:rFonts w:ascii="Cambria Math" w:hAnsi="Cambria Math"/>
                <w:i/>
                <w:color w:val="000000"/>
                <w:lang w:val="sk-SK"/>
              </w:rPr>
            </m:ctrlPr>
          </m:sSubPr>
          <m:e>
            <m:r>
              <w:rPr>
                <w:rFonts w:ascii="Cambria Math" w:hAnsi="Cambria Math"/>
                <w:color w:val="000000"/>
                <w:lang w:val="sk-SK"/>
              </w:rPr>
              <m:t>I</m:t>
            </m:r>
          </m:e>
          <m:sub>
            <m:r>
              <w:rPr>
                <w:rFonts w:ascii="Cambria Math" w:hAnsi="Cambria Math"/>
                <w:color w:val="000000"/>
                <w:lang w:val="sk-SK"/>
              </w:rPr>
              <m:t>3</m:t>
            </m:r>
          </m:sub>
        </m:sSub>
        <m:r>
          <w:rPr>
            <w:rFonts w:ascii="Cambria Math" w:hAnsi="Cambria Math"/>
            <w:color w:val="000000"/>
            <w:lang w:val="sk-SK"/>
          </w:rPr>
          <m:t>.</m:t>
        </m:r>
      </m:oMath>
    </w:p>
    <w:p w14:paraId="0BA2F6B0" w14:textId="77777777" w:rsidR="00E45212" w:rsidRPr="00FA362E" w:rsidRDefault="00E45212" w:rsidP="00E45212">
      <w:pPr>
        <w:rPr>
          <w:lang w:val="sk-SK"/>
        </w:rPr>
      </w:pPr>
      <w:r w:rsidRPr="00FA362E">
        <w:rPr>
          <w:color w:val="000000"/>
          <w:lang w:val="sk-SK"/>
        </w:rPr>
        <w:lastRenderedPageBreak/>
        <w:t>Meracie elektródy sú umiestnené v blízkosti veľkých artérií, čo umožňuje sledovať tok krvi naprieč celým telom. V tejto práci boli spracované signály z 12-tich meraných miest: ľavá a pravá karotída na krku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1</m:t>
            </m:r>
          </m:sub>
        </m:sSub>
      </m:oMath>
      <w:r w:rsidRPr="00FA362E">
        <w:rPr>
          <w:lang w:val="sk-SK"/>
        </w:rPr>
        <w:t xml:space="preserve">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2</m:t>
            </m:r>
          </m:sub>
        </m:sSub>
        <m:r>
          <w:rPr>
            <w:rFonts w:ascii="Cambria Math" w:hAnsi="Cambria Math"/>
            <w:lang w:val="sk-SK"/>
          </w:rPr>
          <m:t>)</m:t>
        </m:r>
      </m:oMath>
      <w:r w:rsidRPr="00FA362E">
        <w:rPr>
          <w:lang w:val="sk-SK"/>
        </w:rPr>
        <w:t xml:space="preserve">, ľavá a pravá časť hrude </w:t>
      </w:r>
      <w:r w:rsidRPr="00FA362E">
        <w:rPr>
          <w:color w:val="000000"/>
          <w:lang w:val="sk-SK"/>
        </w:rPr>
        <w:t>(</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3</m:t>
            </m:r>
          </m:sub>
        </m:sSub>
      </m:oMath>
      <w:r w:rsidRPr="00FA362E">
        <w:rPr>
          <w:lang w:val="sk-SK"/>
        </w:rPr>
        <w:t xml:space="preserve"> 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4</m:t>
            </m:r>
          </m:sub>
        </m:sSub>
        <m:r>
          <w:rPr>
            <w:rFonts w:ascii="Cambria Math" w:hAnsi="Cambria Math"/>
            <w:lang w:val="sk-SK"/>
          </w:rPr>
          <m:t>)</m:t>
        </m:r>
      </m:oMath>
      <w:r w:rsidRPr="00FA362E">
        <w:rPr>
          <w:lang w:val="sk-SK"/>
        </w:rPr>
        <w:t xml:space="preserve">, ľavé a pravé stehno </w:t>
      </w:r>
      <w:r w:rsidRPr="00FA362E">
        <w:rPr>
          <w:color w:val="000000"/>
          <w:lang w:val="sk-SK"/>
        </w:rPr>
        <w:t>(</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5</m:t>
            </m:r>
          </m:sub>
        </m:sSub>
      </m:oMath>
      <w:r w:rsidRPr="00FA362E">
        <w:rPr>
          <w:lang w:val="sk-SK"/>
        </w:rPr>
        <w:t xml:space="preserve"> 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6</m:t>
            </m:r>
          </m:sub>
        </m:sSub>
        <m:r>
          <w:rPr>
            <w:rFonts w:ascii="Cambria Math" w:hAnsi="Cambria Math"/>
            <w:lang w:val="sk-SK"/>
          </w:rPr>
          <m:t>)</m:t>
        </m:r>
      </m:oMath>
      <w:r w:rsidRPr="00FA362E">
        <w:rPr>
          <w:lang w:val="sk-SK"/>
        </w:rPr>
        <w:t xml:space="preserve">, ľavé a pravé lýtko </w:t>
      </w:r>
      <w:r w:rsidRPr="00FA362E">
        <w:rPr>
          <w:color w:val="000000"/>
          <w:lang w:val="sk-SK"/>
        </w:rPr>
        <w:t>(</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7</m:t>
            </m:r>
          </m:sub>
        </m:sSub>
      </m:oMath>
      <w:r w:rsidRPr="00FA362E">
        <w:rPr>
          <w:lang w:val="sk-SK"/>
        </w:rPr>
        <w:t xml:space="preserve"> 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8</m:t>
            </m:r>
          </m:sub>
        </m:sSub>
        <m:r>
          <w:rPr>
            <w:rFonts w:ascii="Cambria Math" w:hAnsi="Cambria Math"/>
            <w:lang w:val="sk-SK"/>
          </w:rPr>
          <m:t>)</m:t>
        </m:r>
      </m:oMath>
      <w:r w:rsidRPr="00FA362E">
        <w:rPr>
          <w:lang w:val="sk-SK"/>
        </w:rPr>
        <w:t xml:space="preserve">, ľavé a pravé rameno </w:t>
      </w:r>
      <w:r w:rsidRPr="00FA362E">
        <w:rPr>
          <w:color w:val="000000"/>
          <w:lang w:val="sk-SK"/>
        </w:rPr>
        <w:t>(</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13</m:t>
            </m:r>
          </m:sub>
        </m:sSub>
      </m:oMath>
      <w:r w:rsidRPr="00FA362E">
        <w:rPr>
          <w:lang w:val="sk-SK"/>
        </w:rPr>
        <w:t xml:space="preserve"> 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14</m:t>
            </m:r>
          </m:sub>
        </m:sSub>
        <m:r>
          <w:rPr>
            <w:rFonts w:ascii="Cambria Math" w:hAnsi="Cambria Math"/>
            <w:lang w:val="sk-SK"/>
          </w:rPr>
          <m:t>)</m:t>
        </m:r>
      </m:oMath>
      <w:r w:rsidRPr="00FA362E">
        <w:rPr>
          <w:lang w:val="sk-SK"/>
        </w:rPr>
        <w:t xml:space="preserve"> a ľavé a pravé predlaktie </w:t>
      </w:r>
      <w:r w:rsidRPr="00FA362E">
        <w:rPr>
          <w:color w:val="000000"/>
          <w:lang w:val="sk-SK"/>
        </w:rPr>
        <w:t>(</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15</m:t>
            </m:r>
          </m:sub>
        </m:sSub>
      </m:oMath>
      <w:r w:rsidRPr="00FA362E">
        <w:rPr>
          <w:lang w:val="sk-SK"/>
        </w:rPr>
        <w:t xml:space="preserve"> 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16</m:t>
            </m:r>
          </m:sub>
        </m:sSub>
        <m:r>
          <w:rPr>
            <w:rFonts w:ascii="Cambria Math" w:hAnsi="Cambria Math"/>
            <w:lang w:val="sk-SK"/>
          </w:rPr>
          <m:t>)</m:t>
        </m:r>
      </m:oMath>
      <w:r w:rsidRPr="00FA362E">
        <w:rPr>
          <w:lang w:val="sk-SK"/>
        </w:rPr>
        <w:t>.</w:t>
      </w:r>
      <w:r>
        <w:rPr>
          <w:lang w:val="sk-SK"/>
        </w:rPr>
        <w:t xml:space="preserve"> </w:t>
      </w:r>
      <w:r w:rsidRPr="00FA362E">
        <w:rPr>
          <w:lang w:val="sk-SK"/>
        </w:rPr>
        <w:t xml:space="preserve">Zvyšné kanály boli síce zaznamenávané ale neboli spracované hlavne pre proměnnou kvalitu signálu. Tok krvi počas srdečného cyklu moduluje zmeny na základnej impedancií. Zmeny impedancie sú však extrémne malé v porovnaní so základnou impedanciou a zmenami impedancie v dôsledku dýchania. Vlastnosti zmien impedancie kladú vysoké nároky na konštrukciu impedančného monitora. </w:t>
      </w:r>
      <w:commentRangeStart w:id="194"/>
    </w:p>
    <w:commentRangeEnd w:id="194"/>
    <w:p w14:paraId="05DE77DD" w14:textId="10BADD1B" w:rsidR="00E45212" w:rsidRPr="00FA362E" w:rsidRDefault="00E45212" w:rsidP="00E45212">
      <w:pPr>
        <w:rPr>
          <w:lang w:val="sk-SK"/>
        </w:rPr>
      </w:pPr>
      <w:r w:rsidRPr="00FA362E">
        <w:rPr>
          <w:rStyle w:val="Odkaznakomentr"/>
          <w:lang w:val="sk-SK"/>
        </w:rPr>
        <w:commentReference w:id="194"/>
      </w:r>
    </w:p>
    <w:p w14:paraId="42A9018F" w14:textId="04093C8A" w:rsidR="00E45212" w:rsidRPr="00FA362E" w:rsidRDefault="00E45212" w:rsidP="00E45212">
      <w:pPr>
        <w:rPr>
          <w:lang w:val="sk-SK"/>
        </w:rPr>
      </w:pPr>
      <w:r w:rsidRPr="00FA362E">
        <w:rPr>
          <w:noProof/>
          <w:szCs w:val="22"/>
        </w:rPr>
        <w:drawing>
          <wp:anchor distT="71755" distB="71755" distL="114300" distR="114300" simplePos="0" relativeHeight="251842560" behindDoc="0" locked="0" layoutInCell="1" allowOverlap="1" wp14:anchorId="2A8F9E2E" wp14:editId="429260BD">
            <wp:simplePos x="0" y="0"/>
            <wp:positionH relativeFrom="page">
              <wp:posOffset>1790065</wp:posOffset>
            </wp:positionH>
            <wp:positionV relativeFrom="page">
              <wp:posOffset>5810885</wp:posOffset>
            </wp:positionV>
            <wp:extent cx="4508500" cy="2734310"/>
            <wp:effectExtent l="0" t="0" r="6350" b="8890"/>
            <wp:wrapTopAndBottom/>
            <wp:docPr id="5" name="obrázek 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35" cstate="print"/>
                    <a:srcRect/>
                    <a:stretch>
                      <a:fillRect/>
                    </a:stretch>
                  </pic:blipFill>
                  <pic:spPr bwMode="auto">
                    <a:xfrm>
                      <a:off x="0" y="0"/>
                      <a:ext cx="4508500" cy="2734310"/>
                    </a:xfrm>
                    <a:prstGeom prst="rect">
                      <a:avLst/>
                    </a:prstGeom>
                    <a:noFill/>
                    <a:ln w="9525">
                      <a:noFill/>
                      <a:miter lim="800000"/>
                      <a:headEnd/>
                      <a:tailEnd/>
                    </a:ln>
                  </pic:spPr>
                </pic:pic>
              </a:graphicData>
            </a:graphic>
          </wp:anchor>
        </w:drawing>
      </w:r>
      <w:r w:rsidRPr="00FA362E">
        <w:rPr>
          <w:lang w:val="sk-SK"/>
        </w:rPr>
        <w:t xml:space="preserve">Sinusový zdroj prúdu je generovaný numericky kontrolovaným oscilátorom (NCO) a transformovaný do analógovej domény digitálno-analógovým prevodníkom (DAC). Signál z meracích elektród je digitalizovaný analógovo digitálnym prevodníkom a násobený kvadtratúrov z NCO. Výsledná komplexná obálka je digitálne filtrovaná filtrom typu spodná priepusť. Komponenta vo fáze prezentuje rezistanciu </w:t>
      </w:r>
      <m:oMath>
        <m:r>
          <w:rPr>
            <w:rFonts w:ascii="Cambria Math" w:hAnsi="Cambria Math"/>
            <w:lang w:val="sk-SK"/>
          </w:rPr>
          <m:t>R</m:t>
        </m:r>
        <m:d>
          <m:dPr>
            <m:ctrlPr>
              <w:rPr>
                <w:rFonts w:ascii="Cambria Math" w:hAnsi="Cambria Math"/>
                <w:i/>
                <w:lang w:val="sk-SK"/>
              </w:rPr>
            </m:ctrlPr>
          </m:dPr>
          <m:e>
            <m:r>
              <w:rPr>
                <w:rFonts w:ascii="Cambria Math" w:hAnsi="Cambria Math"/>
                <w:lang w:val="sk-SK"/>
              </w:rPr>
              <m:t>t</m:t>
            </m:r>
          </m:e>
        </m:d>
      </m:oMath>
      <w:r w:rsidRPr="00FA362E">
        <w:rPr>
          <w:lang w:val="sk-SK"/>
        </w:rPr>
        <w:t xml:space="preserve"> a kvadratúrna komponenta reaktanciu </w:t>
      </w:r>
      <m:oMath>
        <m:r>
          <w:rPr>
            <w:rFonts w:ascii="Cambria Math" w:hAnsi="Cambria Math"/>
            <w:lang w:val="sk-SK"/>
          </w:rPr>
          <m:t>X</m:t>
        </m:r>
        <m:d>
          <m:dPr>
            <m:ctrlPr>
              <w:rPr>
                <w:rFonts w:ascii="Cambria Math" w:hAnsi="Cambria Math"/>
                <w:i/>
                <w:lang w:val="sk-SK"/>
              </w:rPr>
            </m:ctrlPr>
          </m:dPr>
          <m:e>
            <m:r>
              <w:rPr>
                <w:rFonts w:ascii="Cambria Math" w:hAnsi="Cambria Math"/>
                <w:lang w:val="sk-SK"/>
              </w:rPr>
              <m:t>t</m:t>
            </m:r>
          </m:e>
        </m:d>
        <m:r>
          <w:rPr>
            <w:rFonts w:ascii="Cambria Math" w:hAnsi="Cambria Math"/>
            <w:lang w:val="sk-SK"/>
          </w:rPr>
          <m:t xml:space="preserve"> </m:t>
        </m:r>
      </m:oMath>
      <w:r w:rsidRPr="00FA362E">
        <w:rPr>
          <w:lang w:val="sk-SK"/>
        </w:rPr>
        <w:t xml:space="preserve">meranej impedancie </w:t>
      </w:r>
      <w:r w:rsidRPr="00FA362E">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bG9vZCBmbG93IG1vbml0b3Jpbmc8L0lEVGV4dD48RGlzcGxheVRleHQ+WzddPC9EaXNwbGF5VGV4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Pr="00FA362E">
        <w:rPr>
          <w:lang w:val="sk-SK"/>
        </w:rPr>
        <w:instrText xml:space="preserve"> ADDIN EN.CITE </w:instrText>
      </w:r>
      <w:r w:rsidRPr="00FA362E">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bG9vZCBmbG93IG1vbml0b3Jpbmc8L0lEVGV4dD48RGlzcGxheVRleHQ+WzddPC9EaXNwbGF5VGV4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Pr="00FA362E">
        <w:rPr>
          <w:lang w:val="sk-SK"/>
        </w:rPr>
        <w:instrText xml:space="preserve"> ADDIN EN.CITE.DATA </w:instrText>
      </w:r>
      <w:r w:rsidRPr="00FA362E">
        <w:rPr>
          <w:lang w:val="sk-SK"/>
        </w:rPr>
      </w:r>
      <w:r w:rsidRPr="00FA362E">
        <w:rPr>
          <w:lang w:val="sk-SK"/>
        </w:rPr>
        <w:fldChar w:fldCharType="end"/>
      </w:r>
      <w:r w:rsidRPr="00FA362E">
        <w:rPr>
          <w:lang w:val="sk-SK"/>
        </w:rPr>
      </w:r>
      <w:r w:rsidRPr="00FA362E">
        <w:rPr>
          <w:lang w:val="sk-SK"/>
        </w:rPr>
        <w:fldChar w:fldCharType="separate"/>
      </w:r>
      <w:r w:rsidRPr="00FA362E">
        <w:rPr>
          <w:noProof/>
          <w:lang w:val="sk-SK"/>
        </w:rPr>
        <w:t>[7]</w:t>
      </w:r>
      <w:r w:rsidRPr="00FA362E">
        <w:rPr>
          <w:lang w:val="sk-SK"/>
        </w:rPr>
        <w:fldChar w:fldCharType="end"/>
      </w:r>
      <w:r w:rsidRPr="00FA362E">
        <w:rPr>
          <w:lang w:val="sk-SK"/>
        </w:rPr>
        <w:t xml:space="preserve">. </w:t>
      </w:r>
      <w:r w:rsidRPr="00FA362E">
        <w:rPr>
          <w:lang w:val="sk-SK"/>
        </w:rPr>
        <w:fldChar w:fldCharType="begin"/>
      </w:r>
      <w:r w:rsidRPr="00FA362E">
        <w:rPr>
          <w:lang w:val="sk-SK"/>
        </w:rPr>
        <w:instrText xml:space="preserve"> REF _Ref510264846 \h </w:instrText>
      </w:r>
      <w:r w:rsidRPr="00FA362E">
        <w:rPr>
          <w:lang w:val="sk-SK"/>
        </w:rPr>
      </w:r>
      <w:r w:rsidRPr="00FA362E">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2</w:t>
      </w:r>
      <w:r w:rsidRPr="00FA362E">
        <w:rPr>
          <w:lang w:val="sk-SK"/>
        </w:rPr>
        <w:fldChar w:fldCharType="end"/>
      </w:r>
      <w:r w:rsidRPr="00FA362E">
        <w:rPr>
          <w:lang w:val="sk-SK"/>
        </w:rPr>
        <w:t xml:space="preserve"> ukazuje dobrovoľníka počas merania MBM monitorom.</w:t>
      </w:r>
    </w:p>
    <w:p w14:paraId="76C8772E" w14:textId="77777777" w:rsidR="008F7A5E" w:rsidRPr="00FA362E" w:rsidRDefault="00E45212" w:rsidP="008F7A5E">
      <w:pPr>
        <w:pStyle w:val="Popis"/>
        <w:rPr>
          <w:vanish/>
          <w:lang w:val="sk-SK"/>
          <w:specVanish/>
        </w:rPr>
      </w:pPr>
      <w:bookmarkStart w:id="195" w:name="_Ref510264846"/>
      <w:bookmarkStart w:id="196" w:name="_Ref510264825"/>
      <w:bookmarkStart w:id="197" w:name="_Toc513981519"/>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3</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2</w:t>
      </w:r>
      <w:r w:rsidR="00A53D98">
        <w:rPr>
          <w:lang w:val="sk-SK"/>
        </w:rPr>
        <w:fldChar w:fldCharType="end"/>
      </w:r>
      <w:bookmarkEnd w:id="195"/>
      <w:r w:rsidRPr="00FA362E">
        <w:rPr>
          <w:lang w:val="sk-SK"/>
        </w:rPr>
        <w:t>:</w:t>
      </w:r>
      <w:r w:rsidRPr="00FA362E">
        <w:rPr>
          <w:szCs w:val="22"/>
          <w:lang w:val="sk-SK"/>
        </w:rPr>
        <w:t xml:space="preserve"> Dobrovoľník počas </w:t>
      </w:r>
      <w:r w:rsidRPr="00FA362E">
        <w:rPr>
          <w:lang w:val="sk-SK"/>
        </w:rPr>
        <w:t>merania</w:t>
      </w:r>
      <w:r w:rsidRPr="00FA362E">
        <w:rPr>
          <w:szCs w:val="22"/>
          <w:lang w:val="sk-SK"/>
        </w:rPr>
        <w:t xml:space="preserve"> bioimpedančným monitorom MBM</w:t>
      </w:r>
      <w:bookmarkEnd w:id="196"/>
      <w:r w:rsidR="008F7A5E" w:rsidRPr="00FA362E">
        <w:rPr>
          <w:lang w:val="sk-SK"/>
        </w:rPr>
        <w:t>.</w:t>
      </w:r>
      <w:bookmarkEnd w:id="197"/>
    </w:p>
    <w:p w14:paraId="68ADA9D8" w14:textId="6D943F07" w:rsidR="00E45212" w:rsidRPr="00FA362E" w:rsidRDefault="008F7A5E" w:rsidP="00E45212">
      <w:pPr>
        <w:pStyle w:val="Popis"/>
        <w:rPr>
          <w:szCs w:val="22"/>
          <w:lang w:val="sk-SK"/>
        </w:rPr>
      </w:pPr>
      <w:r>
        <w:rPr>
          <w:szCs w:val="22"/>
          <w:lang w:val="sk-SK"/>
        </w:rPr>
        <w:t xml:space="preserve"> Dobrovoľník je </w:t>
      </w:r>
      <w:r w:rsidRPr="00123471">
        <w:rPr>
          <w:szCs w:val="22"/>
          <w:highlight w:val="yellow"/>
          <w:lang w:val="sk-SK"/>
          <w:rPrChange w:id="198" w:author="Pavel Jurak [2]" w:date="2018-05-30T18:30:00Z">
            <w:rPr>
              <w:szCs w:val="22"/>
              <w:lang w:val="sk-SK"/>
            </w:rPr>
          </w:rPrChange>
        </w:rPr>
        <w:t>polepený modrými elektródami</w:t>
      </w:r>
      <w:r>
        <w:rPr>
          <w:szCs w:val="22"/>
          <w:lang w:val="sk-SK"/>
        </w:rPr>
        <w:t>, ktoré slúžia ako zdroje elektrického prúdu, impedanciu snímajúce elektródy a EKG elektródy. Na pravej ruke ma pr</w:t>
      </w:r>
      <w:r w:rsidR="00D047CA">
        <w:rPr>
          <w:szCs w:val="22"/>
          <w:lang w:val="sk-SK"/>
        </w:rPr>
        <w:t>i</w:t>
      </w:r>
      <w:r>
        <w:rPr>
          <w:szCs w:val="22"/>
          <w:lang w:val="sk-SK"/>
        </w:rPr>
        <w:t xml:space="preserve">pevnenú manžetu na meranie arteriálneho krvného tlaku. Vpravo na stole sú </w:t>
      </w:r>
      <w:r w:rsidR="00D047CA">
        <w:rPr>
          <w:szCs w:val="22"/>
          <w:lang w:val="sk-SK"/>
        </w:rPr>
        <w:t>zosilňovače</w:t>
      </w:r>
      <w:r>
        <w:rPr>
          <w:szCs w:val="22"/>
          <w:lang w:val="sk-SK"/>
        </w:rPr>
        <w:t xml:space="preserve"> impedančného signálu a počítač nahrávajúci </w:t>
      </w:r>
      <w:r w:rsidR="00D047CA">
        <w:rPr>
          <w:szCs w:val="22"/>
          <w:lang w:val="sk-SK"/>
        </w:rPr>
        <w:t>namerané signály.</w:t>
      </w:r>
    </w:p>
    <w:p w14:paraId="1A4F1647" w14:textId="4BDB3A63" w:rsidR="00FC1930" w:rsidRDefault="00FC1930" w:rsidP="00CE547F">
      <w:pPr>
        <w:rPr>
          <w:lang w:val="sk-SK"/>
        </w:rPr>
      </w:pPr>
    </w:p>
    <w:p w14:paraId="654985F7" w14:textId="77777777" w:rsidR="00934FBD" w:rsidRPr="00FA362E" w:rsidRDefault="00934FBD" w:rsidP="00934FBD">
      <w:pPr>
        <w:pStyle w:val="Nadpis3"/>
        <w:rPr>
          <w:lang w:val="sk-SK"/>
        </w:rPr>
      </w:pPr>
      <w:bookmarkStart w:id="199" w:name="_Toc510268156"/>
      <w:bookmarkStart w:id="200" w:name="_Toc513981482"/>
      <w:r w:rsidRPr="00FA362E">
        <w:rPr>
          <w:lang w:val="sk-SK"/>
        </w:rPr>
        <w:t>Spracovanie dát</w:t>
      </w:r>
      <w:bookmarkEnd w:id="199"/>
      <w:bookmarkEnd w:id="200"/>
    </w:p>
    <w:p w14:paraId="50A54725" w14:textId="77777777" w:rsidR="00934FBD" w:rsidRPr="00FA362E" w:rsidRDefault="00934FBD" w:rsidP="00934FBD">
      <w:pPr>
        <w:rPr>
          <w:lang w:val="sk-SK"/>
        </w:rPr>
      </w:pPr>
    </w:p>
    <w:p w14:paraId="6FA73E4A" w14:textId="77777777" w:rsidR="00934FBD" w:rsidRPr="00FA362E" w:rsidRDefault="00934FBD" w:rsidP="00934FBD">
      <w:pPr>
        <w:rPr>
          <w:lang w:val="sk-SK"/>
        </w:rPr>
      </w:pPr>
      <w:r w:rsidRPr="00FA362E">
        <w:rPr>
          <w:lang w:val="sk-SK"/>
        </w:rPr>
        <w:t xml:space="preserve">Dáta boli počas merania ukladané na PC. Po meraní boli normalizované a predané k ďalšej analýze. Pred analýzou boli dáta vizuálne skontrolované a pre ďalšiu analýzu boli identifikované záznamy bez výrazných technických artefaktov na bioimpedančnom signály, signály srdečných zvukov, EKG a krvného tlaku. Príčina technických artefaktov na bioimpedančnom signály mohla byť zle nalepená elektróda, alebo odlepenie elektródy počas merania. Technické artefakty majú amplitúdu signálu spravidla rádovo vyššiu ako fyziologický bioimpedančný signál. </w:t>
      </w:r>
    </w:p>
    <w:p w14:paraId="7E0D93A4" w14:textId="77777777" w:rsidR="00934FBD" w:rsidRPr="00FA362E" w:rsidRDefault="00934FBD" w:rsidP="00934FBD">
      <w:pPr>
        <w:rPr>
          <w:lang w:val="sk-SK"/>
        </w:rPr>
      </w:pPr>
    </w:p>
    <w:p w14:paraId="69E5F708" w14:textId="77777777" w:rsidR="00934FBD" w:rsidRPr="00FA362E" w:rsidRDefault="00934FBD" w:rsidP="00934FBD">
      <w:pPr>
        <w:rPr>
          <w:lang w:val="sk-SK"/>
        </w:rPr>
      </w:pPr>
      <w:r w:rsidRPr="00FA362E">
        <w:rPr>
          <w:lang w:val="sk-SK"/>
        </w:rPr>
        <w:t>Pri spracovaní boli identifikované nasledovné problémové priebehy signálu -dZ/dt:</w:t>
      </w:r>
    </w:p>
    <w:p w14:paraId="3642E2DF" w14:textId="77777777" w:rsidR="00934FBD" w:rsidRPr="00FA362E" w:rsidRDefault="00934FBD" w:rsidP="00934FBD">
      <w:pPr>
        <w:pStyle w:val="Odsekzoznamu"/>
        <w:numPr>
          <w:ilvl w:val="0"/>
          <w:numId w:val="28"/>
        </w:numPr>
        <w:rPr>
          <w:lang w:val="sk-SK"/>
        </w:rPr>
      </w:pPr>
      <w:r w:rsidRPr="00FA362E">
        <w:rPr>
          <w:lang w:val="sk-SK"/>
        </w:rPr>
        <w:t>Slabý pomer signál šum, signál máva spravidla výrazne nižšiu amplitúdu oproti kvalitnému signálu (</w:t>
      </w:r>
      <w:commentRangeStart w:id="201"/>
      <w:r w:rsidRPr="00FA362E">
        <w:rPr>
          <w:lang w:val="sk-SK"/>
        </w:rPr>
        <w:fldChar w:fldCharType="begin"/>
      </w:r>
      <w:r w:rsidRPr="00FA362E">
        <w:rPr>
          <w:lang w:val="sk-SK"/>
        </w:rPr>
        <w:instrText xml:space="preserve"> REF _Ref510295431 \h </w:instrText>
      </w:r>
      <w:r w:rsidRPr="00FA362E">
        <w:rPr>
          <w:lang w:val="sk-SK"/>
        </w:rPr>
      </w:r>
      <w:r w:rsidRPr="00FA362E">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3</w:t>
      </w:r>
      <w:r w:rsidRPr="00FA362E">
        <w:rPr>
          <w:lang w:val="sk-SK"/>
        </w:rPr>
        <w:fldChar w:fldCharType="end"/>
      </w:r>
      <w:commentRangeEnd w:id="201"/>
      <w:r w:rsidR="006B0346">
        <w:rPr>
          <w:rStyle w:val="Odkaznakomentr"/>
        </w:rPr>
        <w:commentReference w:id="201"/>
      </w:r>
      <w:r w:rsidRPr="00FA362E">
        <w:rPr>
          <w:lang w:val="sk-SK"/>
        </w:rPr>
        <w:t>).</w:t>
      </w:r>
    </w:p>
    <w:p w14:paraId="2C00CC0B" w14:textId="77777777" w:rsidR="00B85020" w:rsidRPr="00FA362E" w:rsidRDefault="00934FBD" w:rsidP="00934FBD">
      <w:pPr>
        <w:pStyle w:val="Popis"/>
        <w:rPr>
          <w:lang w:val="sk-SK"/>
        </w:rPr>
      </w:pPr>
      <w:r w:rsidRPr="00FA362E">
        <w:rPr>
          <w:lang w:val="sk-SK"/>
        </w:rPr>
        <w:t xml:space="preserve">Prítomná druhá špička </w:t>
      </w:r>
      <w:r w:rsidRPr="00FA362E">
        <w:rPr>
          <w:i/>
          <w:lang w:val="sk-SK"/>
        </w:rPr>
        <w:t>-dZ/dt max</w:t>
      </w:r>
      <w:r w:rsidRPr="00FA362E">
        <w:rPr>
          <w:lang w:val="sk-SK"/>
        </w:rPr>
        <w:t xml:space="preserve"> vrámci srdečného cyklu, svojou výškou prevyšuje prvú špičku </w:t>
      </w:r>
      <w:r w:rsidRPr="00FA362E">
        <w:rPr>
          <w:i/>
          <w:lang w:val="sk-SK"/>
        </w:rPr>
        <w:t>-dZ/dt max (</w:t>
      </w:r>
      <w:r w:rsidRPr="00842989">
        <w:rPr>
          <w:i/>
          <w:lang w:val="sk-SK"/>
        </w:rPr>
        <w:fldChar w:fldCharType="begin"/>
      </w:r>
      <w:r w:rsidRPr="00FA362E">
        <w:rPr>
          <w:i/>
          <w:lang w:val="sk-SK"/>
        </w:rPr>
        <w:instrText xml:space="preserve"> REF _Ref510295450 \h </w:instrText>
      </w:r>
      <w:r w:rsidRPr="00842989">
        <w:rPr>
          <w:i/>
          <w:lang w:val="sk-SK"/>
        </w:rPr>
      </w:r>
      <w:r w:rsidRPr="00842989">
        <w:rPr>
          <w:i/>
          <w:lang w:val="sk-SK"/>
        </w:rPr>
        <w:fldChar w:fldCharType="separate"/>
      </w:r>
    </w:p>
    <w:p w14:paraId="6FCE2142" w14:textId="517E579A" w:rsidR="00934FBD" w:rsidRPr="00842989" w:rsidRDefault="00B85020" w:rsidP="00842989">
      <w:pPr>
        <w:pStyle w:val="Popis"/>
        <w:numPr>
          <w:ilvl w:val="0"/>
          <w:numId w:val="28"/>
        </w:numPr>
        <w:rPr>
          <w:lang w:val="sk-SK"/>
        </w:rPr>
      </w:pPr>
      <w:r w:rsidRPr="00FA362E">
        <w:rPr>
          <w:lang w:val="sk-SK"/>
        </w:rPr>
        <w:t xml:space="preserve">Obrázok </w:t>
      </w:r>
      <w:r>
        <w:rPr>
          <w:noProof/>
          <w:lang w:val="sk-SK"/>
        </w:rPr>
        <w:t>3</w:t>
      </w:r>
      <w:r>
        <w:rPr>
          <w:lang w:val="sk-SK"/>
        </w:rPr>
        <w:t>.</w:t>
      </w:r>
      <w:r>
        <w:rPr>
          <w:noProof/>
          <w:lang w:val="sk-SK"/>
        </w:rPr>
        <w:t>4</w:t>
      </w:r>
      <w:r w:rsidR="00934FBD" w:rsidRPr="00842989">
        <w:rPr>
          <w:i/>
          <w:lang w:val="sk-SK"/>
        </w:rPr>
        <w:fldChar w:fldCharType="end"/>
      </w:r>
      <w:r w:rsidR="00934FBD" w:rsidRPr="00842989">
        <w:rPr>
          <w:i/>
          <w:lang w:val="sk-SK"/>
        </w:rPr>
        <w:t>).</w:t>
      </w:r>
    </w:p>
    <w:p w14:paraId="51DEC3BB" w14:textId="77777777" w:rsidR="00934FBD" w:rsidRPr="00FA362E" w:rsidRDefault="00934FBD" w:rsidP="00934FBD">
      <w:pPr>
        <w:pStyle w:val="Odsekzoznamu"/>
        <w:numPr>
          <w:ilvl w:val="0"/>
          <w:numId w:val="28"/>
        </w:numPr>
        <w:rPr>
          <w:lang w:val="sk-SK"/>
        </w:rPr>
      </w:pPr>
      <w:r w:rsidRPr="00FA362E">
        <w:rPr>
          <w:lang w:val="sk-SK"/>
        </w:rPr>
        <w:t xml:space="preserve">Rozdvojený vrchol </w:t>
      </w:r>
      <w:r w:rsidRPr="00FA362E">
        <w:rPr>
          <w:i/>
          <w:lang w:val="sk-SK"/>
        </w:rPr>
        <w:t>-dZ/dt max</w:t>
      </w:r>
      <w:r w:rsidRPr="00FA362E">
        <w:rPr>
          <w:lang w:val="sk-SK"/>
        </w:rPr>
        <w:t xml:space="preserve">, vyskytuje sa hlavne pri výdychu </w:t>
      </w:r>
    </w:p>
    <w:p w14:paraId="6A07C65B" w14:textId="77777777" w:rsidR="00934FBD" w:rsidRPr="00FA362E" w:rsidRDefault="00934FBD" w:rsidP="00934FBD">
      <w:pPr>
        <w:pStyle w:val="Odsekzoznamu"/>
        <w:ind w:left="720"/>
        <w:rPr>
          <w:lang w:val="sk-SK"/>
        </w:rPr>
      </w:pPr>
      <w:r w:rsidRPr="00FA362E">
        <w:rPr>
          <w:lang w:val="sk-SK"/>
        </w:rPr>
        <w:t>(</w:t>
      </w:r>
      <w:r w:rsidRPr="00FA362E">
        <w:rPr>
          <w:lang w:val="sk-SK"/>
        </w:rPr>
        <w:fldChar w:fldCharType="begin"/>
      </w:r>
      <w:r w:rsidRPr="00FA362E">
        <w:rPr>
          <w:lang w:val="sk-SK"/>
        </w:rPr>
        <w:instrText xml:space="preserve"> REF _Ref510295499 \h </w:instrText>
      </w:r>
      <w:r w:rsidRPr="00FA362E">
        <w:rPr>
          <w:lang w:val="sk-SK"/>
        </w:rPr>
      </w:r>
      <w:r w:rsidRPr="00FA362E">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5</w:t>
      </w:r>
      <w:r w:rsidRPr="00FA362E">
        <w:rPr>
          <w:lang w:val="sk-SK"/>
        </w:rPr>
        <w:fldChar w:fldCharType="end"/>
      </w:r>
      <w:r w:rsidRPr="00FA362E">
        <w:rPr>
          <w:lang w:val="sk-SK"/>
        </w:rPr>
        <w:t>).</w:t>
      </w:r>
    </w:p>
    <w:p w14:paraId="475180B4" w14:textId="77777777" w:rsidR="00934FBD" w:rsidRPr="00FA362E" w:rsidRDefault="00934FBD" w:rsidP="00934FBD">
      <w:pPr>
        <w:pStyle w:val="Odsekzoznamu"/>
        <w:numPr>
          <w:ilvl w:val="0"/>
          <w:numId w:val="28"/>
        </w:numPr>
        <w:rPr>
          <w:lang w:val="sk-SK"/>
        </w:rPr>
      </w:pPr>
      <w:r w:rsidRPr="00FA362E">
        <w:rPr>
          <w:lang w:val="sk-SK"/>
        </w:rPr>
        <w:t xml:space="preserve">Výrazné rozdiely v amplitúde </w:t>
      </w:r>
      <w:r w:rsidRPr="00FA362E">
        <w:rPr>
          <w:i/>
          <w:lang w:val="sk-SK"/>
        </w:rPr>
        <w:t>-dZ/dt max</w:t>
      </w:r>
      <w:r w:rsidRPr="00FA362E">
        <w:rPr>
          <w:lang w:val="sk-SK"/>
        </w:rPr>
        <w:t>, pravdepodobne nefyziologické (</w:t>
      </w:r>
      <w:r w:rsidRPr="00FA362E">
        <w:rPr>
          <w:lang w:val="sk-SK"/>
        </w:rPr>
        <w:fldChar w:fldCharType="begin"/>
      </w:r>
      <w:r w:rsidRPr="00FA362E">
        <w:rPr>
          <w:lang w:val="sk-SK"/>
        </w:rPr>
        <w:instrText xml:space="preserve"> REF _Ref510295528 \h </w:instrText>
      </w:r>
      <w:r w:rsidRPr="00FA362E">
        <w:rPr>
          <w:lang w:val="sk-SK"/>
        </w:rPr>
      </w:r>
      <w:r w:rsidRPr="00FA362E">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6</w:t>
      </w:r>
      <w:r w:rsidRPr="00FA362E">
        <w:rPr>
          <w:lang w:val="sk-SK"/>
        </w:rPr>
        <w:fldChar w:fldCharType="end"/>
      </w:r>
      <w:r w:rsidRPr="00FA362E">
        <w:rPr>
          <w:lang w:val="sk-SK"/>
        </w:rPr>
        <w:t>).</w:t>
      </w:r>
    </w:p>
    <w:p w14:paraId="1CC34598" w14:textId="77777777" w:rsidR="00934FBD" w:rsidRPr="00FA362E" w:rsidRDefault="00934FBD" w:rsidP="00934FBD">
      <w:pPr>
        <w:pStyle w:val="Odsekzoznamu"/>
        <w:ind w:left="720"/>
        <w:rPr>
          <w:lang w:val="sk-SK"/>
        </w:rPr>
      </w:pPr>
    </w:p>
    <w:p w14:paraId="0A51A7A5" w14:textId="77777777" w:rsidR="00934FBD" w:rsidRPr="00FA362E" w:rsidRDefault="00934FBD" w:rsidP="00934FBD">
      <w:pPr>
        <w:jc w:val="center"/>
        <w:rPr>
          <w:lang w:val="sk-SK"/>
        </w:rPr>
      </w:pPr>
      <w:r w:rsidRPr="00FA362E">
        <w:rPr>
          <w:noProof/>
        </w:rPr>
        <w:drawing>
          <wp:inline distT="0" distB="0" distL="0" distR="0" wp14:anchorId="41F3D78E" wp14:editId="42A135C2">
            <wp:extent cx="5398770" cy="1371600"/>
            <wp:effectExtent l="0" t="0" r="0" b="0"/>
            <wp:docPr id="449" name="Obrázok 449" descr="slaby_signa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laby_signalB"/>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98770" cy="1371600"/>
                    </a:xfrm>
                    <a:prstGeom prst="rect">
                      <a:avLst/>
                    </a:prstGeom>
                    <a:noFill/>
                    <a:ln>
                      <a:noFill/>
                    </a:ln>
                  </pic:spPr>
                </pic:pic>
              </a:graphicData>
            </a:graphic>
          </wp:inline>
        </w:drawing>
      </w:r>
    </w:p>
    <w:p w14:paraId="79992D18" w14:textId="6DA4029E" w:rsidR="00934FBD" w:rsidRPr="00FA362E" w:rsidRDefault="00934FBD" w:rsidP="00934FBD">
      <w:pPr>
        <w:pStyle w:val="Popis"/>
        <w:rPr>
          <w:vanish/>
          <w:lang w:val="sk-SK"/>
          <w:specVanish/>
        </w:rPr>
      </w:pPr>
      <w:bookmarkStart w:id="202" w:name="_Ref510295431"/>
      <w:bookmarkStart w:id="203" w:name="_Toc513981520"/>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3</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3</w:t>
      </w:r>
      <w:r w:rsidR="00A53D98">
        <w:rPr>
          <w:lang w:val="sk-SK"/>
        </w:rPr>
        <w:fldChar w:fldCharType="end"/>
      </w:r>
      <w:bookmarkEnd w:id="202"/>
      <w:r w:rsidRPr="00FA362E">
        <w:rPr>
          <w:lang w:val="sk-SK"/>
        </w:rPr>
        <w:t>: Problémový tvar signálu -dZ/dt max. Nízky pomer signál-šum</w:t>
      </w:r>
      <w:bookmarkEnd w:id="203"/>
    </w:p>
    <w:p w14:paraId="0463EEDA" w14:textId="77777777" w:rsidR="00934FBD" w:rsidRPr="00FA362E" w:rsidRDefault="00934FBD" w:rsidP="00934FBD">
      <w:pPr>
        <w:pStyle w:val="Popis"/>
        <w:rPr>
          <w:lang w:val="sk-SK"/>
        </w:rPr>
      </w:pPr>
      <w:r w:rsidRPr="00FA362E">
        <w:rPr>
          <w:lang w:val="sk-SK"/>
        </w:rPr>
        <w:t xml:space="preserve">. Modrá krivka je </w:t>
      </w:r>
      <w:r w:rsidRPr="00FA362E">
        <w:rPr>
          <w:i/>
          <w:lang w:val="sk-SK"/>
        </w:rPr>
        <w:t>-dZ/dt</w:t>
      </w:r>
      <w:r w:rsidRPr="00FA362E">
        <w:rPr>
          <w:lang w:val="sk-SK"/>
        </w:rPr>
        <w:t xml:space="preserve"> na kanály 1 (krk). Červená hviezda ukazuje pozíciu R vlny v srdcovom cykle. </w:t>
      </w:r>
    </w:p>
    <w:p w14:paraId="08CEE1DD" w14:textId="77777777" w:rsidR="00934FBD" w:rsidRPr="00FA362E" w:rsidRDefault="00934FBD" w:rsidP="00934FBD">
      <w:pPr>
        <w:pStyle w:val="Popis"/>
        <w:rPr>
          <w:lang w:val="sk-SK"/>
        </w:rPr>
      </w:pPr>
      <w:r w:rsidRPr="00FA362E">
        <w:rPr>
          <w:noProof/>
          <w:lang w:val="cs-CZ" w:eastAsia="cs-CZ" w:bidi="ar-SA"/>
        </w:rPr>
        <w:lastRenderedPageBreak/>
        <w:drawing>
          <wp:inline distT="0" distB="0" distL="0" distR="0" wp14:anchorId="3D981EC8" wp14:editId="0FE1A731">
            <wp:extent cx="5398770" cy="2153920"/>
            <wp:effectExtent l="0" t="0" r="0" b="0"/>
            <wp:docPr id="56" name="Obrázok 56" descr="pritomna2vln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itomna2vlnaB"/>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98770" cy="2153920"/>
                    </a:xfrm>
                    <a:prstGeom prst="rect">
                      <a:avLst/>
                    </a:prstGeom>
                    <a:noFill/>
                    <a:ln>
                      <a:noFill/>
                    </a:ln>
                  </pic:spPr>
                </pic:pic>
              </a:graphicData>
            </a:graphic>
          </wp:inline>
        </w:drawing>
      </w:r>
      <w:bookmarkStart w:id="204" w:name="_Ref510295450"/>
    </w:p>
    <w:p w14:paraId="03BB8566" w14:textId="008F57EF" w:rsidR="00934FBD" w:rsidRPr="00FA362E" w:rsidRDefault="00934FBD" w:rsidP="00934FBD">
      <w:pPr>
        <w:pStyle w:val="Popis"/>
        <w:rPr>
          <w:vanish/>
          <w:lang w:val="sk-SK"/>
          <w:specVanish/>
        </w:rPr>
      </w:pPr>
      <w:bookmarkStart w:id="205" w:name="_Toc513981521"/>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3</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4</w:t>
      </w:r>
      <w:r w:rsidR="00A53D98">
        <w:rPr>
          <w:lang w:val="sk-SK"/>
        </w:rPr>
        <w:fldChar w:fldCharType="end"/>
      </w:r>
      <w:bookmarkEnd w:id="204"/>
      <w:r w:rsidRPr="00FA362E">
        <w:rPr>
          <w:lang w:val="sk-SK"/>
        </w:rPr>
        <w:t xml:space="preserve">: Problémový tvar signálu </w:t>
      </w:r>
      <w:r w:rsidRPr="00FA362E">
        <w:rPr>
          <w:i/>
          <w:lang w:val="sk-SK"/>
        </w:rPr>
        <w:t>-dZ/dt</w:t>
      </w:r>
      <w:r w:rsidRPr="00FA362E">
        <w:rPr>
          <w:lang w:val="sk-SK"/>
        </w:rPr>
        <w:t>. V signály prítomný druhý vrchol -dZ/dt max</w:t>
      </w:r>
      <w:bookmarkEnd w:id="205"/>
    </w:p>
    <w:p w14:paraId="4BF950AD" w14:textId="77777777" w:rsidR="00934FBD" w:rsidRPr="00FA362E" w:rsidRDefault="00934FBD" w:rsidP="00934FBD">
      <w:pPr>
        <w:pStyle w:val="Popis"/>
        <w:rPr>
          <w:lang w:val="sk-SK"/>
        </w:rPr>
      </w:pPr>
      <w:r w:rsidRPr="00FA362E">
        <w:rPr>
          <w:lang w:val="sk-SK"/>
        </w:rPr>
        <w:t xml:space="preserve">, amplitúdov prevyšuje prvý vrchol dZ/dt max. Zhora zelená krvka je signál Z0 na kanály 15, dole modrá krivka je </w:t>
      </w:r>
      <w:r w:rsidRPr="00FA362E">
        <w:rPr>
          <w:i/>
          <w:lang w:val="sk-SK"/>
        </w:rPr>
        <w:t>-dZ/dt</w:t>
      </w:r>
      <w:r w:rsidRPr="00FA362E">
        <w:rPr>
          <w:lang w:val="sk-SK"/>
        </w:rPr>
        <w:t xml:space="preserve"> na kanály 15 (ruka). Červená hviezda ukazuje pozíciu R vlny v srdečnom cykle.</w:t>
      </w:r>
    </w:p>
    <w:p w14:paraId="3698E6A6" w14:textId="77777777" w:rsidR="00934FBD" w:rsidRPr="00FA362E" w:rsidRDefault="00934FBD" w:rsidP="00934FBD">
      <w:pPr>
        <w:rPr>
          <w:lang w:val="sk-SK" w:eastAsia="en-US" w:bidi="en-US"/>
        </w:rPr>
      </w:pPr>
    </w:p>
    <w:p w14:paraId="22D53411" w14:textId="77777777" w:rsidR="00934FBD" w:rsidRPr="00FA362E" w:rsidRDefault="00934FBD" w:rsidP="00934FBD">
      <w:pPr>
        <w:keepNext/>
        <w:jc w:val="center"/>
        <w:rPr>
          <w:lang w:val="sk-SK"/>
        </w:rPr>
      </w:pPr>
      <w:r w:rsidRPr="00FA362E">
        <w:rPr>
          <w:noProof/>
        </w:rPr>
        <w:drawing>
          <wp:inline distT="0" distB="0" distL="0" distR="0" wp14:anchorId="5ED7AFAE" wp14:editId="137B9ED9">
            <wp:extent cx="5389880" cy="1696720"/>
            <wp:effectExtent l="0" t="0" r="1270" b="0"/>
            <wp:docPr id="55" name="Obrázok 55" descr="rozdvojeny_vrcho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ozdvojeny_vrcholB"/>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89880" cy="1696720"/>
                    </a:xfrm>
                    <a:prstGeom prst="rect">
                      <a:avLst/>
                    </a:prstGeom>
                    <a:noFill/>
                    <a:ln>
                      <a:noFill/>
                    </a:ln>
                  </pic:spPr>
                </pic:pic>
              </a:graphicData>
            </a:graphic>
          </wp:inline>
        </w:drawing>
      </w:r>
    </w:p>
    <w:p w14:paraId="683B27C5" w14:textId="319700E4" w:rsidR="00934FBD" w:rsidRPr="00FA362E" w:rsidRDefault="00934FBD" w:rsidP="00934FBD">
      <w:pPr>
        <w:pStyle w:val="Popis"/>
        <w:rPr>
          <w:vanish/>
          <w:lang w:val="sk-SK"/>
          <w:specVanish/>
        </w:rPr>
      </w:pPr>
      <w:bookmarkStart w:id="206" w:name="_Ref510295499"/>
      <w:bookmarkStart w:id="207" w:name="_Toc513981522"/>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3</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5</w:t>
      </w:r>
      <w:r w:rsidR="00A53D98">
        <w:rPr>
          <w:lang w:val="sk-SK"/>
        </w:rPr>
        <w:fldChar w:fldCharType="end"/>
      </w:r>
      <w:bookmarkEnd w:id="206"/>
      <w:r w:rsidRPr="00FA362E">
        <w:rPr>
          <w:lang w:val="sk-SK"/>
        </w:rPr>
        <w:t xml:space="preserve">: Problémový tvar signálu </w:t>
      </w:r>
      <w:r w:rsidRPr="00FA362E">
        <w:rPr>
          <w:i/>
          <w:lang w:val="sk-SK"/>
        </w:rPr>
        <w:t>-dZ/dt</w:t>
      </w:r>
      <w:r w:rsidRPr="00FA362E">
        <w:rPr>
          <w:lang w:val="sk-SK"/>
        </w:rPr>
        <w:t>. Vrchol -dZ/dt max je rozdvojený</w:t>
      </w:r>
      <w:bookmarkEnd w:id="207"/>
    </w:p>
    <w:p w14:paraId="4071A83A" w14:textId="77777777" w:rsidR="00934FBD" w:rsidRPr="00FA362E" w:rsidRDefault="00934FBD" w:rsidP="00934FBD">
      <w:pPr>
        <w:pStyle w:val="Popis"/>
        <w:rPr>
          <w:lang w:val="sk-SK"/>
        </w:rPr>
      </w:pPr>
      <w:r w:rsidRPr="00FA362E">
        <w:rPr>
          <w:lang w:val="sk-SK"/>
        </w:rPr>
        <w:t xml:space="preserve">. Zhora zelená krvka je signál Z0 na kanály 4, dole modrá krivka je </w:t>
      </w:r>
      <w:r w:rsidRPr="00FA362E">
        <w:rPr>
          <w:i/>
          <w:lang w:val="sk-SK"/>
        </w:rPr>
        <w:t>-dZ/dt</w:t>
      </w:r>
      <w:r w:rsidRPr="00FA362E">
        <w:rPr>
          <w:lang w:val="sk-SK"/>
        </w:rPr>
        <w:t xml:space="preserve"> na kanály 4 (hruď). Červená hviezda ukazuje pozíciu R vlny v srdečnom cykle.</w:t>
      </w:r>
    </w:p>
    <w:p w14:paraId="634F95FB" w14:textId="77777777" w:rsidR="00934FBD" w:rsidRPr="00FA362E" w:rsidRDefault="00934FBD" w:rsidP="00934FBD">
      <w:pPr>
        <w:rPr>
          <w:lang w:val="sk-SK"/>
        </w:rPr>
      </w:pPr>
    </w:p>
    <w:p w14:paraId="7F39A103" w14:textId="77777777" w:rsidR="00934FBD" w:rsidRPr="00FA362E" w:rsidRDefault="00934FBD" w:rsidP="00934FBD">
      <w:pPr>
        <w:jc w:val="center"/>
        <w:rPr>
          <w:lang w:val="sk-SK"/>
        </w:rPr>
      </w:pPr>
      <w:r w:rsidRPr="00FA362E">
        <w:rPr>
          <w:noProof/>
        </w:rPr>
        <w:drawing>
          <wp:inline distT="0" distB="0" distL="0" distR="0" wp14:anchorId="0889AF3F" wp14:editId="2514B125">
            <wp:extent cx="5398770" cy="1714500"/>
            <wp:effectExtent l="0" t="0" r="0" b="0"/>
            <wp:docPr id="47" name="Obrázok 47" descr="rozdiel_vyske_dzdtmax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ozdiel_vyske_dzdtmaxB"/>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398770" cy="1714500"/>
                    </a:xfrm>
                    <a:prstGeom prst="rect">
                      <a:avLst/>
                    </a:prstGeom>
                    <a:noFill/>
                    <a:ln>
                      <a:noFill/>
                    </a:ln>
                  </pic:spPr>
                </pic:pic>
              </a:graphicData>
            </a:graphic>
          </wp:inline>
        </w:drawing>
      </w:r>
    </w:p>
    <w:p w14:paraId="60E2E055" w14:textId="302052B1" w:rsidR="00934FBD" w:rsidRPr="00FA362E" w:rsidRDefault="00934FBD" w:rsidP="00934FBD">
      <w:pPr>
        <w:pStyle w:val="Popis"/>
        <w:rPr>
          <w:vanish/>
          <w:lang w:val="sk-SK"/>
          <w:specVanish/>
        </w:rPr>
      </w:pPr>
      <w:bookmarkStart w:id="208" w:name="_Ref510295528"/>
      <w:bookmarkStart w:id="209" w:name="_Toc513981523"/>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3</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6</w:t>
      </w:r>
      <w:r w:rsidR="00A53D98">
        <w:rPr>
          <w:lang w:val="sk-SK"/>
        </w:rPr>
        <w:fldChar w:fldCharType="end"/>
      </w:r>
      <w:bookmarkEnd w:id="208"/>
      <w:r w:rsidRPr="00FA362E">
        <w:rPr>
          <w:lang w:val="sk-SK"/>
        </w:rPr>
        <w:t xml:space="preserve">: Problémový tvar signálu </w:t>
      </w:r>
      <w:r w:rsidRPr="00FA362E">
        <w:rPr>
          <w:i/>
          <w:lang w:val="sk-SK"/>
        </w:rPr>
        <w:t xml:space="preserve">-dZ/dt. </w:t>
      </w:r>
      <w:r w:rsidRPr="00FA362E">
        <w:rPr>
          <w:lang w:val="sk-SK"/>
        </w:rPr>
        <w:t xml:space="preserve">Pravdepodobne nefyziologické rozdiely v po sebe nasledujúcich hodnotách </w:t>
      </w:r>
      <w:r w:rsidRPr="00FA362E">
        <w:rPr>
          <w:i/>
          <w:lang w:val="sk-SK"/>
        </w:rPr>
        <w:t>-dZ/dt max</w:t>
      </w:r>
      <w:bookmarkEnd w:id="209"/>
    </w:p>
    <w:p w14:paraId="7AC4FA9C" w14:textId="77777777" w:rsidR="00934FBD" w:rsidRPr="00FA362E" w:rsidRDefault="00934FBD" w:rsidP="00934FBD">
      <w:pPr>
        <w:pStyle w:val="Popis"/>
        <w:rPr>
          <w:lang w:val="sk-SK"/>
        </w:rPr>
      </w:pPr>
      <w:r w:rsidRPr="00FA362E">
        <w:rPr>
          <w:i/>
          <w:lang w:val="sk-SK"/>
        </w:rPr>
        <w:t xml:space="preserve">. </w:t>
      </w:r>
      <w:r w:rsidRPr="00FA362E">
        <w:rPr>
          <w:lang w:val="sk-SK"/>
        </w:rPr>
        <w:t xml:space="preserve">Modrá krivka je </w:t>
      </w:r>
      <w:r w:rsidRPr="00FA362E">
        <w:rPr>
          <w:i/>
          <w:lang w:val="sk-SK"/>
        </w:rPr>
        <w:t>-dZ/dt</w:t>
      </w:r>
      <w:r w:rsidRPr="00FA362E">
        <w:rPr>
          <w:lang w:val="sk-SK"/>
        </w:rPr>
        <w:t xml:space="preserve"> na kanály 15 (ruka). Červená hviezda ukazuje pozíciu R vlny v srdečnom </w:t>
      </w:r>
      <w:commentRangeStart w:id="210"/>
      <w:r w:rsidRPr="00FA362E">
        <w:rPr>
          <w:lang w:val="sk-SK"/>
        </w:rPr>
        <w:t>cykle</w:t>
      </w:r>
      <w:commentRangeEnd w:id="210"/>
      <w:r w:rsidR="00123471">
        <w:rPr>
          <w:rStyle w:val="Odkaznakomentr"/>
          <w:rFonts w:eastAsia="Times New Roman" w:cs="Times New Roman"/>
          <w:spacing w:val="0"/>
          <w:lang w:val="cs-CZ" w:eastAsia="cs-CZ" w:bidi="ar-SA"/>
        </w:rPr>
        <w:commentReference w:id="210"/>
      </w:r>
      <w:r w:rsidRPr="00FA362E">
        <w:rPr>
          <w:lang w:val="sk-SK"/>
        </w:rPr>
        <w:t>.</w:t>
      </w:r>
    </w:p>
    <w:p w14:paraId="71CF3BCA" w14:textId="77777777" w:rsidR="00934FBD" w:rsidRPr="006C0833" w:rsidRDefault="00934FBD" w:rsidP="00934FBD">
      <w:pPr>
        <w:pStyle w:val="Popis"/>
        <w:rPr>
          <w:i/>
        </w:rPr>
      </w:pPr>
    </w:p>
    <w:p w14:paraId="36359DCF" w14:textId="0ABDAE42" w:rsidR="00934FBD" w:rsidRPr="005242E4" w:rsidRDefault="00934FBD" w:rsidP="00934FBD">
      <w:pPr>
        <w:rPr>
          <w:lang w:val="sk-SK" w:eastAsia="en-US" w:bidi="en-US"/>
        </w:rPr>
      </w:pPr>
      <w:r w:rsidRPr="00FA362E">
        <w:rPr>
          <w:lang w:val="sk-SK" w:eastAsia="en-US" w:bidi="en-US"/>
        </w:rPr>
        <w:t xml:space="preserve">Záznamy s problémovými tvarmi signálov sú buď vylúčené z ďalšieho spracovania, </w:t>
      </w:r>
      <w:commentRangeStart w:id="211"/>
      <w:r w:rsidRPr="00FA362E">
        <w:rPr>
          <w:lang w:val="sk-SK" w:eastAsia="en-US" w:bidi="en-US"/>
        </w:rPr>
        <w:t xml:space="preserve">alebo je upravený algoritmus </w:t>
      </w:r>
      <w:commentRangeEnd w:id="211"/>
      <w:r w:rsidRPr="00FA362E">
        <w:rPr>
          <w:rStyle w:val="Odkaznakomentr"/>
          <w:lang w:val="sk-SK"/>
        </w:rPr>
        <w:commentReference w:id="211"/>
      </w:r>
      <w:r w:rsidRPr="00FA362E">
        <w:rPr>
          <w:lang w:val="sk-SK" w:eastAsia="en-US" w:bidi="en-US"/>
        </w:rPr>
        <w:t>na spracovanie signálov, tak aby nedochádzalo k nesprávnej detekcií parametrov.</w:t>
      </w:r>
      <w:r w:rsidR="00842989">
        <w:rPr>
          <w:lang w:val="sk-SK" w:eastAsia="en-US" w:bidi="en-US"/>
        </w:rPr>
        <w:t xml:space="preserve"> Signály s nízkym pomerom signál šum boli vylúčen</w:t>
      </w:r>
      <w:r w:rsidR="005242E4">
        <w:rPr>
          <w:lang w:val="sk-SK" w:eastAsia="en-US" w:bidi="en-US"/>
        </w:rPr>
        <w:t>é.</w:t>
      </w:r>
      <w:r w:rsidR="00842989">
        <w:rPr>
          <w:lang w:val="sk-SK" w:eastAsia="en-US" w:bidi="en-US"/>
        </w:rPr>
        <w:t xml:space="preserve"> </w:t>
      </w:r>
      <w:r w:rsidR="005242E4">
        <w:rPr>
          <w:lang w:val="sk-SK" w:eastAsia="en-US" w:bidi="en-US"/>
        </w:rPr>
        <w:t>P</w:t>
      </w:r>
      <w:r w:rsidR="00842989">
        <w:rPr>
          <w:lang w:val="sk-SK" w:eastAsia="en-US" w:bidi="en-US"/>
        </w:rPr>
        <w:t xml:space="preserve">ri prítomnej druhej špičke boli zužované úseky RR intervalu v ktorých sa detekovalo </w:t>
      </w:r>
      <w:r w:rsidR="00842989" w:rsidRPr="00FA362E">
        <w:rPr>
          <w:i/>
          <w:lang w:val="sk-SK"/>
        </w:rPr>
        <w:t>-dZ/dt max</w:t>
      </w:r>
      <w:r w:rsidR="005242E4">
        <w:rPr>
          <w:i/>
          <w:lang w:val="sk-SK"/>
        </w:rPr>
        <w:t>.</w:t>
      </w:r>
      <w:r w:rsidR="00842989">
        <w:rPr>
          <w:i/>
          <w:lang w:val="sk-SK"/>
        </w:rPr>
        <w:t xml:space="preserve"> </w:t>
      </w:r>
      <w:r w:rsidR="00842989">
        <w:rPr>
          <w:lang w:val="sk-SK"/>
        </w:rPr>
        <w:t xml:space="preserve">Pri rozdvojenej špičke bolo detekovaná poloha </w:t>
      </w:r>
      <w:r w:rsidR="00842989" w:rsidRPr="00FA362E">
        <w:rPr>
          <w:i/>
          <w:lang w:val="sk-SK"/>
        </w:rPr>
        <w:t>-dZ/dt max</w:t>
      </w:r>
      <w:r w:rsidR="00842989">
        <w:rPr>
          <w:i/>
          <w:lang w:val="sk-SK"/>
        </w:rPr>
        <w:t xml:space="preserve"> </w:t>
      </w:r>
      <w:r w:rsidR="00842989">
        <w:rPr>
          <w:lang w:val="sk-SK"/>
        </w:rPr>
        <w:t xml:space="preserve">ako tažisko </w:t>
      </w:r>
      <w:r w:rsidR="005242E4">
        <w:rPr>
          <w:lang w:val="sk-SK"/>
        </w:rPr>
        <w:t xml:space="preserve">krivky </w:t>
      </w:r>
      <w:r w:rsidR="005242E4" w:rsidRPr="00FA362E">
        <w:rPr>
          <w:i/>
          <w:lang w:val="sk-SK"/>
        </w:rPr>
        <w:t>-dZ/dt max</w:t>
      </w:r>
      <w:r w:rsidR="005242E4">
        <w:rPr>
          <w:i/>
          <w:lang w:val="sk-SK"/>
        </w:rPr>
        <w:t xml:space="preserve">. </w:t>
      </w:r>
      <w:r w:rsidR="006C0833">
        <w:rPr>
          <w:lang w:val="sk-SK"/>
        </w:rPr>
        <w:t>P</w:t>
      </w:r>
      <w:r w:rsidR="005242E4">
        <w:rPr>
          <w:lang w:val="sk-SK"/>
        </w:rPr>
        <w:t xml:space="preserve">ri výrazných rozdieloch v amplitúde </w:t>
      </w:r>
      <w:r w:rsidR="005242E4" w:rsidRPr="00FA362E">
        <w:rPr>
          <w:i/>
          <w:lang w:val="sk-SK"/>
        </w:rPr>
        <w:t>-dZ/dt max</w:t>
      </w:r>
      <w:r w:rsidR="005242E4">
        <w:rPr>
          <w:i/>
          <w:lang w:val="sk-SK"/>
        </w:rPr>
        <w:t xml:space="preserve"> </w:t>
      </w:r>
      <w:r w:rsidR="005242E4">
        <w:rPr>
          <w:lang w:val="sk-SK"/>
        </w:rPr>
        <w:t>bol takýto signál ponechaný pre hodnotenie, keďže sa vyskytoval veľmi výnimočne a nemáme dokaz o tom že je nefyziologický.</w:t>
      </w:r>
    </w:p>
    <w:p w14:paraId="1D06D8F9" w14:textId="77777777" w:rsidR="00934FBD" w:rsidRPr="00FA362E" w:rsidRDefault="00934FBD" w:rsidP="00CE547F">
      <w:pPr>
        <w:rPr>
          <w:lang w:val="sk-SK"/>
        </w:rPr>
      </w:pPr>
    </w:p>
    <w:p w14:paraId="0F89D828" w14:textId="7D6EBCD6" w:rsidR="00CE547F" w:rsidRPr="00FA362E" w:rsidRDefault="00CE547F" w:rsidP="00CE547F">
      <w:pPr>
        <w:pStyle w:val="Nadpis3"/>
        <w:rPr>
          <w:lang w:val="sk-SK"/>
        </w:rPr>
      </w:pPr>
      <w:bookmarkStart w:id="212" w:name="_Toc510268151"/>
      <w:bookmarkStart w:id="213" w:name="_Toc513981483"/>
      <w:r w:rsidRPr="00FA362E">
        <w:rPr>
          <w:lang w:val="sk-SK"/>
        </w:rPr>
        <w:t xml:space="preserve">Detekcia </w:t>
      </w:r>
      <w:r w:rsidR="006C0833">
        <w:rPr>
          <w:lang w:val="sk-SK"/>
        </w:rPr>
        <w:t>prvého srdečného zvuku (</w:t>
      </w:r>
      <w:r w:rsidRPr="00FA362E">
        <w:rPr>
          <w:lang w:val="sk-SK"/>
        </w:rPr>
        <w:t>S1</w:t>
      </w:r>
      <w:bookmarkEnd w:id="212"/>
      <w:r w:rsidR="006C0833">
        <w:rPr>
          <w:lang w:val="sk-SK"/>
        </w:rPr>
        <w:t>)</w:t>
      </w:r>
      <w:bookmarkEnd w:id="213"/>
    </w:p>
    <w:p w14:paraId="36363852" w14:textId="77777777" w:rsidR="00CE547F" w:rsidRPr="00FA362E" w:rsidRDefault="00CE547F" w:rsidP="00CE547F">
      <w:pPr>
        <w:rPr>
          <w:lang w:val="sk-SK"/>
        </w:rPr>
      </w:pPr>
    </w:p>
    <w:p w14:paraId="2E1279C5" w14:textId="09D929C2" w:rsidR="00E45212" w:rsidRPr="00FA362E" w:rsidRDefault="00CE547F" w:rsidP="00E45212">
      <w:pPr>
        <w:rPr>
          <w:lang w:val="sk-SK"/>
        </w:rPr>
      </w:pPr>
      <w:r w:rsidRPr="00FA362E">
        <w:rPr>
          <w:lang w:val="sk-SK"/>
        </w:rPr>
        <w:t xml:space="preserve">S1 je prvým zvukom po R-vlne. Frekvenčný rozsah nie je z literatúry jasný. Jeden zdroj tvrdí že jeho spektrum je v pásme 50-150Hz </w:t>
      </w:r>
      <w:r w:rsidRPr="00FA362E">
        <w:rPr>
          <w:lang w:val="sk-SK"/>
        </w:rPr>
        <w:fldChar w:fldCharType="begin"/>
      </w:r>
      <w:r w:rsidR="004B0F7D">
        <w:rPr>
          <w:lang w:val="sk-SK"/>
        </w:rPr>
        <w:instrText xml:space="preserve"> ADDIN EN.CITE &lt;EndNote&gt;&lt;Cite&gt;&lt;Author&gt;Djebbari&lt;/Author&gt;&lt;Year&gt;2000&lt;/Year&gt;&lt;IDText&gt;Short-time Fourier transform analysis of the phonocardiogram signal&lt;/IDText&gt;&lt;DisplayText&gt;[62]&lt;/DisplayText&gt;&lt;record&gt;&lt;keywords&gt;&lt;keyword&gt;Computer Science&lt;/keyword&gt;&lt;keyword&gt;Engineering&lt;/keyword&gt;&lt;/keywords&gt;&lt;urls&gt;&lt;related-urls&gt;&lt;url&gt;&amp;lt;Go to ISI&amp;gt;://WOS:000167666700197&lt;/url&gt;&lt;/related-urls&gt;&lt;/urls&gt;&lt;work-type&gt;Proceedings Paper&lt;/work-type&gt;&lt;titles&gt;&lt;title&gt;Short-time Fourier transform analysis of the phonocardiogram signal&lt;/title&gt;&lt;secondary-title&gt;Icecs 2000: 7th Ieee International Conference on Electronics, Circuits &amp;amp; Systems, Vols I and Ii&lt;/secondary-title&gt;&lt;/titles&gt;&lt;pages&gt;844-847&lt;/pages&gt;&lt;contributors&gt;&lt;authors&gt;&lt;author&gt;Djebbari, A.&lt;/author&gt;&lt;author&gt;Reguig, F. B.&lt;/author&gt;&lt;author&gt;Ieee,&lt;/author&gt;&lt;/authors&gt;&lt;/contributors&gt;&lt;language&gt;English&lt;/language&gt;&lt;added-date format="utc"&gt;1522485724&lt;/added-date&gt;&lt;ref-type name="Journal Article"&gt;17&lt;/ref-type&gt;&lt;auth-address&gt;Univ Abou Bekr Belkaid, Fac Sci Ingenieur, Dept Elect, Lab Elect Biomed, Chetouane, Tlemcen, Algeria.&amp;#xD;Djebbari, A (reprint author), Univ Abou Bekr Belkaid, Fac Sci Ingenieur, Dept Elect, Lab Elect Biomed, BP 119, Chetouane, Tlemcen, Algeria.&lt;/auth-address&gt;&lt;dates&gt;&lt;year&gt;2000&lt;/year&gt;&lt;/dates&gt;&lt;rec-number&gt;90&lt;/rec-number&gt;&lt;last-updated-date format="utc"&gt;1522485724&lt;/last-updated-date&gt;&lt;accession-num&gt;WOS:000167666700197&lt;/accession-num&gt;&lt;/record&gt;&lt;/Cite&gt;&lt;/EndNote&gt;</w:instrText>
      </w:r>
      <w:r w:rsidRPr="00FA362E">
        <w:rPr>
          <w:lang w:val="sk-SK"/>
        </w:rPr>
        <w:fldChar w:fldCharType="separate"/>
      </w:r>
      <w:r w:rsidR="004B0F7D">
        <w:rPr>
          <w:noProof/>
          <w:lang w:val="sk-SK"/>
        </w:rPr>
        <w:t>[62]</w:t>
      </w:r>
      <w:r w:rsidRPr="00FA362E">
        <w:rPr>
          <w:lang w:val="sk-SK"/>
        </w:rPr>
        <w:fldChar w:fldCharType="end"/>
      </w:r>
      <w:r w:rsidRPr="00FA362E">
        <w:rPr>
          <w:lang w:val="sk-SK"/>
        </w:rPr>
        <w:t xml:space="preserve">, iný že to je 20-150Hz </w:t>
      </w:r>
      <w:r w:rsidRPr="00FA362E">
        <w:rPr>
          <w:lang w:val="sk-SK"/>
        </w:rPr>
        <w:fldChar w:fldCharType="begin"/>
      </w:r>
      <w:r w:rsidR="004B0F7D">
        <w:rPr>
          <w:lang w:val="sk-SK"/>
        </w:rPr>
        <w:instrText xml:space="preserve"> ADDIN EN.CITE &lt;EndNote&gt;&lt;Cite&gt;&lt;Author&gt;J. Zhong&lt;/Author&gt;&lt;Year&gt;2013&lt;/Year&gt;&lt;IDText&gt;Automatic heart sound signal analysis with reused multi-scale wavelet transform&lt;/IDText&gt;&lt;DisplayText&gt;[63]&lt;/DisplayText&gt;&lt;record&gt;&lt;titles&gt;&lt;title&gt;Automatic heart sound signal analysis with reused multi-scale wavelet transform&lt;/title&gt;&lt;/titles&gt;&lt;pages&gt;50-57&lt;/pages&gt;&lt;contributors&gt;&lt;authors&gt;&lt;author&gt;J. Zhong, F. Scalzo&lt;/author&gt;&lt;/authors&gt;&lt;/contributors&gt;&lt;added-date format="utc"&gt;1522486028&lt;/added-date&gt;&lt;ref-type name="Generic"&gt;13&lt;/ref-type&gt;&lt;dates&gt;&lt;year&gt;2013&lt;/year&gt;&lt;/dates&gt;&lt;rec-number&gt;91&lt;/rec-number&gt;&lt;publisher&gt;International&amp;#xA;Journal Of Engineering And Science &lt;/publisher&gt;&lt;last-updated-date format="utc"&gt;1522486223&lt;/last-updated-date&gt;&lt;volume&gt;2&lt;/volume&gt;&lt;/record&gt;&lt;/Cite&gt;&lt;/EndNote&gt;</w:instrText>
      </w:r>
      <w:r w:rsidRPr="00FA362E">
        <w:rPr>
          <w:lang w:val="sk-SK"/>
        </w:rPr>
        <w:fldChar w:fldCharType="separate"/>
      </w:r>
      <w:r w:rsidR="004B0F7D">
        <w:rPr>
          <w:noProof/>
          <w:lang w:val="sk-SK"/>
        </w:rPr>
        <w:t>[63]</w:t>
      </w:r>
      <w:r w:rsidRPr="00FA362E">
        <w:rPr>
          <w:lang w:val="sk-SK"/>
        </w:rPr>
        <w:fldChar w:fldCharType="end"/>
      </w:r>
      <w:r w:rsidRPr="00FA362E">
        <w:rPr>
          <w:lang w:val="sk-SK"/>
        </w:rPr>
        <w:t xml:space="preserve">. Na odfiltrovanie užitočnej zložky HS z nameraného signálu sa používa filtrovanie za pomoci </w:t>
      </w:r>
      <w:r w:rsidR="00CA3240">
        <w:rPr>
          <w:lang w:val="sk-SK"/>
        </w:rPr>
        <w:t xml:space="preserve">dikrétnej vlnkovej transformácie (Discrete Wavelet Transform – </w:t>
      </w:r>
      <w:commentRangeStart w:id="214"/>
      <w:r w:rsidRPr="00FA362E">
        <w:rPr>
          <w:lang w:val="sk-SK"/>
        </w:rPr>
        <w:t>DWT</w:t>
      </w:r>
      <w:commentRangeEnd w:id="214"/>
      <w:r w:rsidR="00CA3240">
        <w:rPr>
          <w:lang w:val="sk-SK"/>
        </w:rPr>
        <w:t>)</w:t>
      </w:r>
      <w:r w:rsidRPr="00FA362E">
        <w:rPr>
          <w:rStyle w:val="Odkaznakomentr"/>
          <w:lang w:val="sk-SK"/>
        </w:rPr>
        <w:commentReference w:id="214"/>
      </w:r>
      <w:r w:rsidRPr="00FA362E">
        <w:rPr>
          <w:lang w:val="sk-SK"/>
        </w:rPr>
        <w:t xml:space="preserve"> ale aj fourierovej transformácie. Z dôvodov nejasností frekvenčného rozsahu HS a nestacionarity HS je problematické stanovenie frekvenčného rozsahu filtra vo fáze predspracovania pred segmentáciou. Nie je takisto jasné, ktorá metóda filtrovania je k tomuto účelu optimálna. Fourierová transformácia bola na predspracovanie HS použitá v štúdií </w:t>
      </w:r>
      <w:r w:rsidRPr="00FA362E">
        <w:rPr>
          <w:lang w:val="sk-SK"/>
        </w:rPr>
        <w:fldChar w:fldCharType="begin"/>
      </w:r>
      <w:r w:rsidR="004B0F7D">
        <w:rPr>
          <w:lang w:val="sk-SK"/>
        </w:rPr>
        <w:instrText xml:space="preserve"> ADDIN EN.CITE &lt;EndNote&gt;&lt;Cite&gt;&lt;Author&gt;El-Segaier&lt;/Author&gt;&lt;Year&gt;2005&lt;/Year&gt;&lt;IDText&gt;Computer-based detection and analysis of heart sound and murmur&lt;/IDText&gt;&lt;DisplayText&gt;[64]&lt;/DisplayText&gt;&lt;record&gt;&lt;dates&gt;&lt;pub-dates&gt;&lt;date&gt;Jul&lt;/date&gt;&lt;/pub-dates&gt;&lt;year&gt;2005&lt;/year&gt;&lt;/dates&gt;&lt;keywords&gt;&lt;keyword&gt;detection algorithm&lt;/keyword&gt;&lt;keyword&gt;signal analysis&lt;/keyword&gt;&lt;keyword&gt;short-time Fourier transform&lt;/keyword&gt;&lt;keyword&gt;&lt;/keyword&gt;&lt;keyword&gt;systolic murmur&lt;/keyword&gt;&lt;keyword&gt;septal-defect&lt;/keyword&gt;&lt;keyword&gt;Engineering&lt;/keyword&gt;&lt;/keywords&gt;&lt;urls&gt;&lt;related-urls&gt;&lt;url&gt;&amp;lt;Go to ISI&amp;gt;://WOS:000230431700009&lt;/url&gt;&lt;/related-urls&gt;&lt;/urls&gt;&lt;isbn&gt;0090-6964&lt;/isbn&gt;&lt;work-type&gt;Article&lt;/work-type&gt;&lt;titles&gt;&lt;title&gt;Computer-based detection and analysis of heart sound and murmur&lt;/title&gt;&lt;secondary-title&gt;Annals of Biomedical Engineering&lt;/secondary-title&gt;&lt;alt-title&gt;Ann. Biomed. Eng.&lt;/alt-title&gt;&lt;/titles&gt;&lt;pages&gt;937-942&lt;/pages&gt;&lt;number&gt;7&lt;/number&gt;&lt;contributors&gt;&lt;authors&gt;&lt;author&gt;El-Segaier, M.&lt;/author&gt;&lt;author&gt;Lilja, O.&lt;/author&gt;&lt;author&gt;Lukkarinen, S.&lt;/author&gt;&lt;author&gt;Sornmo, L.&lt;/author&gt;&lt;author&gt;Sepponen, R.&lt;/author&gt;&lt;author&gt;Pesonen, E.&lt;/author&gt;&lt;/authors&gt;&lt;/contributors&gt;&lt;language&gt;English&lt;/language&gt;&lt;added-date format="utc"&gt;1522487312&lt;/added-date&gt;&lt;ref-type name="Journal Article"&gt;17&lt;/ref-type&gt;&lt;auth-address&gt;Univ Lund Hosp, Childrens Hosp, Dept Paediat, Div Paediat Cardiol, SE-22185 Lund, Sweden. Lund Univ, Dept Electrosci, S-22100 Lund, Sweden. Helsinki Univ Technol, Dept Appl Elect, Helsinki, Finland.&amp;#xD;El-Segaier, M (reprint author), Univ Lund Hosp, Childrens Hosp, Dept Paediat, Div Paediat Cardiol, SE-22185 Lund, Sweden.&amp;#xD;el-segaier@skane.se&lt;/auth-address&gt;&lt;rec-number&gt;98&lt;/rec-number&gt;&lt;last-updated-date format="utc"&gt;1522487312&lt;/last-updated-date&gt;&lt;accession-num&gt;WOS:000230431700009&lt;/accession-num&gt;&lt;electronic-resource-num&gt;10.1007/s10439-005-4053-3&lt;/electronic-resource-num&gt;&lt;volume&gt;33&lt;/volume&gt;&lt;/record&gt;&lt;/Cite&gt;&lt;/EndNote&gt;</w:instrText>
      </w:r>
      <w:r w:rsidRPr="00FA362E">
        <w:rPr>
          <w:lang w:val="sk-SK"/>
        </w:rPr>
        <w:fldChar w:fldCharType="separate"/>
      </w:r>
      <w:r w:rsidR="004B0F7D">
        <w:rPr>
          <w:noProof/>
          <w:lang w:val="sk-SK"/>
        </w:rPr>
        <w:t>[64]</w:t>
      </w:r>
      <w:r w:rsidRPr="00FA362E">
        <w:rPr>
          <w:lang w:val="sk-SK"/>
        </w:rPr>
        <w:fldChar w:fldCharType="end"/>
      </w:r>
      <w:r w:rsidRPr="00FA362E">
        <w:rPr>
          <w:lang w:val="sk-SK"/>
        </w:rPr>
        <w:t xml:space="preserve">, DWT bola znova použitá </w:t>
      </w:r>
      <w:r w:rsidRPr="00FA362E">
        <w:rPr>
          <w:lang w:val="sk-SK"/>
        </w:rPr>
        <w:fldChar w:fldCharType="begin"/>
      </w:r>
      <w:r w:rsidR="004B0F7D">
        <w:rPr>
          <w:lang w:val="sk-SK"/>
        </w:rPr>
        <w:instrText xml:space="preserve"> ADDIN EN.CITE &lt;EndNote&gt;&lt;Cite&gt;&lt;Author&gt;Wang&lt;/Author&gt;&lt;Year&gt;2009&lt;/Year&gt;&lt;IDText&gt;Detection of the First and Second Heart Sound Using Heart Sound Energy&lt;/IDText&gt;&lt;DisplayText&gt;[65]&lt;/DisplayText&gt;&lt;record&gt;&lt;dates&gt;&lt;pub-dates&gt;&lt;date&gt;Oct 17-19&lt;/date&gt;&lt;/pub-dates&gt;&lt;year&gt;2009&lt;/year&gt;&lt;/dates&gt;&lt;keywords&gt;&lt;keyword&gt;feature detetion&lt;/keyword&gt;&lt;keyword&gt;Shannon energy&lt;/keyword&gt;&lt;keyword&gt;heart sound&lt;/keyword&gt;&lt;keyword&gt;murmur&lt;/keyword&gt;&lt;keyword&gt;wavelet&lt;/keyword&gt;&lt;/keywords&gt;&lt;urls&gt;&lt;related-urls&gt;&lt;url&gt;&amp;lt;Go to ISI&amp;gt;://WOS:000275179900106&lt;/url&gt;&lt;/related-urls&gt;&lt;/urls&gt;&lt;isbn&gt;978-1-4244-4133-4&lt;/isbn&gt;&lt;custom2&gt;2009&lt;/custom2&gt;&lt;custom1&gt;NEW YORK&lt;/custom1&gt;&lt;titles&gt;&lt;title&gt;Detection of the First and Second Heart Sound Using Heart Sound Energy&lt;/title&gt;&lt;secondary-title&gt;2nd International Conference on Biomedical Engineering and Informatics (BMEI)&lt;/secondary-title&gt;&lt;tertiary-title&gt;International Conference on Biomedical Engineering and Informatics&lt;/tertiary-title&gt;&lt;/titles&gt;&lt;pages&gt;478-481&lt;/pages&gt;&lt;contributors&gt;&lt;authors&gt;&lt;author&gt;Wang, X. P.&lt;/author&gt;&lt;author&gt;Li, Y. Y.&lt;/author&gt;&lt;author&gt;Sun, C. R.&lt;/author&gt;&lt;author&gt;Liu, C. C.&lt;/author&gt;&lt;/authors&gt;&lt;/contributors&gt;&lt;language&gt;English&lt;/language&gt;&lt;added-date format="utc"&gt;1522487420&lt;/added-date&gt;&lt;pub-location&gt;Tianjin Univ Technol, Tianjin, PEOPLES R CHINA&lt;/pub-location&gt;&lt;ref-type name="Conference Proceedings"&gt;10&lt;/ref-type&gt;&lt;auth-address&gt;Liu, CC (reprint author), Shandong Univ, Sch Control Sci &amp;amp; Engn, Jinan 250061, Shandong, Peoples R China.&amp;#xD;changchunliu@sdu.edu.cn&lt;/auth-address&gt;&lt;rec-number&gt;99&lt;/rec-number&gt;&lt;publisher&gt;Ieee&lt;/publisher&gt;&lt;last-updated-date format="utc"&gt;1522487420&lt;/last-updated-date&gt;&lt;contributors&gt;&lt;subsidiary-authors&gt;&lt;author&gt;Ieee Engn Med&lt;/author&gt;&lt;author&gt;Biol, Soc&lt;/author&gt;&lt;author&gt;Tianjin Univ, Technol&lt;/author&gt;&lt;author&gt;Shandong Univ, Sch Control Sci&lt;/author&gt;&lt;author&gt;Engn, Jinan Shandong Peoples R. China&lt;/author&gt;&lt;/subsidiary-authors&gt;&lt;/contributors&gt;&lt;accession-num&gt;WOS:000275179900106&lt;/accession-num&gt;&lt;orig-pub&gt;Proceedings of the 2009 2nd international conference on biomedical engineering and informatics, vols 1-4&lt;/orig-pub&gt;&lt;/record&gt;&lt;/Cite&gt;&lt;/EndNote&gt;</w:instrText>
      </w:r>
      <w:r w:rsidRPr="00FA362E">
        <w:rPr>
          <w:lang w:val="sk-SK"/>
        </w:rPr>
        <w:fldChar w:fldCharType="separate"/>
      </w:r>
      <w:r w:rsidR="004B0F7D">
        <w:rPr>
          <w:noProof/>
          <w:lang w:val="sk-SK"/>
        </w:rPr>
        <w:t>[65]</w:t>
      </w:r>
      <w:r w:rsidRPr="00FA362E">
        <w:rPr>
          <w:lang w:val="sk-SK"/>
        </w:rPr>
        <w:fldChar w:fldCharType="end"/>
      </w:r>
      <w:r w:rsidRPr="00FA362E">
        <w:rPr>
          <w:lang w:val="sk-SK"/>
        </w:rPr>
        <w:t xml:space="preserve"> alebo </w:t>
      </w:r>
      <w:r w:rsidRPr="00FA362E">
        <w:rPr>
          <w:lang w:val="sk-SK"/>
        </w:rPr>
        <w:fldChar w:fldCharType="begin"/>
      </w:r>
      <w:r w:rsidR="004B0F7D">
        <w:rPr>
          <w:lang w:val="sk-SK"/>
        </w:rPr>
        <w:instrText xml:space="preserve"> ADDIN EN.CITE &lt;EndNote&gt;&lt;Cite&gt;&lt;Author&gt;Messer&lt;/Author&gt;&lt;Year&gt;2001&lt;/Year&gt;&lt;IDText&gt;Optimal wavelet denoising for phonocardiograms&lt;/IDText&gt;&lt;DisplayText&gt;[66]&lt;/DisplayText&gt;&lt;record&gt;&lt;dates&gt;&lt;pub-dates&gt;&lt;date&gt;Dec&lt;/date&gt;&lt;/pub-dates&gt;&lt;year&gt;2001&lt;/year&gt;&lt;/dates&gt;&lt;keywords&gt;&lt;keyword&gt;wavelets&lt;/keyword&gt;&lt;keyword&gt;denoising&lt;/keyword&gt;&lt;keyword&gt;phonocardiogram&lt;/keyword&gt;&lt;keyword&gt;heart sound analysis&lt;/keyword&gt;&lt;keyword&gt;heartbeat&lt;/keyword&gt;&lt;keyword&gt;analysis&lt;/keyword&gt;&lt;keyword&gt;Hilbert transform&lt;/keyword&gt;&lt;keyword&gt;transform&lt;/keyword&gt;&lt;keyword&gt;Engineering&lt;/keyword&gt;&lt;keyword&gt;Science &amp;amp; Technology - Other Topics&lt;/keyword&gt;&lt;/keywords&gt;&lt;urls&gt;&lt;related-urls&gt;&lt;url&gt;&amp;lt;Go to ISI&amp;gt;://WOS:000172358300002&lt;/url&gt;&lt;/related-urls&gt;&lt;/urls&gt;&lt;isbn&gt;0026-2692&lt;/isbn&gt;&lt;work-type&gt;Article&lt;/work-type&gt;&lt;titles&gt;&lt;title&gt;Optimal wavelet denoising for phonocardiograms&lt;/title&gt;&lt;secondary-title&gt;Microelectronics Journal&lt;/secondary-title&gt;&lt;alt-title&gt;Microelectron. J.&lt;/alt-title&gt;&lt;/titles&gt;&lt;pages&gt;931-941&lt;/pages&gt;&lt;number&gt;12&lt;/number&gt;&lt;contributors&gt;&lt;authors&gt;&lt;author&gt;Messer, S. R.&lt;/author&gt;&lt;author&gt;Agzarian, J.&lt;/author&gt;&lt;author&gt;Abbott, D.&lt;/author&gt;&lt;/authors&gt;&lt;/contributors&gt;&lt;language&gt;English&lt;/language&gt;&lt;added-date format="utc"&gt;1522487710&lt;/added-date&gt;&lt;ref-type name="Journal Article"&gt;17&lt;/ref-type&gt;&lt;auth-address&gt;Univ Adelaide, Dept Elect &amp;amp; Elect Engn, Ctr Biomed Engn, Adelaide, SA 5005, Australia. Hampstead Med Clin, Hampstead Gardens, SA 5086, Australia.&amp;#xD;Abbott, D (reprint author), Univ Adelaide, Dept Elect &amp;amp; Elect Engn, Ctr Biomed Engn, Adelaide, SA 5005, Australia.&lt;/auth-address&gt;&lt;rec-number&gt;100&lt;/rec-number&gt;&lt;last-updated-date format="utc"&gt;1522487710&lt;/last-updated-date&gt;&lt;accession-num&gt;WOS:000172358300002&lt;/accession-num&gt;&lt;electronic-resource-num&gt;10.1016/s0026-2692(01)00095-7&lt;/electronic-resource-num&gt;&lt;volume&gt;32&lt;/volume&gt;&lt;/record&gt;&lt;/Cite&gt;&lt;/EndNote&gt;</w:instrText>
      </w:r>
      <w:r w:rsidRPr="00FA362E">
        <w:rPr>
          <w:lang w:val="sk-SK"/>
        </w:rPr>
        <w:fldChar w:fldCharType="separate"/>
      </w:r>
      <w:r w:rsidR="004B0F7D">
        <w:rPr>
          <w:noProof/>
          <w:lang w:val="sk-SK"/>
        </w:rPr>
        <w:t>[66]</w:t>
      </w:r>
      <w:r w:rsidRPr="00FA362E">
        <w:rPr>
          <w:lang w:val="sk-SK"/>
        </w:rPr>
        <w:fldChar w:fldCharType="end"/>
      </w:r>
      <w:r w:rsidRPr="00FA362E">
        <w:rPr>
          <w:lang w:val="sk-SK"/>
        </w:rPr>
        <w:t xml:space="preserve">, neurónové siete </w:t>
      </w:r>
      <w:r w:rsidRPr="00FA362E">
        <w:rPr>
          <w:lang w:val="sk-SK"/>
        </w:rPr>
        <w:fldChar w:fldCharType="begin">
          <w:fldData xml:space="preserve">PEVuZE5vdGU+PENpdGU+PEF1dGhvcj5DaGVuPC9BdXRob3I+PFllYXI+MjAxNzwvWWVhcj48SURU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==
</w:fldData>
        </w:fldChar>
      </w:r>
      <w:r w:rsidR="004B0F7D">
        <w:rPr>
          <w:lang w:val="sk-SK"/>
        </w:rPr>
        <w:instrText xml:space="preserve"> ADDIN EN.CITE </w:instrText>
      </w:r>
      <w:r w:rsidR="004B0F7D">
        <w:rPr>
          <w:lang w:val="sk-SK"/>
        </w:rPr>
        <w:fldChar w:fldCharType="begin">
          <w:fldData xml:space="preserve">PEVuZE5vdGU+PENpdGU+PEF1dGhvcj5DaGVuPC9BdXRob3I+PFllYXI+MjAxNzwvWWVhcj48SURU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==
</w:fldData>
        </w:fldChar>
      </w:r>
      <w:r w:rsidR="004B0F7D">
        <w:rPr>
          <w:lang w:val="sk-SK"/>
        </w:rPr>
        <w:instrText xml:space="preserve"> ADDIN EN.CITE.DATA </w:instrText>
      </w:r>
      <w:r w:rsidR="004B0F7D">
        <w:rPr>
          <w:lang w:val="sk-SK"/>
        </w:rPr>
      </w:r>
      <w:r w:rsidR="004B0F7D">
        <w:rPr>
          <w:lang w:val="sk-SK"/>
        </w:rPr>
        <w:fldChar w:fldCharType="end"/>
      </w:r>
      <w:r w:rsidRPr="00FA362E">
        <w:rPr>
          <w:lang w:val="sk-SK"/>
        </w:rPr>
        <w:fldChar w:fldCharType="separate"/>
      </w:r>
      <w:r w:rsidR="004B0F7D">
        <w:rPr>
          <w:noProof/>
          <w:lang w:val="sk-SK"/>
        </w:rPr>
        <w:t>[67]</w:t>
      </w:r>
      <w:r w:rsidRPr="00FA362E">
        <w:rPr>
          <w:lang w:val="sk-SK"/>
        </w:rPr>
        <w:fldChar w:fldCharType="end"/>
      </w:r>
      <w:r w:rsidRPr="00FA362E">
        <w:rPr>
          <w:lang w:val="sk-SK"/>
        </w:rPr>
        <w:t xml:space="preserve">. </w:t>
      </w:r>
      <w:r w:rsidR="00E45212" w:rsidRPr="00FA362E">
        <w:rPr>
          <w:lang w:val="sk-SK"/>
        </w:rPr>
        <w:t xml:space="preserve">Aj keď sú HS výrazne nestacionárne a komplexné signály, majú v rámci R-R intervalu (interval medzi dvoma po sebe idúcimi R vlnami) pomerne stabilnú pozíciu. Špička S1 sa nachádza v intervale od 5% dĺžky R-R intervalu od R vlny po 20% dĺžky R-R intervalu od R-vlny (0,05R-R – 0,20R-R) </w:t>
      </w:r>
      <w:r w:rsidR="00E45212" w:rsidRPr="00FA362E">
        <w:rPr>
          <w:lang w:val="sk-SK"/>
        </w:rPr>
        <w:fldChar w:fldCharType="begin"/>
      </w:r>
      <w:r w:rsidR="004B0F7D">
        <w:rPr>
          <w:lang w:val="sk-SK"/>
        </w:rPr>
        <w:instrText xml:space="preserve"> ADDIN EN.CITE &lt;EndNote&gt;&lt;Cite&gt;&lt;Author&gt;Debbal&lt;/Author&gt;&lt;Year&gt;2007&lt;/Year&gt;&lt;IDText&gt;Time-frequency analysis of the first and the second heartbeat sounds&lt;/IDText&gt;&lt;DisplayText&gt;[68]&lt;/DisplayText&gt;&lt;record&gt;&lt;dates&gt;&lt;pub-dates&gt;&lt;date&gt;Jan&lt;/date&gt;&lt;/pub-dates&gt;&lt;year&gt;2007&lt;/year&gt;&lt;/dates&gt;&lt;keywords&gt;&lt;keyword&gt;first sound S1&lt;/keyword&gt;&lt;keyword&gt;second sound S2&lt;/keyword&gt;&lt;keyword&gt;phonocardiogram signal&lt;/keyword&gt;&lt;keyword&gt;component M1&lt;/keyword&gt;&lt;keyword&gt;&lt;/keyword&gt;&lt;keyword&gt;component T1&lt;/keyword&gt;&lt;keyword&gt;component A2&lt;/keyword&gt;&lt;keyword&gt;component P2&lt;/keyword&gt;&lt;keyword&gt;comparison&lt;/keyword&gt;&lt;keyword&gt;technique&lt;/keyword&gt;&lt;keyword&gt;FFT&lt;/keyword&gt;&lt;keyword&gt;&lt;/keyword&gt;&lt;keyword&gt;STFT&lt;/keyword&gt;&lt;keyword&gt;Wigner&lt;/keyword&gt;&lt;keyword&gt;wavelet&lt;/keyword&gt;&lt;keyword&gt;phonocardiogram signal analysis&lt;/keyword&gt;&lt;keyword&gt;Mathematics&lt;/keyword&gt;&lt;/keywords&gt;&lt;urls&gt;&lt;related-urls&gt;&lt;url&gt;&amp;lt;Go to ISI&amp;gt;://WOS:000246431500088&lt;/url&gt;&lt;/related-urls&gt;&lt;/urls&gt;&lt;isbn&gt;0096-3003&lt;/isbn&gt;&lt;work-type&gt;Article&lt;/work-type&gt;&lt;titles&gt;&lt;title&gt;Time-frequency analysis of the first and the second heartbeat sounds&lt;/title&gt;&lt;secondary-title&gt;Applied Mathematics and Computation&lt;/secondary-title&gt;&lt;alt-title&gt;Appl. Math. Comput.&lt;/alt-title&gt;&lt;/titles&gt;&lt;pages&gt;1041-1052&lt;/pages&gt;&lt;number&gt;2&lt;/number&gt;&lt;contributors&gt;&lt;authors&gt;&lt;author&gt;Debbal, S. M.&lt;/author&gt;&lt;author&gt;Bereksi-Reguig, F.&lt;/author&gt;&lt;/authors&gt;&lt;/contributors&gt;&lt;language&gt;English&lt;/language&gt;&lt;added-date format="utc"&gt;1522486328&lt;/added-date&gt;&lt;ref-type name="Journal Article"&gt;17&lt;/ref-type&gt;&lt;auth-address&gt;Univ Aboubekr Univ Belkaid, Fac Engn Sci, Dept Elect, Genie Biomed Lab, Tilimsen 13000, Algeria.&amp;#xD;Debbal, SM (reprint author), Univ Aboubekr Univ Belkaid, Fac Engn Sci, Dept Elect, Genie Biomed Lab, BP 119, Tilimsen 13000, Algeria.&amp;#xD;adebbal@yahoo.fr&lt;/auth-address&gt;&lt;rec-number&gt;92&lt;/rec-number&gt;&lt;last-updated-date format="utc"&gt;1522486328&lt;/last-updated-date&gt;&lt;accession-num&gt;WOS:000246431500088&lt;/accession-num&gt;&lt;electronic-resource-num&gt;10.1016/j.amc.2006.07.005&lt;/electronic-resource-num&gt;&lt;volume&gt;184&lt;/volume&gt;&lt;/record&gt;&lt;/Cite&gt;&lt;/EndNote&gt;</w:instrText>
      </w:r>
      <w:r w:rsidR="00E45212" w:rsidRPr="00FA362E">
        <w:rPr>
          <w:lang w:val="sk-SK"/>
        </w:rPr>
        <w:fldChar w:fldCharType="separate"/>
      </w:r>
      <w:r w:rsidR="004B0F7D">
        <w:rPr>
          <w:noProof/>
          <w:lang w:val="sk-SK"/>
        </w:rPr>
        <w:t>[68]</w:t>
      </w:r>
      <w:r w:rsidR="00E45212" w:rsidRPr="00FA362E">
        <w:rPr>
          <w:lang w:val="sk-SK"/>
        </w:rPr>
        <w:fldChar w:fldCharType="end"/>
      </w:r>
      <w:r w:rsidR="00E45212" w:rsidRPr="00FA362E">
        <w:rPr>
          <w:lang w:val="sk-SK"/>
        </w:rPr>
        <w:t xml:space="preserve">. S1 je vyvolaný dvoma udalosťami a to zatvorením dvojcípej (M1 – mitral) a trojcípej (T1 - tricuspid) chlopne. </w:t>
      </w:r>
      <w:r w:rsidR="00E45212" w:rsidRPr="00FA362E">
        <w:rPr>
          <w:lang w:val="sk-SK"/>
        </w:rPr>
        <w:fldChar w:fldCharType="begin"/>
      </w:r>
      <w:r w:rsidR="00E45212" w:rsidRPr="00FA362E">
        <w:rPr>
          <w:lang w:val="sk-SK"/>
        </w:rPr>
        <w:instrText xml:space="preserve"> REF _Ref510259744 \h </w:instrText>
      </w:r>
      <w:r w:rsidR="00E45212" w:rsidRPr="00FA362E">
        <w:rPr>
          <w:lang w:val="sk-SK"/>
        </w:rPr>
      </w:r>
      <w:r w:rsidR="00E45212" w:rsidRPr="00FA362E">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7</w:t>
      </w:r>
      <w:r w:rsidR="00E45212" w:rsidRPr="00FA362E">
        <w:rPr>
          <w:lang w:val="sk-SK"/>
        </w:rPr>
        <w:fldChar w:fldCharType="end"/>
      </w:r>
      <w:r w:rsidR="00E45212" w:rsidRPr="00FA362E">
        <w:rPr>
          <w:lang w:val="sk-SK"/>
        </w:rPr>
        <w:t xml:space="preserve"> </w:t>
      </w:r>
      <w:r w:rsidR="00D047CA">
        <w:rPr>
          <w:lang w:val="sk-SK"/>
        </w:rPr>
        <w:t xml:space="preserve">a </w:t>
      </w:r>
      <w:r w:rsidR="00D047CA">
        <w:rPr>
          <w:lang w:val="sk-SK"/>
        </w:rPr>
        <w:fldChar w:fldCharType="begin"/>
      </w:r>
      <w:r w:rsidR="00D047CA">
        <w:rPr>
          <w:lang w:val="sk-SK"/>
        </w:rPr>
        <w:instrText xml:space="preserve"> REF _Ref513977795 \h </w:instrText>
      </w:r>
      <w:r w:rsidR="00D047CA">
        <w:rPr>
          <w:lang w:val="sk-SK"/>
        </w:rPr>
      </w:r>
      <w:r w:rsidR="00D047CA">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8</w:t>
      </w:r>
      <w:r w:rsidR="00D047CA">
        <w:rPr>
          <w:lang w:val="sk-SK"/>
        </w:rPr>
        <w:fldChar w:fldCharType="end"/>
      </w:r>
      <w:r w:rsidR="00D047CA">
        <w:rPr>
          <w:lang w:val="sk-SK"/>
        </w:rPr>
        <w:t xml:space="preserve"> znázorňujú spektrum prvého srdečného zvuku u dvoch dobrovoľníkov. Spektrum bolo priemerované počas 5 minútového merania. Vidíme, že spektrá majú rozny tvar, čo naznačuje potrebu filtrovať srdečné zvuky pre každého individuálne prispôsobeným filtrom. </w:t>
      </w:r>
      <w:r w:rsidR="00D047CA">
        <w:rPr>
          <w:lang w:val="sk-SK"/>
        </w:rPr>
        <w:fldChar w:fldCharType="begin"/>
      </w:r>
      <w:r w:rsidR="00D047CA">
        <w:rPr>
          <w:lang w:val="sk-SK"/>
        </w:rPr>
        <w:instrText xml:space="preserve"> REF _Ref513977929 \h </w:instrText>
      </w:r>
      <w:r w:rsidR="00D047CA">
        <w:rPr>
          <w:lang w:val="sk-SK"/>
        </w:rPr>
      </w:r>
      <w:r w:rsidR="00D047CA">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9</w:t>
      </w:r>
      <w:r w:rsidR="00D047CA">
        <w:rPr>
          <w:lang w:val="sk-SK"/>
        </w:rPr>
        <w:fldChar w:fldCharType="end"/>
      </w:r>
      <w:r w:rsidR="00D047CA">
        <w:rPr>
          <w:lang w:val="sk-SK"/>
        </w:rPr>
        <w:t xml:space="preserve"> znázorňuje priemerované spektrum pre 30 dobrovoľníkov.</w:t>
      </w:r>
    </w:p>
    <w:p w14:paraId="15D64499" w14:textId="77777777" w:rsidR="00E45212" w:rsidRPr="00FA362E" w:rsidRDefault="00E45212" w:rsidP="00E45212">
      <w:pPr>
        <w:jc w:val="center"/>
        <w:rPr>
          <w:lang w:val="sk-SK"/>
        </w:rPr>
      </w:pPr>
      <w:r w:rsidRPr="00FA362E">
        <w:rPr>
          <w:noProof/>
        </w:rPr>
        <w:lastRenderedPageBreak/>
        <w:drawing>
          <wp:inline distT="0" distB="0" distL="0" distR="0" wp14:anchorId="40237870" wp14:editId="2BD04265">
            <wp:extent cx="4370070" cy="1758315"/>
            <wp:effectExtent l="0" t="0" r="0" b="0"/>
            <wp:docPr id="456" name="Obrázok 456"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370070" cy="1758315"/>
                    </a:xfrm>
                    <a:prstGeom prst="rect">
                      <a:avLst/>
                    </a:prstGeom>
                    <a:noFill/>
                    <a:ln>
                      <a:noFill/>
                    </a:ln>
                  </pic:spPr>
                </pic:pic>
              </a:graphicData>
            </a:graphic>
          </wp:inline>
        </w:drawing>
      </w:r>
    </w:p>
    <w:p w14:paraId="581266BD" w14:textId="0811290F" w:rsidR="00E45212" w:rsidRPr="00FA362E" w:rsidRDefault="00E45212" w:rsidP="00E45212">
      <w:pPr>
        <w:pStyle w:val="Popis"/>
        <w:rPr>
          <w:vanish/>
          <w:color w:val="000000"/>
          <w:szCs w:val="22"/>
          <w:lang w:val="sk-SK"/>
          <w:specVanish/>
        </w:rPr>
      </w:pPr>
      <w:bookmarkStart w:id="215" w:name="_Ref510259744"/>
      <w:bookmarkStart w:id="216" w:name="_Toc513981524"/>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3</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7</w:t>
      </w:r>
      <w:r w:rsidR="00A53D98">
        <w:rPr>
          <w:lang w:val="sk-SK"/>
        </w:rPr>
        <w:fldChar w:fldCharType="end"/>
      </w:r>
      <w:bookmarkEnd w:id="215"/>
      <w:r w:rsidRPr="00FA362E">
        <w:rPr>
          <w:lang w:val="sk-SK"/>
        </w:rPr>
        <w:t>:</w:t>
      </w:r>
      <w:r w:rsidRPr="00FA362E">
        <w:rPr>
          <w:szCs w:val="22"/>
          <w:lang w:val="sk-SK"/>
        </w:rPr>
        <w:t xml:space="preserve"> Spektrum prvého srdečného zvuku S1 subjektu A.</w:t>
      </w:r>
      <w:bookmarkEnd w:id="216"/>
    </w:p>
    <w:p w14:paraId="54FC5399" w14:textId="77777777" w:rsidR="00E45212" w:rsidRPr="00FA362E" w:rsidRDefault="00E45212" w:rsidP="00E45212">
      <w:pPr>
        <w:pStyle w:val="Popis"/>
        <w:rPr>
          <w:lang w:val="sk-SK"/>
        </w:rPr>
      </w:pPr>
      <w:r w:rsidRPr="00FA362E">
        <w:rPr>
          <w:lang w:val="sk-SK"/>
        </w:rPr>
        <w:t xml:space="preserve"> Spektrum bolo priemerované z prvého srdečného zvuku počas 5 minútového merania v kľude.</w:t>
      </w:r>
    </w:p>
    <w:p w14:paraId="6F2006D8" w14:textId="77777777" w:rsidR="00E45212" w:rsidRPr="00FA362E" w:rsidRDefault="00E45212" w:rsidP="00E45212">
      <w:pPr>
        <w:rPr>
          <w:lang w:val="sk-SK" w:eastAsia="en-US" w:bidi="en-US"/>
        </w:rPr>
      </w:pPr>
    </w:p>
    <w:p w14:paraId="3AB38CBF" w14:textId="77777777" w:rsidR="00E45212" w:rsidRPr="00FA362E" w:rsidRDefault="00E45212" w:rsidP="00E45212">
      <w:pPr>
        <w:jc w:val="center"/>
        <w:rPr>
          <w:lang w:val="sk-SK" w:eastAsia="en-US" w:bidi="en-US"/>
        </w:rPr>
      </w:pPr>
      <w:r w:rsidRPr="00FA362E">
        <w:rPr>
          <w:noProof/>
        </w:rPr>
        <w:drawing>
          <wp:inline distT="0" distB="0" distL="0" distR="0" wp14:anchorId="6F8FF122" wp14:editId="00229A65">
            <wp:extent cx="5046980" cy="1828800"/>
            <wp:effectExtent l="0" t="0" r="1270" b="0"/>
            <wp:docPr id="455" name="Obrázok 455" descr="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46980" cy="1828800"/>
                    </a:xfrm>
                    <a:prstGeom prst="rect">
                      <a:avLst/>
                    </a:prstGeom>
                    <a:noFill/>
                    <a:ln>
                      <a:noFill/>
                    </a:ln>
                  </pic:spPr>
                </pic:pic>
              </a:graphicData>
            </a:graphic>
          </wp:inline>
        </w:drawing>
      </w:r>
    </w:p>
    <w:p w14:paraId="152B5408" w14:textId="2E45C15F" w:rsidR="00E45212" w:rsidRPr="00FA362E" w:rsidRDefault="00E45212" w:rsidP="00E45212">
      <w:pPr>
        <w:pStyle w:val="Popis"/>
        <w:rPr>
          <w:vanish/>
          <w:color w:val="000000"/>
          <w:szCs w:val="22"/>
          <w:lang w:val="sk-SK"/>
          <w:specVanish/>
        </w:rPr>
      </w:pPr>
      <w:bookmarkStart w:id="217" w:name="_Ref513977795"/>
      <w:bookmarkStart w:id="218" w:name="_Toc513981525"/>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3</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8</w:t>
      </w:r>
      <w:r w:rsidR="00A53D98">
        <w:rPr>
          <w:lang w:val="sk-SK"/>
        </w:rPr>
        <w:fldChar w:fldCharType="end"/>
      </w:r>
      <w:bookmarkEnd w:id="217"/>
      <w:r w:rsidRPr="00FA362E">
        <w:rPr>
          <w:lang w:val="sk-SK"/>
        </w:rPr>
        <w:t xml:space="preserve"> </w:t>
      </w:r>
      <w:r w:rsidRPr="00FA362E">
        <w:rPr>
          <w:szCs w:val="22"/>
          <w:lang w:val="sk-SK"/>
        </w:rPr>
        <w:t>Spektrum prvého srdečného zvuku S1 subjektu B.</w:t>
      </w:r>
      <w:bookmarkEnd w:id="218"/>
    </w:p>
    <w:p w14:paraId="3A4365D0" w14:textId="77777777" w:rsidR="00E45212" w:rsidRPr="00FA362E" w:rsidRDefault="00E45212" w:rsidP="00E45212">
      <w:pPr>
        <w:pStyle w:val="Popis"/>
        <w:rPr>
          <w:lang w:val="sk-SK"/>
        </w:rPr>
      </w:pPr>
      <w:r w:rsidRPr="00FA362E">
        <w:rPr>
          <w:lang w:val="sk-SK"/>
        </w:rPr>
        <w:t xml:space="preserve"> Spektrum bolo priemerované z prvého srdečného zvuku počas 5 minútového merania v kľude.</w:t>
      </w:r>
    </w:p>
    <w:p w14:paraId="46A5AB2A" w14:textId="77777777" w:rsidR="00E45212" w:rsidRPr="00FA362E" w:rsidRDefault="00E45212" w:rsidP="00E45212">
      <w:pPr>
        <w:pStyle w:val="Popis"/>
        <w:rPr>
          <w:lang w:val="sk-SK"/>
        </w:rPr>
      </w:pPr>
    </w:p>
    <w:p w14:paraId="5CA4327D" w14:textId="77777777" w:rsidR="00E45212" w:rsidRPr="00FA362E" w:rsidRDefault="00E45212" w:rsidP="00E45212">
      <w:pPr>
        <w:jc w:val="center"/>
        <w:rPr>
          <w:lang w:val="sk-SK" w:eastAsia="en-US" w:bidi="en-US"/>
        </w:rPr>
      </w:pPr>
      <w:r w:rsidRPr="00FA362E">
        <w:rPr>
          <w:noProof/>
        </w:rPr>
        <w:drawing>
          <wp:inline distT="0" distB="0" distL="0" distR="0" wp14:anchorId="4A89BDAD" wp14:editId="213E7D67">
            <wp:extent cx="5407025" cy="1846580"/>
            <wp:effectExtent l="0" t="0" r="3175" b="1270"/>
            <wp:docPr id="454" name="Obrázok 454" descr="30_lu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30_ludi"/>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07025" cy="1846580"/>
                    </a:xfrm>
                    <a:prstGeom prst="rect">
                      <a:avLst/>
                    </a:prstGeom>
                    <a:noFill/>
                    <a:ln>
                      <a:noFill/>
                    </a:ln>
                  </pic:spPr>
                </pic:pic>
              </a:graphicData>
            </a:graphic>
          </wp:inline>
        </w:drawing>
      </w:r>
    </w:p>
    <w:p w14:paraId="2231C326" w14:textId="368F8828" w:rsidR="00E45212" w:rsidRPr="00FA362E" w:rsidRDefault="00E45212" w:rsidP="00E45212">
      <w:pPr>
        <w:pStyle w:val="Popis"/>
        <w:rPr>
          <w:vanish/>
          <w:color w:val="000000"/>
          <w:szCs w:val="22"/>
          <w:lang w:val="sk-SK"/>
          <w:specVanish/>
        </w:rPr>
      </w:pPr>
      <w:bookmarkStart w:id="219" w:name="_Ref513977929"/>
      <w:bookmarkStart w:id="220" w:name="_Toc513981526"/>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3</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9</w:t>
      </w:r>
      <w:r w:rsidR="00A53D98">
        <w:rPr>
          <w:lang w:val="sk-SK"/>
        </w:rPr>
        <w:fldChar w:fldCharType="end"/>
      </w:r>
      <w:bookmarkEnd w:id="219"/>
      <w:r w:rsidRPr="00FA362E">
        <w:rPr>
          <w:szCs w:val="22"/>
          <w:lang w:val="sk-SK"/>
        </w:rPr>
        <w:t xml:space="preserve"> Spektrum prvého srdečného zvuku S1 pre 30 ľudí.</w:t>
      </w:r>
      <w:bookmarkEnd w:id="220"/>
    </w:p>
    <w:p w14:paraId="6A184532" w14:textId="77777777" w:rsidR="00E45212" w:rsidRPr="00FA362E" w:rsidRDefault="00E45212" w:rsidP="00E45212">
      <w:pPr>
        <w:pStyle w:val="Popis"/>
        <w:rPr>
          <w:lang w:val="sk-SK"/>
        </w:rPr>
      </w:pPr>
      <w:r w:rsidRPr="00FA362E">
        <w:rPr>
          <w:lang w:val="sk-SK"/>
        </w:rPr>
        <w:t xml:space="preserve"> Spektrum bolo najskôr priemerované z prvého srdečného zvuku počas 5 minútového merania pre každého dobrovoľníka v kľude. Tieto priemerné spektrá boli následne priemerované pre všetkých dobrovoľníkov.</w:t>
      </w:r>
    </w:p>
    <w:p w14:paraId="52B1C017" w14:textId="77777777" w:rsidR="00E45212" w:rsidRPr="00FA362E" w:rsidRDefault="00E45212" w:rsidP="00CE547F">
      <w:pPr>
        <w:rPr>
          <w:lang w:val="sk-SK"/>
        </w:rPr>
      </w:pPr>
    </w:p>
    <w:p w14:paraId="5D858272" w14:textId="77777777" w:rsidR="000C5D02" w:rsidRDefault="00CE547F" w:rsidP="00CE547F">
      <w:pPr>
        <w:rPr>
          <w:lang w:val="sk-SK"/>
        </w:rPr>
      </w:pPr>
      <w:r w:rsidRPr="00FA362E">
        <w:rPr>
          <w:lang w:val="sk-SK"/>
        </w:rPr>
        <w:lastRenderedPageBreak/>
        <w:t xml:space="preserve">Nasledujúci </w:t>
      </w:r>
      <w:commentRangeStart w:id="221"/>
      <w:r w:rsidRPr="00FA362E">
        <w:rPr>
          <w:lang w:val="sk-SK"/>
        </w:rPr>
        <w:t xml:space="preserve">experiment </w:t>
      </w:r>
      <w:r w:rsidR="00CA3240">
        <w:rPr>
          <w:lang w:val="sk-SK"/>
        </w:rPr>
        <w:t>testuje a stanovuje</w:t>
      </w:r>
      <w:r w:rsidRPr="00FA362E">
        <w:rPr>
          <w:lang w:val="sk-SK"/>
        </w:rPr>
        <w:t xml:space="preserve"> </w:t>
      </w:r>
      <w:commentRangeEnd w:id="221"/>
      <w:r w:rsidRPr="00FA362E">
        <w:rPr>
          <w:rStyle w:val="Odkaznakomentr"/>
          <w:lang w:val="sk-SK"/>
        </w:rPr>
        <w:commentReference w:id="221"/>
      </w:r>
      <w:r w:rsidRPr="00FA362E">
        <w:rPr>
          <w:lang w:val="sk-SK"/>
        </w:rPr>
        <w:t>optimálny typ metódy predspracovania a optimálne hranice pre filtrované pásmo. Signál bol frekvenčne filtrovaný za použitia DWT a fourierovej transformácie. K stanoveniu kritéria pre hodnotenie optimálnosti filtrácie</w:t>
      </w:r>
      <w:r w:rsidR="000C5D02">
        <w:rPr>
          <w:lang w:val="sk-SK"/>
        </w:rPr>
        <w:t xml:space="preserve"> bol vybraný nasledovný postup:</w:t>
      </w:r>
    </w:p>
    <w:p w14:paraId="654003E3" w14:textId="77777777" w:rsidR="000C5D02" w:rsidRDefault="00CE547F" w:rsidP="000C5D02">
      <w:pPr>
        <w:pStyle w:val="Odsekzoznamu"/>
        <w:numPr>
          <w:ilvl w:val="0"/>
          <w:numId w:val="31"/>
        </w:numPr>
        <w:rPr>
          <w:lang w:val="sk-SK"/>
        </w:rPr>
      </w:pPr>
      <w:commentRangeStart w:id="222"/>
      <w:r w:rsidRPr="000C5D02">
        <w:rPr>
          <w:lang w:val="sk-SK"/>
        </w:rPr>
        <w:t xml:space="preserve">Po filtrácií boli detekované S1 v každom R-R intervaly. </w:t>
      </w:r>
    </w:p>
    <w:p w14:paraId="724C97CF" w14:textId="77777777" w:rsidR="000C5D02" w:rsidRDefault="00CE547F" w:rsidP="000C5D02">
      <w:pPr>
        <w:pStyle w:val="Odsekzoznamu"/>
        <w:numPr>
          <w:ilvl w:val="0"/>
          <w:numId w:val="31"/>
        </w:numPr>
        <w:rPr>
          <w:lang w:val="sk-SK"/>
        </w:rPr>
      </w:pPr>
      <w:r w:rsidRPr="000C5D02">
        <w:rPr>
          <w:lang w:val="sk-SK"/>
        </w:rPr>
        <w:t xml:space="preserve">Bola spočítaná vzdialenosť každého S1 od R-vlny ktorá mu predchádza. </w:t>
      </w:r>
    </w:p>
    <w:p w14:paraId="2461AA6B" w14:textId="77777777" w:rsidR="000C5D02" w:rsidRDefault="00CE547F" w:rsidP="000C5D02">
      <w:pPr>
        <w:pStyle w:val="Odsekzoznamu"/>
        <w:numPr>
          <w:ilvl w:val="0"/>
          <w:numId w:val="31"/>
        </w:numPr>
        <w:rPr>
          <w:lang w:val="sk-SK"/>
        </w:rPr>
      </w:pPr>
      <w:r w:rsidRPr="000C5D02">
        <w:rPr>
          <w:lang w:val="sk-SK"/>
        </w:rPr>
        <w:t xml:space="preserve">Tieto vzdialenosť boli korelované s hodnotami respiračnej krivky. </w:t>
      </w:r>
    </w:p>
    <w:p w14:paraId="3BC5156F" w14:textId="77777777" w:rsidR="000C5D02" w:rsidRDefault="000C5D02" w:rsidP="000C5D02">
      <w:pPr>
        <w:pStyle w:val="Odsekzoznamu"/>
        <w:ind w:left="780"/>
        <w:rPr>
          <w:lang w:val="sk-SK"/>
        </w:rPr>
      </w:pPr>
    </w:p>
    <w:p w14:paraId="52159674" w14:textId="3E50E044" w:rsidR="00CE547F" w:rsidRPr="00FA362E" w:rsidRDefault="00CE547F" w:rsidP="00FC1930">
      <w:pPr>
        <w:rPr>
          <w:lang w:val="sk-SK"/>
        </w:rPr>
      </w:pPr>
      <w:r w:rsidRPr="000C5D02">
        <w:rPr>
          <w:lang w:val="sk-SK"/>
        </w:rPr>
        <w:t>Predpokladáme, že vzdialenosť S1 od R-vlny by mala korelovať s dýchaním</w:t>
      </w:r>
      <w:commentRangeEnd w:id="222"/>
      <w:r w:rsidRPr="00FA362E">
        <w:rPr>
          <w:rStyle w:val="Odkaznakomentr"/>
          <w:lang w:val="sk-SK"/>
        </w:rPr>
        <w:commentReference w:id="222"/>
      </w:r>
      <w:r w:rsidRPr="000C5D02">
        <w:rPr>
          <w:lang w:val="sk-SK"/>
        </w:rPr>
        <w:t xml:space="preserve">. Tento predpoklad je založený na tom, že znížený tlak v hrudníku spôsobený nádychom ovplyvňuje aj napĺňanie srdca krvou. Dochádza k intenzívnejšiemu plneniu srdca krvou a to zapríčiňuje skoršie vypudenie krvi zo srdca. Otvorenie aortálne chlopne a pľúcnej chlopne by preto malo nastať o niečo skôr po R-vlne pri nádychu ako pri výdychu. Pretože toto otváranie chlopní má za následok vznik S1, malo by sa skoršie otváranie chlopní odraziť na zmenách vo vzdialenostiach R-S1 a tieto zmeny by mali korelovať s respiračnou krivkou. Celý postup detekcie S1 a korelácia s respiráciou je pre každú filter rovnaký. Zmeny v korelácií sú teda spôsobené výhradne vlastnosťami odfiltrovaného signálu. Čím budú lepšie stanovené parametre a typ filtra pre daný signál, tým výraznejší bude S1 v porovnaní s rušivými signálmi a tým vyššia bude korelácia s respiráciou. Ako bude popísané nižšie, takýto spôsob hodnotenia optimálnosti filtrácie sa ukázal byť vhodným. </w:t>
      </w:r>
    </w:p>
    <w:p w14:paraId="2139D3D5" w14:textId="77777777" w:rsidR="00CE547F" w:rsidRPr="00FA362E" w:rsidRDefault="00CE547F" w:rsidP="00CE547F">
      <w:pPr>
        <w:rPr>
          <w:lang w:val="sk-SK"/>
        </w:rPr>
      </w:pPr>
    </w:p>
    <w:p w14:paraId="4280573D" w14:textId="77777777" w:rsidR="00CE547F" w:rsidRPr="00FA362E" w:rsidRDefault="00CE547F" w:rsidP="00CE547F">
      <w:pPr>
        <w:pStyle w:val="Nadpis4"/>
        <w:rPr>
          <w:lang w:val="sk-SK"/>
        </w:rPr>
      </w:pPr>
      <w:bookmarkStart w:id="223" w:name="_Toc386404214"/>
      <w:r w:rsidRPr="00FA362E">
        <w:rPr>
          <w:lang w:val="sk-SK"/>
        </w:rPr>
        <w:t>Filtrácia fourierovou transformáciou</w:t>
      </w:r>
      <w:bookmarkEnd w:id="223"/>
    </w:p>
    <w:p w14:paraId="509F963A" w14:textId="77777777" w:rsidR="00CE547F" w:rsidRPr="00FA362E" w:rsidRDefault="00CE547F" w:rsidP="00CE547F">
      <w:pPr>
        <w:tabs>
          <w:tab w:val="left" w:pos="2920"/>
        </w:tabs>
        <w:rPr>
          <w:lang w:val="sk-SK"/>
        </w:rPr>
      </w:pPr>
    </w:p>
    <w:p w14:paraId="15530B76" w14:textId="2D38CCAD" w:rsidR="00CE547F" w:rsidRPr="00FA362E" w:rsidRDefault="00CE547F" w:rsidP="00CE547F">
      <w:pPr>
        <w:rPr>
          <w:i/>
          <w:lang w:val="sk-SK"/>
        </w:rPr>
      </w:pPr>
      <w:r w:rsidRPr="00FA362E">
        <w:rPr>
          <w:lang w:val="sk-SK"/>
        </w:rPr>
        <w:t>Prvým spôsobom predspracovania bola lineárna filtrácia HS pásmovou priepusťou. Prechodné javy na začiatku a konci signálu boli zo signálu vylúčené. Hranice pásmových priepustí boli všetkými kombináciami spodných hraníc: 5, 10, 15, 20, 25, 30, 35, 40, 45, 50 a horných hraníc: 10, 15, 20, 25, 30, 35, 40, 45, 50, 60, 80, 100, 120, 150. Všetky hodnotené filtre ukazuje</w:t>
      </w:r>
      <w:r w:rsidR="008F7A5E">
        <w:rPr>
          <w:lang w:val="sk-SK"/>
        </w:rPr>
        <w:t xml:space="preserve"> </w:t>
      </w:r>
      <w:r w:rsidR="008F7A5E">
        <w:rPr>
          <w:lang w:val="sk-SK"/>
        </w:rPr>
        <w:fldChar w:fldCharType="begin"/>
      </w:r>
      <w:r w:rsidR="008F7A5E">
        <w:rPr>
          <w:lang w:val="sk-SK"/>
        </w:rPr>
        <w:instrText xml:space="preserve"> REF _Ref513977171 \h </w:instrText>
      </w:r>
      <w:r w:rsidR="008F7A5E">
        <w:rPr>
          <w:lang w:val="sk-SK"/>
        </w:rPr>
      </w:r>
      <w:r w:rsidR="008F7A5E">
        <w:rPr>
          <w:lang w:val="sk-SK"/>
        </w:rPr>
        <w:fldChar w:fldCharType="separate"/>
      </w:r>
      <w:r w:rsidR="00B85020">
        <w:t xml:space="preserve">Tabuľka </w:t>
      </w:r>
      <w:r w:rsidR="00B85020">
        <w:rPr>
          <w:noProof/>
        </w:rPr>
        <w:t>3</w:t>
      </w:r>
      <w:r w:rsidR="008F7A5E">
        <w:rPr>
          <w:lang w:val="sk-SK"/>
        </w:rPr>
        <w:fldChar w:fldCharType="end"/>
      </w:r>
      <w:r w:rsidRPr="00FA362E">
        <w:rPr>
          <w:lang w:val="sk-SK"/>
        </w:rPr>
        <w:t xml:space="preserve">. Jednotlivé filtre sú označené ako f1 – f95. Ich spodné hranice sú v prvom stĺpci vľavo a horné hranice v prvom riadku. Napríklad filter označený ako f30 má spodnú hranicu 15Hz a hornú hranicu 30 Hz. Filtrácia bola uskutočnená v prostredí Matlab 2009 za použitia funkcie </w:t>
      </w:r>
      <w:r w:rsidRPr="00FA362E">
        <w:rPr>
          <w:i/>
          <w:lang w:val="sk-SK"/>
        </w:rPr>
        <w:t>filfilt.</w:t>
      </w:r>
    </w:p>
    <w:p w14:paraId="2DEB5FEC" w14:textId="77777777" w:rsidR="00CE547F" w:rsidRPr="00FA362E" w:rsidRDefault="00CE547F" w:rsidP="00CE547F">
      <w:pPr>
        <w:rPr>
          <w:lang w:val="sk-SK"/>
        </w:rPr>
      </w:pPr>
    </w:p>
    <w:p w14:paraId="39CBA119" w14:textId="77777777" w:rsidR="00CE547F" w:rsidRDefault="00CE547F" w:rsidP="00CE547F">
      <w:pPr>
        <w:jc w:val="center"/>
        <w:rPr>
          <w:sz w:val="22"/>
          <w:szCs w:val="22"/>
          <w:lang w:val="sk-SK"/>
        </w:rPr>
      </w:pPr>
      <w:r w:rsidRPr="00FA362E">
        <w:rPr>
          <w:noProof/>
          <w:sz w:val="22"/>
          <w:szCs w:val="22"/>
        </w:rPr>
        <w:drawing>
          <wp:inline distT="0" distB="0" distL="0" distR="0" wp14:anchorId="715A1711" wp14:editId="2833E309">
            <wp:extent cx="5400040" cy="2277110"/>
            <wp:effectExtent l="19050" t="0" r="0" b="0"/>
            <wp:docPr id="17"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a:srcRect/>
                    <a:stretch>
                      <a:fillRect/>
                    </a:stretch>
                  </pic:blipFill>
                  <pic:spPr bwMode="auto">
                    <a:xfrm>
                      <a:off x="0" y="0"/>
                      <a:ext cx="5400040" cy="2277110"/>
                    </a:xfrm>
                    <a:prstGeom prst="rect">
                      <a:avLst/>
                    </a:prstGeom>
                    <a:noFill/>
                    <a:ln w="9525">
                      <a:noFill/>
                      <a:miter lim="800000"/>
                      <a:headEnd/>
                      <a:tailEnd/>
                    </a:ln>
                  </pic:spPr>
                </pic:pic>
              </a:graphicData>
            </a:graphic>
          </wp:inline>
        </w:drawing>
      </w:r>
    </w:p>
    <w:p w14:paraId="545F69D1" w14:textId="12BDB612" w:rsidR="00D047CA" w:rsidRPr="00FA362E" w:rsidRDefault="00CE547F" w:rsidP="00D047CA">
      <w:pPr>
        <w:pStyle w:val="Popis"/>
        <w:rPr>
          <w:vanish/>
          <w:color w:val="000000"/>
          <w:szCs w:val="22"/>
          <w:lang w:val="sk-SK"/>
          <w:specVanish/>
        </w:rPr>
      </w:pPr>
      <w:bookmarkStart w:id="224" w:name="_Ref513977171"/>
      <w:bookmarkStart w:id="225" w:name="_Toc513981542"/>
      <w:r>
        <w:t xml:space="preserve">Tabuľka </w:t>
      </w:r>
      <w:r>
        <w:fldChar w:fldCharType="begin"/>
      </w:r>
      <w:r>
        <w:instrText xml:space="preserve"> SEQ Tabuľka \* ARABIC </w:instrText>
      </w:r>
      <w:r>
        <w:fldChar w:fldCharType="separate"/>
      </w:r>
      <w:r w:rsidR="00B85020">
        <w:rPr>
          <w:noProof/>
        </w:rPr>
        <w:t>3</w:t>
      </w:r>
      <w:r>
        <w:fldChar w:fldCharType="end"/>
      </w:r>
      <w:bookmarkEnd w:id="224"/>
      <w:r>
        <w:t>:</w:t>
      </w:r>
      <w:r w:rsidRPr="005137DA">
        <w:rPr>
          <w:lang w:val="sk-SK"/>
        </w:rPr>
        <w:t xml:space="preserve"> </w:t>
      </w:r>
      <w:r w:rsidRPr="00FA362E">
        <w:rPr>
          <w:lang w:val="sk-SK"/>
        </w:rPr>
        <w:t>T</w:t>
      </w:r>
      <w:r w:rsidRPr="00FA362E">
        <w:rPr>
          <w:szCs w:val="22"/>
          <w:lang w:val="sk-SK"/>
        </w:rPr>
        <w:t>abuľka pásmových filtrov so spodnými a hornými hraničnými frekvenciami.</w:t>
      </w:r>
      <w:bookmarkEnd w:id="225"/>
      <w:r w:rsidR="00D047CA" w:rsidRPr="00D047CA">
        <w:rPr>
          <w:vanish/>
          <w:color w:val="000000"/>
          <w:szCs w:val="22"/>
          <w:lang w:val="sk-SK"/>
          <w:specVanish/>
        </w:rPr>
        <w:t xml:space="preserve"> </w:t>
      </w:r>
    </w:p>
    <w:p w14:paraId="53F0170B" w14:textId="635521F0" w:rsidR="00CE547F" w:rsidRPr="00FA362E" w:rsidRDefault="00D047CA" w:rsidP="00D047CA">
      <w:pPr>
        <w:pStyle w:val="Popis"/>
        <w:rPr>
          <w:szCs w:val="22"/>
          <w:lang w:val="sk-SK"/>
        </w:rPr>
      </w:pPr>
      <w:r>
        <w:rPr>
          <w:szCs w:val="22"/>
          <w:lang w:val="sk-SK"/>
        </w:rPr>
        <w:t xml:space="preserve"> </w:t>
      </w:r>
      <w:r w:rsidRPr="00FA362E">
        <w:rPr>
          <w:lang w:val="sk-SK"/>
        </w:rPr>
        <w:t>Napríklad filter označený ako f30 má spodnú hranicu 15Hz a hornú hranicu 30 Hz</w:t>
      </w:r>
    </w:p>
    <w:p w14:paraId="3CB0EE78" w14:textId="77777777" w:rsidR="00CE547F" w:rsidRPr="00FA362E" w:rsidRDefault="00CE547F" w:rsidP="00CE547F">
      <w:pPr>
        <w:pStyle w:val="Popis"/>
        <w:rPr>
          <w:szCs w:val="22"/>
          <w:lang w:val="sk-SK"/>
        </w:rPr>
      </w:pPr>
    </w:p>
    <w:p w14:paraId="6AB93387" w14:textId="77777777" w:rsidR="00CE547F" w:rsidRPr="00FA362E" w:rsidRDefault="00CE547F" w:rsidP="00CE547F">
      <w:pPr>
        <w:pStyle w:val="Nadpis4"/>
        <w:rPr>
          <w:lang w:val="sk-SK"/>
        </w:rPr>
      </w:pPr>
      <w:bookmarkStart w:id="226" w:name="_Toc386404215"/>
      <w:r w:rsidRPr="00FA362E">
        <w:rPr>
          <w:lang w:val="sk-SK"/>
        </w:rPr>
        <w:t>DWT</w:t>
      </w:r>
      <w:bookmarkEnd w:id="226"/>
    </w:p>
    <w:p w14:paraId="5DFABC40" w14:textId="77777777" w:rsidR="00CE547F" w:rsidRPr="00FA362E" w:rsidRDefault="00CE547F" w:rsidP="00CE547F">
      <w:pPr>
        <w:rPr>
          <w:lang w:val="sk-SK"/>
        </w:rPr>
      </w:pPr>
    </w:p>
    <w:p w14:paraId="731F7C15" w14:textId="15FF4AEC" w:rsidR="00CE547F" w:rsidRDefault="00CE547F" w:rsidP="00CE547F">
      <w:pPr>
        <w:tabs>
          <w:tab w:val="left" w:pos="3230"/>
        </w:tabs>
        <w:rPr>
          <w:lang w:val="sk-SK"/>
        </w:rPr>
      </w:pPr>
      <w:r w:rsidRPr="00FA362E">
        <w:rPr>
          <w:lang w:val="sk-SK"/>
        </w:rPr>
        <w:t xml:space="preserve">Druhou metódou filtrácie je DWT. K filtrácií boli použité banky filtrov z rodiny Daubichies číslo 4 a 14 (db4, db14) a banka filtrov z rodiny Coiflet číslo 2 (coif2). Tieto banky filtrov hodnotila štúdia </w:t>
      </w:r>
      <w:r w:rsidRPr="00FA362E">
        <w:rPr>
          <w:lang w:val="sk-SK"/>
        </w:rPr>
        <w:fldChar w:fldCharType="begin"/>
      </w:r>
      <w:r w:rsidR="004B0F7D">
        <w:rPr>
          <w:lang w:val="sk-SK"/>
        </w:rPr>
        <w:instrText xml:space="preserve"> ADDIN EN.CITE &lt;EndNote&gt;&lt;Cite&gt;&lt;Author&gt;Messer&lt;/Author&gt;&lt;Year&gt;2001&lt;/Year&gt;&lt;IDText&gt;Optimal wavelet denoising for phonocardiograms&lt;/IDText&gt;&lt;DisplayText&gt;[66]&lt;/DisplayText&gt;&lt;record&gt;&lt;dates&gt;&lt;pub-dates&gt;&lt;date&gt;Dec&lt;/date&gt;&lt;/pub-dates&gt;&lt;year&gt;2001&lt;/year&gt;&lt;/dates&gt;&lt;keywords&gt;&lt;keyword&gt;wavelets&lt;/keyword&gt;&lt;keyword&gt;denoising&lt;/keyword&gt;&lt;keyword&gt;phonocardiogram&lt;/keyword&gt;&lt;keyword&gt;heart sound analysis&lt;/keyword&gt;&lt;keyword&gt;heartbeat&lt;/keyword&gt;&lt;keyword&gt;analysis&lt;/keyword&gt;&lt;keyword&gt;Hilbert transform&lt;/keyword&gt;&lt;keyword&gt;transform&lt;/keyword&gt;&lt;keyword&gt;Engineering&lt;/keyword&gt;&lt;keyword&gt;Science &amp;amp; Technology - Other Topics&lt;/keyword&gt;&lt;/keywords&gt;&lt;urls&gt;&lt;related-urls&gt;&lt;url&gt;&amp;lt;Go to ISI&amp;gt;://WOS:000172358300002&lt;/url&gt;&lt;/related-urls&gt;&lt;/urls&gt;&lt;isbn&gt;0026-2692&lt;/isbn&gt;&lt;work-type&gt;Article&lt;/work-type&gt;&lt;titles&gt;&lt;title&gt;Optimal wavelet denoising for phonocardiograms&lt;/title&gt;&lt;secondary-title&gt;Microelectronics Journal&lt;/secondary-title&gt;&lt;alt-title&gt;Microelectron. J.&lt;/alt-title&gt;&lt;/titles&gt;&lt;pages&gt;931-941&lt;/pages&gt;&lt;number&gt;12&lt;/number&gt;&lt;contributors&gt;&lt;authors&gt;&lt;author&gt;Messer, S. R.&lt;/author&gt;&lt;author&gt;Agzarian, J.&lt;/author&gt;&lt;author&gt;Abbott, D.&lt;/author&gt;&lt;/authors&gt;&lt;/contributors&gt;&lt;language&gt;English&lt;/language&gt;&lt;added-date format="utc"&gt;1522487710&lt;/added-date&gt;&lt;ref-type name="Journal Article"&gt;17&lt;/ref-type&gt;&lt;auth-address&gt;Univ Adelaide, Dept Elect &amp;amp; Elect Engn, Ctr Biomed Engn, Adelaide, SA 5005, Australia. Hampstead Med Clin, Hampstead Gardens, SA 5086, Australia.&amp;#xD;Abbott, D (reprint author), Univ Adelaide, Dept Elect &amp;amp; Elect Engn, Ctr Biomed Engn, Adelaide, SA 5005, Australia.&lt;/auth-address&gt;&lt;rec-number&gt;100&lt;/rec-number&gt;&lt;last-updated-date format="utc"&gt;1522487710&lt;/last-updated-date&gt;&lt;accession-num&gt;WOS:000172358300002&lt;/accession-num&gt;&lt;electronic-resource-num&gt;10.1016/s0026-2692(01)00095-7&lt;/electronic-resource-num&gt;&lt;volume&gt;32&lt;/volume&gt;&lt;/record&gt;&lt;/Cite&gt;&lt;/EndNote&gt;</w:instrText>
      </w:r>
      <w:r w:rsidRPr="00FA362E">
        <w:rPr>
          <w:lang w:val="sk-SK"/>
        </w:rPr>
        <w:fldChar w:fldCharType="separate"/>
      </w:r>
      <w:r w:rsidR="004B0F7D">
        <w:rPr>
          <w:noProof/>
          <w:lang w:val="sk-SK"/>
        </w:rPr>
        <w:t>[66]</w:t>
      </w:r>
      <w:r w:rsidRPr="00FA362E">
        <w:rPr>
          <w:lang w:val="sk-SK"/>
        </w:rPr>
        <w:fldChar w:fldCharType="end"/>
      </w:r>
      <w:r w:rsidRPr="00FA362E">
        <w:rPr>
          <w:lang w:val="sk-SK"/>
        </w:rPr>
        <w:t xml:space="preserve">, ktorá na základe výsledkov vyslovila odporúčania, kde jedných z najlepších výsledkov pri filtrácií HS by mala dosahovať db14. Banky filtrov db4 a coif2 vykazovali priemerné výsledky. Signál bol rozložený do piatich úrovní detailu redundantnou diskrétnou diadickou vlnkovou transformáciou. K dekompozícii signálu bol opäť použitý Matlab 2009 a funkcia swt. Jednotlivé úrovne rozkladu a im prislúchajúce približné frekvenčné pásma ukazuje </w:t>
      </w:r>
      <w:r w:rsidRPr="00FA362E">
        <w:rPr>
          <w:lang w:val="sk-SK"/>
        </w:rPr>
        <w:fldChar w:fldCharType="begin"/>
      </w:r>
      <w:r w:rsidRPr="00FA362E">
        <w:rPr>
          <w:lang w:val="sk-SK"/>
        </w:rPr>
        <w:instrText xml:space="preserve"> REF _Ref510260215 \h </w:instrText>
      </w:r>
      <w:r w:rsidRPr="00FA362E">
        <w:rPr>
          <w:lang w:val="sk-SK"/>
        </w:rPr>
      </w:r>
      <w:r w:rsidRPr="00FA362E">
        <w:rPr>
          <w:lang w:val="sk-SK"/>
        </w:rPr>
        <w:fldChar w:fldCharType="separate"/>
      </w:r>
      <w:r w:rsidR="00B85020" w:rsidRPr="00FA362E">
        <w:rPr>
          <w:lang w:val="sk-SK"/>
        </w:rPr>
        <w:t xml:space="preserve">Tabuľka </w:t>
      </w:r>
      <w:r w:rsidR="00B85020">
        <w:rPr>
          <w:noProof/>
          <w:lang w:val="sk-SK"/>
        </w:rPr>
        <w:t>4</w:t>
      </w:r>
      <w:r w:rsidRPr="00FA362E">
        <w:rPr>
          <w:lang w:val="sk-SK"/>
        </w:rPr>
        <w:fldChar w:fldCharType="end"/>
      </w:r>
      <w:r w:rsidR="000C5D02">
        <w:rPr>
          <w:lang w:val="sk-SK"/>
        </w:rPr>
        <w:t>.</w:t>
      </w:r>
    </w:p>
    <w:p w14:paraId="04EFBBA7" w14:textId="77777777" w:rsidR="000C5D02" w:rsidRPr="00FA362E" w:rsidRDefault="000C5D02" w:rsidP="00CE547F">
      <w:pPr>
        <w:tabs>
          <w:tab w:val="left" w:pos="3230"/>
        </w:tabs>
        <w:rPr>
          <w:lang w:val="sk-SK"/>
        </w:rPr>
      </w:pPr>
    </w:p>
    <w:tbl>
      <w:tblPr>
        <w:tblW w:w="2880" w:type="dxa"/>
        <w:jc w:val="center"/>
        <w:tblCellMar>
          <w:left w:w="70" w:type="dxa"/>
          <w:right w:w="70" w:type="dxa"/>
        </w:tblCellMar>
        <w:tblLook w:val="04A0" w:firstRow="1" w:lastRow="0" w:firstColumn="1" w:lastColumn="0" w:noHBand="0" w:noVBand="1"/>
      </w:tblPr>
      <w:tblGrid>
        <w:gridCol w:w="1440"/>
        <w:gridCol w:w="1440"/>
      </w:tblGrid>
      <w:tr w:rsidR="00CE547F" w:rsidRPr="00FA362E" w14:paraId="594E6E93" w14:textId="77777777" w:rsidTr="00452ADC">
        <w:trPr>
          <w:trHeight w:val="330"/>
          <w:jc w:val="center"/>
        </w:trPr>
        <w:tc>
          <w:tcPr>
            <w:tcW w:w="14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9E82EB0" w14:textId="77777777" w:rsidR="00CE547F" w:rsidRPr="00FA362E" w:rsidRDefault="00CE547F" w:rsidP="00452ADC">
            <w:pPr>
              <w:jc w:val="center"/>
              <w:rPr>
                <w:color w:val="000000"/>
                <w:szCs w:val="24"/>
                <w:lang w:val="sk-SK"/>
              </w:rPr>
            </w:pPr>
            <w:r w:rsidRPr="00FA362E">
              <w:rPr>
                <w:color w:val="000000"/>
                <w:lang w:val="sk-SK"/>
              </w:rPr>
              <w:t>rozklad</w:t>
            </w:r>
          </w:p>
        </w:tc>
        <w:tc>
          <w:tcPr>
            <w:tcW w:w="1440" w:type="dxa"/>
            <w:tcBorders>
              <w:top w:val="single" w:sz="8" w:space="0" w:color="auto"/>
              <w:left w:val="nil"/>
              <w:bottom w:val="single" w:sz="8" w:space="0" w:color="auto"/>
              <w:right w:val="single" w:sz="8" w:space="0" w:color="auto"/>
            </w:tcBorders>
            <w:shd w:val="clear" w:color="auto" w:fill="auto"/>
            <w:noWrap/>
            <w:vAlign w:val="bottom"/>
            <w:hideMark/>
          </w:tcPr>
          <w:p w14:paraId="7B53CF8E" w14:textId="77777777" w:rsidR="00CE547F" w:rsidRPr="00FA362E" w:rsidRDefault="00CE547F" w:rsidP="00452ADC">
            <w:pPr>
              <w:jc w:val="center"/>
              <w:rPr>
                <w:color w:val="000000"/>
                <w:szCs w:val="24"/>
                <w:lang w:val="sk-SK"/>
              </w:rPr>
            </w:pPr>
            <w:r w:rsidRPr="00FA362E">
              <w:rPr>
                <w:color w:val="000000"/>
                <w:lang w:val="sk-SK"/>
              </w:rPr>
              <w:t>pásmo [Hz]</w:t>
            </w:r>
          </w:p>
        </w:tc>
      </w:tr>
      <w:tr w:rsidR="00CE547F" w:rsidRPr="00FA362E" w14:paraId="778A607E" w14:textId="77777777" w:rsidTr="00452ADC">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14:paraId="30F4DE23" w14:textId="77777777" w:rsidR="00CE547F" w:rsidRPr="00FA362E" w:rsidRDefault="00CE547F" w:rsidP="00452ADC">
            <w:pPr>
              <w:jc w:val="center"/>
              <w:rPr>
                <w:color w:val="000000"/>
                <w:szCs w:val="24"/>
                <w:lang w:val="sk-SK"/>
              </w:rPr>
            </w:pPr>
            <w:r w:rsidRPr="00FA362E">
              <w:rPr>
                <w:color w:val="000000"/>
                <w:lang w:val="sk-SK"/>
              </w:rPr>
              <w:t>1</w:t>
            </w:r>
          </w:p>
        </w:tc>
        <w:tc>
          <w:tcPr>
            <w:tcW w:w="1440" w:type="dxa"/>
            <w:tcBorders>
              <w:top w:val="nil"/>
              <w:left w:val="nil"/>
              <w:bottom w:val="nil"/>
              <w:right w:val="single" w:sz="8" w:space="0" w:color="auto"/>
            </w:tcBorders>
            <w:shd w:val="clear" w:color="auto" w:fill="auto"/>
            <w:noWrap/>
            <w:vAlign w:val="bottom"/>
            <w:hideMark/>
          </w:tcPr>
          <w:p w14:paraId="3CFAAB4C" w14:textId="77777777" w:rsidR="00CE547F" w:rsidRPr="00FA362E" w:rsidRDefault="00CE547F" w:rsidP="00452ADC">
            <w:pPr>
              <w:jc w:val="center"/>
              <w:rPr>
                <w:color w:val="000000"/>
                <w:szCs w:val="24"/>
                <w:lang w:val="sk-SK"/>
              </w:rPr>
            </w:pPr>
            <w:r w:rsidRPr="00FA362E">
              <w:rPr>
                <w:color w:val="000000"/>
                <w:lang w:val="sk-SK"/>
              </w:rPr>
              <w:t>125,0-250,0</w:t>
            </w:r>
          </w:p>
        </w:tc>
      </w:tr>
      <w:tr w:rsidR="00CE547F" w:rsidRPr="00FA362E" w14:paraId="0CFCCCCD" w14:textId="77777777" w:rsidTr="00452ADC">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14:paraId="12A4B278" w14:textId="77777777" w:rsidR="00CE547F" w:rsidRPr="00FA362E" w:rsidRDefault="00CE547F" w:rsidP="00452ADC">
            <w:pPr>
              <w:jc w:val="center"/>
              <w:rPr>
                <w:color w:val="000000"/>
                <w:szCs w:val="24"/>
                <w:lang w:val="sk-SK"/>
              </w:rPr>
            </w:pPr>
            <w:r w:rsidRPr="00FA362E">
              <w:rPr>
                <w:color w:val="000000"/>
                <w:lang w:val="sk-SK"/>
              </w:rPr>
              <w:t>2</w:t>
            </w:r>
          </w:p>
        </w:tc>
        <w:tc>
          <w:tcPr>
            <w:tcW w:w="1440" w:type="dxa"/>
            <w:tcBorders>
              <w:top w:val="nil"/>
              <w:left w:val="nil"/>
              <w:bottom w:val="nil"/>
              <w:right w:val="single" w:sz="8" w:space="0" w:color="auto"/>
            </w:tcBorders>
            <w:shd w:val="clear" w:color="auto" w:fill="auto"/>
            <w:noWrap/>
            <w:vAlign w:val="bottom"/>
            <w:hideMark/>
          </w:tcPr>
          <w:p w14:paraId="535F6043" w14:textId="77777777" w:rsidR="00CE547F" w:rsidRPr="00FA362E" w:rsidRDefault="00CE547F" w:rsidP="00452ADC">
            <w:pPr>
              <w:jc w:val="center"/>
              <w:rPr>
                <w:color w:val="000000"/>
                <w:szCs w:val="24"/>
                <w:lang w:val="sk-SK"/>
              </w:rPr>
            </w:pPr>
            <w:r w:rsidRPr="00FA362E">
              <w:rPr>
                <w:color w:val="000000"/>
                <w:lang w:val="sk-SK"/>
              </w:rPr>
              <w:t>62,5-125,0</w:t>
            </w:r>
          </w:p>
        </w:tc>
      </w:tr>
      <w:tr w:rsidR="00CE547F" w:rsidRPr="00FA362E" w14:paraId="659307D1" w14:textId="77777777" w:rsidTr="00452ADC">
        <w:trPr>
          <w:trHeight w:val="330"/>
          <w:jc w:val="center"/>
        </w:trPr>
        <w:tc>
          <w:tcPr>
            <w:tcW w:w="1440" w:type="dxa"/>
            <w:tcBorders>
              <w:top w:val="nil"/>
              <w:left w:val="single" w:sz="8" w:space="0" w:color="auto"/>
              <w:bottom w:val="nil"/>
              <w:right w:val="single" w:sz="8" w:space="0" w:color="auto"/>
            </w:tcBorders>
            <w:shd w:val="clear" w:color="auto" w:fill="auto"/>
            <w:noWrap/>
            <w:vAlign w:val="bottom"/>
            <w:hideMark/>
          </w:tcPr>
          <w:p w14:paraId="59497B82" w14:textId="77777777" w:rsidR="00CE547F" w:rsidRPr="00FA362E" w:rsidRDefault="00CE547F" w:rsidP="00452ADC">
            <w:pPr>
              <w:jc w:val="center"/>
              <w:rPr>
                <w:color w:val="000000"/>
                <w:szCs w:val="24"/>
                <w:lang w:val="sk-SK"/>
              </w:rPr>
            </w:pPr>
            <w:r w:rsidRPr="00FA362E">
              <w:rPr>
                <w:color w:val="000000"/>
                <w:lang w:val="sk-SK"/>
              </w:rPr>
              <w:t>3</w:t>
            </w:r>
          </w:p>
        </w:tc>
        <w:tc>
          <w:tcPr>
            <w:tcW w:w="1440" w:type="dxa"/>
            <w:tcBorders>
              <w:top w:val="nil"/>
              <w:left w:val="nil"/>
              <w:bottom w:val="nil"/>
              <w:right w:val="single" w:sz="8" w:space="0" w:color="auto"/>
            </w:tcBorders>
            <w:shd w:val="clear" w:color="auto" w:fill="auto"/>
            <w:noWrap/>
            <w:vAlign w:val="bottom"/>
            <w:hideMark/>
          </w:tcPr>
          <w:p w14:paraId="73141C6A" w14:textId="77777777" w:rsidR="00CE547F" w:rsidRPr="00FA362E" w:rsidRDefault="00CE547F" w:rsidP="00452ADC">
            <w:pPr>
              <w:jc w:val="center"/>
              <w:rPr>
                <w:color w:val="000000"/>
                <w:szCs w:val="24"/>
                <w:lang w:val="sk-SK"/>
              </w:rPr>
            </w:pPr>
            <w:r w:rsidRPr="00FA362E">
              <w:rPr>
                <w:color w:val="000000"/>
                <w:lang w:val="sk-SK"/>
              </w:rPr>
              <w:t>31,3-62,5</w:t>
            </w:r>
          </w:p>
        </w:tc>
      </w:tr>
      <w:tr w:rsidR="00CE547F" w:rsidRPr="00FA362E" w14:paraId="1C664C65" w14:textId="77777777" w:rsidTr="00452ADC">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14:paraId="549FB9C3" w14:textId="77777777" w:rsidR="00CE547F" w:rsidRPr="00FA362E" w:rsidRDefault="00CE547F" w:rsidP="00452ADC">
            <w:pPr>
              <w:jc w:val="center"/>
              <w:rPr>
                <w:color w:val="000000"/>
                <w:szCs w:val="24"/>
                <w:lang w:val="sk-SK"/>
              </w:rPr>
            </w:pPr>
            <w:r w:rsidRPr="00FA362E">
              <w:rPr>
                <w:color w:val="000000"/>
                <w:lang w:val="sk-SK"/>
              </w:rPr>
              <w:t>4</w:t>
            </w:r>
          </w:p>
        </w:tc>
        <w:tc>
          <w:tcPr>
            <w:tcW w:w="1440" w:type="dxa"/>
            <w:tcBorders>
              <w:top w:val="nil"/>
              <w:left w:val="nil"/>
              <w:bottom w:val="nil"/>
              <w:right w:val="single" w:sz="8" w:space="0" w:color="auto"/>
            </w:tcBorders>
            <w:shd w:val="clear" w:color="auto" w:fill="auto"/>
            <w:noWrap/>
            <w:vAlign w:val="bottom"/>
            <w:hideMark/>
          </w:tcPr>
          <w:p w14:paraId="0EA649B5" w14:textId="77777777" w:rsidR="00CE547F" w:rsidRPr="00FA362E" w:rsidRDefault="00CE547F" w:rsidP="00452ADC">
            <w:pPr>
              <w:jc w:val="center"/>
              <w:rPr>
                <w:color w:val="000000"/>
                <w:szCs w:val="24"/>
                <w:lang w:val="sk-SK"/>
              </w:rPr>
            </w:pPr>
            <w:r w:rsidRPr="00FA362E">
              <w:rPr>
                <w:color w:val="000000"/>
                <w:lang w:val="sk-SK"/>
              </w:rPr>
              <w:t>15,6-31,3</w:t>
            </w:r>
          </w:p>
        </w:tc>
      </w:tr>
      <w:tr w:rsidR="00CE547F" w:rsidRPr="00FA362E" w14:paraId="4CA28CB7" w14:textId="77777777" w:rsidTr="00452ADC">
        <w:trPr>
          <w:trHeight w:val="330"/>
          <w:jc w:val="center"/>
        </w:trPr>
        <w:tc>
          <w:tcPr>
            <w:tcW w:w="1440" w:type="dxa"/>
            <w:tcBorders>
              <w:top w:val="nil"/>
              <w:left w:val="single" w:sz="8" w:space="0" w:color="auto"/>
              <w:bottom w:val="single" w:sz="8" w:space="0" w:color="auto"/>
              <w:right w:val="single" w:sz="8" w:space="0" w:color="auto"/>
            </w:tcBorders>
            <w:shd w:val="clear" w:color="auto" w:fill="auto"/>
            <w:noWrap/>
            <w:vAlign w:val="bottom"/>
            <w:hideMark/>
          </w:tcPr>
          <w:p w14:paraId="1B8D758B" w14:textId="77777777" w:rsidR="00CE547F" w:rsidRPr="00FA362E" w:rsidRDefault="00CE547F" w:rsidP="00452ADC">
            <w:pPr>
              <w:jc w:val="center"/>
              <w:rPr>
                <w:color w:val="000000"/>
                <w:szCs w:val="24"/>
                <w:lang w:val="sk-SK"/>
              </w:rPr>
            </w:pPr>
            <w:r w:rsidRPr="00FA362E">
              <w:rPr>
                <w:color w:val="000000"/>
                <w:lang w:val="sk-SK"/>
              </w:rPr>
              <w:t>5</w:t>
            </w:r>
          </w:p>
        </w:tc>
        <w:tc>
          <w:tcPr>
            <w:tcW w:w="1440" w:type="dxa"/>
            <w:tcBorders>
              <w:top w:val="nil"/>
              <w:left w:val="nil"/>
              <w:bottom w:val="single" w:sz="8" w:space="0" w:color="auto"/>
              <w:right w:val="single" w:sz="8" w:space="0" w:color="auto"/>
            </w:tcBorders>
            <w:shd w:val="clear" w:color="auto" w:fill="auto"/>
            <w:noWrap/>
            <w:vAlign w:val="bottom"/>
            <w:hideMark/>
          </w:tcPr>
          <w:p w14:paraId="1CE3077A" w14:textId="77777777" w:rsidR="00CE547F" w:rsidRPr="00FA362E" w:rsidRDefault="00CE547F" w:rsidP="00452ADC">
            <w:pPr>
              <w:jc w:val="center"/>
              <w:rPr>
                <w:color w:val="000000"/>
                <w:szCs w:val="24"/>
                <w:lang w:val="sk-SK"/>
              </w:rPr>
            </w:pPr>
            <w:r w:rsidRPr="00FA362E">
              <w:rPr>
                <w:color w:val="000000"/>
                <w:lang w:val="sk-SK"/>
              </w:rPr>
              <w:t>7,8-15,6</w:t>
            </w:r>
          </w:p>
        </w:tc>
      </w:tr>
    </w:tbl>
    <w:p w14:paraId="12FD2791" w14:textId="77777777" w:rsidR="00CE547F" w:rsidRPr="00FA362E" w:rsidRDefault="00CE547F" w:rsidP="00CE547F">
      <w:pPr>
        <w:pStyle w:val="Popis"/>
        <w:spacing w:before="240"/>
        <w:rPr>
          <w:szCs w:val="22"/>
          <w:lang w:val="sk-SK"/>
        </w:rPr>
      </w:pPr>
      <w:bookmarkStart w:id="227" w:name="_Ref510260215"/>
      <w:bookmarkStart w:id="228" w:name="_Ref510260211"/>
      <w:bookmarkStart w:id="229" w:name="_Toc510268061"/>
      <w:bookmarkStart w:id="230" w:name="_Toc513584972"/>
      <w:bookmarkStart w:id="231" w:name="_Toc513981543"/>
      <w:r w:rsidRPr="00FA362E">
        <w:rPr>
          <w:lang w:val="sk-SK"/>
        </w:rPr>
        <w:t xml:space="preserve">Tabuľka </w:t>
      </w:r>
      <w:r w:rsidRPr="00FA362E">
        <w:rPr>
          <w:lang w:val="sk-SK"/>
        </w:rPr>
        <w:fldChar w:fldCharType="begin"/>
      </w:r>
      <w:r w:rsidRPr="00FA362E">
        <w:rPr>
          <w:lang w:val="sk-SK"/>
        </w:rPr>
        <w:instrText xml:space="preserve"> SEQ Tabuľka \* ARABIC </w:instrText>
      </w:r>
      <w:r w:rsidRPr="00FA362E">
        <w:rPr>
          <w:lang w:val="sk-SK"/>
        </w:rPr>
        <w:fldChar w:fldCharType="separate"/>
      </w:r>
      <w:r w:rsidR="00B85020">
        <w:rPr>
          <w:noProof/>
          <w:lang w:val="sk-SK"/>
        </w:rPr>
        <w:t>4</w:t>
      </w:r>
      <w:r w:rsidRPr="00FA362E">
        <w:rPr>
          <w:lang w:val="sk-SK"/>
        </w:rPr>
        <w:fldChar w:fldCharType="end"/>
      </w:r>
      <w:bookmarkEnd w:id="227"/>
      <w:r w:rsidRPr="00FA362E">
        <w:rPr>
          <w:lang w:val="sk-SK"/>
        </w:rPr>
        <w:t>:</w:t>
      </w:r>
      <w:r w:rsidRPr="00FA362E">
        <w:rPr>
          <w:szCs w:val="22"/>
          <w:lang w:val="sk-SK"/>
        </w:rPr>
        <w:t xml:space="preserve"> Stupne rozkladu DWT a im prislúchajúce frekvenčné pásma.</w:t>
      </w:r>
      <w:bookmarkEnd w:id="228"/>
      <w:bookmarkEnd w:id="229"/>
      <w:bookmarkEnd w:id="230"/>
      <w:bookmarkEnd w:id="231"/>
    </w:p>
    <w:p w14:paraId="14E3AC69" w14:textId="77777777" w:rsidR="00CE547F" w:rsidRPr="00FA362E" w:rsidRDefault="00CE547F" w:rsidP="00CE547F">
      <w:pPr>
        <w:rPr>
          <w:lang w:val="sk-SK"/>
        </w:rPr>
      </w:pPr>
    </w:p>
    <w:p w14:paraId="7D59FD9A" w14:textId="77777777" w:rsidR="00CE547F" w:rsidRPr="00FA362E" w:rsidRDefault="00CE547F" w:rsidP="00CE547F">
      <w:pPr>
        <w:rPr>
          <w:lang w:val="sk-SK"/>
        </w:rPr>
      </w:pPr>
      <w:r w:rsidRPr="00FA362E">
        <w:rPr>
          <w:lang w:val="sk-SK"/>
        </w:rPr>
        <w:t>Po rozložení signálu na detaily sa signál rekonštruuje z vybraných detailov následovne. Označme si detaily signálu</w:t>
      </w:r>
      <m:oMath>
        <m:r>
          <w:rPr>
            <w:rFonts w:ascii="Cambria Math"/>
            <w:lang w:val="sk-SK"/>
          </w:rPr>
          <m:t xml:space="preserve"> </m:t>
        </m:r>
        <m:r>
          <w:rPr>
            <w:rFonts w:ascii="Cambria Math" w:hAnsi="Cambria Math"/>
            <w:lang w:val="sk-SK"/>
          </w:rPr>
          <m:t>x</m:t>
        </m:r>
        <m:d>
          <m:dPr>
            <m:ctrlPr>
              <w:rPr>
                <w:rFonts w:ascii="Cambria Math" w:hAnsi="Cambria Math"/>
                <w:i/>
                <w:lang w:val="sk-SK"/>
              </w:rPr>
            </m:ctrlPr>
          </m:dPr>
          <m:e>
            <m:r>
              <w:rPr>
                <w:rFonts w:ascii="Cambria Math" w:hAnsi="Cambria Math"/>
                <w:lang w:val="sk-SK"/>
              </w:rPr>
              <m:t>n</m:t>
            </m:r>
          </m:e>
        </m:d>
      </m:oMath>
      <w:r w:rsidRPr="00FA362E">
        <w:rPr>
          <w:lang w:val="sk-SK"/>
        </w:rPr>
        <w:t xml:space="preserve"> </w:t>
      </w:r>
      <w:r w:rsidRPr="00FA362E">
        <w:rPr>
          <w:rFonts w:eastAsiaTheme="minorEastAsia"/>
          <w:lang w:val="sk-SK"/>
        </w:rPr>
        <w:t>ako</w:t>
      </w:r>
      <w:r w:rsidRPr="00FA362E">
        <w:rPr>
          <w:lang w:val="sk-SK"/>
        </w:rPr>
        <w:t xml:space="preserve">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1</m:t>
            </m:r>
          </m:sub>
          <m:sup>
            <m:r>
              <w:rPr>
                <w:rFonts w:ascii="Cambria Math" w:hAnsi="Cambria Math"/>
                <w:lang w:val="sk-SK"/>
              </w:rPr>
              <m:t>d</m:t>
            </m:r>
          </m:sup>
        </m:sSubSup>
      </m:oMath>
      <w:r w:rsidRPr="00FA362E">
        <w:rPr>
          <w:lang w:val="sk-SK"/>
        </w:rPr>
        <w:t xml:space="preserve">(n),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2</m:t>
            </m:r>
          </m:sub>
          <m:sup>
            <m:r>
              <w:rPr>
                <w:rFonts w:ascii="Cambria Math" w:hAnsi="Cambria Math"/>
                <w:lang w:val="sk-SK"/>
              </w:rPr>
              <m:t>d</m:t>
            </m:r>
          </m:sup>
        </m:sSubSup>
      </m:oMath>
      <w:r w:rsidRPr="00FA362E">
        <w:rPr>
          <w:lang w:val="sk-SK"/>
        </w:rPr>
        <w:t xml:space="preserve">(n),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3</m:t>
            </m:r>
          </m:sub>
          <m:sup>
            <m:r>
              <w:rPr>
                <w:rFonts w:ascii="Cambria Math" w:hAnsi="Cambria Math"/>
                <w:lang w:val="sk-SK"/>
              </w:rPr>
              <m:t>d</m:t>
            </m:r>
          </m:sup>
        </m:sSubSup>
      </m:oMath>
      <w:r w:rsidRPr="00FA362E">
        <w:rPr>
          <w:lang w:val="sk-SK"/>
        </w:rPr>
        <w:t xml:space="preserve">(n),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4</m:t>
            </m:r>
          </m:sub>
          <m:sup>
            <m:r>
              <w:rPr>
                <w:rFonts w:ascii="Cambria Math" w:hAnsi="Cambria Math"/>
                <w:lang w:val="sk-SK"/>
              </w:rPr>
              <m:t>d</m:t>
            </m:r>
          </m:sup>
        </m:sSubSup>
      </m:oMath>
      <w:r w:rsidRPr="00FA362E">
        <w:rPr>
          <w:lang w:val="sk-SK"/>
        </w:rPr>
        <w:t xml:space="preserve">(n) až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5</m:t>
            </m:r>
          </m:sub>
          <m:sup>
            <m:r>
              <w:rPr>
                <w:rFonts w:ascii="Cambria Math" w:hAnsi="Cambria Math"/>
                <w:lang w:val="sk-SK"/>
              </w:rPr>
              <m:t>d</m:t>
            </m:r>
          </m:sup>
        </m:sSubSup>
      </m:oMath>
      <w:r w:rsidRPr="00FA362E">
        <w:rPr>
          <w:lang w:val="sk-SK"/>
        </w:rPr>
        <w:t xml:space="preserve">(n). </w:t>
      </w:r>
      <w:r w:rsidRPr="00FA362E">
        <w:rPr>
          <w:rFonts w:eastAsiaTheme="minorEastAsia"/>
          <w:lang w:val="sk-SK"/>
        </w:rPr>
        <w:t xml:space="preserve">Prvým detailom je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1</m:t>
            </m:r>
          </m:sub>
          <m:sup>
            <m:r>
              <w:rPr>
                <w:rFonts w:ascii="Cambria Math" w:hAnsi="Cambria Math"/>
                <w:lang w:val="sk-SK"/>
              </w:rPr>
              <m:t>d</m:t>
            </m:r>
          </m:sup>
        </m:sSubSup>
      </m:oMath>
      <w:r w:rsidRPr="00FA362E">
        <w:rPr>
          <w:lang w:val="sk-SK"/>
        </w:rPr>
        <w:t xml:space="preserve">(n) a piatym je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5</m:t>
            </m:r>
          </m:sub>
          <m:sup>
            <m:r>
              <w:rPr>
                <w:rFonts w:ascii="Cambria Math" w:hAnsi="Cambria Math"/>
                <w:lang w:val="sk-SK"/>
              </w:rPr>
              <m:t>d</m:t>
            </m:r>
          </m:sup>
        </m:sSubSup>
      </m:oMath>
      <w:r w:rsidRPr="00FA362E">
        <w:rPr>
          <w:lang w:val="sk-SK"/>
        </w:rPr>
        <w:t xml:space="preserve">(n). Rekonštruovaný signál </w:t>
      </w:r>
      <m:oMath>
        <m:sSup>
          <m:sSupPr>
            <m:ctrlPr>
              <w:rPr>
                <w:rFonts w:ascii="Cambria Math" w:hAnsi="Cambria Math"/>
                <w:i/>
                <w:lang w:val="sk-SK"/>
              </w:rPr>
            </m:ctrlPr>
          </m:sSupPr>
          <m:e>
            <m:r>
              <w:rPr>
                <w:rFonts w:ascii="Cambria Math" w:hAnsi="Cambria Math"/>
                <w:lang w:val="sk-SK"/>
              </w:rPr>
              <m:t>x</m:t>
            </m:r>
          </m:e>
          <m:sup>
            <m:r>
              <w:rPr>
                <w:rFonts w:ascii="Cambria Math"/>
                <w:lang w:val="sk-SK"/>
              </w:rPr>
              <m:t>'</m:t>
            </m:r>
          </m:sup>
        </m:sSup>
      </m:oMath>
      <w:r w:rsidRPr="00FA362E">
        <w:rPr>
          <w:lang w:val="sk-SK"/>
        </w:rPr>
        <w:t xml:space="preserve"> vyjadruje vzorec (</w:t>
      </w:r>
      <w:r w:rsidRPr="00FA362E">
        <w:rPr>
          <w:lang w:val="sk-SK"/>
        </w:rPr>
        <w:fldChar w:fldCharType="begin"/>
      </w:r>
      <w:r w:rsidRPr="00FA362E">
        <w:rPr>
          <w:lang w:val="sk-SK"/>
        </w:rPr>
        <w:instrText xml:space="preserve"> REF dwt \h </w:instrText>
      </w:r>
      <w:r w:rsidRPr="00FA362E">
        <w:rPr>
          <w:lang w:val="sk-SK"/>
        </w:rPr>
      </w:r>
      <w:r w:rsidRPr="00FA362E">
        <w:rPr>
          <w:lang w:val="sk-SK"/>
        </w:rPr>
        <w:fldChar w:fldCharType="separate"/>
      </w:r>
      <w:r w:rsidR="00B85020">
        <w:rPr>
          <w:noProof/>
          <w:color w:val="000000"/>
          <w:lang w:val="sk-SK"/>
        </w:rPr>
        <w:t>42</w:t>
      </w:r>
      <w:r w:rsidRPr="00FA362E">
        <w:rPr>
          <w:lang w:val="sk-SK"/>
        </w:rPr>
        <w:fldChar w:fldCharType="end"/>
      </w:r>
      <w:r w:rsidRPr="00FA362E">
        <w:rPr>
          <w:lang w:val="sk-SK"/>
        </w:rPr>
        <w:t>):</w:t>
      </w:r>
    </w:p>
    <w:p w14:paraId="0062E566" w14:textId="77777777" w:rsidR="00CE547F" w:rsidRPr="00FA362E" w:rsidRDefault="00CE547F" w:rsidP="00CE547F">
      <w:pPr>
        <w:rPr>
          <w:color w:val="000000"/>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60551C53" w14:textId="77777777" w:rsidTr="00452ADC">
        <w:tc>
          <w:tcPr>
            <w:tcW w:w="704" w:type="dxa"/>
          </w:tcPr>
          <w:p w14:paraId="6D07359F" w14:textId="77777777" w:rsidR="00CE547F" w:rsidRPr="00FA362E" w:rsidRDefault="00CE547F" w:rsidP="00452ADC">
            <w:pPr>
              <w:jc w:val="center"/>
              <w:rPr>
                <w:color w:val="000000"/>
                <w:lang w:val="sk-SK"/>
              </w:rPr>
            </w:pPr>
          </w:p>
        </w:tc>
        <w:tc>
          <w:tcPr>
            <w:tcW w:w="7088" w:type="dxa"/>
            <w:vAlign w:val="center"/>
          </w:tcPr>
          <w:p w14:paraId="48A0FE1D" w14:textId="77777777" w:rsidR="00CE547F" w:rsidRPr="00FA362E" w:rsidRDefault="00CE547F" w:rsidP="00452ADC">
            <w:pPr>
              <w:jc w:val="center"/>
              <w:rPr>
                <w:color w:val="000000"/>
                <w:lang w:val="sk-SK"/>
              </w:rPr>
            </w:pPr>
            <w:r w:rsidRPr="00FA362E">
              <w:rPr>
                <w:lang w:val="sk-SK"/>
              </w:rPr>
              <w:t xml:space="preserve"> </w:t>
            </w:r>
            <m:oMath>
              <m:sSup>
                <m:sSupPr>
                  <m:ctrlPr>
                    <w:rPr>
                      <w:rFonts w:ascii="Cambria Math" w:hAnsi="Cambria Math"/>
                      <w:i/>
                      <w:lang w:val="sk-SK"/>
                    </w:rPr>
                  </m:ctrlPr>
                </m:sSupPr>
                <m:e>
                  <m:r>
                    <w:rPr>
                      <w:rFonts w:ascii="Cambria Math" w:hAnsi="Cambria Math"/>
                      <w:lang w:val="sk-SK"/>
                    </w:rPr>
                    <m:t>x</m:t>
                  </m:r>
                </m:e>
                <m:sup>
                  <m:r>
                    <w:rPr>
                      <w:rFonts w:ascii="Cambria Math"/>
                      <w:lang w:val="sk-SK"/>
                    </w:rPr>
                    <m:t>'</m:t>
                  </m:r>
                </m:sup>
              </m:sSup>
              <m:d>
                <m:dPr>
                  <m:ctrlPr>
                    <w:rPr>
                      <w:rFonts w:ascii="Cambria Math" w:hAnsi="Cambria Math"/>
                      <w:i/>
                      <w:lang w:val="sk-SK"/>
                    </w:rPr>
                  </m:ctrlPr>
                </m:dPr>
                <m:e>
                  <m:r>
                    <w:rPr>
                      <w:rFonts w:ascii="Cambria Math" w:hAnsi="Cambria Math"/>
                      <w:lang w:val="sk-SK"/>
                    </w:rPr>
                    <m:t>n</m:t>
                  </m:r>
                </m:e>
              </m:d>
              <m:r>
                <w:rPr>
                  <w:rFonts w:ascii="Cambria Math"/>
                  <w:lang w:val="sk-SK"/>
                </w:rPr>
                <m:t>=</m:t>
              </m:r>
              <m:nary>
                <m:naryPr>
                  <m:chr m:val="∑"/>
                  <m:limLoc m:val="undOvr"/>
                  <m:ctrlPr>
                    <w:rPr>
                      <w:rFonts w:ascii="Cambria Math" w:hAnsi="Cambria Math"/>
                      <w:i/>
                      <w:lang w:val="sk-SK"/>
                    </w:rPr>
                  </m:ctrlPr>
                </m:naryPr>
                <m:sub>
                  <m:r>
                    <w:rPr>
                      <w:rFonts w:ascii="Cambria Math" w:hAnsi="Cambria Math"/>
                      <w:lang w:val="sk-SK"/>
                    </w:rPr>
                    <m:t>i</m:t>
                  </m:r>
                  <m:r>
                    <w:rPr>
                      <w:rFonts w:ascii="Cambria Math"/>
                      <w:lang w:val="sk-SK"/>
                    </w:rPr>
                    <m:t xml:space="preserve"> = </m:t>
                  </m:r>
                  <m:r>
                    <w:rPr>
                      <w:rFonts w:ascii="Cambria Math" w:hAnsi="Cambria Math"/>
                      <w:lang w:val="sk-SK"/>
                    </w:rPr>
                    <m:t>l</m:t>
                  </m:r>
                </m:sub>
                <m:sup>
                  <m:r>
                    <w:rPr>
                      <w:rFonts w:ascii="Cambria Math" w:hAnsi="Cambria Math"/>
                      <w:lang w:val="sk-SK"/>
                    </w:rPr>
                    <m:t>h</m:t>
                  </m:r>
                </m:sup>
                <m:e>
                  <m:sSubSup>
                    <m:sSubSupPr>
                      <m:ctrlPr>
                        <w:rPr>
                          <w:rFonts w:ascii="Cambria Math" w:hAnsi="Cambria Math"/>
                          <w:i/>
                          <w:lang w:val="sk-SK"/>
                        </w:rPr>
                      </m:ctrlPr>
                    </m:sSubSupPr>
                    <m:e>
                      <m:r>
                        <w:rPr>
                          <w:rFonts w:ascii="Cambria Math" w:hAnsi="Cambria Math"/>
                          <w:lang w:val="sk-SK"/>
                        </w:rPr>
                        <m:t>x</m:t>
                      </m:r>
                    </m:e>
                    <m:sub>
                      <m:r>
                        <w:rPr>
                          <w:rFonts w:ascii="Cambria Math" w:hAnsi="Cambria Math"/>
                          <w:lang w:val="sk-SK"/>
                        </w:rPr>
                        <m:t>i</m:t>
                      </m:r>
                    </m:sub>
                    <m:sup>
                      <m:r>
                        <w:rPr>
                          <w:rFonts w:ascii="Cambria Math" w:hAnsi="Cambria Math"/>
                          <w:lang w:val="sk-SK"/>
                        </w:rPr>
                        <m:t>d</m:t>
                      </m:r>
                    </m:sup>
                  </m:sSubSup>
                </m:e>
              </m:nary>
              <m:d>
                <m:dPr>
                  <m:ctrlPr>
                    <w:rPr>
                      <w:rFonts w:ascii="Cambria Math" w:hAnsi="Cambria Math"/>
                      <w:i/>
                      <w:lang w:val="sk-SK"/>
                    </w:rPr>
                  </m:ctrlPr>
                </m:dPr>
                <m:e>
                  <m:r>
                    <w:rPr>
                      <w:rFonts w:ascii="Cambria Math" w:hAnsi="Cambria Math"/>
                      <w:lang w:val="sk-SK"/>
                    </w:rPr>
                    <m:t>n</m:t>
                  </m:r>
                </m:e>
              </m:d>
            </m:oMath>
          </w:p>
        </w:tc>
        <w:tc>
          <w:tcPr>
            <w:tcW w:w="702" w:type="dxa"/>
            <w:vAlign w:val="center"/>
          </w:tcPr>
          <w:p w14:paraId="63416F3B" w14:textId="77777777" w:rsidR="00CE547F" w:rsidRPr="00FA362E" w:rsidRDefault="00CE547F" w:rsidP="00452ADC">
            <w:pPr>
              <w:jc w:val="center"/>
              <w:rPr>
                <w:color w:val="000000"/>
                <w:lang w:val="sk-SK"/>
              </w:rPr>
            </w:pPr>
            <w:r w:rsidRPr="00FA362E">
              <w:rPr>
                <w:color w:val="000000"/>
                <w:lang w:val="sk-SK"/>
              </w:rPr>
              <w:t>(</w:t>
            </w:r>
            <w:bookmarkStart w:id="232" w:name="dwt"/>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42</w:t>
            </w:r>
            <w:r w:rsidRPr="00FA362E">
              <w:rPr>
                <w:color w:val="000000"/>
                <w:lang w:val="sk-SK"/>
              </w:rPr>
              <w:fldChar w:fldCharType="end"/>
            </w:r>
            <w:bookmarkEnd w:id="232"/>
            <w:r w:rsidRPr="00FA362E">
              <w:rPr>
                <w:color w:val="000000"/>
                <w:lang w:val="sk-SK"/>
              </w:rPr>
              <w:t>)</w:t>
            </w:r>
          </w:p>
        </w:tc>
      </w:tr>
    </w:tbl>
    <w:p w14:paraId="3C2C7997" w14:textId="77777777" w:rsidR="00CE547F" w:rsidRPr="00FA362E" w:rsidRDefault="00CE547F" w:rsidP="00CE547F">
      <w:pPr>
        <w:rPr>
          <w:lang w:val="sk-SK"/>
        </w:rPr>
      </w:pPr>
    </w:p>
    <w:p w14:paraId="11415CBE" w14:textId="67207140" w:rsidR="00CE547F" w:rsidRPr="00FA362E" w:rsidRDefault="00CE547F" w:rsidP="00CE547F">
      <w:pPr>
        <w:rPr>
          <w:rFonts w:eastAsiaTheme="minorEastAsia"/>
          <w:lang w:val="sk-SK"/>
        </w:rPr>
      </w:pPr>
      <w:r w:rsidRPr="00FA362E">
        <w:rPr>
          <w:lang w:val="sk-SK"/>
        </w:rPr>
        <w:t xml:space="preserve">kde </w:t>
      </w:r>
      <m:oMath>
        <m:r>
          <w:rPr>
            <w:rFonts w:ascii="Cambria Math" w:hAnsi="Cambria Math"/>
            <w:lang w:val="sk-SK"/>
          </w:rPr>
          <m:t>l∈</m:t>
        </m:r>
        <m:r>
          <w:rPr>
            <w:rFonts w:ascii="Cambria Math"/>
            <w:lang w:val="sk-SK"/>
          </w:rPr>
          <m:t xml:space="preserve">&lt;1,5&gt;,  </m:t>
        </m:r>
        <m:r>
          <w:rPr>
            <w:rFonts w:ascii="Cambria Math" w:hAnsi="Cambria Math"/>
            <w:lang w:val="sk-SK"/>
          </w:rPr>
          <m:t>h∈</m:t>
        </m:r>
        <m:r>
          <w:rPr>
            <w:rFonts w:ascii="Cambria Math"/>
            <w:lang w:val="sk-SK"/>
          </w:rPr>
          <m:t xml:space="preserve">&lt;2,5&gt;,  </m:t>
        </m:r>
        <m:r>
          <w:rPr>
            <w:rFonts w:ascii="Cambria Math" w:hAnsi="Cambria Math"/>
            <w:lang w:val="sk-SK"/>
          </w:rPr>
          <m:t>l</m:t>
        </m:r>
        <m:r>
          <w:rPr>
            <w:rFonts w:ascii="Cambria Math"/>
            <w:lang w:val="sk-SK"/>
          </w:rPr>
          <m:t>≤</m:t>
        </m:r>
        <m:r>
          <w:rPr>
            <w:rFonts w:ascii="Cambria Math" w:hAnsi="Cambria Math"/>
            <w:lang w:val="sk-SK"/>
          </w:rPr>
          <m:t>h</m:t>
        </m:r>
      </m:oMath>
      <w:r w:rsidRPr="00FA362E">
        <w:rPr>
          <w:rFonts w:eastAsiaTheme="minorEastAsia"/>
          <w:lang w:val="sk-SK"/>
        </w:rPr>
        <w:t xml:space="preserve">. Pri zjednocovaní si vždy určíme spodnú a hornú hranicu zjednotenia. Spodná je označená písmenom </w:t>
      </w:r>
      <w:r w:rsidRPr="00FA362E">
        <w:rPr>
          <w:rFonts w:eastAsiaTheme="minorEastAsia"/>
          <w:i/>
          <w:lang w:val="sk-SK"/>
        </w:rPr>
        <w:t>l</w:t>
      </w:r>
      <w:r w:rsidRPr="00FA362E">
        <w:rPr>
          <w:rFonts w:eastAsiaTheme="minorEastAsia"/>
          <w:lang w:val="sk-SK"/>
        </w:rPr>
        <w:t xml:space="preserve">  a horná písmenom </w:t>
      </w:r>
      <w:r w:rsidRPr="00FA362E">
        <w:rPr>
          <w:rFonts w:eastAsiaTheme="minorEastAsia"/>
          <w:i/>
          <w:lang w:val="sk-SK"/>
        </w:rPr>
        <w:t>h</w:t>
      </w:r>
      <w:r w:rsidRPr="00FA362E">
        <w:rPr>
          <w:rFonts w:eastAsiaTheme="minorEastAsia"/>
          <w:lang w:val="sk-SK"/>
        </w:rPr>
        <w:t xml:space="preserve"> . Signál rekonštruujeme zjednotením všetky detaily ležiace medzi týmito dvoma hranicami, vrátane hraníc. Najnižšia horná hranica je pritom 2. Predpokladáme totiž, že užitočná zložka HS je zastúpená aj pod hranicou 125Hz. Všetky filtre získané takýmto zjednocovaním vyznačuje </w:t>
      </w:r>
      <w:r w:rsidRPr="00FA362E">
        <w:rPr>
          <w:rFonts w:eastAsiaTheme="minorEastAsia"/>
          <w:lang w:val="sk-SK"/>
        </w:rPr>
        <w:fldChar w:fldCharType="begin"/>
      </w:r>
      <w:r w:rsidRPr="00FA362E">
        <w:rPr>
          <w:rFonts w:eastAsiaTheme="minorEastAsia"/>
          <w:lang w:val="sk-SK"/>
        </w:rPr>
        <w:instrText xml:space="preserve"> REF _Ref510260338 \h </w:instrText>
      </w:r>
      <w:r w:rsidRPr="00FA362E">
        <w:rPr>
          <w:rFonts w:eastAsiaTheme="minorEastAsia"/>
          <w:lang w:val="sk-SK"/>
        </w:rPr>
      </w:r>
      <w:r w:rsidRPr="00FA362E">
        <w:rPr>
          <w:rFonts w:eastAsiaTheme="minorEastAsia"/>
          <w:lang w:val="sk-SK"/>
        </w:rPr>
        <w:fldChar w:fldCharType="separate"/>
      </w:r>
      <w:r w:rsidR="00B85020" w:rsidRPr="00FA362E">
        <w:rPr>
          <w:lang w:val="sk-SK"/>
        </w:rPr>
        <w:t xml:space="preserve">Tabuľka </w:t>
      </w:r>
      <w:r w:rsidR="00B85020">
        <w:rPr>
          <w:noProof/>
          <w:lang w:val="sk-SK"/>
        </w:rPr>
        <w:t>5</w:t>
      </w:r>
      <w:r w:rsidRPr="00FA362E">
        <w:rPr>
          <w:rFonts w:eastAsiaTheme="minorEastAsia"/>
          <w:lang w:val="sk-SK"/>
        </w:rPr>
        <w:fldChar w:fldCharType="end"/>
      </w:r>
      <w:r w:rsidRPr="00FA362E">
        <w:rPr>
          <w:rFonts w:eastAsiaTheme="minorEastAsia"/>
          <w:lang w:val="sk-SK"/>
        </w:rPr>
        <w:t xml:space="preserve">. Filtre sú označené ako f1 až f14. Spodné hranice zjednotenia sú v stĺpci vľavo, horné hranice zjednotenia v prvom riadku. Napríklad filter f11 má spodnú hranicu zjednotenia 3 hornú hranicu 5, vznikol tak zjednotením detailov 3,4 a 5. Signál po odfiltrovaní týmto filtrom bude teda frekvenčne obmedzený na pásmo 31,3-250 Hz. Tento postup filtrácie bol použitý v štúdií </w:t>
      </w:r>
      <w:r w:rsidRPr="00FA362E">
        <w:rPr>
          <w:rFonts w:eastAsiaTheme="minorEastAsia"/>
          <w:lang w:val="sk-SK"/>
        </w:rPr>
        <w:fldChar w:fldCharType="begin"/>
      </w:r>
      <w:r w:rsidR="004B0F7D">
        <w:rPr>
          <w:rFonts w:eastAsiaTheme="minorEastAsia"/>
          <w:lang w:val="sk-SK"/>
        </w:rPr>
        <w:instrText xml:space="preserve"> ADDIN EN.CITE &lt;EndNote&gt;&lt;Cite&gt;&lt;Author&gt;Wang&lt;/Author&gt;&lt;Year&gt;2009&lt;/Year&gt;&lt;IDText&gt;Detection of the First and Second Heart Sound Using Heart Sound Energy&lt;/IDText&gt;&lt;DisplayText&gt;[65]&lt;/DisplayText&gt;&lt;record&gt;&lt;dates&gt;&lt;pub-dates&gt;&lt;date&gt;Oct 17-19&lt;/date&gt;&lt;/pub-dates&gt;&lt;year&gt;2009&lt;/year&gt;&lt;/dates&gt;&lt;keywords&gt;&lt;keyword&gt;feature detetion&lt;/keyword&gt;&lt;keyword&gt;Shannon energy&lt;/keyword&gt;&lt;keyword&gt;heart sound&lt;/keyword&gt;&lt;keyword&gt;murmur&lt;/keyword&gt;&lt;keyword&gt;wavelet&lt;/keyword&gt;&lt;/keywords&gt;&lt;urls&gt;&lt;related-urls&gt;&lt;url&gt;&amp;lt;Go to ISI&amp;gt;://WOS:000275179900106&lt;/url&gt;&lt;/related-urls&gt;&lt;/urls&gt;&lt;isbn&gt;978-1-4244-4133-4&lt;/isbn&gt;&lt;custom2&gt;2009&lt;/custom2&gt;&lt;custom1&gt;NEW YORK&lt;/custom1&gt;&lt;titles&gt;&lt;title&gt;Detection of the First and Second Heart Sound Using Heart Sound Energy&lt;/title&gt;&lt;secondary-title&gt;2nd International Conference on Biomedical Engineering and Informatics (BMEI)&lt;/secondary-title&gt;&lt;tertiary-title&gt;International Conference on Biomedical Engineering and Informatics&lt;/tertiary-title&gt;&lt;/titles&gt;&lt;pages&gt;478-481&lt;/pages&gt;&lt;contributors&gt;&lt;authors&gt;&lt;author&gt;Wang, X. P.&lt;/author&gt;&lt;author&gt;Li, Y. Y.&lt;/author&gt;&lt;author&gt;Sun, C. R.&lt;/author&gt;&lt;author&gt;Liu, C. C.&lt;/author&gt;&lt;/authors&gt;&lt;/contributors&gt;&lt;language&gt;English&lt;/language&gt;&lt;added-date format="utc"&gt;1522487420&lt;/added-date&gt;&lt;pub-location&gt;Tianjin Univ Technol, Tianjin, PEOPLES R CHINA&lt;/pub-location&gt;&lt;ref-type name="Conference Proceedings"&gt;10&lt;/ref-type&gt;&lt;auth-address&gt;Liu, CC (reprint author), Shandong Univ, Sch Control Sci &amp;amp; Engn, Jinan 250061, Shandong, Peoples R China.&amp;#xD;changchunliu@sdu.edu.cn&lt;/auth-address&gt;&lt;rec-number&gt;99&lt;/rec-number&gt;&lt;publisher&gt;Ieee&lt;/publisher&gt;&lt;last-updated-date format="utc"&gt;1522487420&lt;/last-updated-date&gt;&lt;contributors&gt;&lt;subsidiary-authors&gt;&lt;author&gt;Ieee Engn Med&lt;/author&gt;&lt;author&gt;Biol, Soc&lt;/author&gt;&lt;author&gt;Tianjin Univ, Technol&lt;/author&gt;&lt;author&gt;Shandong Univ, Sch Control Sci&lt;/author&gt;&lt;author&gt;Engn, Jinan Shandong Peoples R. China&lt;/author&gt;&lt;/subsidiary-authors&gt;&lt;/contributors&gt;&lt;accession-num&gt;WOS:000275179900106&lt;/accession-num&gt;&lt;orig-pub&gt;Proceedings of the 2009 2nd international conference on biomedical engineering and informatics, vols 1-4&lt;/orig-pub&gt;&lt;/record&gt;&lt;/Cite&gt;&lt;/EndNote&gt;</w:instrText>
      </w:r>
      <w:r w:rsidRPr="00FA362E">
        <w:rPr>
          <w:rFonts w:eastAsiaTheme="minorEastAsia"/>
          <w:lang w:val="sk-SK"/>
        </w:rPr>
        <w:fldChar w:fldCharType="separate"/>
      </w:r>
      <w:r w:rsidR="004B0F7D">
        <w:rPr>
          <w:rFonts w:eastAsiaTheme="minorEastAsia"/>
          <w:noProof/>
          <w:lang w:val="sk-SK"/>
        </w:rPr>
        <w:t>[65]</w:t>
      </w:r>
      <w:r w:rsidRPr="00FA362E">
        <w:rPr>
          <w:rFonts w:eastAsiaTheme="minorEastAsia"/>
          <w:lang w:val="sk-SK"/>
        </w:rPr>
        <w:fldChar w:fldCharType="end"/>
      </w:r>
      <w:r w:rsidRPr="00FA362E">
        <w:rPr>
          <w:rFonts w:eastAsiaTheme="minorEastAsia"/>
          <w:lang w:val="sk-SK"/>
        </w:rPr>
        <w:t>.</w:t>
      </w:r>
    </w:p>
    <w:p w14:paraId="138F920F" w14:textId="77777777" w:rsidR="00CE547F" w:rsidRPr="00FA362E" w:rsidRDefault="00CE547F" w:rsidP="00CE547F">
      <w:pPr>
        <w:rPr>
          <w:lang w:val="sk-SK"/>
        </w:rPr>
      </w:pPr>
    </w:p>
    <w:tbl>
      <w:tblPr>
        <w:tblW w:w="6020" w:type="dxa"/>
        <w:jc w:val="center"/>
        <w:tblCellMar>
          <w:left w:w="70" w:type="dxa"/>
          <w:right w:w="70" w:type="dxa"/>
        </w:tblCellMar>
        <w:tblLook w:val="04A0" w:firstRow="1" w:lastRow="0" w:firstColumn="1" w:lastColumn="0" w:noHBand="0" w:noVBand="1"/>
      </w:tblPr>
      <w:tblGrid>
        <w:gridCol w:w="1700"/>
        <w:gridCol w:w="1440"/>
        <w:gridCol w:w="960"/>
        <w:gridCol w:w="960"/>
        <w:gridCol w:w="960"/>
      </w:tblGrid>
      <w:tr w:rsidR="00CE547F" w:rsidRPr="00FA362E" w14:paraId="7ED81330" w14:textId="77777777" w:rsidTr="00452ADC">
        <w:trPr>
          <w:trHeight w:val="330"/>
          <w:jc w:val="center"/>
        </w:trPr>
        <w:tc>
          <w:tcPr>
            <w:tcW w:w="1700" w:type="dxa"/>
            <w:tcBorders>
              <w:top w:val="nil"/>
              <w:left w:val="nil"/>
              <w:bottom w:val="nil"/>
              <w:right w:val="nil"/>
            </w:tcBorders>
            <w:shd w:val="clear" w:color="auto" w:fill="auto"/>
            <w:noWrap/>
            <w:vAlign w:val="bottom"/>
            <w:hideMark/>
          </w:tcPr>
          <w:p w14:paraId="05E3034C"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stupeň rozkladu</w:t>
            </w:r>
          </w:p>
        </w:tc>
        <w:tc>
          <w:tcPr>
            <w:tcW w:w="1440" w:type="dxa"/>
            <w:tcBorders>
              <w:top w:val="nil"/>
              <w:left w:val="nil"/>
              <w:bottom w:val="nil"/>
              <w:right w:val="nil"/>
            </w:tcBorders>
            <w:shd w:val="clear" w:color="auto" w:fill="auto"/>
            <w:noWrap/>
            <w:vAlign w:val="bottom"/>
            <w:hideMark/>
          </w:tcPr>
          <w:p w14:paraId="710236C6"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2</w:t>
            </w:r>
          </w:p>
        </w:tc>
        <w:tc>
          <w:tcPr>
            <w:tcW w:w="960" w:type="dxa"/>
            <w:tcBorders>
              <w:top w:val="nil"/>
              <w:left w:val="nil"/>
              <w:bottom w:val="nil"/>
              <w:right w:val="nil"/>
            </w:tcBorders>
            <w:shd w:val="clear" w:color="auto" w:fill="auto"/>
            <w:noWrap/>
            <w:vAlign w:val="bottom"/>
            <w:hideMark/>
          </w:tcPr>
          <w:p w14:paraId="7CFC44A9"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3</w:t>
            </w:r>
          </w:p>
        </w:tc>
        <w:tc>
          <w:tcPr>
            <w:tcW w:w="960" w:type="dxa"/>
            <w:tcBorders>
              <w:top w:val="nil"/>
              <w:left w:val="nil"/>
              <w:bottom w:val="nil"/>
              <w:right w:val="nil"/>
            </w:tcBorders>
            <w:shd w:val="clear" w:color="auto" w:fill="auto"/>
            <w:noWrap/>
            <w:vAlign w:val="bottom"/>
            <w:hideMark/>
          </w:tcPr>
          <w:p w14:paraId="74E2F59C"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4</w:t>
            </w:r>
          </w:p>
        </w:tc>
        <w:tc>
          <w:tcPr>
            <w:tcW w:w="960" w:type="dxa"/>
            <w:tcBorders>
              <w:top w:val="nil"/>
              <w:left w:val="nil"/>
              <w:bottom w:val="nil"/>
              <w:right w:val="nil"/>
            </w:tcBorders>
            <w:shd w:val="clear" w:color="auto" w:fill="auto"/>
            <w:noWrap/>
            <w:vAlign w:val="bottom"/>
            <w:hideMark/>
          </w:tcPr>
          <w:p w14:paraId="41F5695E"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5</w:t>
            </w:r>
          </w:p>
        </w:tc>
      </w:tr>
      <w:tr w:rsidR="00CE547F" w:rsidRPr="00FA362E" w14:paraId="26BE2FDB" w14:textId="77777777" w:rsidTr="00452ADC">
        <w:trPr>
          <w:trHeight w:val="315"/>
          <w:jc w:val="center"/>
        </w:trPr>
        <w:tc>
          <w:tcPr>
            <w:tcW w:w="1700" w:type="dxa"/>
            <w:tcBorders>
              <w:top w:val="nil"/>
              <w:left w:val="nil"/>
              <w:bottom w:val="nil"/>
              <w:right w:val="nil"/>
            </w:tcBorders>
            <w:shd w:val="clear" w:color="auto" w:fill="auto"/>
            <w:noWrap/>
            <w:vAlign w:val="bottom"/>
            <w:hideMark/>
          </w:tcPr>
          <w:p w14:paraId="426502B0"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1</w:t>
            </w:r>
          </w:p>
        </w:tc>
        <w:tc>
          <w:tcPr>
            <w:tcW w:w="1440" w:type="dxa"/>
            <w:tcBorders>
              <w:top w:val="single" w:sz="8" w:space="0" w:color="auto"/>
              <w:left w:val="single" w:sz="8" w:space="0" w:color="auto"/>
              <w:bottom w:val="nil"/>
              <w:right w:val="nil"/>
            </w:tcBorders>
            <w:shd w:val="clear" w:color="auto" w:fill="auto"/>
            <w:noWrap/>
            <w:vAlign w:val="bottom"/>
            <w:hideMark/>
          </w:tcPr>
          <w:p w14:paraId="3824E34B"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f1</w:t>
            </w:r>
          </w:p>
        </w:tc>
        <w:tc>
          <w:tcPr>
            <w:tcW w:w="960" w:type="dxa"/>
            <w:tcBorders>
              <w:top w:val="single" w:sz="8" w:space="0" w:color="auto"/>
              <w:left w:val="nil"/>
              <w:bottom w:val="nil"/>
              <w:right w:val="nil"/>
            </w:tcBorders>
            <w:shd w:val="clear" w:color="auto" w:fill="auto"/>
            <w:noWrap/>
            <w:vAlign w:val="bottom"/>
            <w:hideMark/>
          </w:tcPr>
          <w:p w14:paraId="7A30876A"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f2</w:t>
            </w:r>
          </w:p>
        </w:tc>
        <w:tc>
          <w:tcPr>
            <w:tcW w:w="960" w:type="dxa"/>
            <w:tcBorders>
              <w:top w:val="single" w:sz="8" w:space="0" w:color="auto"/>
              <w:left w:val="nil"/>
              <w:bottom w:val="nil"/>
              <w:right w:val="nil"/>
            </w:tcBorders>
            <w:shd w:val="clear" w:color="auto" w:fill="auto"/>
            <w:noWrap/>
            <w:vAlign w:val="bottom"/>
            <w:hideMark/>
          </w:tcPr>
          <w:p w14:paraId="32C7DF2D"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f3</w:t>
            </w:r>
          </w:p>
        </w:tc>
        <w:tc>
          <w:tcPr>
            <w:tcW w:w="960" w:type="dxa"/>
            <w:tcBorders>
              <w:top w:val="single" w:sz="8" w:space="0" w:color="auto"/>
              <w:left w:val="nil"/>
              <w:bottom w:val="nil"/>
              <w:right w:val="single" w:sz="8" w:space="0" w:color="auto"/>
            </w:tcBorders>
            <w:shd w:val="clear" w:color="auto" w:fill="auto"/>
            <w:noWrap/>
            <w:vAlign w:val="bottom"/>
            <w:hideMark/>
          </w:tcPr>
          <w:p w14:paraId="38C989F4"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f4</w:t>
            </w:r>
          </w:p>
        </w:tc>
      </w:tr>
      <w:tr w:rsidR="00CE547F" w:rsidRPr="00FA362E" w14:paraId="11485C08" w14:textId="77777777" w:rsidTr="00452ADC">
        <w:trPr>
          <w:trHeight w:val="315"/>
          <w:jc w:val="center"/>
        </w:trPr>
        <w:tc>
          <w:tcPr>
            <w:tcW w:w="1700" w:type="dxa"/>
            <w:tcBorders>
              <w:top w:val="nil"/>
              <w:left w:val="nil"/>
              <w:bottom w:val="nil"/>
              <w:right w:val="nil"/>
            </w:tcBorders>
            <w:shd w:val="clear" w:color="auto" w:fill="auto"/>
            <w:noWrap/>
            <w:vAlign w:val="bottom"/>
            <w:hideMark/>
          </w:tcPr>
          <w:p w14:paraId="693EB2B5"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2</w:t>
            </w:r>
          </w:p>
        </w:tc>
        <w:tc>
          <w:tcPr>
            <w:tcW w:w="1440" w:type="dxa"/>
            <w:tcBorders>
              <w:top w:val="nil"/>
              <w:left w:val="single" w:sz="8" w:space="0" w:color="auto"/>
              <w:bottom w:val="nil"/>
              <w:right w:val="nil"/>
            </w:tcBorders>
            <w:shd w:val="clear" w:color="auto" w:fill="auto"/>
            <w:noWrap/>
            <w:vAlign w:val="bottom"/>
            <w:hideMark/>
          </w:tcPr>
          <w:p w14:paraId="255AB4E7"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f5</w:t>
            </w:r>
          </w:p>
        </w:tc>
        <w:tc>
          <w:tcPr>
            <w:tcW w:w="960" w:type="dxa"/>
            <w:tcBorders>
              <w:top w:val="nil"/>
              <w:left w:val="nil"/>
              <w:bottom w:val="nil"/>
              <w:right w:val="nil"/>
            </w:tcBorders>
            <w:shd w:val="clear" w:color="auto" w:fill="auto"/>
            <w:noWrap/>
            <w:vAlign w:val="bottom"/>
            <w:hideMark/>
          </w:tcPr>
          <w:p w14:paraId="23DAD205"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f6</w:t>
            </w:r>
          </w:p>
        </w:tc>
        <w:tc>
          <w:tcPr>
            <w:tcW w:w="960" w:type="dxa"/>
            <w:tcBorders>
              <w:top w:val="nil"/>
              <w:left w:val="nil"/>
              <w:bottom w:val="nil"/>
              <w:right w:val="nil"/>
            </w:tcBorders>
            <w:shd w:val="clear" w:color="auto" w:fill="auto"/>
            <w:noWrap/>
            <w:vAlign w:val="bottom"/>
            <w:hideMark/>
          </w:tcPr>
          <w:p w14:paraId="1CB7C3F7"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f7</w:t>
            </w:r>
          </w:p>
        </w:tc>
        <w:tc>
          <w:tcPr>
            <w:tcW w:w="960" w:type="dxa"/>
            <w:tcBorders>
              <w:top w:val="nil"/>
              <w:left w:val="nil"/>
              <w:bottom w:val="nil"/>
              <w:right w:val="single" w:sz="8" w:space="0" w:color="auto"/>
            </w:tcBorders>
            <w:shd w:val="clear" w:color="auto" w:fill="auto"/>
            <w:noWrap/>
            <w:vAlign w:val="bottom"/>
            <w:hideMark/>
          </w:tcPr>
          <w:p w14:paraId="50E58C68"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f8</w:t>
            </w:r>
          </w:p>
        </w:tc>
      </w:tr>
      <w:tr w:rsidR="00CE547F" w:rsidRPr="00FA362E" w14:paraId="61AEFC99" w14:textId="77777777" w:rsidTr="00452ADC">
        <w:trPr>
          <w:trHeight w:val="315"/>
          <w:jc w:val="center"/>
        </w:trPr>
        <w:tc>
          <w:tcPr>
            <w:tcW w:w="1700" w:type="dxa"/>
            <w:tcBorders>
              <w:top w:val="nil"/>
              <w:left w:val="nil"/>
              <w:bottom w:val="nil"/>
              <w:right w:val="nil"/>
            </w:tcBorders>
            <w:shd w:val="clear" w:color="auto" w:fill="auto"/>
            <w:noWrap/>
            <w:vAlign w:val="bottom"/>
            <w:hideMark/>
          </w:tcPr>
          <w:p w14:paraId="1FFF681D"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3</w:t>
            </w:r>
          </w:p>
        </w:tc>
        <w:tc>
          <w:tcPr>
            <w:tcW w:w="1440" w:type="dxa"/>
            <w:tcBorders>
              <w:top w:val="nil"/>
              <w:left w:val="single" w:sz="8" w:space="0" w:color="auto"/>
              <w:bottom w:val="nil"/>
              <w:right w:val="nil"/>
            </w:tcBorders>
            <w:shd w:val="clear" w:color="auto" w:fill="auto"/>
            <w:noWrap/>
            <w:vAlign w:val="bottom"/>
            <w:hideMark/>
          </w:tcPr>
          <w:p w14:paraId="2449E5C5"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 </w:t>
            </w:r>
          </w:p>
        </w:tc>
        <w:tc>
          <w:tcPr>
            <w:tcW w:w="960" w:type="dxa"/>
            <w:tcBorders>
              <w:top w:val="nil"/>
              <w:left w:val="nil"/>
              <w:bottom w:val="nil"/>
              <w:right w:val="nil"/>
            </w:tcBorders>
            <w:shd w:val="clear" w:color="auto" w:fill="auto"/>
            <w:noWrap/>
            <w:vAlign w:val="bottom"/>
            <w:hideMark/>
          </w:tcPr>
          <w:p w14:paraId="42008A1D"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f9</w:t>
            </w:r>
          </w:p>
        </w:tc>
        <w:tc>
          <w:tcPr>
            <w:tcW w:w="960" w:type="dxa"/>
            <w:tcBorders>
              <w:top w:val="nil"/>
              <w:left w:val="nil"/>
              <w:bottom w:val="nil"/>
              <w:right w:val="nil"/>
            </w:tcBorders>
            <w:shd w:val="clear" w:color="auto" w:fill="auto"/>
            <w:noWrap/>
            <w:vAlign w:val="bottom"/>
            <w:hideMark/>
          </w:tcPr>
          <w:p w14:paraId="29BF4251"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f10</w:t>
            </w:r>
          </w:p>
        </w:tc>
        <w:tc>
          <w:tcPr>
            <w:tcW w:w="960" w:type="dxa"/>
            <w:tcBorders>
              <w:top w:val="nil"/>
              <w:left w:val="nil"/>
              <w:bottom w:val="nil"/>
              <w:right w:val="single" w:sz="8" w:space="0" w:color="auto"/>
            </w:tcBorders>
            <w:shd w:val="clear" w:color="auto" w:fill="auto"/>
            <w:noWrap/>
            <w:vAlign w:val="bottom"/>
            <w:hideMark/>
          </w:tcPr>
          <w:p w14:paraId="295FF7B7"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f11</w:t>
            </w:r>
          </w:p>
        </w:tc>
      </w:tr>
      <w:tr w:rsidR="00CE547F" w:rsidRPr="00FA362E" w14:paraId="247B7F86" w14:textId="77777777" w:rsidTr="00452ADC">
        <w:trPr>
          <w:trHeight w:val="315"/>
          <w:jc w:val="center"/>
        </w:trPr>
        <w:tc>
          <w:tcPr>
            <w:tcW w:w="1700" w:type="dxa"/>
            <w:tcBorders>
              <w:top w:val="nil"/>
              <w:left w:val="nil"/>
              <w:bottom w:val="nil"/>
              <w:right w:val="nil"/>
            </w:tcBorders>
            <w:shd w:val="clear" w:color="auto" w:fill="auto"/>
            <w:noWrap/>
            <w:vAlign w:val="bottom"/>
            <w:hideMark/>
          </w:tcPr>
          <w:p w14:paraId="111D609D"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4</w:t>
            </w:r>
          </w:p>
        </w:tc>
        <w:tc>
          <w:tcPr>
            <w:tcW w:w="1440" w:type="dxa"/>
            <w:tcBorders>
              <w:top w:val="nil"/>
              <w:left w:val="single" w:sz="8" w:space="0" w:color="auto"/>
              <w:bottom w:val="nil"/>
              <w:right w:val="nil"/>
            </w:tcBorders>
            <w:shd w:val="clear" w:color="auto" w:fill="auto"/>
            <w:noWrap/>
            <w:vAlign w:val="bottom"/>
            <w:hideMark/>
          </w:tcPr>
          <w:p w14:paraId="2F101125"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 </w:t>
            </w:r>
          </w:p>
        </w:tc>
        <w:tc>
          <w:tcPr>
            <w:tcW w:w="960" w:type="dxa"/>
            <w:tcBorders>
              <w:top w:val="nil"/>
              <w:left w:val="nil"/>
              <w:bottom w:val="nil"/>
              <w:right w:val="nil"/>
            </w:tcBorders>
            <w:shd w:val="clear" w:color="auto" w:fill="auto"/>
            <w:noWrap/>
            <w:vAlign w:val="bottom"/>
            <w:hideMark/>
          </w:tcPr>
          <w:p w14:paraId="166E956E" w14:textId="77777777" w:rsidR="00CE547F" w:rsidRPr="00FA362E" w:rsidRDefault="00CE547F" w:rsidP="00452ADC">
            <w:pPr>
              <w:overflowPunct/>
              <w:autoSpaceDE/>
              <w:autoSpaceDN/>
              <w:adjustRightInd/>
              <w:jc w:val="center"/>
              <w:textAlignment w:val="auto"/>
              <w:rPr>
                <w:rFonts w:ascii="Calibri" w:hAnsi="Calibri"/>
                <w:color w:val="000000"/>
                <w:sz w:val="22"/>
                <w:szCs w:val="22"/>
                <w:lang w:val="sk-SK"/>
              </w:rPr>
            </w:pPr>
          </w:p>
        </w:tc>
        <w:tc>
          <w:tcPr>
            <w:tcW w:w="960" w:type="dxa"/>
            <w:tcBorders>
              <w:top w:val="nil"/>
              <w:left w:val="nil"/>
              <w:bottom w:val="nil"/>
              <w:right w:val="nil"/>
            </w:tcBorders>
            <w:shd w:val="clear" w:color="auto" w:fill="auto"/>
            <w:noWrap/>
            <w:vAlign w:val="bottom"/>
            <w:hideMark/>
          </w:tcPr>
          <w:p w14:paraId="2B676066"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f12</w:t>
            </w:r>
          </w:p>
        </w:tc>
        <w:tc>
          <w:tcPr>
            <w:tcW w:w="960" w:type="dxa"/>
            <w:tcBorders>
              <w:top w:val="nil"/>
              <w:left w:val="nil"/>
              <w:bottom w:val="nil"/>
              <w:right w:val="single" w:sz="8" w:space="0" w:color="auto"/>
            </w:tcBorders>
            <w:shd w:val="clear" w:color="auto" w:fill="auto"/>
            <w:noWrap/>
            <w:vAlign w:val="bottom"/>
            <w:hideMark/>
          </w:tcPr>
          <w:p w14:paraId="37E9EED0"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f13</w:t>
            </w:r>
          </w:p>
        </w:tc>
      </w:tr>
      <w:tr w:rsidR="00CE547F" w:rsidRPr="00FA362E" w14:paraId="206477B1" w14:textId="77777777" w:rsidTr="00452ADC">
        <w:trPr>
          <w:trHeight w:val="330"/>
          <w:jc w:val="center"/>
        </w:trPr>
        <w:tc>
          <w:tcPr>
            <w:tcW w:w="1700" w:type="dxa"/>
            <w:tcBorders>
              <w:top w:val="nil"/>
              <w:left w:val="nil"/>
              <w:bottom w:val="nil"/>
              <w:right w:val="nil"/>
            </w:tcBorders>
            <w:shd w:val="clear" w:color="auto" w:fill="auto"/>
            <w:noWrap/>
            <w:vAlign w:val="bottom"/>
            <w:hideMark/>
          </w:tcPr>
          <w:p w14:paraId="30D808FA"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5</w:t>
            </w:r>
          </w:p>
        </w:tc>
        <w:tc>
          <w:tcPr>
            <w:tcW w:w="1440" w:type="dxa"/>
            <w:tcBorders>
              <w:top w:val="nil"/>
              <w:left w:val="single" w:sz="8" w:space="0" w:color="auto"/>
              <w:bottom w:val="single" w:sz="8" w:space="0" w:color="auto"/>
              <w:right w:val="nil"/>
            </w:tcBorders>
            <w:shd w:val="clear" w:color="auto" w:fill="auto"/>
            <w:noWrap/>
            <w:vAlign w:val="bottom"/>
            <w:hideMark/>
          </w:tcPr>
          <w:p w14:paraId="6ADD3BBB"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 </w:t>
            </w:r>
          </w:p>
        </w:tc>
        <w:tc>
          <w:tcPr>
            <w:tcW w:w="960" w:type="dxa"/>
            <w:tcBorders>
              <w:top w:val="nil"/>
              <w:left w:val="nil"/>
              <w:bottom w:val="single" w:sz="8" w:space="0" w:color="auto"/>
              <w:right w:val="nil"/>
            </w:tcBorders>
            <w:shd w:val="clear" w:color="auto" w:fill="auto"/>
            <w:noWrap/>
            <w:vAlign w:val="bottom"/>
            <w:hideMark/>
          </w:tcPr>
          <w:p w14:paraId="444957C4"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 </w:t>
            </w:r>
          </w:p>
        </w:tc>
        <w:tc>
          <w:tcPr>
            <w:tcW w:w="960" w:type="dxa"/>
            <w:tcBorders>
              <w:top w:val="nil"/>
              <w:left w:val="nil"/>
              <w:bottom w:val="single" w:sz="8" w:space="0" w:color="auto"/>
              <w:right w:val="nil"/>
            </w:tcBorders>
            <w:shd w:val="clear" w:color="auto" w:fill="auto"/>
            <w:noWrap/>
            <w:vAlign w:val="bottom"/>
            <w:hideMark/>
          </w:tcPr>
          <w:p w14:paraId="4CB8C428"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 </w:t>
            </w:r>
          </w:p>
        </w:tc>
        <w:tc>
          <w:tcPr>
            <w:tcW w:w="960" w:type="dxa"/>
            <w:tcBorders>
              <w:top w:val="nil"/>
              <w:left w:val="nil"/>
              <w:bottom w:val="single" w:sz="8" w:space="0" w:color="auto"/>
              <w:right w:val="single" w:sz="8" w:space="0" w:color="auto"/>
            </w:tcBorders>
            <w:shd w:val="clear" w:color="auto" w:fill="auto"/>
            <w:noWrap/>
            <w:vAlign w:val="bottom"/>
            <w:hideMark/>
          </w:tcPr>
          <w:p w14:paraId="674A1715" w14:textId="77777777" w:rsidR="00CE547F" w:rsidRPr="00FA362E" w:rsidRDefault="00CE547F" w:rsidP="00452ADC">
            <w:pPr>
              <w:overflowPunct/>
              <w:autoSpaceDE/>
              <w:autoSpaceDN/>
              <w:adjustRightInd/>
              <w:jc w:val="center"/>
              <w:textAlignment w:val="auto"/>
              <w:rPr>
                <w:color w:val="000000"/>
                <w:szCs w:val="24"/>
                <w:lang w:val="sk-SK"/>
              </w:rPr>
            </w:pPr>
            <w:r w:rsidRPr="00FA362E">
              <w:rPr>
                <w:color w:val="000000"/>
                <w:szCs w:val="24"/>
                <w:lang w:val="sk-SK"/>
              </w:rPr>
              <w:t>f14</w:t>
            </w:r>
          </w:p>
        </w:tc>
      </w:tr>
    </w:tbl>
    <w:p w14:paraId="5A33D8EE" w14:textId="121617CD" w:rsidR="00D047CA" w:rsidRPr="00FA362E" w:rsidRDefault="00CE547F" w:rsidP="00D047CA">
      <w:pPr>
        <w:pStyle w:val="Popis"/>
        <w:rPr>
          <w:vanish/>
          <w:color w:val="000000"/>
          <w:szCs w:val="22"/>
          <w:lang w:val="sk-SK"/>
          <w:specVanish/>
        </w:rPr>
      </w:pPr>
      <w:bookmarkStart w:id="233" w:name="_Ref510260338"/>
      <w:bookmarkStart w:id="234" w:name="_Toc510268062"/>
      <w:bookmarkStart w:id="235" w:name="_Toc513584973"/>
      <w:bookmarkStart w:id="236" w:name="_Toc513981544"/>
      <w:r w:rsidRPr="00FA362E">
        <w:rPr>
          <w:lang w:val="sk-SK"/>
        </w:rPr>
        <w:t xml:space="preserve">Tabuľka </w:t>
      </w:r>
      <w:r w:rsidRPr="00FA362E">
        <w:rPr>
          <w:lang w:val="sk-SK"/>
        </w:rPr>
        <w:fldChar w:fldCharType="begin"/>
      </w:r>
      <w:r w:rsidRPr="00FA362E">
        <w:rPr>
          <w:lang w:val="sk-SK"/>
        </w:rPr>
        <w:instrText xml:space="preserve"> SEQ Tabuľka \* ARABIC </w:instrText>
      </w:r>
      <w:r w:rsidRPr="00FA362E">
        <w:rPr>
          <w:lang w:val="sk-SK"/>
        </w:rPr>
        <w:fldChar w:fldCharType="separate"/>
      </w:r>
      <w:r w:rsidR="00B85020">
        <w:rPr>
          <w:noProof/>
          <w:lang w:val="sk-SK"/>
        </w:rPr>
        <w:t>5</w:t>
      </w:r>
      <w:r w:rsidRPr="00FA362E">
        <w:rPr>
          <w:lang w:val="sk-SK"/>
        </w:rPr>
        <w:fldChar w:fldCharType="end"/>
      </w:r>
      <w:bookmarkEnd w:id="233"/>
      <w:r w:rsidRPr="00FA362E">
        <w:rPr>
          <w:lang w:val="sk-SK"/>
        </w:rPr>
        <w:t>:</w:t>
      </w:r>
      <w:r w:rsidRPr="00FA362E">
        <w:rPr>
          <w:szCs w:val="22"/>
          <w:lang w:val="sk-SK"/>
        </w:rPr>
        <w:t xml:space="preserve"> Tabuľka filtrov DWT s najnižším (pravý stĺpec) a najvyšším (prvý riadok) stupňom rozkladu.</w:t>
      </w:r>
      <w:bookmarkEnd w:id="234"/>
      <w:bookmarkEnd w:id="235"/>
      <w:bookmarkEnd w:id="236"/>
      <w:r w:rsidR="00D047CA" w:rsidRPr="00D047CA">
        <w:rPr>
          <w:vanish/>
          <w:color w:val="000000"/>
          <w:szCs w:val="22"/>
          <w:lang w:val="sk-SK"/>
          <w:specVanish/>
        </w:rPr>
        <w:t xml:space="preserve"> </w:t>
      </w:r>
    </w:p>
    <w:p w14:paraId="49508CD4" w14:textId="3E8E7C2C" w:rsidR="00CE547F" w:rsidRPr="00FA362E" w:rsidRDefault="00D047CA" w:rsidP="00CE547F">
      <w:pPr>
        <w:pStyle w:val="Popis"/>
        <w:spacing w:before="240"/>
        <w:rPr>
          <w:szCs w:val="22"/>
          <w:lang w:val="sk-SK"/>
        </w:rPr>
      </w:pPr>
      <w:r>
        <w:rPr>
          <w:szCs w:val="22"/>
          <w:lang w:val="sk-SK"/>
        </w:rPr>
        <w:t xml:space="preserve"> </w:t>
      </w:r>
      <w:r w:rsidRPr="00FA362E">
        <w:rPr>
          <w:rFonts w:eastAsiaTheme="minorEastAsia"/>
          <w:lang w:val="sk-SK"/>
        </w:rPr>
        <w:t>Napríklad filter f11 má spodnú hranicu zjednotenia 3 hornú hranicu 5, vznikol tak zjednotením detailov 3,4 a 5.</w:t>
      </w:r>
    </w:p>
    <w:p w14:paraId="32377E74" w14:textId="77777777" w:rsidR="00CE547F" w:rsidRPr="00FA362E" w:rsidRDefault="00CE547F" w:rsidP="00CE547F">
      <w:pPr>
        <w:rPr>
          <w:sz w:val="22"/>
          <w:szCs w:val="22"/>
          <w:lang w:val="sk-SK"/>
        </w:rPr>
      </w:pPr>
      <w:r w:rsidRPr="00FA362E">
        <w:rPr>
          <w:rFonts w:eastAsiaTheme="minorEastAsia"/>
          <w:lang w:val="sk-SK"/>
        </w:rPr>
        <w:t>Filter označený ako f9 má spodnú hranicu rozkladu 3 a hornú takisto 3. Vznikol teda z jediného detailu číslo 3.</w:t>
      </w:r>
    </w:p>
    <w:p w14:paraId="15FAEF07" w14:textId="77777777" w:rsidR="00CE547F" w:rsidRPr="00FA362E" w:rsidRDefault="00CE547F" w:rsidP="00CE547F">
      <w:pPr>
        <w:pStyle w:val="Nadpis4"/>
        <w:rPr>
          <w:lang w:val="sk-SK"/>
        </w:rPr>
      </w:pPr>
      <w:bookmarkStart w:id="237" w:name="_Toc386404216"/>
      <w:r w:rsidRPr="00FA362E">
        <w:rPr>
          <w:lang w:val="sk-SK"/>
        </w:rPr>
        <w:t>Hodnotenie optimálnosti filtrácie</w:t>
      </w:r>
      <w:bookmarkEnd w:id="237"/>
      <w:r w:rsidRPr="00FA362E">
        <w:rPr>
          <w:lang w:val="sk-SK"/>
        </w:rPr>
        <w:tab/>
      </w:r>
    </w:p>
    <w:p w14:paraId="56B08C93" w14:textId="77777777" w:rsidR="00CE547F" w:rsidRPr="00FA362E" w:rsidRDefault="00CE547F" w:rsidP="00CE547F">
      <w:pPr>
        <w:tabs>
          <w:tab w:val="left" w:pos="7140"/>
        </w:tabs>
        <w:rPr>
          <w:lang w:val="sk-SK"/>
        </w:rPr>
      </w:pPr>
    </w:p>
    <w:p w14:paraId="4E0DC39C" w14:textId="572CF7F7" w:rsidR="00CE547F" w:rsidRPr="00FA362E" w:rsidRDefault="00CE547F" w:rsidP="00CE547F">
      <w:pPr>
        <w:tabs>
          <w:tab w:val="left" w:pos="7140"/>
        </w:tabs>
        <w:rPr>
          <w:lang w:val="sk-SK"/>
        </w:rPr>
      </w:pPr>
      <w:r w:rsidRPr="00FA362E">
        <w:rPr>
          <w:lang w:val="sk-SK"/>
        </w:rPr>
        <w:lastRenderedPageBreak/>
        <w:t>Po odfiltrovaní signálu bola spočítaná obálka normalizovaným Shanonovým algoritmom (</w:t>
      </w:r>
      <w:r w:rsidRPr="00FA362E">
        <w:rPr>
          <w:i/>
          <w:lang w:val="sk-SK"/>
        </w:rPr>
        <w:t>Normalized Average Shannon energy detection Algorithm</w:t>
      </w:r>
      <w:r w:rsidRPr="00FA362E">
        <w:rPr>
          <w:lang w:val="sk-SK"/>
        </w:rPr>
        <w:t xml:space="preserve">) – NASA (3) </w:t>
      </w:r>
      <w:r w:rsidRPr="00FA362E">
        <w:rPr>
          <w:lang w:val="sk-SK"/>
        </w:rPr>
        <w:fldChar w:fldCharType="begin"/>
      </w:r>
      <w:r w:rsidR="004B0F7D">
        <w:rPr>
          <w:lang w:val="sk-SK"/>
        </w:rPr>
        <w:instrText xml:space="preserve"> ADDIN EN.CITE &lt;EndNote&gt;&lt;Cite&gt;&lt;Author&gt;Wang&lt;/Author&gt;&lt;Year&gt;2009&lt;/Year&gt;&lt;IDText&gt;Detection of the First and Second Heart Sound Using Heart Sound Energy&lt;/IDText&gt;&lt;DisplayText&gt;[65]&lt;/DisplayText&gt;&lt;record&gt;&lt;dates&gt;&lt;pub-dates&gt;&lt;date&gt;Oct 17-19&lt;/date&gt;&lt;/pub-dates&gt;&lt;year&gt;2009&lt;/year&gt;&lt;/dates&gt;&lt;keywords&gt;&lt;keyword&gt;feature detetion&lt;/keyword&gt;&lt;keyword&gt;Shannon energy&lt;/keyword&gt;&lt;keyword&gt;heart sound&lt;/keyword&gt;&lt;keyword&gt;murmur&lt;/keyword&gt;&lt;keyword&gt;wavelet&lt;/keyword&gt;&lt;/keywords&gt;&lt;urls&gt;&lt;related-urls&gt;&lt;url&gt;&amp;lt;Go to ISI&amp;gt;://WOS:000275179900106&lt;/url&gt;&lt;/related-urls&gt;&lt;/urls&gt;&lt;isbn&gt;978-1-4244-4133-4&lt;/isbn&gt;&lt;custom2&gt;2009&lt;/custom2&gt;&lt;custom1&gt;NEW YORK&lt;/custom1&gt;&lt;titles&gt;&lt;title&gt;Detection of the First and Second Heart Sound Using Heart Sound Energy&lt;/title&gt;&lt;secondary-title&gt;2nd International Conference on Biomedical Engineering and Informatics (BMEI)&lt;/secondary-title&gt;&lt;tertiary-title&gt;International Conference on Biomedical Engineering and Informatics&lt;/tertiary-title&gt;&lt;/titles&gt;&lt;pages&gt;478-481&lt;/pages&gt;&lt;contributors&gt;&lt;authors&gt;&lt;author&gt;Wang, X. P.&lt;/author&gt;&lt;author&gt;Li, Y. Y.&lt;/author&gt;&lt;author&gt;Sun, C. R.&lt;/author&gt;&lt;author&gt;Liu, C. C.&lt;/author&gt;&lt;/authors&gt;&lt;/contributors&gt;&lt;language&gt;English&lt;/language&gt;&lt;added-date format="utc"&gt;1522487420&lt;/added-date&gt;&lt;pub-location&gt;Tianjin Univ Technol, Tianjin, PEOPLES R CHINA&lt;/pub-location&gt;&lt;ref-type name="Conference Proceedings"&gt;10&lt;/ref-type&gt;&lt;auth-address&gt;Liu, CC (reprint author), Shandong Univ, Sch Control Sci &amp;amp; Engn, Jinan 250061, Shandong, Peoples R China.&amp;#xD;changchunliu@sdu.edu.cn&lt;/auth-address&gt;&lt;rec-number&gt;99&lt;/rec-number&gt;&lt;publisher&gt;Ieee&lt;/publisher&gt;&lt;last-updated-date format="utc"&gt;1522487420&lt;/last-updated-date&gt;&lt;contributors&gt;&lt;subsidiary-authors&gt;&lt;author&gt;Ieee Engn Med&lt;/author&gt;&lt;author&gt;Biol, Soc&lt;/author&gt;&lt;author&gt;Tianjin Univ, Technol&lt;/author&gt;&lt;author&gt;Shandong Univ, Sch Control Sci&lt;/author&gt;&lt;author&gt;Engn, Jinan Shandong Peoples R. China&lt;/author&gt;&lt;/subsidiary-authors&gt;&lt;/contributors&gt;&lt;accession-num&gt;WOS:000275179900106&lt;/accession-num&gt;&lt;orig-pub&gt;Proceedings of the 2009 2nd international conference on biomedical engineering and informatics, vols 1-4&lt;/orig-pub&gt;&lt;/record&gt;&lt;/Cite&gt;&lt;/EndNote&gt;</w:instrText>
      </w:r>
      <w:r w:rsidRPr="00FA362E">
        <w:rPr>
          <w:lang w:val="sk-SK"/>
        </w:rPr>
        <w:fldChar w:fldCharType="separate"/>
      </w:r>
      <w:r w:rsidR="004B0F7D">
        <w:rPr>
          <w:noProof/>
          <w:lang w:val="sk-SK"/>
        </w:rPr>
        <w:t>[65]</w:t>
      </w:r>
      <w:r w:rsidRPr="00FA362E">
        <w:rPr>
          <w:lang w:val="sk-SK"/>
        </w:rPr>
        <w:fldChar w:fldCharType="end"/>
      </w:r>
      <w:r w:rsidRPr="00FA362E">
        <w:rPr>
          <w:lang w:val="sk-SK"/>
        </w:rPr>
        <w:t>:</w:t>
      </w:r>
    </w:p>
    <w:p w14:paraId="01161A35" w14:textId="77777777" w:rsidR="00CE547F" w:rsidRPr="00FA362E" w:rsidRDefault="00CE547F" w:rsidP="00CE547F">
      <w:pPr>
        <w:rPr>
          <w:lang w:val="sk-SK"/>
        </w:rPr>
      </w:pPr>
    </w:p>
    <w:p w14:paraId="47F81142" w14:textId="77777777" w:rsidR="00CE547F" w:rsidRPr="00FA362E" w:rsidRDefault="00CE547F" w:rsidP="00CE547F">
      <w:pPr>
        <w:rPr>
          <w:color w:val="000000"/>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741BF9B3" w14:textId="77777777" w:rsidTr="00452ADC">
        <w:tc>
          <w:tcPr>
            <w:tcW w:w="704" w:type="dxa"/>
          </w:tcPr>
          <w:p w14:paraId="12BAFF0D" w14:textId="77777777" w:rsidR="00CE547F" w:rsidRPr="00FA362E" w:rsidRDefault="00CE547F" w:rsidP="00452ADC">
            <w:pPr>
              <w:jc w:val="center"/>
              <w:rPr>
                <w:color w:val="000000"/>
                <w:lang w:val="sk-SK"/>
              </w:rPr>
            </w:pPr>
          </w:p>
        </w:tc>
        <w:tc>
          <w:tcPr>
            <w:tcW w:w="7088" w:type="dxa"/>
            <w:vAlign w:val="center"/>
          </w:tcPr>
          <w:p w14:paraId="2AD74E25" w14:textId="77777777" w:rsidR="00CE547F" w:rsidRPr="00FA362E" w:rsidRDefault="000603AB" w:rsidP="00452ADC">
            <w:pPr>
              <w:jc w:val="center"/>
              <w:rPr>
                <w:color w:val="000000"/>
                <w:lang w:val="sk-SK"/>
              </w:rPr>
            </w:pPr>
            <m:oMath>
              <m:sSub>
                <m:sSubPr>
                  <m:ctrlPr>
                    <w:rPr>
                      <w:rFonts w:ascii="Cambria Math" w:hAnsi="Cambria Math"/>
                      <w:i/>
                      <w:lang w:val="sk-SK"/>
                    </w:rPr>
                  </m:ctrlPr>
                </m:sSubPr>
                <m:e>
                  <m:r>
                    <w:rPr>
                      <w:rFonts w:ascii="Cambria Math" w:hAnsi="Cambria Math"/>
                      <w:lang w:val="sk-SK"/>
                    </w:rPr>
                    <m:t>E</m:t>
                  </m:r>
                </m:e>
                <m:sub>
                  <m:r>
                    <w:rPr>
                      <w:rFonts w:ascii="Cambria Math" w:hAnsi="Cambria Math"/>
                      <w:lang w:val="sk-SK"/>
                    </w:rPr>
                    <m:t>hs</m:t>
                  </m:r>
                </m:sub>
              </m:sSub>
              <m:r>
                <w:rPr>
                  <w:rFonts w:ascii="Cambria Math" w:hAnsi="Cambria Math"/>
                  <w:lang w:val="sk-SK"/>
                </w:rPr>
                <m:t>=</m:t>
              </m:r>
              <m:f>
                <m:fPr>
                  <m:ctrlPr>
                    <w:rPr>
                      <w:rFonts w:ascii="Cambria Math" w:hAnsi="Cambria Math"/>
                      <w:i/>
                      <w:lang w:val="sk-SK"/>
                    </w:rPr>
                  </m:ctrlPr>
                </m:fPr>
                <m:num>
                  <m:r>
                    <w:rPr>
                      <w:rFonts w:ascii="Cambria Math" w:hAnsi="Cambria Math"/>
                      <w:lang w:val="sk-SK"/>
                    </w:rPr>
                    <m:t>1</m:t>
                  </m:r>
                </m:num>
                <m:den>
                  <m:r>
                    <w:rPr>
                      <w:rFonts w:ascii="Cambria Math" w:hAnsi="Cambria Math"/>
                      <w:lang w:val="sk-SK"/>
                    </w:rPr>
                    <m:t>N</m:t>
                  </m:r>
                </m:den>
              </m:f>
              <m:nary>
                <m:naryPr>
                  <m:chr m:val="∑"/>
                  <m:limLoc m:val="undOvr"/>
                  <m:ctrlPr>
                    <w:rPr>
                      <w:rFonts w:ascii="Cambria Math" w:hAnsi="Cambria Math"/>
                      <w:i/>
                      <w:lang w:val="sk-SK"/>
                    </w:rPr>
                  </m:ctrlPr>
                </m:naryPr>
                <m:sub>
                  <m:r>
                    <w:rPr>
                      <w:rFonts w:ascii="Cambria Math" w:hAnsi="Cambria Math"/>
                      <w:lang w:val="sk-SK"/>
                    </w:rPr>
                    <m:t>i=1</m:t>
                  </m:r>
                </m:sub>
                <m:sup>
                  <m:r>
                    <w:rPr>
                      <w:rFonts w:ascii="Cambria Math" w:hAnsi="Cambria Math"/>
                      <w:lang w:val="sk-SK"/>
                    </w:rPr>
                    <m:t>N</m:t>
                  </m:r>
                </m:sup>
                <m:e>
                  <m:sSup>
                    <m:sSupPr>
                      <m:ctrlPr>
                        <w:rPr>
                          <w:rFonts w:ascii="Cambria Math" w:hAnsi="Cambria Math"/>
                          <w:i/>
                          <w:lang w:val="sk-SK"/>
                        </w:rPr>
                      </m:ctrlPr>
                    </m:sSupPr>
                    <m:e>
                      <m:d>
                        <m:dPr>
                          <m:begChr m:val="|"/>
                          <m:endChr m:val="|"/>
                          <m:ctrlPr>
                            <w:rPr>
                              <w:rFonts w:ascii="Cambria Math" w:hAnsi="Cambria Math"/>
                              <w:i/>
                              <w:lang w:val="sk-SK"/>
                            </w:rPr>
                          </m:ctrlPr>
                        </m:dPr>
                        <m:e>
                          <m:r>
                            <w:rPr>
                              <w:rFonts w:ascii="Cambria Math" w:hAnsi="Cambria Math"/>
                              <w:lang w:val="sk-SK"/>
                            </w:rPr>
                            <m:t>x(i)</m:t>
                          </m:r>
                        </m:e>
                      </m:d>
                    </m:e>
                    <m:sup>
                      <m:r>
                        <w:rPr>
                          <w:rFonts w:ascii="Cambria Math" w:hAnsi="Cambria Math"/>
                          <w:lang w:val="sk-SK"/>
                        </w:rPr>
                        <m:t>3</m:t>
                      </m:r>
                    </m:sup>
                  </m:sSup>
                  <m:func>
                    <m:funcPr>
                      <m:ctrlPr>
                        <w:rPr>
                          <w:rFonts w:ascii="Cambria Math" w:hAnsi="Cambria Math"/>
                          <w:i/>
                          <w:lang w:val="sk-SK"/>
                        </w:rPr>
                      </m:ctrlPr>
                    </m:funcPr>
                    <m:fName>
                      <m:r>
                        <m:rPr>
                          <m:sty m:val="p"/>
                        </m:rPr>
                        <w:rPr>
                          <w:rFonts w:ascii="Cambria Math" w:hAnsi="Cambria Math"/>
                          <w:lang w:val="sk-SK"/>
                        </w:rPr>
                        <m:t>log</m:t>
                      </m:r>
                    </m:fName>
                    <m:e>
                      <m:sSup>
                        <m:sSupPr>
                          <m:ctrlPr>
                            <w:rPr>
                              <w:rFonts w:ascii="Cambria Math" w:hAnsi="Cambria Math"/>
                              <w:i/>
                              <w:lang w:val="sk-SK"/>
                            </w:rPr>
                          </m:ctrlPr>
                        </m:sSupPr>
                        <m:e>
                          <m:d>
                            <m:dPr>
                              <m:begChr m:val="|"/>
                              <m:endChr m:val="|"/>
                              <m:ctrlPr>
                                <w:rPr>
                                  <w:rFonts w:ascii="Cambria Math" w:hAnsi="Cambria Math"/>
                                  <w:i/>
                                  <w:lang w:val="sk-SK"/>
                                </w:rPr>
                              </m:ctrlPr>
                            </m:dPr>
                            <m:e>
                              <m:r>
                                <w:rPr>
                                  <w:rFonts w:ascii="Cambria Math" w:hAnsi="Cambria Math"/>
                                  <w:lang w:val="sk-SK"/>
                                </w:rPr>
                                <m:t>x(i)</m:t>
                              </m:r>
                            </m:e>
                          </m:d>
                        </m:e>
                        <m:sup>
                          <m:r>
                            <w:rPr>
                              <w:rFonts w:ascii="Cambria Math" w:hAnsi="Cambria Math"/>
                              <w:lang w:val="sk-SK"/>
                            </w:rPr>
                            <m:t>3</m:t>
                          </m:r>
                        </m:sup>
                      </m:sSup>
                    </m:e>
                  </m:func>
                </m:e>
              </m:nary>
            </m:oMath>
            <w:r w:rsidR="00CE547F" w:rsidRPr="00FA362E">
              <w:rPr>
                <w:lang w:val="sk-SK"/>
              </w:rPr>
              <w:t>.</w:t>
            </w:r>
          </w:p>
        </w:tc>
        <w:tc>
          <w:tcPr>
            <w:tcW w:w="702" w:type="dxa"/>
            <w:vAlign w:val="center"/>
          </w:tcPr>
          <w:p w14:paraId="20DDB2AA" w14:textId="77777777" w:rsidR="00CE547F" w:rsidRPr="00FA362E" w:rsidRDefault="00CE547F" w:rsidP="00452ADC">
            <w:pPr>
              <w:jc w:val="center"/>
              <w:rPr>
                <w:color w:val="000000"/>
                <w:lang w:val="sk-SK"/>
              </w:rPr>
            </w:pPr>
            <w:r w:rsidRPr="00FA362E">
              <w:rPr>
                <w:color w:val="000000"/>
                <w:lang w:val="sk-SK"/>
              </w:rPr>
              <w:t>(</w:t>
            </w:r>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43</w:t>
            </w:r>
            <w:r w:rsidRPr="00FA362E">
              <w:rPr>
                <w:color w:val="000000"/>
                <w:lang w:val="sk-SK"/>
              </w:rPr>
              <w:fldChar w:fldCharType="end"/>
            </w:r>
            <w:r w:rsidRPr="00FA362E">
              <w:rPr>
                <w:color w:val="000000"/>
                <w:lang w:val="sk-SK"/>
              </w:rPr>
              <w:t>)</w:t>
            </w:r>
          </w:p>
        </w:tc>
      </w:tr>
    </w:tbl>
    <w:p w14:paraId="70472EFA" w14:textId="77777777" w:rsidR="00CE547F" w:rsidRPr="00FA362E" w:rsidRDefault="00CE547F" w:rsidP="00CE547F">
      <w:pPr>
        <w:tabs>
          <w:tab w:val="left" w:pos="7140"/>
        </w:tabs>
        <w:rPr>
          <w:lang w:val="sk-SK"/>
        </w:rPr>
      </w:pPr>
    </w:p>
    <w:p w14:paraId="75E21CD6" w14:textId="7CF15D5C" w:rsidR="00CE547F" w:rsidRPr="00FA362E" w:rsidRDefault="00CE547F" w:rsidP="00CE547F">
      <w:pPr>
        <w:rPr>
          <w:lang w:val="sk-SK"/>
        </w:rPr>
      </w:pPr>
      <w:r w:rsidRPr="00FA362E">
        <w:rPr>
          <w:lang w:val="sk-SK"/>
        </w:rPr>
        <w:t xml:space="preserve">Obálku spočítanú pomocou NASA je zachytáva </w:t>
      </w:r>
      <w:r w:rsidR="008F7A5E">
        <w:rPr>
          <w:lang w:val="sk-SK"/>
        </w:rPr>
        <w:fldChar w:fldCharType="begin"/>
      </w:r>
      <w:r w:rsidR="008F7A5E">
        <w:rPr>
          <w:lang w:val="sk-SK"/>
        </w:rPr>
        <w:instrText xml:space="preserve"> REF _Ref513977304 \h </w:instrText>
      </w:r>
      <w:r w:rsidR="008F7A5E">
        <w:rPr>
          <w:lang w:val="sk-SK"/>
        </w:rPr>
      </w:r>
      <w:r w:rsidR="008F7A5E">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10</w:t>
      </w:r>
      <w:r w:rsidR="008F7A5E">
        <w:rPr>
          <w:lang w:val="sk-SK"/>
        </w:rPr>
        <w:fldChar w:fldCharType="end"/>
      </w:r>
      <w:r w:rsidR="00D047CA">
        <w:rPr>
          <w:lang w:val="sk-SK"/>
        </w:rPr>
        <w:t xml:space="preserve"> </w:t>
      </w:r>
      <w:r w:rsidRPr="00FA362E">
        <w:rPr>
          <w:lang w:val="sk-SK"/>
        </w:rPr>
        <w:t xml:space="preserve">kde je ako prvá krivka zhora </w:t>
      </w:r>
      <w:r w:rsidR="00D047CA">
        <w:rPr>
          <w:lang w:val="sk-SK"/>
        </w:rPr>
        <w:t>čiernej</w:t>
      </w:r>
      <w:r w:rsidRPr="00FA362E">
        <w:rPr>
          <w:lang w:val="sk-SK"/>
        </w:rPr>
        <w:t xml:space="preserve"> farby</w:t>
      </w:r>
      <w:r w:rsidR="00D047CA">
        <w:rPr>
          <w:lang w:val="sk-SK"/>
        </w:rPr>
        <w:t>,</w:t>
      </w:r>
      <w:r w:rsidRPr="00FA362E">
        <w:rPr>
          <w:lang w:val="sk-SK"/>
        </w:rPr>
        <w:t xml:space="preserve"> zobrazuje</w:t>
      </w:r>
      <w:r w:rsidR="00D047CA">
        <w:rPr>
          <w:lang w:val="sk-SK"/>
        </w:rPr>
        <w:t xml:space="preserve"> priebeh počas zhruba 1 sekundy.</w:t>
      </w:r>
      <w:r w:rsidRPr="00FA362E">
        <w:rPr>
          <w:lang w:val="sk-SK"/>
        </w:rPr>
        <w:t xml:space="preserve"> Komponenty HS ako S1 nie je ľahké jednoznačne ohraničiť v čase. Trvajú premenlivo dlhú dobu a takisto sa nevyskytujú v tej istej vzdialenosti od R-vlny. Ich nástup a útlm je pozvoľný a ich hranice bývajú tiež zarušené šumom. Pre účely stanovenia počiatku systoly ako udalosti S1 je však potreba priradiť každému S1 jediný okamih v čase. Vo viacerých zdrojoch je tento čas udávaný ako špička S1. Ako je ale vykresluje na prvej krivke, S1 má rozdielny priebeh počas prvého a druhého srdečného cyklu. Prvý S1 má jednoznačne definovaný vrchol, avšak druhý S1 má vrchol rozdelený na 2 časti. V tomto prípade by sme stále mohli prehlásiť vyšší z vrcholov za S1. Sú však také priebehy S1, kde sa to takto jednoznačne definovať nedá a druhý vrchol počas nádychu </w:t>
      </w:r>
      <w:r w:rsidR="00841AD8" w:rsidRPr="00FA362E">
        <w:rPr>
          <w:lang w:val="sk-SK"/>
        </w:rPr>
        <w:t xml:space="preserve">prevýši prvý. Korektnejší prístup bude stanovenie okamihu S1 ako ťažisko obálky HS. Výpočet takéhoto ťažiska je načrtnutý takisto na prvej krivke. Sprava aj zľava je počítaný integrál. S1 je zhruba ohraničený intervalom R-0,2R. Preto ťažisko počítame zľava doprava od R-vlny a sprava doľava od R-vlny + 0,2R-R. tieto integrály vykresľuje ako prvú krivka zhora </w:t>
      </w:r>
      <w:r w:rsidR="00841AD8">
        <w:rPr>
          <w:lang w:val="sk-SK"/>
        </w:rPr>
        <w:t>červenej</w:t>
      </w:r>
      <w:r w:rsidR="00841AD8" w:rsidRPr="00FA362E">
        <w:rPr>
          <w:lang w:val="sk-SK"/>
        </w:rPr>
        <w:t xml:space="preserve"> a </w:t>
      </w:r>
      <w:r w:rsidR="00841AD8">
        <w:rPr>
          <w:lang w:val="sk-SK"/>
        </w:rPr>
        <w:t>žltej</w:t>
      </w:r>
      <w:r w:rsidR="00841AD8" w:rsidRPr="00FA362E">
        <w:rPr>
          <w:lang w:val="sk-SK"/>
        </w:rPr>
        <w:t xml:space="preserve"> farby. V mieste kde sa tieto integrály pretnú je ťažiskom obálky S1. Ťažisko je vyznačené ako </w:t>
      </w:r>
      <w:r w:rsidR="00841AD8">
        <w:rPr>
          <w:lang w:val="sk-SK"/>
        </w:rPr>
        <w:t>červený</w:t>
      </w:r>
      <w:r w:rsidR="00841AD8" w:rsidRPr="00FA362E">
        <w:rPr>
          <w:lang w:val="sk-SK"/>
        </w:rPr>
        <w:t xml:space="preserve"> krúžok. Ako bolo uvedené vyššie, predpokladáme, že pozícia S1 v rámci srdečného cyklu bude závislá na dýchaní. Pre tento účel je spočítaná krivka R-S1, ktorá každému srdečnému cyklu priradí vzdialenosť ťažiska S1 od R-vlny. Takáto krivka má počas celej doby trvania srdečného cyklu práve hodnotu R-S1</w:t>
      </w:r>
      <w:r w:rsidR="00841AD8" w:rsidRPr="00841AD8">
        <w:rPr>
          <w:lang w:val="sk-SK"/>
        </w:rPr>
        <w:t xml:space="preserve"> </w:t>
      </w:r>
      <w:r w:rsidR="00841AD8" w:rsidRPr="00FA362E">
        <w:rPr>
          <w:lang w:val="sk-SK"/>
        </w:rPr>
        <w:t>vzdialenosti. Krivku R-S1 zachytáva v spodnej ča</w:t>
      </w:r>
      <w:r w:rsidR="00841AD8">
        <w:rPr>
          <w:lang w:val="sk-SK"/>
        </w:rPr>
        <w:t xml:space="preserve">sti </w:t>
      </w:r>
      <w:r w:rsidR="00841AD8">
        <w:rPr>
          <w:lang w:val="sk-SK"/>
        </w:rPr>
        <w:fldChar w:fldCharType="begin"/>
      </w:r>
      <w:r w:rsidR="00841AD8">
        <w:rPr>
          <w:lang w:val="sk-SK"/>
        </w:rPr>
        <w:instrText xml:space="preserve"> REF _Ref513977304 \h </w:instrText>
      </w:r>
      <w:r w:rsidR="00841AD8">
        <w:rPr>
          <w:lang w:val="sk-SK"/>
        </w:rPr>
      </w:r>
      <w:r w:rsidR="00841AD8">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10</w:t>
      </w:r>
      <w:r w:rsidR="00841AD8">
        <w:rPr>
          <w:lang w:val="sk-SK"/>
        </w:rPr>
        <w:fldChar w:fldCharType="end"/>
      </w:r>
      <w:r w:rsidR="00841AD8" w:rsidRPr="00FA362E">
        <w:rPr>
          <w:lang w:val="sk-SK"/>
        </w:rPr>
        <w:t xml:space="preserve"> - </w:t>
      </w:r>
      <w:r w:rsidR="00841AD8">
        <w:rPr>
          <w:lang w:val="sk-SK"/>
        </w:rPr>
        <w:t>prvá</w:t>
      </w:r>
      <w:r w:rsidR="00841AD8" w:rsidRPr="00FA362E">
        <w:rPr>
          <w:lang w:val="sk-SK"/>
        </w:rPr>
        <w:t xml:space="preserve"> zdola </w:t>
      </w:r>
      <w:r w:rsidR="00841AD8">
        <w:rPr>
          <w:lang w:val="sk-SK"/>
        </w:rPr>
        <w:t>zelenej</w:t>
      </w:r>
      <w:r w:rsidR="00841AD8" w:rsidRPr="00FA362E">
        <w:rPr>
          <w:lang w:val="sk-SK"/>
        </w:rPr>
        <w:t xml:space="preserve"> farby. Ďalej je spočítaná respiračná krivka a to tak, že hrudníkovú impedanciu je filtrovaná filtrom typu spodná priepusť s hraničnou frekvenciou 0,8 Hz. Priebeh respiračnej krivky zachyt</w:t>
      </w:r>
      <w:r w:rsidR="00841AD8">
        <w:rPr>
          <w:lang w:val="sk-SK"/>
        </w:rPr>
        <w:t>áva</w:t>
      </w:r>
      <w:r w:rsidR="00841AD8" w:rsidRPr="00FA362E">
        <w:rPr>
          <w:lang w:val="sk-SK"/>
        </w:rPr>
        <w:t xml:space="preserve"> v spodnej časti </w:t>
      </w:r>
      <w:r w:rsidR="00841AD8">
        <w:rPr>
          <w:lang w:val="sk-SK"/>
        </w:rPr>
        <w:t>–</w:t>
      </w:r>
      <w:r w:rsidR="00841AD8" w:rsidRPr="00FA362E">
        <w:rPr>
          <w:lang w:val="sk-SK"/>
        </w:rPr>
        <w:t xml:space="preserve"> </w:t>
      </w:r>
      <w:r w:rsidR="00841AD8">
        <w:rPr>
          <w:lang w:val="sk-SK"/>
        </w:rPr>
        <w:t>druhá</w:t>
      </w:r>
      <w:r w:rsidR="00841AD8" w:rsidRPr="00FA362E">
        <w:rPr>
          <w:lang w:val="sk-SK"/>
        </w:rPr>
        <w:t xml:space="preserve"> krivka zdola modrej farby. To že dýchanie môže ovplyvňovať R-S1 vzdialenosť ešte neznamená, že pri maximálnom nádychu bude R-S1</w:t>
      </w:r>
    </w:p>
    <w:p w14:paraId="7E792CDB" w14:textId="090BB0B5" w:rsidR="00CE547F" w:rsidRPr="00FA362E" w:rsidRDefault="00544D5F" w:rsidP="00CE547F">
      <w:pPr>
        <w:rPr>
          <w:lang w:val="sk-SK"/>
        </w:rPr>
      </w:pPr>
      <w:r>
        <w:rPr>
          <w:noProof/>
        </w:rPr>
        <w:lastRenderedPageBreak/>
        <w:pict w14:anchorId="1E4A00BF">
          <v:shape id="_x0000_i1026" type="#_x0000_t75" style="width:424.9pt;height:400.4pt">
            <v:imagedata r:id="rId44" o:title="obalkyHS2"/>
          </v:shape>
        </w:pict>
      </w:r>
    </w:p>
    <w:p w14:paraId="609C6AC1" w14:textId="2BE3F409" w:rsidR="00CE547F" w:rsidRPr="00FA362E" w:rsidRDefault="00CE547F" w:rsidP="00CE547F">
      <w:pPr>
        <w:pStyle w:val="Popis"/>
        <w:rPr>
          <w:vanish/>
          <w:szCs w:val="22"/>
          <w:lang w:val="sk-SK"/>
          <w:specVanish/>
        </w:rPr>
      </w:pPr>
      <w:bookmarkStart w:id="238" w:name="_Ref510260483"/>
      <w:bookmarkStart w:id="239" w:name="_Ref513977304"/>
      <w:bookmarkStart w:id="240" w:name="_Toc513981527"/>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3</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10</w:t>
      </w:r>
      <w:r w:rsidR="00A53D98">
        <w:rPr>
          <w:lang w:val="sk-SK"/>
        </w:rPr>
        <w:fldChar w:fldCharType="end"/>
      </w:r>
      <w:bookmarkEnd w:id="238"/>
      <w:bookmarkEnd w:id="239"/>
      <w:r w:rsidRPr="00FA362E">
        <w:rPr>
          <w:lang w:val="sk-SK"/>
        </w:rPr>
        <w:t>: Detekcia prvého srdečného zvuku – S1</w:t>
      </w:r>
      <w:bookmarkEnd w:id="240"/>
    </w:p>
    <w:p w14:paraId="6BB85CDB" w14:textId="490A51FD" w:rsidR="00CE547F" w:rsidRPr="00FA362E" w:rsidRDefault="00CE547F" w:rsidP="00CE547F">
      <w:pPr>
        <w:pStyle w:val="Popis"/>
        <w:rPr>
          <w:szCs w:val="22"/>
          <w:lang w:val="sk-SK"/>
        </w:rPr>
      </w:pPr>
      <w:r w:rsidRPr="00FA362E">
        <w:rPr>
          <w:lang w:val="sk-SK"/>
        </w:rPr>
        <w:t>.</w:t>
      </w:r>
      <w:r w:rsidRPr="00FA362E">
        <w:rPr>
          <w:szCs w:val="22"/>
          <w:lang w:val="sk-SK"/>
        </w:rPr>
        <w:t xml:space="preserve"> Horná časť obrázku: </w:t>
      </w:r>
      <w:commentRangeStart w:id="241"/>
      <w:r w:rsidRPr="00FA362E">
        <w:rPr>
          <w:szCs w:val="22"/>
          <w:lang w:val="sk-SK"/>
        </w:rPr>
        <w:t xml:space="preserve">20-80Hz obálka HS (červená) s integrálmi (zelená a modrá) načrtajúcimi počítanie ťažiska, ďalej HS filtrovaný v pásme 20-80Hz (ružová) a posledná EKG (azúrová), </w:t>
      </w:r>
      <w:commentRangeEnd w:id="241"/>
      <w:r w:rsidR="007D2129">
        <w:rPr>
          <w:rStyle w:val="Odkaznakomentr"/>
          <w:rFonts w:eastAsia="Times New Roman" w:cs="Times New Roman"/>
          <w:spacing w:val="0"/>
          <w:lang w:val="cs-CZ" w:eastAsia="cs-CZ" w:bidi="ar-SA"/>
        </w:rPr>
        <w:commentReference w:id="241"/>
      </w:r>
      <w:r w:rsidRPr="00FA362E">
        <w:rPr>
          <w:szCs w:val="22"/>
          <w:lang w:val="sk-SK"/>
        </w:rPr>
        <w:t xml:space="preserve">spodná časť obrázku: respiračná krivka (modrá), </w:t>
      </w:r>
      <w:commentRangeStart w:id="242"/>
      <w:r w:rsidRPr="00FA362E">
        <w:rPr>
          <w:szCs w:val="22"/>
          <w:lang w:val="sk-SK"/>
        </w:rPr>
        <w:t xml:space="preserve">R-S1 </w:t>
      </w:r>
      <w:commentRangeEnd w:id="242"/>
      <w:r w:rsidR="0010005E">
        <w:rPr>
          <w:rStyle w:val="Odkaznakomentr"/>
          <w:rFonts w:eastAsia="Times New Roman" w:cs="Times New Roman"/>
          <w:spacing w:val="0"/>
          <w:lang w:val="cs-CZ" w:eastAsia="cs-CZ" w:bidi="ar-SA"/>
        </w:rPr>
        <w:commentReference w:id="242"/>
      </w:r>
      <w:r w:rsidRPr="00FA362E">
        <w:rPr>
          <w:szCs w:val="22"/>
          <w:lang w:val="sk-SK"/>
        </w:rPr>
        <w:t xml:space="preserve">krivka (červená), obálka HS (zelená). </w:t>
      </w:r>
      <w:ins w:id="243" w:author="Pavel Jurak" w:date="2018-05-31T09:09:00Z">
        <w:r w:rsidR="0010005E">
          <w:rPr>
            <w:szCs w:val="22"/>
            <w:lang w:val="sk-SK"/>
          </w:rPr>
          <w:t>Horizontální o</w:t>
        </w:r>
      </w:ins>
      <w:del w:id="244" w:author="Pavel Jurak" w:date="2018-05-31T09:09:00Z">
        <w:r w:rsidRPr="00FA362E" w:rsidDel="0010005E">
          <w:rPr>
            <w:szCs w:val="22"/>
            <w:lang w:val="sk-SK"/>
          </w:rPr>
          <w:delText>O</w:delText>
        </w:r>
      </w:del>
      <w:r w:rsidRPr="00FA362E">
        <w:rPr>
          <w:szCs w:val="22"/>
          <w:lang w:val="sk-SK"/>
        </w:rPr>
        <w:t xml:space="preserve">sa </w:t>
      </w:r>
      <w:del w:id="245" w:author="Pavel Jurak" w:date="2018-05-31T09:09:00Z">
        <w:r w:rsidRPr="00FA362E" w:rsidDel="0010005E">
          <w:rPr>
            <w:szCs w:val="22"/>
            <w:lang w:val="sk-SK"/>
          </w:rPr>
          <w:delText>X</w:delText>
        </w:r>
      </w:del>
      <w:r w:rsidRPr="00FA362E">
        <w:rPr>
          <w:szCs w:val="22"/>
          <w:lang w:val="sk-SK"/>
        </w:rPr>
        <w:t xml:space="preserve"> reprezentuje čas v sekundách, časová mierka je rozdielna v hornej a dolnej časti obrázku.</w:t>
      </w:r>
    </w:p>
    <w:p w14:paraId="76BE6186" w14:textId="615CF350" w:rsidR="00B85020" w:rsidRPr="00E948A0" w:rsidRDefault="00CE547F" w:rsidP="005F7C91">
      <w:pPr>
        <w:rPr>
          <w:vanish/>
          <w:lang w:val="sk-SK"/>
        </w:rPr>
      </w:pPr>
      <w:r w:rsidRPr="00FA362E">
        <w:rPr>
          <w:lang w:val="sk-SK"/>
        </w:rPr>
        <w:t>minimálna. Je celkom možné že vzdialenosť R-S1 bude reagovať s oneskorením, prípadne s predstihom na nádych, alebo výdych. To že k takýmto posunom môže dochádzať je zobrazené aj na respiračnej a R-S1 krivke (</w:t>
      </w:r>
      <w:r w:rsidR="002808C6">
        <w:rPr>
          <w:lang w:val="sk-SK"/>
        </w:rPr>
        <w:fldChar w:fldCharType="begin"/>
      </w:r>
      <w:r w:rsidR="002808C6">
        <w:rPr>
          <w:lang w:val="sk-SK"/>
        </w:rPr>
        <w:instrText xml:space="preserve"> REF _Ref513977304 \h </w:instrText>
      </w:r>
      <w:r w:rsidR="002808C6">
        <w:rPr>
          <w:lang w:val="sk-SK"/>
        </w:rPr>
      </w:r>
      <w:r w:rsidR="002808C6">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10</w:t>
      </w:r>
      <w:r w:rsidR="002808C6">
        <w:rPr>
          <w:lang w:val="sk-SK"/>
        </w:rPr>
        <w:fldChar w:fldCharType="end"/>
      </w:r>
      <w:r w:rsidRPr="00FA362E">
        <w:rPr>
          <w:lang w:val="sk-SK"/>
        </w:rPr>
        <w:t xml:space="preserve">). Maximum respiračnej krivky nenastáva vždy v rovnakom okamihu ako minimum krivky R-S1. Je teda vhodne krivky jednu voči druhej posúvať a počítať tak korelácie aj medzi navzájom oneskorenými krivkami. Respiračnú krivku sme pri počítaní korelácie nechali pôvodnú a krivku R-S1 sme posunuli o 10 R-R intervalov vľavo a potom ju po jednom R-R intervale posúvali doprava. Týchto posunutí doprava bolo celkom 10. Takto sme vygenerovali celkom 10 R-S1 kriviek. </w:t>
      </w:r>
      <w:r w:rsidRPr="00FA362E">
        <w:rPr>
          <w:lang w:val="sk-SK"/>
        </w:rPr>
        <w:lastRenderedPageBreak/>
        <w:t xml:space="preserve">Každú z týchto kriviek sme korelovali s respiračnou krivkou. </w:t>
      </w:r>
      <w:r w:rsidR="00841AD8" w:rsidRPr="00FA362E">
        <w:rPr>
          <w:lang w:val="sk-SK"/>
        </w:rPr>
        <w:t>korelačných koeficientov respirácie s R-S1 krivkou pri posune R-S1 od 1 po 10 R-R intervalov. Toto je meranie pri hlbokom dýchaní. Krivka korelácie m</w:t>
      </w:r>
      <w:r w:rsidR="00841AD8">
        <w:rPr>
          <w:lang w:val="sk-SK"/>
        </w:rPr>
        <w:t>á</w:t>
      </w:r>
      <w:r w:rsidR="00841AD8" w:rsidRPr="00FA362E">
        <w:rPr>
          <w:lang w:val="sk-SK"/>
        </w:rPr>
        <w:t xml:space="preserve"> periodický priebeh s periódou zhruba 11 R-R intervalov, čo približne odpovedá jednému nádychu a výdychu. </w:t>
      </w:r>
      <w:r w:rsidR="00B85020" w:rsidRPr="00FA362E">
        <w:rPr>
          <w:lang w:val="sk-SK"/>
        </w:rPr>
        <w:fldChar w:fldCharType="begin"/>
      </w:r>
      <w:r w:rsidR="00B85020" w:rsidRPr="00FA362E">
        <w:rPr>
          <w:lang w:val="sk-SK"/>
        </w:rPr>
        <w:instrText xml:space="preserve"> REF _Ref510260788 \h </w:instrText>
      </w:r>
      <w:r w:rsidR="00B85020" w:rsidRPr="00FA362E">
        <w:rPr>
          <w:lang w:val="sk-SK"/>
        </w:rPr>
      </w:r>
      <w:r w:rsidR="00B85020" w:rsidRPr="00FA362E">
        <w:rPr>
          <w:lang w:val="sk-SK"/>
        </w:rPr>
        <w:fldChar w:fldCharType="separate"/>
      </w:r>
      <w:r w:rsidR="00B85020" w:rsidRPr="00FA362E">
        <w:rPr>
          <w:lang w:val="sk-SK"/>
        </w:rPr>
        <w:t xml:space="preserve"> Obrázok </w:t>
      </w:r>
      <w:r w:rsidR="00B85020">
        <w:rPr>
          <w:noProof/>
          <w:lang w:val="sk-SK"/>
        </w:rPr>
        <w:t>3</w:t>
      </w:r>
      <w:r w:rsidR="00B85020">
        <w:rPr>
          <w:lang w:val="sk-SK"/>
        </w:rPr>
        <w:t>.</w:t>
      </w:r>
      <w:r w:rsidR="00B85020">
        <w:rPr>
          <w:noProof/>
          <w:lang w:val="sk-SK"/>
        </w:rPr>
        <w:t>11</w:t>
      </w:r>
      <w:r w:rsidR="00B85020" w:rsidRPr="00FA362E">
        <w:rPr>
          <w:lang w:val="sk-SK"/>
        </w:rPr>
        <w:fldChar w:fldCharType="end"/>
      </w:r>
      <w:r w:rsidR="00B85020">
        <w:rPr>
          <w:lang w:val="sk-SK"/>
        </w:rPr>
        <w:t xml:space="preserve"> </w:t>
      </w:r>
      <w:r w:rsidRPr="00FA362E">
        <w:rPr>
          <w:lang w:val="sk-SK"/>
        </w:rPr>
        <w:t>zobrazuje výsledné hodnoty</w:t>
      </w:r>
      <w:r w:rsidR="00B85020">
        <w:rPr>
          <w:lang w:val="sk-SK"/>
        </w:rPr>
        <w:t>.</w:t>
      </w:r>
    </w:p>
    <w:p w14:paraId="32BE18E0" w14:textId="00B04EBD" w:rsidR="00CE547F" w:rsidRPr="002808C6" w:rsidRDefault="00CE547F" w:rsidP="005F7C91">
      <w:pPr>
        <w:rPr>
          <w:vanish/>
          <w:lang w:val="sk-SK"/>
        </w:rPr>
      </w:pPr>
      <w:r w:rsidRPr="00FA362E">
        <w:rPr>
          <w:lang w:val="sk-SK"/>
        </w:rPr>
        <w:t xml:space="preserve"> </w:t>
      </w:r>
      <w:bookmarkStart w:id="246" w:name="_Ref510260788"/>
      <w:r w:rsidR="00452ADC">
        <w:rPr>
          <w:noProof/>
        </w:rPr>
        <w:drawing>
          <wp:inline distT="0" distB="0" distL="0" distR="0" wp14:anchorId="5258472E" wp14:editId="1FAFA1FB">
            <wp:extent cx="5398770" cy="3261995"/>
            <wp:effectExtent l="0" t="0" r="0" b="0"/>
            <wp:docPr id="451" name="Obrázok 45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ntitl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398770" cy="3261995"/>
                    </a:xfrm>
                    <a:prstGeom prst="rect">
                      <a:avLst/>
                    </a:prstGeom>
                    <a:noFill/>
                    <a:ln>
                      <a:noFill/>
                    </a:ln>
                  </pic:spPr>
                </pic:pic>
              </a:graphicData>
            </a:graphic>
          </wp:inline>
        </w:drawing>
      </w:r>
    </w:p>
    <w:p w14:paraId="33EAE051" w14:textId="54AC41B1" w:rsidR="00B85020" w:rsidRPr="00FA362E" w:rsidRDefault="00CE547F" w:rsidP="00B85020">
      <w:pPr>
        <w:pStyle w:val="Popis"/>
        <w:rPr>
          <w:vanish/>
          <w:szCs w:val="22"/>
          <w:lang w:val="sk-SK"/>
          <w:specVanish/>
        </w:rPr>
      </w:pPr>
      <w:r w:rsidRPr="00FA362E">
        <w:rPr>
          <w:lang w:val="sk-SK"/>
        </w:rPr>
        <w:t xml:space="preserve"> </w:t>
      </w:r>
      <w:bookmarkStart w:id="247" w:name="_Toc513981528"/>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3</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11</w:t>
      </w:r>
      <w:r w:rsidR="00A53D98">
        <w:rPr>
          <w:lang w:val="sk-SK"/>
        </w:rPr>
        <w:fldChar w:fldCharType="end"/>
      </w:r>
      <w:bookmarkEnd w:id="246"/>
      <w:r w:rsidRPr="00FA362E">
        <w:rPr>
          <w:lang w:val="sk-SK"/>
        </w:rPr>
        <w:t>: Korelačne koeficienty respiračnej krivky a 10 oneskorených R-S1 kriviek.</w:t>
      </w:r>
      <w:bookmarkEnd w:id="247"/>
    </w:p>
    <w:p w14:paraId="73E9DC60" w14:textId="5184C38B" w:rsidR="00CE547F" w:rsidRPr="00FA362E" w:rsidRDefault="00CE547F" w:rsidP="002808C6">
      <w:pPr>
        <w:rPr>
          <w:vanish/>
          <w:lang w:val="sk-SK"/>
        </w:rPr>
      </w:pPr>
    </w:p>
    <w:p w14:paraId="26E22DB9" w14:textId="77777777" w:rsidR="00B85020" w:rsidRDefault="00B85020" w:rsidP="00B85020">
      <w:pPr>
        <w:rPr>
          <w:lang w:val="sk-SK"/>
        </w:rPr>
      </w:pPr>
    </w:p>
    <w:p w14:paraId="468AC6E9" w14:textId="5351C249" w:rsidR="00B85020" w:rsidRPr="002808C6" w:rsidRDefault="00CE547F" w:rsidP="005F7C91">
      <w:pPr>
        <w:rPr>
          <w:vanish/>
          <w:lang w:val="sk-SK"/>
        </w:rPr>
      </w:pPr>
      <w:r w:rsidRPr="00FA362E">
        <w:rPr>
          <w:lang w:val="sk-SK"/>
        </w:rPr>
        <w:t xml:space="preserve"> </w:t>
      </w:r>
      <w:r w:rsidR="00B85020" w:rsidRPr="00FA362E">
        <w:rPr>
          <w:lang w:val="sk-SK"/>
        </w:rPr>
        <w:t xml:space="preserve">Vidíme, že maximum kladnej korelácie je zhruba 0,6. Maximum kladnej korelácie je prehlásené za koreláciu respiračnej </w:t>
      </w:r>
      <w:r w:rsidR="00B85020">
        <w:rPr>
          <w:lang w:val="sk-SK"/>
        </w:rPr>
        <w:t xml:space="preserve"> </w:t>
      </w:r>
      <w:r w:rsidR="00B85020" w:rsidRPr="00FA362E">
        <w:rPr>
          <w:lang w:val="sk-SK"/>
        </w:rPr>
        <w:t xml:space="preserve">krivky a R-S1 krivky pre daný filter. Čím vyššia korelácia, tým lepšia detekcia S1. Korelácie filtrov namiesto ich poradových čísiel </w:t>
      </w:r>
      <w:r w:rsidR="00B85020" w:rsidRPr="00FA362E">
        <w:rPr>
          <w:lang w:val="sk-SK"/>
        </w:rPr>
        <w:fldChar w:fldCharType="begin"/>
      </w:r>
      <w:r w:rsidR="00B85020" w:rsidRPr="00FA362E">
        <w:rPr>
          <w:lang w:val="sk-SK"/>
        </w:rPr>
        <w:instrText xml:space="preserve"> REF _Ref510260788 \h </w:instrText>
      </w:r>
      <w:r w:rsidR="00B85020" w:rsidRPr="00FA362E">
        <w:rPr>
          <w:lang w:val="sk-SK"/>
        </w:rPr>
      </w:r>
      <w:r w:rsidR="00B85020" w:rsidRPr="00FA362E">
        <w:rPr>
          <w:lang w:val="sk-SK"/>
        </w:rPr>
        <w:fldChar w:fldCharType="separate"/>
      </w:r>
    </w:p>
    <w:p w14:paraId="6DB8506C" w14:textId="1BED9F95" w:rsidR="00CE547F" w:rsidRPr="00FA362E" w:rsidRDefault="00B85020" w:rsidP="00B85020">
      <w:pPr>
        <w:rPr>
          <w:lang w:val="sk-SK"/>
        </w:rPr>
      </w:pPr>
      <w:r w:rsidRPr="00FA362E">
        <w:rPr>
          <w:lang w:val="sk-SK"/>
        </w:rPr>
        <w:t xml:space="preserve"> Obrázok </w:t>
      </w:r>
      <w:r>
        <w:rPr>
          <w:noProof/>
          <w:lang w:val="sk-SK"/>
        </w:rPr>
        <w:t>3</w:t>
      </w:r>
      <w:r>
        <w:rPr>
          <w:lang w:val="sk-SK"/>
        </w:rPr>
        <w:t>.</w:t>
      </w:r>
      <w:r>
        <w:rPr>
          <w:noProof/>
          <w:lang w:val="sk-SK"/>
        </w:rPr>
        <w:t>11</w:t>
      </w:r>
      <w:r w:rsidRPr="00FA362E">
        <w:rPr>
          <w:lang w:val="sk-SK"/>
        </w:rPr>
        <w:fldChar w:fldCharType="end"/>
      </w:r>
    </w:p>
    <w:p w14:paraId="3A5490DA" w14:textId="6CE4F6A9" w:rsidR="00E6236F" w:rsidRDefault="00B85020" w:rsidP="000C5D02">
      <w:pPr>
        <w:rPr>
          <w:lang w:val="sk-SK"/>
        </w:rPr>
      </w:pPr>
      <w:r w:rsidRPr="00FA362E">
        <w:rPr>
          <w:noProof/>
        </w:rPr>
        <w:lastRenderedPageBreak/>
        <w:drawing>
          <wp:anchor distT="36195" distB="36195" distL="114300" distR="114300" simplePos="0" relativeHeight="251659264" behindDoc="0" locked="0" layoutInCell="1" allowOverlap="1" wp14:anchorId="0C47C0B2" wp14:editId="6B875FAD">
            <wp:simplePos x="0" y="0"/>
            <wp:positionH relativeFrom="margin">
              <wp:align>right</wp:align>
            </wp:positionH>
            <wp:positionV relativeFrom="paragraph">
              <wp:posOffset>256628</wp:posOffset>
            </wp:positionV>
            <wp:extent cx="5401310" cy="5142230"/>
            <wp:effectExtent l="0" t="0" r="8890" b="1270"/>
            <wp:wrapTopAndBottom/>
            <wp:docPr id="14"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srcRect/>
                    <a:stretch>
                      <a:fillRect/>
                    </a:stretch>
                  </pic:blipFill>
                  <pic:spPr bwMode="auto">
                    <a:xfrm>
                      <a:off x="0" y="0"/>
                      <a:ext cx="5401310" cy="5142230"/>
                    </a:xfrm>
                    <a:prstGeom prst="rect">
                      <a:avLst/>
                    </a:prstGeom>
                    <a:noFill/>
                    <a:ln w="9525">
                      <a:noFill/>
                      <a:miter lim="800000"/>
                      <a:headEnd/>
                      <a:tailEnd/>
                    </a:ln>
                  </pic:spPr>
                </pic:pic>
              </a:graphicData>
            </a:graphic>
          </wp:anchor>
        </w:drawing>
      </w:r>
      <w:r w:rsidR="00CE547F" w:rsidRPr="00FA362E">
        <w:rPr>
          <w:lang w:val="sk-SK"/>
        </w:rPr>
        <w:t xml:space="preserve"> zachytáva</w:t>
      </w:r>
      <w:r w:rsidR="000C5D02">
        <w:rPr>
          <w:lang w:val="sk-SK"/>
        </w:rPr>
        <w:t xml:space="preserve"> </w:t>
      </w:r>
      <w:r w:rsidR="002808C6">
        <w:rPr>
          <w:lang w:val="sk-SK"/>
        </w:rPr>
        <w:fldChar w:fldCharType="begin"/>
      </w:r>
      <w:r w:rsidR="002808C6">
        <w:rPr>
          <w:lang w:val="sk-SK"/>
        </w:rPr>
        <w:instrText xml:space="preserve"> REF _Ref513978532 \h </w:instrText>
      </w:r>
      <w:r w:rsidR="002808C6">
        <w:rPr>
          <w:lang w:val="sk-SK"/>
        </w:rPr>
      </w:r>
      <w:r w:rsidR="002808C6">
        <w:rPr>
          <w:lang w:val="sk-SK"/>
        </w:rPr>
        <w:fldChar w:fldCharType="separate"/>
      </w:r>
      <w:r>
        <w:t xml:space="preserve">Tabuľka </w:t>
      </w:r>
      <w:r>
        <w:rPr>
          <w:noProof/>
        </w:rPr>
        <w:t>6</w:t>
      </w:r>
      <w:r w:rsidR="002808C6">
        <w:rPr>
          <w:lang w:val="sk-SK"/>
        </w:rPr>
        <w:fldChar w:fldCharType="end"/>
      </w:r>
      <w:r w:rsidR="002808C6">
        <w:rPr>
          <w:lang w:val="sk-SK"/>
        </w:rPr>
        <w:t xml:space="preserve"> </w:t>
      </w:r>
      <w:r w:rsidR="00CE547F" w:rsidRPr="00FA362E">
        <w:rPr>
          <w:lang w:val="sk-SK"/>
        </w:rPr>
        <w:t>V hornej časti tabuľky sú zobrazené</w:t>
      </w:r>
      <w:bookmarkStart w:id="248" w:name="_Toc510268063"/>
      <w:bookmarkStart w:id="249" w:name="_Toc513584974"/>
      <w:r w:rsidR="00CE547F" w:rsidRPr="00FA362E">
        <w:rPr>
          <w:sz w:val="22"/>
          <w:szCs w:val="22"/>
          <w:lang w:val="sk-SK"/>
        </w:rPr>
        <w:t xml:space="preserve"> </w:t>
      </w:r>
      <w:r w:rsidR="00E6236F" w:rsidRPr="00FA362E">
        <w:rPr>
          <w:lang w:val="sk-SK"/>
        </w:rPr>
        <w:t>výsledky korelácií dobrovoľníka</w:t>
      </w:r>
    </w:p>
    <w:p w14:paraId="3FB15467" w14:textId="32B535FD" w:rsidR="00CE547F" w:rsidRPr="00FA362E" w:rsidRDefault="002808C6" w:rsidP="00E6236F">
      <w:pPr>
        <w:pStyle w:val="Popis"/>
        <w:rPr>
          <w:vanish/>
          <w:szCs w:val="22"/>
          <w:lang w:val="sk-SK"/>
          <w:specVanish/>
        </w:rPr>
      </w:pPr>
      <w:bookmarkStart w:id="250" w:name="_Ref513978532"/>
      <w:bookmarkStart w:id="251" w:name="_Toc513981545"/>
      <w:r>
        <w:t xml:space="preserve">Tabuľka </w:t>
      </w:r>
      <w:r>
        <w:fldChar w:fldCharType="begin"/>
      </w:r>
      <w:r>
        <w:instrText xml:space="preserve"> SEQ Tabuľka \* ARABIC </w:instrText>
      </w:r>
      <w:r>
        <w:fldChar w:fldCharType="separate"/>
      </w:r>
      <w:r w:rsidR="00B85020">
        <w:rPr>
          <w:noProof/>
        </w:rPr>
        <w:t>6</w:t>
      </w:r>
      <w:r>
        <w:fldChar w:fldCharType="end"/>
      </w:r>
      <w:bookmarkEnd w:id="250"/>
      <w:r w:rsidR="00E6236F">
        <w:t xml:space="preserve">: </w:t>
      </w:r>
      <w:r w:rsidR="00E6236F">
        <w:rPr>
          <w:szCs w:val="22"/>
          <w:lang w:val="sk-SK"/>
        </w:rPr>
        <w:t>Maxima</w:t>
      </w:r>
      <w:r w:rsidR="00E6236F" w:rsidRPr="00FA362E">
        <w:rPr>
          <w:szCs w:val="22"/>
          <w:lang w:val="sk-SK"/>
        </w:rPr>
        <w:t xml:space="preserve"> </w:t>
      </w:r>
      <w:r w:rsidR="00E6236F">
        <w:rPr>
          <w:szCs w:val="22"/>
          <w:lang w:val="sk-SK"/>
        </w:rPr>
        <w:t>k</w:t>
      </w:r>
      <w:commentRangeStart w:id="252"/>
      <w:r w:rsidR="00E6236F" w:rsidRPr="00FA362E">
        <w:rPr>
          <w:szCs w:val="22"/>
          <w:lang w:val="sk-SK"/>
        </w:rPr>
        <w:t>oreláci</w:t>
      </w:r>
      <w:commentRangeEnd w:id="252"/>
      <w:r w:rsidR="00E6236F" w:rsidRPr="00FA362E">
        <w:rPr>
          <w:rStyle w:val="Odkaznakomentr"/>
          <w:lang w:val="sk-SK"/>
        </w:rPr>
        <w:commentReference w:id="252"/>
      </w:r>
      <w:r w:rsidR="00E6236F">
        <w:rPr>
          <w:szCs w:val="22"/>
          <w:lang w:val="sk-SK"/>
        </w:rPr>
        <w:t>í</w:t>
      </w:r>
      <w:r w:rsidR="00E6236F" w:rsidRPr="00FA362E">
        <w:rPr>
          <w:szCs w:val="22"/>
          <w:lang w:val="sk-SK"/>
        </w:rPr>
        <w:t xml:space="preserve"> medzi respiráciou a S1 po </w:t>
      </w:r>
      <w:r w:rsidR="00CE547F" w:rsidRPr="00FA362E">
        <w:rPr>
          <w:szCs w:val="22"/>
          <w:lang w:val="sk-SK"/>
        </w:rPr>
        <w:t>filtrácií rôznymi pásmovými filtrami</w:t>
      </w:r>
      <w:bookmarkEnd w:id="248"/>
      <w:bookmarkEnd w:id="249"/>
      <w:bookmarkEnd w:id="251"/>
    </w:p>
    <w:p w14:paraId="10FFC8C4" w14:textId="77777777" w:rsidR="00CE547F" w:rsidRPr="00FA362E" w:rsidRDefault="00CE547F" w:rsidP="00CE547F">
      <w:pPr>
        <w:pStyle w:val="Popis"/>
        <w:rPr>
          <w:vanish/>
          <w:lang w:val="sk-SK"/>
          <w:specVanish/>
        </w:rPr>
      </w:pPr>
      <w:r w:rsidRPr="00FA362E">
        <w:rPr>
          <w:lang w:val="sk-SK"/>
        </w:rPr>
        <w:t xml:space="preserve">. </w:t>
      </w:r>
      <w:r w:rsidRPr="00FA362E">
        <w:rPr>
          <w:szCs w:val="22"/>
          <w:lang w:val="sk-SK"/>
        </w:rPr>
        <w:t>Čísla v tabuľkách reprezentujú korelácie medzi R-S1 funkciou a respiráciou dobrovoľníka 32 a 55, po filtrácií HS pásmovou priepusťou so spodnými hranicami v prvom stĺpci a hornými hranicami v prvom riadku. Spodné dve tabuľky obsahujú rovnaké korelácie po zjednotení detailov DWT medzi najnižším detailom v prvom stĺpci a najvyšším v prvom riadku.</w:t>
      </w:r>
    </w:p>
    <w:p w14:paraId="3FC5B669" w14:textId="77777777" w:rsidR="00CE547F" w:rsidRPr="00FA362E" w:rsidRDefault="00CE547F" w:rsidP="00CE547F">
      <w:pPr>
        <w:rPr>
          <w:lang w:val="sk-SK"/>
        </w:rPr>
      </w:pPr>
      <w:r w:rsidRPr="00FA362E">
        <w:rPr>
          <w:lang w:val="sk-SK"/>
        </w:rPr>
        <w:t xml:space="preserve"> </w:t>
      </w:r>
    </w:p>
    <w:p w14:paraId="211D0E98" w14:textId="77777777" w:rsidR="00B85020" w:rsidRPr="00FA362E" w:rsidRDefault="00CE547F" w:rsidP="00CE547F">
      <w:pPr>
        <w:rPr>
          <w:vanish/>
          <w:lang w:val="sk-SK"/>
        </w:rPr>
      </w:pPr>
      <w:r w:rsidRPr="00FA362E">
        <w:rPr>
          <w:lang w:val="sk-SK"/>
        </w:rPr>
        <w:t xml:space="preserve">číslo 32 a dobrovoľníka číslo 55 pri hlbokom dýchaní a filtrácií fourierovou transformáciou. </w:t>
      </w:r>
      <w:r w:rsidR="00954D34">
        <w:rPr>
          <w:lang w:val="sk-SK"/>
        </w:rPr>
        <w:fldChar w:fldCharType="begin"/>
      </w:r>
      <w:r w:rsidR="00954D34">
        <w:rPr>
          <w:lang w:val="sk-SK"/>
        </w:rPr>
        <w:instrText xml:space="preserve"> REF _Ref513894977 \h </w:instrText>
      </w:r>
      <w:r w:rsidR="00954D34">
        <w:rPr>
          <w:lang w:val="sk-SK"/>
        </w:rPr>
      </w:r>
      <w:r w:rsidR="00954D34">
        <w:rPr>
          <w:lang w:val="sk-SK"/>
        </w:rPr>
        <w:fldChar w:fldCharType="separate"/>
      </w:r>
      <w:r w:rsidR="00B85020">
        <w:t xml:space="preserve">Tabuľka </w:t>
      </w:r>
      <w:r w:rsidR="00B85020">
        <w:rPr>
          <w:noProof/>
        </w:rPr>
        <w:t>8</w:t>
      </w:r>
      <w:r w:rsidR="00954D34">
        <w:rPr>
          <w:lang w:val="sk-SK"/>
        </w:rPr>
        <w:fldChar w:fldCharType="end"/>
      </w:r>
      <w:r w:rsidR="00954D34">
        <w:rPr>
          <w:lang w:val="sk-SK"/>
        </w:rPr>
        <w:t xml:space="preserve"> </w:t>
      </w:r>
      <w:r w:rsidRPr="00FA362E">
        <w:rPr>
          <w:lang w:val="sk-SK"/>
        </w:rPr>
        <w:t xml:space="preserve">v spodnej časti zachytáva rovnakých dobrovoľníkov takisto pri hlbokom dýchaní, ale filtrovaný pomocou DWT. V závislosti na hodnote korelácie je vyfarbené pozadie každého políčka stupňom šedej. Bielu farbu má korelácia s hodnotou 0. Čím je hodnota vyššia tým je aj farba tmavšia až hodnota 1 má čiernu farbu. Pásma v ktorých S1 koreluje s respiráciou sú výrazne rozdielne subjekt od subjektu. Toto platí aj pre spontánne dýchanie. Korelácie sa pomerne málo líšia v jednom riadku, zato sa líšia </w:t>
      </w:r>
      <w:r w:rsidRPr="00FA362E">
        <w:rPr>
          <w:lang w:val="sk-SK"/>
        </w:rPr>
        <w:lastRenderedPageBreak/>
        <w:t xml:space="preserve">výrazne medzi jednotlivými riadkami. To naznačuje, že dôležitejším parametrom bude stanovenie spodnej hranice filtru. Zaujímavé ja takisto rozdelenie pásma korelácií pri subjekte 32. Môžeme sa domnievať, že S1 má v tomto prípade spektrum rozdelené do dvoch oblastí. Hodnoty korelácií po fourierovej transformácií a DWT sú zhruba rovnaké. Ak pri jednom filtri zoberieme maximálnu hodnotu korelácie u každého subjektu, dostaneme množinu maximálnych korelácií pre daný filter a všetkých dobrovoľníkov. Mediány tejto množiny zachytáva </w:t>
      </w:r>
      <w:r w:rsidRPr="00FA362E">
        <w:rPr>
          <w:lang w:val="sk-SK"/>
        </w:rPr>
        <w:fldChar w:fldCharType="begin"/>
      </w:r>
      <w:r w:rsidRPr="00FA362E">
        <w:rPr>
          <w:lang w:val="sk-SK"/>
        </w:rPr>
        <w:instrText xml:space="preserve"> REF _Ref510262471 \h </w:instrText>
      </w:r>
      <w:r w:rsidRPr="00FA362E">
        <w:rPr>
          <w:lang w:val="sk-SK"/>
        </w:rPr>
      </w:r>
      <w:r w:rsidRPr="00FA362E">
        <w:rPr>
          <w:lang w:val="sk-SK"/>
        </w:rPr>
        <w:fldChar w:fldCharType="separate"/>
      </w:r>
    </w:p>
    <w:p w14:paraId="584DF571" w14:textId="3F299A64" w:rsidR="00CE547F" w:rsidRPr="00FA362E" w:rsidRDefault="00B85020" w:rsidP="00CE547F">
      <w:pPr>
        <w:rPr>
          <w:vanish/>
          <w:lang w:val="sk-SK"/>
        </w:rPr>
      </w:pPr>
      <w:r w:rsidRPr="00FA362E">
        <w:rPr>
          <w:lang w:val="sk-SK"/>
        </w:rPr>
        <w:t xml:space="preserve">Tabuľka </w:t>
      </w:r>
      <w:r>
        <w:rPr>
          <w:noProof/>
          <w:lang w:val="sk-SK"/>
        </w:rPr>
        <w:t>7</w:t>
      </w:r>
      <w:r w:rsidR="00CE547F" w:rsidRPr="00FA362E">
        <w:rPr>
          <w:lang w:val="sk-SK"/>
        </w:rPr>
        <w:fldChar w:fldCharType="end"/>
      </w:r>
      <w:r w:rsidR="00CE547F" w:rsidRPr="00FA362E">
        <w:rPr>
          <w:lang w:val="sk-SK"/>
        </w:rPr>
        <w:t xml:space="preserve">. Prvá tabuľka reprezentuje hlboké dýchanie fourierovu transformáciu, druhá spontánne. dýchanie a fourierovú transformáciu. Posledné dve, vľavo vlnkový filter  hlboké dýchanie a vpravo vlnkový filter spontánne dýchanie. Na tabuľke s mediánmi je možno vidieť že neexistuje oblasť s výrazne vyššími hodnotami korelácií v porovnaní so zvyškom tabuľky. Mohlo by to znamenať, že spektrum S1 je pre každého človeka individuálne tak ako sme to videli na hodnotách korelácií pre subjekty 32 a 55. Ak pre každý subjekt vyberieme jednu maximálnu hodnotu korelácie zo všetkých filtrov, dostaneme množinu maximálnych hodnôt korelácií. Medián z tejto množiny je mediánom maximálnych hodnôt korelácií všetkých subjektov naprieč všetkými pásmami. Tento medián pre hlboké dýchanie je 0,72 a pre spontnánne dýchanie je 0,59. Môžeme teda povedať, že vzdialenosť S1 od R vlny koreluje s dýchaním. Korelácia je pritom vyššia pre hlboké ako pre spontánne dýchanie. Pre každý subjekt je teda možné nájsť taký filter, aby R-S1 koreloval s dýchaním. Tento filter bude mať ale rôzne parametre pre rôznych ľudí. Filtrovanie pomocou DWT a fourierovou transformáciou poskytuje veľmi podobné výsledky. Pri fourierovej transformácií sa dajú vyladiť medzné hranice jemnejšie ako pri </w:t>
      </w:r>
      <w:r w:rsidR="00CE547F" w:rsidRPr="00FA362E">
        <w:rPr>
          <w:lang w:val="sk-SK"/>
        </w:rPr>
        <w:lastRenderedPageBreak/>
        <w:t xml:space="preserve">DWT, dosahuje preto o niečo vyšších </w:t>
      </w:r>
      <w:r w:rsidR="00CE547F" w:rsidRPr="00FA362E">
        <w:rPr>
          <w:noProof/>
          <w:szCs w:val="22"/>
        </w:rPr>
        <w:drawing>
          <wp:inline distT="0" distB="0" distL="0" distR="0" wp14:anchorId="2BFB2AAB" wp14:editId="5DA0A9FA">
            <wp:extent cx="5391785" cy="5141595"/>
            <wp:effectExtent l="19050" t="0" r="0" b="0"/>
            <wp:docPr id="13"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srcRect/>
                    <a:stretch>
                      <a:fillRect/>
                    </a:stretch>
                  </pic:blipFill>
                  <pic:spPr bwMode="auto">
                    <a:xfrm>
                      <a:off x="0" y="0"/>
                      <a:ext cx="5391785" cy="5141595"/>
                    </a:xfrm>
                    <a:prstGeom prst="rect">
                      <a:avLst/>
                    </a:prstGeom>
                    <a:noFill/>
                    <a:ln w="9525">
                      <a:noFill/>
                      <a:miter lim="800000"/>
                      <a:headEnd/>
                      <a:tailEnd/>
                    </a:ln>
                  </pic:spPr>
                </pic:pic>
              </a:graphicData>
            </a:graphic>
          </wp:inline>
        </w:drawing>
      </w:r>
      <w:bookmarkStart w:id="253" w:name="_Ref510262471"/>
    </w:p>
    <w:p w14:paraId="41CDC4B9" w14:textId="4806D3ED" w:rsidR="00CE547F" w:rsidRPr="00FA362E" w:rsidRDefault="00CE547F" w:rsidP="00CE547F">
      <w:pPr>
        <w:pStyle w:val="Popis"/>
        <w:rPr>
          <w:vanish/>
          <w:lang w:val="sk-SK"/>
        </w:rPr>
      </w:pPr>
      <w:bookmarkStart w:id="254" w:name="_Toc510268064"/>
      <w:bookmarkStart w:id="255" w:name="_Toc513584975"/>
      <w:bookmarkStart w:id="256" w:name="_Toc513981546"/>
      <w:r w:rsidRPr="00FA362E">
        <w:rPr>
          <w:lang w:val="sk-SK"/>
        </w:rPr>
        <w:t xml:space="preserve">Tabuľka </w:t>
      </w:r>
      <w:r w:rsidRPr="00FA362E">
        <w:rPr>
          <w:lang w:val="sk-SK"/>
        </w:rPr>
        <w:fldChar w:fldCharType="begin"/>
      </w:r>
      <w:r w:rsidRPr="00FA362E">
        <w:rPr>
          <w:lang w:val="sk-SK"/>
        </w:rPr>
        <w:instrText xml:space="preserve"> SEQ Tabuľka \* ARABIC </w:instrText>
      </w:r>
      <w:r w:rsidRPr="00FA362E">
        <w:rPr>
          <w:lang w:val="sk-SK"/>
        </w:rPr>
        <w:fldChar w:fldCharType="separate"/>
      </w:r>
      <w:r w:rsidR="00B85020">
        <w:rPr>
          <w:noProof/>
          <w:lang w:val="sk-SK"/>
        </w:rPr>
        <w:t>7</w:t>
      </w:r>
      <w:r w:rsidRPr="00FA362E">
        <w:rPr>
          <w:lang w:val="sk-SK"/>
        </w:rPr>
        <w:fldChar w:fldCharType="end"/>
      </w:r>
      <w:bookmarkEnd w:id="253"/>
      <w:r w:rsidRPr="00FA362E">
        <w:rPr>
          <w:lang w:val="sk-SK"/>
        </w:rPr>
        <w:t>: Mediány korelácií medzi R-S1 krivkou a respiráciou 30 dobrovoľníkov</w:t>
      </w:r>
      <w:bookmarkEnd w:id="254"/>
      <w:bookmarkEnd w:id="255"/>
      <w:bookmarkEnd w:id="256"/>
      <w:r w:rsidRPr="00FA362E">
        <w:rPr>
          <w:vanish/>
          <w:lang w:val="sk-SK"/>
          <w:specVanish/>
        </w:rPr>
        <w:t xml:space="preserve"> </w:t>
      </w:r>
    </w:p>
    <w:p w14:paraId="0E00C16E" w14:textId="77777777" w:rsidR="00CE547F" w:rsidRPr="00FA362E" w:rsidRDefault="00CE547F" w:rsidP="00CE547F">
      <w:pPr>
        <w:rPr>
          <w:vanish/>
          <w:lang w:val="sk-SK"/>
        </w:rPr>
      </w:pPr>
    </w:p>
    <w:p w14:paraId="4E0952BB" w14:textId="77777777" w:rsidR="00CE547F" w:rsidRPr="00FA362E" w:rsidRDefault="00CE547F" w:rsidP="00CE547F">
      <w:pPr>
        <w:rPr>
          <w:vanish/>
          <w:lang w:val="sk-SK"/>
          <w:specVanish/>
        </w:rPr>
      </w:pPr>
      <w:r w:rsidRPr="00FA362E">
        <w:rPr>
          <w:lang w:val="sk-SK"/>
        </w:rPr>
        <w:t>. DWT však nie je tak citlivé na zmenu frekvenčného pásma. Banky filtrov db4, db14 a coif2 dosahovali veľmi podobných výsledkov. Na základe tejto štúdie sa dá povedať, že fourierová transformácia je dostatočná pre filtrovanie HS. Dôležitejšie ako výber metódy filtrovania je zvolenie vhodného frekvenčného pásma pre každý subjekt individuálne. Ak by nejakej aplikácií nebolo možne zisťovať vhodné pásmo pre každého individuálne, dá sa odporučiť filtrovanie v pásme 25-150Hz. Korelácia R-S1 s respiráciou sa ukázala byť vhodnou metódou na hodnotenie vhodného nastavenia filtrov</w:t>
      </w:r>
    </w:p>
    <w:p w14:paraId="56B7AB7F" w14:textId="77777777" w:rsidR="00CE547F" w:rsidRPr="00FA362E" w:rsidRDefault="00CE547F" w:rsidP="00CE547F">
      <w:pPr>
        <w:tabs>
          <w:tab w:val="left" w:pos="7140"/>
        </w:tabs>
        <w:rPr>
          <w:lang w:val="sk-SK"/>
        </w:rPr>
      </w:pPr>
      <w:r w:rsidRPr="00FA362E">
        <w:rPr>
          <w:lang w:val="sk-SK"/>
        </w:rPr>
        <w:t xml:space="preserve"> </w:t>
      </w:r>
    </w:p>
    <w:p w14:paraId="5F3AFFA0" w14:textId="77777777" w:rsidR="00CE547F" w:rsidRPr="00FA362E" w:rsidRDefault="00CE547F" w:rsidP="00CE547F">
      <w:pPr>
        <w:pStyle w:val="Nadpis3"/>
        <w:rPr>
          <w:lang w:val="sk-SK"/>
        </w:rPr>
      </w:pPr>
      <w:bookmarkStart w:id="257" w:name="_Toc510268152"/>
      <w:bookmarkStart w:id="258" w:name="_Toc513981484"/>
      <w:r w:rsidRPr="00FA362E">
        <w:rPr>
          <w:lang w:val="sk-SK"/>
        </w:rPr>
        <w:t>Detekcia srdečného zvuku S2</w:t>
      </w:r>
      <w:bookmarkEnd w:id="257"/>
      <w:bookmarkEnd w:id="258"/>
    </w:p>
    <w:p w14:paraId="756D8AD1" w14:textId="77777777" w:rsidR="00CE547F" w:rsidRPr="00FA362E" w:rsidRDefault="00CE547F" w:rsidP="00CE547F">
      <w:pPr>
        <w:tabs>
          <w:tab w:val="left" w:pos="7140"/>
        </w:tabs>
        <w:rPr>
          <w:lang w:val="sk-SK"/>
        </w:rPr>
      </w:pPr>
    </w:p>
    <w:p w14:paraId="06737123" w14:textId="77777777" w:rsidR="00CE547F" w:rsidRPr="00FA362E" w:rsidRDefault="00CE547F" w:rsidP="00CE547F">
      <w:pPr>
        <w:tabs>
          <w:tab w:val="left" w:pos="7140"/>
        </w:tabs>
        <w:rPr>
          <w:lang w:val="sk-SK"/>
        </w:rPr>
      </w:pPr>
      <w:r w:rsidRPr="00FA362E">
        <w:rPr>
          <w:lang w:val="sk-SK"/>
        </w:rPr>
        <w:lastRenderedPageBreak/>
        <w:t>Postup pri detekcii S2 a pri hodnotení detekcie je rovnaký ako pri detekcií S1. S2 sa detekuje v intervale od 0,3R-R – 0,6R-R. Znova bola spočítaná korelácia s respiráciou. Korelácia je pri S2 nižšia ako pri S1 a medián maximálnych korelácií všetkých subjektov je 0,57 pre hlboké a 0,53 pre spontánne dýchanie. V literatúre sa často píše, že detekcia S2 je viazaná na maximum T vlny, podľa skúseností je však postačujúce detekovať S2 ako ťažisko obálky v intervale 0,3R-R – 0,6R-R. S2 je komplikovanejší na detekciu, trvá dlhšie ako S1 a jeho vrchol sa často rozdvojuje. Frekvenčné pásmo S2 je takisto ako pri S1 individuálne pre každý subjekt, pri nutnosti použiť jeden filter na všetky subjekty sa dá odporučiť filtrovanie v pásme 35-150Hz.</w:t>
      </w:r>
    </w:p>
    <w:p w14:paraId="31D86C08" w14:textId="77777777" w:rsidR="00CE547F" w:rsidRPr="00FA362E" w:rsidRDefault="00CE547F" w:rsidP="00CE547F">
      <w:pPr>
        <w:tabs>
          <w:tab w:val="left" w:pos="7140"/>
        </w:tabs>
        <w:rPr>
          <w:lang w:val="sk-SK"/>
        </w:rPr>
      </w:pPr>
    </w:p>
    <w:p w14:paraId="56B52A06" w14:textId="77777777" w:rsidR="00CE547F" w:rsidRPr="00FA362E" w:rsidRDefault="00CE547F" w:rsidP="00CE547F">
      <w:pPr>
        <w:pStyle w:val="Nadpis2"/>
        <w:rPr>
          <w:lang w:val="sk-SK"/>
        </w:rPr>
      </w:pPr>
      <w:bookmarkStart w:id="259" w:name="_Toc386404213"/>
      <w:bookmarkStart w:id="260" w:name="_Toc510268153"/>
      <w:bookmarkStart w:id="261" w:name="_Toc513981485"/>
      <w:r w:rsidRPr="00FA362E">
        <w:rPr>
          <w:lang w:val="sk-SK"/>
        </w:rPr>
        <w:t xml:space="preserve">Detekcia </w:t>
      </w:r>
      <w:bookmarkEnd w:id="259"/>
      <w:r w:rsidRPr="00FA362E">
        <w:rPr>
          <w:lang w:val="sk-SK"/>
        </w:rPr>
        <w:t>bioimpedančných parametrov</w:t>
      </w:r>
      <w:bookmarkEnd w:id="260"/>
      <w:bookmarkEnd w:id="261"/>
    </w:p>
    <w:p w14:paraId="7F1A0E14" w14:textId="78A72EC0" w:rsidR="00CE547F" w:rsidRPr="00FA362E" w:rsidRDefault="00CE547F" w:rsidP="00CE547F">
      <w:pPr>
        <w:rPr>
          <w:lang w:val="sk-SK"/>
        </w:rPr>
      </w:pPr>
      <w:r w:rsidRPr="00FA362E">
        <w:rPr>
          <w:lang w:val="sk-SK"/>
        </w:rPr>
        <w:t xml:space="preserve">Impedančná kardiografia </w:t>
      </w:r>
      <w:r w:rsidR="00E6236F">
        <w:rPr>
          <w:lang w:val="sk-SK"/>
        </w:rPr>
        <w:t xml:space="preserve">dosahuje nízku presnosť pri odhade absolútnych srdečného výdaja </w:t>
      </w:r>
      <w:r w:rsidRPr="00FA362E">
        <w:rPr>
          <w:rStyle w:val="Odkaznakomentr"/>
          <w:lang w:val="sk-SK"/>
        </w:rPr>
        <w:commentReference w:id="262"/>
      </w:r>
      <w:r w:rsidRPr="00FA362E">
        <w:rPr>
          <w:lang w:val="sk-SK"/>
        </w:rPr>
        <w:t xml:space="preserve">aj pre nejednoznačnosť v pôvode parametrov získaných z impedancie ľudského tela. Nie je jednoznačne doložené, aký pôvod má najdôležitejší parameter impedančnej kardiografie </w:t>
      </w:r>
      <m:oMath>
        <m:f>
          <m:fPr>
            <m:type m:val="lin"/>
            <m:ctrlPr>
              <w:rPr>
                <w:rFonts w:ascii="Cambria Math" w:hAnsi="Cambria Math"/>
                <w:i/>
                <w:lang w:val="sk-SK"/>
              </w:rPr>
            </m:ctrlPr>
          </m:fPr>
          <m:num>
            <m:r>
              <w:rPr>
                <w:rFonts w:ascii="Cambria Math" w:hAnsi="Cambria Math"/>
                <w:lang w:val="sk-SK"/>
              </w:rPr>
              <m:t>-dZ(t)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FA362E">
        <w:rPr>
          <w:lang w:val="sk-SK"/>
        </w:rPr>
        <w:t xml:space="preserve">. Predpokladanými zdrojmi signálu </w:t>
      </w:r>
      <m:oMath>
        <m:f>
          <m:fPr>
            <m:type m:val="lin"/>
            <m:ctrlPr>
              <w:rPr>
                <w:rFonts w:ascii="Cambria Math" w:hAnsi="Cambria Math"/>
                <w:i/>
                <w:lang w:val="sk-SK"/>
              </w:rPr>
            </m:ctrlPr>
          </m:fPr>
          <m:num>
            <m:r>
              <w:rPr>
                <w:rFonts w:ascii="Cambria Math" w:hAnsi="Cambria Math"/>
                <w:lang w:val="sk-SK"/>
              </w:rPr>
              <m:t>-dZ(t)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FA362E">
        <w:rPr>
          <w:lang w:val="sk-SK"/>
        </w:rPr>
        <w:t xml:space="preserve"> sú zmeny v objeme </w:t>
      </w:r>
      <w:r w:rsidRPr="00FA362E">
        <w:rPr>
          <w:lang w:val="sk-SK"/>
        </w:rPr>
        <w:fldChar w:fldCharType="begin">
          <w:fldData xml:space="preserve">PEVuZE5vdGU+PENpdGU+PEF1dGhvcj5TaGVuPC9BdXRob3I+PFllYXI+MjAxNjwvWWVhcj48SURU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==
</w:fldData>
        </w:fldChar>
      </w:r>
      <w:r w:rsidR="004B0F7D">
        <w:rPr>
          <w:lang w:val="sk-SK"/>
        </w:rPr>
        <w:instrText xml:space="preserve"> ADDIN EN.CITE </w:instrText>
      </w:r>
      <w:r w:rsidR="004B0F7D">
        <w:rPr>
          <w:lang w:val="sk-SK"/>
        </w:rPr>
        <w:fldChar w:fldCharType="begin">
          <w:fldData xml:space="preserve">PEVuZE5vdGU+PENpdGU+PEF1dGhvcj5TaGVuPC9BdXRob3I+PFllYXI+MjAxNjwvWWVhcj48SURU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==
</w:fldData>
        </w:fldChar>
      </w:r>
      <w:r w:rsidR="004B0F7D">
        <w:rPr>
          <w:lang w:val="sk-SK"/>
        </w:rPr>
        <w:instrText xml:space="preserve"> ADDIN EN.CITE.DATA </w:instrText>
      </w:r>
      <w:r w:rsidR="004B0F7D">
        <w:rPr>
          <w:lang w:val="sk-SK"/>
        </w:rPr>
      </w:r>
      <w:r w:rsidR="004B0F7D">
        <w:rPr>
          <w:lang w:val="sk-SK"/>
        </w:rPr>
        <w:fldChar w:fldCharType="end"/>
      </w:r>
      <w:r w:rsidRPr="00FA362E">
        <w:rPr>
          <w:lang w:val="sk-SK"/>
        </w:rPr>
        <w:fldChar w:fldCharType="separate"/>
      </w:r>
      <w:r w:rsidR="004B0F7D">
        <w:rPr>
          <w:noProof/>
          <w:lang w:val="sk-SK"/>
        </w:rPr>
        <w:t>[69]</w:t>
      </w:r>
      <w:r w:rsidRPr="00FA362E">
        <w:rPr>
          <w:lang w:val="sk-SK"/>
        </w:rPr>
        <w:fldChar w:fldCharType="end"/>
      </w:r>
      <w:r w:rsidRPr="00FA362E">
        <w:rPr>
          <w:lang w:val="sk-SK"/>
        </w:rPr>
        <w:t xml:space="preserve"> a rýchlosti </w:t>
      </w:r>
      <w:r w:rsidRPr="00FA362E">
        <w:rPr>
          <w:lang w:val="sk-SK"/>
        </w:rPr>
        <w:fldChar w:fldCharType="begin">
          <w:fldData xml:space="preserve">PEVuZE5vdGU+PENpdGU+PEF1dGhvcj5CZXJuc3RlaW48L0F1dGhvcj48WWVhcj4yMDE1PC9ZZWFy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</w:fldData>
        </w:fldChar>
      </w:r>
      <w:r w:rsidR="004B0F7D">
        <w:rPr>
          <w:lang w:val="sk-SK"/>
        </w:rPr>
        <w:instrText xml:space="preserve"> ADDIN EN.CITE </w:instrText>
      </w:r>
      <w:r w:rsidR="004B0F7D">
        <w:rPr>
          <w:lang w:val="sk-SK"/>
        </w:rPr>
        <w:fldChar w:fldCharType="begin">
          <w:fldData xml:space="preserve">PEVuZE5vdGU+PENpdGU+PEF1dGhvcj5CZXJuc3RlaW48L0F1dGhvcj48WWVhcj4yMDE1PC9ZZWFy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</w:fldData>
        </w:fldChar>
      </w:r>
      <w:r w:rsidR="004B0F7D">
        <w:rPr>
          <w:lang w:val="sk-SK"/>
        </w:rPr>
        <w:instrText xml:space="preserve"> ADDIN EN.CITE.DATA </w:instrText>
      </w:r>
      <w:r w:rsidR="004B0F7D">
        <w:rPr>
          <w:lang w:val="sk-SK"/>
        </w:rPr>
      </w:r>
      <w:r w:rsidR="004B0F7D">
        <w:rPr>
          <w:lang w:val="sk-SK"/>
        </w:rPr>
        <w:fldChar w:fldCharType="end"/>
      </w:r>
      <w:r w:rsidRPr="00FA362E">
        <w:rPr>
          <w:lang w:val="sk-SK"/>
        </w:rPr>
        <w:fldChar w:fldCharType="separate"/>
      </w:r>
      <w:r w:rsidR="004B0F7D">
        <w:rPr>
          <w:noProof/>
          <w:lang w:val="sk-SK"/>
        </w:rPr>
        <w:t>[3, 51]</w:t>
      </w:r>
      <w:r w:rsidRPr="00FA362E">
        <w:rPr>
          <w:lang w:val="sk-SK"/>
        </w:rPr>
        <w:fldChar w:fldCharType="end"/>
      </w:r>
      <w:r w:rsidRPr="00FA362E">
        <w:rPr>
          <w:lang w:val="sk-SK"/>
        </w:rPr>
        <w:t xml:space="preserve"> krvi v artériách počas srdečného cyklu. Ďalšími zdrojmi môžu byť svalová aktivita, dýchanie, žilný návrat. Takisto sa presne nevie akou veľkosťou prispievajú jednotlivé zložky na moduláciu veľkosti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FA362E">
        <w:rPr>
          <w:lang w:val="sk-SK"/>
        </w:rPr>
        <w:t xml:space="preserve">. Je preto doležité rozšíriť znalosti o vzťahoch tohto parametra s inými hemodynamickými parametrami. Takisto je potrebné upresniť vzájomný vzťah impedančných parametrov a iných hemodynamických parametrov ako arteriálny krvný tlak, srdečné zvuky a RR intervali. </w:t>
      </w:r>
      <w:commentRangeStart w:id="263"/>
      <w:r w:rsidRPr="00FA362E">
        <w:rPr>
          <w:lang w:val="sk-SK"/>
        </w:rPr>
        <w:t>Až bud</w:t>
      </w:r>
      <w:r w:rsidR="00FC1930">
        <w:rPr>
          <w:lang w:val="sk-SK"/>
        </w:rPr>
        <w:t xml:space="preserve">ú presnejšie známe vplyvy </w:t>
      </w:r>
      <w:r w:rsidR="00AC46BC">
        <w:rPr>
          <w:lang w:val="sk-SK"/>
        </w:rPr>
        <w:t xml:space="preserve">jednotlivých </w:t>
      </w:r>
      <w:r w:rsidR="00FC1930">
        <w:rPr>
          <w:lang w:val="sk-SK"/>
        </w:rPr>
        <w:t xml:space="preserve">zdrojov </w:t>
      </w:r>
      <w:r w:rsidR="00AC46BC">
        <w:rPr>
          <w:lang w:val="sk-SK"/>
        </w:rPr>
        <w:t>na modulujáciu</w:t>
      </w:r>
      <w:r w:rsidR="00FC1930">
        <w:rPr>
          <w:lang w:val="sk-SK"/>
        </w:rPr>
        <w:t xml:space="preserve"> signál</w:t>
      </w:r>
      <w:r w:rsidR="00AC46BC">
        <w:rPr>
          <w:lang w:val="sk-SK"/>
        </w:rPr>
        <w:t>u</w:t>
      </w:r>
      <w:r w:rsidRPr="00FA362E">
        <w:rPr>
          <w:lang w:val="sk-SK"/>
        </w:rPr>
        <w:t xml:space="preserve"> </w:t>
      </w:r>
      <w:commentRangeEnd w:id="263"/>
      <w:r w:rsidRPr="00FA362E">
        <w:rPr>
          <w:rStyle w:val="Odkaznakomentr"/>
          <w:lang w:val="sk-SK"/>
        </w:rPr>
        <w:commentReference w:id="263"/>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dt</m:t>
            </m:r>
          </m:den>
        </m:f>
      </m:oMath>
      <w:r w:rsidRPr="00FA362E">
        <w:rPr>
          <w:lang w:val="sk-SK"/>
        </w:rPr>
        <w:t xml:space="preserve">, budeme vedieť navrhnúť presnejšie modely ktoré ho budú používať nielen na výpočet SV a CO. </w:t>
      </w:r>
    </w:p>
    <w:p w14:paraId="33023405" w14:textId="77777777" w:rsidR="00CE547F" w:rsidRPr="00FA362E" w:rsidRDefault="00CE547F" w:rsidP="00CE547F">
      <w:pPr>
        <w:rPr>
          <w:lang w:val="sk-SK"/>
        </w:rPr>
      </w:pPr>
    </w:p>
    <w:p w14:paraId="5CF72C46" w14:textId="77777777" w:rsidR="00CE547F" w:rsidRPr="00FA362E" w:rsidRDefault="00CE547F" w:rsidP="00CE547F">
      <w:pPr>
        <w:pStyle w:val="Nadpis3"/>
        <w:rPr>
          <w:lang w:val="sk-SK"/>
        </w:rPr>
      </w:pPr>
      <w:bookmarkStart w:id="264" w:name="_Toc510268157"/>
      <w:bookmarkStart w:id="265" w:name="_Toc513981486"/>
      <w:r w:rsidRPr="00FA362E">
        <w:rPr>
          <w:lang w:val="sk-SK"/>
        </w:rPr>
        <w:t>Úvod do navrhnutej metodiky</w:t>
      </w:r>
      <w:bookmarkEnd w:id="264"/>
      <w:bookmarkEnd w:id="265"/>
    </w:p>
    <w:p w14:paraId="116A6B40" w14:textId="77777777" w:rsidR="00CE547F" w:rsidRPr="00FA362E" w:rsidRDefault="00CE547F" w:rsidP="00CE547F">
      <w:pPr>
        <w:rPr>
          <w:lang w:val="sk-SK"/>
        </w:rPr>
      </w:pPr>
    </w:p>
    <w:p w14:paraId="3AA1265B" w14:textId="77777777" w:rsidR="00CE547F" w:rsidRPr="00FA362E" w:rsidRDefault="00CE547F" w:rsidP="00CE547F">
      <w:pPr>
        <w:rPr>
          <w:lang w:val="sk-SK"/>
        </w:rPr>
      </w:pPr>
      <w:r w:rsidRPr="00FA362E">
        <w:rPr>
          <w:lang w:val="sk-SK"/>
        </w:rPr>
        <w:t>Pre vyšetrenie vzťahov medzi impedančnými parametrami boli detekované nasledujúce parametre:</w:t>
      </w:r>
    </w:p>
    <w:p w14:paraId="53493C10" w14:textId="77777777" w:rsidR="00CE547F" w:rsidRPr="00FA362E" w:rsidRDefault="00CE547F" w:rsidP="00CE547F">
      <w:pPr>
        <w:rPr>
          <w:lang w:val="sk-SK"/>
        </w:rPr>
      </w:pPr>
    </w:p>
    <w:p w14:paraId="3B9204D5" w14:textId="77777777" w:rsidR="00CE547F" w:rsidRPr="00FA362E" w:rsidRDefault="00CE547F" w:rsidP="00CE547F">
      <w:pPr>
        <w:pStyle w:val="Odsekzoznamu"/>
        <w:numPr>
          <w:ilvl w:val="0"/>
          <w:numId w:val="22"/>
        </w:numPr>
        <w:rPr>
          <w:b/>
          <w:i/>
          <w:lang w:val="sk-SK"/>
        </w:rPr>
      </w:pPr>
      <m:oMath>
        <m:r>
          <m:rPr>
            <m:sty m:val="bi"/>
          </m:rPr>
          <w:rPr>
            <w:rFonts w:ascii="Cambria Math" w:hAnsi="Cambria Math"/>
            <w:lang w:val="sk-SK"/>
          </w:rPr>
          <w:lastRenderedPageBreak/>
          <m:t xml:space="preserve">Stredný </m:t>
        </m:r>
        <m:sSub>
          <m:sSubPr>
            <m:ctrlPr>
              <w:rPr>
                <w:rFonts w:ascii="Cambria Math" w:hAnsi="Cambria Math"/>
                <w:b/>
                <w:i/>
                <w:lang w:val="sk-SK"/>
              </w:rPr>
            </m:ctrlPr>
          </m:sSubPr>
          <m:e>
            <m:r>
              <m:rPr>
                <m:sty m:val="bi"/>
              </m:rPr>
              <w:rPr>
                <w:rFonts w:ascii="Cambria Math" w:hAnsi="Cambria Math"/>
                <w:lang w:val="sk-SK"/>
              </w:rPr>
              <m:t>Z</m:t>
            </m:r>
            <m:r>
              <m:rPr>
                <m:sty m:val="bi"/>
              </m:rPr>
              <w:rPr>
                <w:rFonts w:ascii="Cambria Math" w:hAnsi="Cambria Math"/>
                <w:lang w:val="sk-SK"/>
              </w:rPr>
              <m:t>0</m:t>
            </m:r>
          </m:e>
          <m:sub>
            <m:r>
              <m:rPr>
                <m:sty m:val="bi"/>
              </m:rPr>
              <w:rPr>
                <w:rFonts w:ascii="Cambria Math" w:hAnsi="Cambria Math"/>
                <w:lang w:val="sk-SK"/>
              </w:rPr>
              <m:t>i</m:t>
            </m:r>
          </m:sub>
        </m:sSub>
      </m:oMath>
      <w:r w:rsidRPr="00FA362E">
        <w:rPr>
          <w:b/>
          <w:i/>
          <w:lang w:val="sk-SK"/>
        </w:rPr>
        <w:t xml:space="preserve"> </w:t>
      </w:r>
      <w:r w:rsidRPr="00FA362E">
        <w:rPr>
          <w:lang w:val="sk-SK"/>
        </w:rPr>
        <w:t>(</w:t>
      </w:r>
      <m:oMath>
        <m:sSub>
          <m:sSubPr>
            <m:ctrlPr>
              <w:rPr>
                <w:rFonts w:ascii="Cambria Math" w:hAnsi="Cambria Math"/>
                <w:b/>
                <w:i/>
                <w:lang w:val="sk-SK"/>
              </w:rPr>
            </m:ctrlPr>
          </m:sSubPr>
          <m:e>
            <m:r>
              <m:rPr>
                <m:sty m:val="bi"/>
              </m:rPr>
              <w:rPr>
                <w:rFonts w:ascii="Cambria Math" w:hAnsi="Cambria Math"/>
                <w:lang w:val="sk-SK"/>
              </w:rPr>
              <m:t>Mean Z</m:t>
            </m:r>
            <m:r>
              <m:rPr>
                <m:sty m:val="bi"/>
              </m:rPr>
              <w:rPr>
                <w:rFonts w:ascii="Cambria Math" w:hAnsi="Cambria Math"/>
                <w:lang w:val="sk-SK"/>
              </w:rPr>
              <m:t>0</m:t>
            </m:r>
          </m:e>
          <m:sub>
            <m:r>
              <m:rPr>
                <m:sty m:val="bi"/>
              </m:rPr>
              <w:rPr>
                <w:rFonts w:ascii="Cambria Math" w:hAnsi="Cambria Math"/>
                <w:lang w:val="sk-SK"/>
              </w:rPr>
              <m:t>i</m:t>
            </m:r>
          </m:sub>
        </m:sSub>
      </m:oMath>
      <w:r w:rsidRPr="00FA362E">
        <w:rPr>
          <w:lang w:val="sk-SK"/>
        </w:rPr>
        <w:t xml:space="preserve">) </w:t>
      </w:r>
      <w:r w:rsidRPr="00FA362E">
        <w:rPr>
          <w:b/>
          <w:i/>
          <w:lang w:val="sk-SK"/>
        </w:rPr>
        <w:t>(</w:t>
      </w:r>
      <w:r w:rsidRPr="00FA362E">
        <w:rPr>
          <w:lang w:val="sk-SK"/>
        </w:rPr>
        <w:t>Ω)</w:t>
      </w:r>
    </w:p>
    <w:p w14:paraId="6BD0431B" w14:textId="77777777" w:rsidR="00CE547F" w:rsidRPr="00FA362E" w:rsidRDefault="00CE547F" w:rsidP="00CE547F">
      <w:pPr>
        <w:pStyle w:val="Odsekzoznamu"/>
        <w:numPr>
          <w:ilvl w:val="0"/>
          <w:numId w:val="22"/>
        </w:numPr>
        <w:rPr>
          <w:b/>
          <w:lang w:val="sk-SK"/>
        </w:rPr>
      </w:pPr>
      <m:oMath>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i</m:t>
            </m:r>
          </m:sub>
        </m:sSub>
        <m:r>
          <m:rPr>
            <m:sty m:val="bi"/>
          </m:rPr>
          <w:rPr>
            <w:rFonts w:ascii="Cambria Math" w:hAnsi="Cambria Math"/>
            <w:lang w:val="sk-SK"/>
          </w:rPr>
          <m:t>(t</m:t>
        </m:r>
        <m:f>
          <m:fPr>
            <m:type m:val="lin"/>
            <m:ctrlPr>
              <w:rPr>
                <w:rFonts w:ascii="Cambria Math" w:hAnsi="Cambria Math"/>
                <w:b/>
                <w:i/>
                <w:lang w:val="sk-SK"/>
              </w:rPr>
            </m:ctrlPr>
          </m:fPr>
          <m:num>
            <m:r>
              <m:rPr>
                <m:sty m:val="bi"/>
              </m:rPr>
              <w:rPr>
                <w:rFonts w:ascii="Cambria Math" w:hAnsi="Cambria Math"/>
                <w:lang w:val="sk-SK"/>
              </w:rPr>
              <m:t>)</m:t>
            </m:r>
          </m:num>
          <m:den>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t</m:t>
                </m:r>
              </m:e>
              <m:sub>
                <m:r>
                  <m:rPr>
                    <m:sty m:val="bi"/>
                  </m:rPr>
                  <w:rPr>
                    <w:rFonts w:ascii="Cambria Math" w:hAnsi="Cambria Math"/>
                    <w:lang w:val="sk-SK"/>
                  </w:rPr>
                  <m:t>max</m:t>
                </m:r>
              </m:sub>
            </m:sSub>
          </m:den>
        </m:f>
      </m:oMath>
      <w:r w:rsidRPr="00FA362E">
        <w:rPr>
          <w:b/>
          <w:lang w:val="sk-SK"/>
        </w:rPr>
        <w:t xml:space="preserve"> (</w:t>
      </w:r>
      <w:r w:rsidRPr="00FA362E">
        <w:rPr>
          <w:lang w:val="sk-SK"/>
        </w:rPr>
        <w:t>Ω/s)</w:t>
      </w:r>
    </w:p>
    <w:p w14:paraId="2FAB59F2" w14:textId="77777777" w:rsidR="00CE547F" w:rsidRPr="00FA362E" w:rsidRDefault="00CE547F" w:rsidP="00CE547F">
      <w:pPr>
        <w:pStyle w:val="Odsekzoznamu"/>
        <w:numPr>
          <w:ilvl w:val="0"/>
          <w:numId w:val="22"/>
        </w:numPr>
        <w:rPr>
          <w:lang w:val="sk-SK"/>
        </w:rPr>
      </w:pPr>
      <w:r w:rsidRPr="00FA362E">
        <w:rPr>
          <w:lang w:val="sk-SK"/>
        </w:rPr>
        <w:t>Čas šírenia pulznej vlny</w:t>
      </w:r>
      <w:r w:rsidRPr="00FA362E">
        <w:rPr>
          <w:b/>
          <w:lang w:val="sk-SK"/>
        </w:rPr>
        <w:t xml:space="preserve"> </w:t>
      </w:r>
      <w:r w:rsidRPr="00FA362E">
        <w:rPr>
          <w:lang w:val="sk-SK"/>
        </w:rPr>
        <w:t>(</w:t>
      </w:r>
      <m:oMath>
        <m:sSub>
          <m:sSubPr>
            <m:ctrlPr>
              <w:rPr>
                <w:rFonts w:ascii="Cambria Math" w:hAnsi="Cambria Math"/>
                <w:b/>
                <w:i/>
                <w:lang w:val="sk-SK"/>
              </w:rPr>
            </m:ctrlPr>
          </m:sSubPr>
          <m:e>
            <m:r>
              <m:rPr>
                <m:sty m:val="bi"/>
              </m:rPr>
              <w:rPr>
                <w:rFonts w:ascii="Cambria Math" w:hAnsi="Cambria Math"/>
                <w:lang w:val="sk-SK"/>
              </w:rPr>
              <m:t>PWTT</m:t>
            </m:r>
          </m:e>
          <m:sub>
            <m:r>
              <m:rPr>
                <m:sty m:val="bi"/>
              </m:rPr>
              <w:rPr>
                <w:rFonts w:ascii="Cambria Math" w:hAnsi="Cambria Math"/>
                <w:lang w:val="sk-SK"/>
              </w:rPr>
              <m:t>i</m:t>
            </m:r>
          </m:sub>
        </m:sSub>
      </m:oMath>
      <w:r w:rsidRPr="00FA362E">
        <w:rPr>
          <w:lang w:val="sk-SK"/>
        </w:rPr>
        <w:t xml:space="preserve"> - Pulse Wave Transit Time) (s)</w:t>
      </w:r>
    </w:p>
    <w:p w14:paraId="5BA66B8F" w14:textId="77777777" w:rsidR="00CE547F" w:rsidRPr="00FA362E" w:rsidRDefault="00CE547F" w:rsidP="00CE547F">
      <w:pPr>
        <w:pStyle w:val="Odsekzoznamu"/>
        <w:numPr>
          <w:ilvl w:val="0"/>
          <w:numId w:val="22"/>
        </w:numPr>
        <w:rPr>
          <w:lang w:val="sk-SK"/>
        </w:rPr>
      </w:pPr>
      <w:r w:rsidRPr="00FA362E">
        <w:rPr>
          <w:lang w:val="sk-SK"/>
        </w:rPr>
        <w:t>Rýchlosť pulznej vlny (</w:t>
      </w:r>
      <m:oMath>
        <m:sSub>
          <m:sSubPr>
            <m:ctrlPr>
              <w:rPr>
                <w:rFonts w:ascii="Cambria Math" w:hAnsi="Cambria Math"/>
                <w:b/>
                <w:i/>
                <w:lang w:val="sk-SK"/>
              </w:rPr>
            </m:ctrlPr>
          </m:sSubPr>
          <m:e>
            <m:r>
              <m:rPr>
                <m:sty m:val="bi"/>
              </m:rPr>
              <w:rPr>
                <w:rFonts w:ascii="Cambria Math" w:hAnsi="Cambria Math"/>
                <w:lang w:val="sk-SK"/>
              </w:rPr>
              <m:t>PWV</m:t>
            </m:r>
          </m:e>
          <m:sub>
            <m:r>
              <m:rPr>
                <m:sty m:val="bi"/>
              </m:rPr>
              <w:rPr>
                <w:rFonts w:ascii="Cambria Math" w:hAnsi="Cambria Math"/>
                <w:lang w:val="sk-SK"/>
              </w:rPr>
              <m:t>i-j</m:t>
            </m:r>
          </m:sub>
        </m:sSub>
      </m:oMath>
      <w:r w:rsidRPr="00FA362E">
        <w:rPr>
          <w:b/>
          <w:lang w:val="sk-SK"/>
        </w:rPr>
        <w:t xml:space="preserve"> - </w:t>
      </w:r>
      <w:r w:rsidRPr="00FA362E">
        <w:rPr>
          <w:lang w:val="sk-SK"/>
        </w:rPr>
        <w:t>Pulse Wave Velocitu) (s/m)</w:t>
      </w:r>
    </w:p>
    <w:p w14:paraId="1A793434" w14:textId="77777777" w:rsidR="00CE547F" w:rsidRPr="00FA362E" w:rsidRDefault="00CE547F" w:rsidP="00CE547F">
      <w:pPr>
        <w:pStyle w:val="Odsekzoznamu"/>
        <w:numPr>
          <w:ilvl w:val="0"/>
          <w:numId w:val="22"/>
        </w:numPr>
        <w:rPr>
          <w:lang w:val="sk-SK"/>
        </w:rPr>
      </w:pPr>
      <w:r w:rsidRPr="00FA362E">
        <w:rPr>
          <w:lang w:val="sk-SK"/>
        </w:rPr>
        <w:t>Systolický krvný tlak (</w:t>
      </w:r>
      <w:r w:rsidRPr="00FA362E">
        <w:rPr>
          <w:b/>
          <w:lang w:val="sk-SK"/>
        </w:rPr>
        <w:t>SBP</w:t>
      </w:r>
      <w:r w:rsidRPr="00FA362E">
        <w:rPr>
          <w:lang w:val="sk-SK"/>
        </w:rPr>
        <w:t>) (mmHg)</w:t>
      </w:r>
    </w:p>
    <w:p w14:paraId="36D46DE8" w14:textId="77777777" w:rsidR="00CE547F" w:rsidRPr="00FA362E" w:rsidRDefault="00CE547F" w:rsidP="00CE547F">
      <w:pPr>
        <w:pStyle w:val="Odsekzoznamu"/>
        <w:numPr>
          <w:ilvl w:val="0"/>
          <w:numId w:val="22"/>
        </w:numPr>
        <w:rPr>
          <w:lang w:val="sk-SK"/>
        </w:rPr>
      </w:pPr>
      <w:r w:rsidRPr="00FA362E">
        <w:rPr>
          <w:lang w:val="sk-SK"/>
        </w:rPr>
        <w:t>Diastolický krvný tlak (</w:t>
      </w:r>
      <w:r w:rsidRPr="00FA362E">
        <w:rPr>
          <w:b/>
          <w:lang w:val="sk-SK"/>
        </w:rPr>
        <w:t>DBP</w:t>
      </w:r>
      <w:r w:rsidRPr="00FA362E">
        <w:rPr>
          <w:lang w:val="sk-SK"/>
        </w:rPr>
        <w:t>) (mmHg)</w:t>
      </w:r>
    </w:p>
    <w:p w14:paraId="0E892DE8" w14:textId="77777777" w:rsidR="00CE547F" w:rsidRPr="00FA362E" w:rsidRDefault="00CE547F" w:rsidP="00CE547F">
      <w:pPr>
        <w:pStyle w:val="Odsekzoznamu"/>
        <w:numPr>
          <w:ilvl w:val="0"/>
          <w:numId w:val="22"/>
        </w:numPr>
        <w:rPr>
          <w:lang w:val="sk-SK"/>
        </w:rPr>
      </w:pPr>
      <w:r w:rsidRPr="00FA362E">
        <w:rPr>
          <w:lang w:val="sk-SK"/>
        </w:rPr>
        <w:t>Pulzný tlak (</w:t>
      </w:r>
      <w:r w:rsidRPr="00FA362E">
        <w:rPr>
          <w:b/>
          <w:lang w:val="sk-SK"/>
        </w:rPr>
        <w:t>PP</w:t>
      </w:r>
      <w:r w:rsidRPr="00FA362E">
        <w:rPr>
          <w:lang w:val="sk-SK"/>
        </w:rPr>
        <w:t>) (mmHg)</w:t>
      </w:r>
    </w:p>
    <w:p w14:paraId="3FB2E1D7" w14:textId="77777777" w:rsidR="00CE547F" w:rsidRPr="00FA362E" w:rsidRDefault="00CE547F" w:rsidP="00CE547F">
      <w:pPr>
        <w:pStyle w:val="Odsekzoznamu"/>
        <w:numPr>
          <w:ilvl w:val="0"/>
          <w:numId w:val="22"/>
        </w:numPr>
        <w:rPr>
          <w:lang w:val="sk-SK"/>
        </w:rPr>
      </w:pPr>
      <w:r w:rsidRPr="00FA362E">
        <w:rPr>
          <w:lang w:val="sk-SK"/>
        </w:rPr>
        <w:t>Stredný tlak (</w:t>
      </w:r>
      <w:r w:rsidRPr="00FA362E">
        <w:rPr>
          <w:b/>
          <w:lang w:val="sk-SK"/>
        </w:rPr>
        <w:t>MBP</w:t>
      </w:r>
      <w:r w:rsidRPr="00FA362E">
        <w:rPr>
          <w:lang w:val="sk-SK"/>
        </w:rPr>
        <w:t>) (mmHg)</w:t>
      </w:r>
    </w:p>
    <w:p w14:paraId="4C8ED6A9" w14:textId="77777777" w:rsidR="00CE547F" w:rsidRPr="00FA362E" w:rsidRDefault="00CE547F" w:rsidP="00CE547F">
      <w:pPr>
        <w:pStyle w:val="Odsekzoznamu"/>
        <w:numPr>
          <w:ilvl w:val="0"/>
          <w:numId w:val="22"/>
        </w:numPr>
        <w:rPr>
          <w:lang w:val="sk-SK"/>
        </w:rPr>
      </w:pPr>
      <w:r w:rsidRPr="00FA362E">
        <w:rPr>
          <w:lang w:val="sk-SK"/>
        </w:rPr>
        <w:t>Vzdialenosť SBP od R vlny (</w:t>
      </w:r>
      <w:r w:rsidRPr="00FA362E">
        <w:rPr>
          <w:b/>
          <w:lang w:val="sk-SK"/>
        </w:rPr>
        <w:t>R-SBP</w:t>
      </w:r>
      <w:r w:rsidRPr="00FA362E">
        <w:rPr>
          <w:lang w:val="sk-SK"/>
        </w:rPr>
        <w:t>) (s)</w:t>
      </w:r>
    </w:p>
    <w:p w14:paraId="1ECDFE45" w14:textId="77777777" w:rsidR="00CE547F" w:rsidRPr="00FA362E" w:rsidRDefault="00CE547F" w:rsidP="00CE547F">
      <w:pPr>
        <w:pStyle w:val="Odsekzoznamu"/>
        <w:numPr>
          <w:ilvl w:val="0"/>
          <w:numId w:val="22"/>
        </w:numPr>
        <w:rPr>
          <w:lang w:val="sk-SK"/>
        </w:rPr>
      </w:pPr>
      <w:r w:rsidRPr="00FA362E">
        <w:rPr>
          <w:lang w:val="sk-SK"/>
        </w:rPr>
        <w:t>Vzdialenosť DBP od R vlny (</w:t>
      </w:r>
      <w:r w:rsidRPr="00FA362E">
        <w:rPr>
          <w:b/>
          <w:lang w:val="sk-SK"/>
        </w:rPr>
        <w:t>R-DBP</w:t>
      </w:r>
      <w:r w:rsidRPr="00FA362E">
        <w:rPr>
          <w:lang w:val="sk-SK"/>
        </w:rPr>
        <w:t>) (s)</w:t>
      </w:r>
    </w:p>
    <w:p w14:paraId="5FA04D9E" w14:textId="77777777" w:rsidR="00CE547F" w:rsidRPr="00FA362E" w:rsidRDefault="00CE547F" w:rsidP="00CE547F">
      <w:pPr>
        <w:pStyle w:val="Odsekzoznamu"/>
        <w:numPr>
          <w:ilvl w:val="0"/>
          <w:numId w:val="22"/>
        </w:numPr>
        <w:rPr>
          <w:lang w:val="sk-SK"/>
        </w:rPr>
      </w:pPr>
      <w:r w:rsidRPr="00FA362E">
        <w:rPr>
          <w:lang w:val="sk-SK"/>
        </w:rPr>
        <w:t>Vzdialenosť S1 od R vlny (</w:t>
      </w:r>
      <w:r w:rsidRPr="00FA362E">
        <w:rPr>
          <w:b/>
          <w:lang w:val="sk-SK"/>
        </w:rPr>
        <w:t>R-SBP</w:t>
      </w:r>
      <w:r w:rsidRPr="00FA362E">
        <w:rPr>
          <w:lang w:val="sk-SK"/>
        </w:rPr>
        <w:t>) (s)</w:t>
      </w:r>
    </w:p>
    <w:p w14:paraId="23CE9B37" w14:textId="77777777" w:rsidR="00CE547F" w:rsidRPr="00FA362E" w:rsidRDefault="00CE547F" w:rsidP="00CE547F">
      <w:pPr>
        <w:pStyle w:val="Odsekzoznamu"/>
        <w:numPr>
          <w:ilvl w:val="0"/>
          <w:numId w:val="22"/>
        </w:numPr>
        <w:rPr>
          <w:lang w:val="sk-SK"/>
        </w:rPr>
      </w:pPr>
      <w:r w:rsidRPr="00FA362E">
        <w:rPr>
          <w:lang w:val="sk-SK"/>
        </w:rPr>
        <w:t>Vzdialenosť S2 od R vlny (</w:t>
      </w:r>
      <w:r w:rsidRPr="00FA362E">
        <w:rPr>
          <w:b/>
          <w:lang w:val="sk-SK"/>
        </w:rPr>
        <w:t>R-SBP</w:t>
      </w:r>
      <w:r w:rsidRPr="00FA362E">
        <w:rPr>
          <w:lang w:val="sk-SK"/>
        </w:rPr>
        <w:t>) (s)</w:t>
      </w:r>
    </w:p>
    <w:p w14:paraId="48254746" w14:textId="77777777" w:rsidR="00CE547F" w:rsidRPr="00FA362E" w:rsidRDefault="00CE547F" w:rsidP="00CE547F">
      <w:pPr>
        <w:pStyle w:val="Odsekzoznamu"/>
        <w:numPr>
          <w:ilvl w:val="0"/>
          <w:numId w:val="22"/>
        </w:numPr>
        <w:rPr>
          <w:lang w:val="sk-SK"/>
        </w:rPr>
      </w:pPr>
      <w:r w:rsidRPr="00FA362E">
        <w:rPr>
          <w:lang w:val="sk-SK"/>
        </w:rPr>
        <w:t>Čas medzi S1 a S2 (</w:t>
      </w:r>
      <w:r w:rsidRPr="00FA362E">
        <w:rPr>
          <w:b/>
          <w:lang w:val="sk-SK"/>
        </w:rPr>
        <w:t>S1-S2</w:t>
      </w:r>
      <w:r w:rsidRPr="00FA362E">
        <w:rPr>
          <w:lang w:val="sk-SK"/>
        </w:rPr>
        <w:t>) (s)</w:t>
      </w:r>
    </w:p>
    <w:p w14:paraId="592C2E68" w14:textId="77777777" w:rsidR="00CE547F" w:rsidRPr="00FA362E" w:rsidRDefault="00CE547F" w:rsidP="00CE547F">
      <w:pPr>
        <w:pStyle w:val="Odsekzoznamu"/>
        <w:numPr>
          <w:ilvl w:val="0"/>
          <w:numId w:val="22"/>
        </w:numPr>
        <w:rPr>
          <w:lang w:val="sk-SK"/>
        </w:rPr>
      </w:pPr>
      <w:r w:rsidRPr="00FA362E">
        <w:rPr>
          <w:lang w:val="sk-SK"/>
        </w:rPr>
        <w:t>Interval medzi dvoma R vlnami (</w:t>
      </w:r>
      <w:r w:rsidRPr="00FA362E">
        <w:rPr>
          <w:b/>
          <w:lang w:val="sk-SK"/>
        </w:rPr>
        <w:t>RR</w:t>
      </w:r>
      <w:r w:rsidRPr="00FA362E">
        <w:rPr>
          <w:lang w:val="sk-SK"/>
        </w:rPr>
        <w:t>) (s)</w:t>
      </w:r>
    </w:p>
    <w:p w14:paraId="0EFD2DCA" w14:textId="77777777" w:rsidR="00CE547F" w:rsidRPr="00FA362E" w:rsidRDefault="00CE547F" w:rsidP="00CE547F">
      <w:pPr>
        <w:pStyle w:val="Odsekzoznamu"/>
        <w:numPr>
          <w:ilvl w:val="0"/>
          <w:numId w:val="22"/>
        </w:numPr>
        <w:rPr>
          <w:lang w:val="sk-SK"/>
        </w:rPr>
      </w:pPr>
      <w:r w:rsidRPr="00FA362E">
        <w:rPr>
          <w:lang w:val="sk-SK"/>
        </w:rPr>
        <w:t xml:space="preserve">Respiračná krivka </w:t>
      </w:r>
      <w:r w:rsidRPr="00FA362E">
        <w:rPr>
          <w:b/>
          <w:i/>
          <w:lang w:val="sk-SK"/>
        </w:rPr>
        <w:t>(</w:t>
      </w:r>
      <w:r w:rsidRPr="00FA362E">
        <w:rPr>
          <w:lang w:val="sk-SK"/>
        </w:rPr>
        <w:t>Ω)</w:t>
      </w:r>
    </w:p>
    <w:p w14:paraId="21D26857" w14:textId="77777777" w:rsidR="00CE547F" w:rsidRPr="00FA362E" w:rsidRDefault="00CE547F" w:rsidP="00CE547F">
      <w:pPr>
        <w:rPr>
          <w:lang w:val="sk-SK"/>
        </w:rPr>
      </w:pPr>
    </w:p>
    <w:p w14:paraId="1FF98FCC" w14:textId="77777777" w:rsidR="00CE547F" w:rsidRPr="00FA362E" w:rsidRDefault="00CE547F" w:rsidP="00CE547F">
      <w:pPr>
        <w:rPr>
          <w:lang w:val="sk-SK"/>
        </w:rPr>
      </w:pPr>
      <w:r w:rsidRPr="00FA362E">
        <w:rPr>
          <w:lang w:val="sk-SK"/>
        </w:rPr>
        <w:t xml:space="preserve">Detekované parametre sú znázornené na </w:t>
      </w:r>
      <w:r w:rsidRPr="00FA362E">
        <w:rPr>
          <w:lang w:val="sk-SK"/>
        </w:rPr>
        <w:fldChar w:fldCharType="begin"/>
      </w:r>
      <w:r w:rsidRPr="00FA362E">
        <w:rPr>
          <w:lang w:val="sk-SK"/>
        </w:rPr>
        <w:instrText xml:space="preserve"> REF _Ref509143679 \h </w:instrText>
      </w:r>
      <w:r w:rsidRPr="00FA362E">
        <w:rPr>
          <w:lang w:val="sk-SK"/>
        </w:rPr>
      </w:r>
      <w:r w:rsidRPr="00FA362E">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12</w:t>
      </w:r>
      <w:r w:rsidRPr="00FA362E">
        <w:rPr>
          <w:lang w:val="sk-SK"/>
        </w:rPr>
        <w:fldChar w:fldCharType="end"/>
      </w:r>
      <w:r w:rsidRPr="00FA362E">
        <w:rPr>
          <w:lang w:val="sk-SK"/>
        </w:rPr>
        <w:t>.</w:t>
      </w:r>
    </w:p>
    <w:p w14:paraId="440E55CF" w14:textId="77777777" w:rsidR="00CE547F" w:rsidRPr="00FA362E" w:rsidRDefault="00CE547F" w:rsidP="00CE547F">
      <w:pPr>
        <w:jc w:val="center"/>
        <w:rPr>
          <w:lang w:val="sk-SK"/>
        </w:rPr>
      </w:pPr>
      <w:r w:rsidRPr="00FA362E">
        <w:rPr>
          <w:noProof/>
        </w:rPr>
        <w:lastRenderedPageBreak/>
        <w:drawing>
          <wp:inline distT="0" distB="0" distL="0" distR="0" wp14:anchorId="470E24AC" wp14:editId="04A1B500">
            <wp:extent cx="3349625" cy="5187315"/>
            <wp:effectExtent l="0" t="0" r="3175" b="0"/>
            <wp:docPr id="44" name="Obrázok 44" descr="langer_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nger_fig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349625" cy="5187315"/>
                    </a:xfrm>
                    <a:prstGeom prst="rect">
                      <a:avLst/>
                    </a:prstGeom>
                    <a:noFill/>
                    <a:ln>
                      <a:noFill/>
                    </a:ln>
                  </pic:spPr>
                </pic:pic>
              </a:graphicData>
            </a:graphic>
          </wp:inline>
        </w:drawing>
      </w:r>
    </w:p>
    <w:p w14:paraId="74FEB1B9" w14:textId="10548CC4" w:rsidR="00CE547F" w:rsidRPr="00FA362E" w:rsidRDefault="00CE547F" w:rsidP="00CE547F">
      <w:pPr>
        <w:pStyle w:val="Popis"/>
        <w:rPr>
          <w:vanish/>
          <w:lang w:val="sk-SK"/>
          <w:specVanish/>
        </w:rPr>
      </w:pPr>
      <w:bookmarkStart w:id="266" w:name="_Ref509143679"/>
      <w:bookmarkStart w:id="267" w:name="_Toc513981529"/>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3</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12</w:t>
      </w:r>
      <w:r w:rsidR="00A53D98">
        <w:rPr>
          <w:lang w:val="sk-SK"/>
        </w:rPr>
        <w:fldChar w:fldCharType="end"/>
      </w:r>
      <w:bookmarkEnd w:id="266"/>
      <w:r w:rsidRPr="00FA362E">
        <w:rPr>
          <w:lang w:val="sk-SK"/>
        </w:rPr>
        <w:t>: Detekcia parametrov obehovej sústavy</w:t>
      </w:r>
      <w:bookmarkEnd w:id="267"/>
    </w:p>
    <w:p w14:paraId="69F50A01" w14:textId="77777777" w:rsidR="00CE547F" w:rsidRPr="00FA362E" w:rsidRDefault="00CE547F" w:rsidP="00CE547F">
      <w:pPr>
        <w:rPr>
          <w:rFonts w:eastAsiaTheme="majorEastAsia" w:cstheme="majorBidi"/>
          <w:spacing w:val="10"/>
          <w:sz w:val="22"/>
          <w:szCs w:val="18"/>
          <w:lang w:val="sk-SK" w:eastAsia="en-US" w:bidi="en-US"/>
        </w:rPr>
      </w:pPr>
      <w:r w:rsidRPr="00FA362E">
        <w:rPr>
          <w:lang w:val="sk-SK"/>
        </w:rPr>
        <w:t xml:space="preserve">. </w:t>
      </w:r>
      <w:r w:rsidRPr="00FA362E">
        <w:rPr>
          <w:rFonts w:eastAsiaTheme="majorEastAsia" w:cstheme="majorBidi"/>
          <w:spacing w:val="10"/>
          <w:sz w:val="22"/>
          <w:szCs w:val="18"/>
          <w:lang w:val="sk-SK" w:eastAsia="en-US" w:bidi="en-US"/>
        </w:rPr>
        <w:t>Zhora signály: EKG, Z0, dZ/dtmax, krvný tlak-BP, HS</w:t>
      </w:r>
    </w:p>
    <w:p w14:paraId="788DB5AE" w14:textId="77777777" w:rsidR="00CE547F" w:rsidRPr="00FA362E" w:rsidRDefault="00CE547F" w:rsidP="00CE547F">
      <w:pPr>
        <w:pStyle w:val="Popis"/>
        <w:rPr>
          <w:lang w:val="sk-SK"/>
        </w:rPr>
      </w:pPr>
    </w:p>
    <w:p w14:paraId="6F7FD4EF" w14:textId="1F169373" w:rsidR="00CE547F" w:rsidRPr="00FA362E" w:rsidRDefault="00CE547F" w:rsidP="00CE547F">
      <w:pPr>
        <w:rPr>
          <w:lang w:val="sk-SK"/>
        </w:rPr>
      </w:pPr>
      <w:r w:rsidRPr="00FA362E">
        <w:rPr>
          <w:lang w:val="sk-SK"/>
        </w:rPr>
        <w:t xml:space="preserve">Parameter </w:t>
      </w:r>
      <m:oMath>
        <m:r>
          <m:rPr>
            <m:sty m:val="bi"/>
          </m:rPr>
          <w:rPr>
            <w:rFonts w:ascii="Cambria Math" w:hAnsi="Cambria Math"/>
            <w:lang w:val="sk-SK"/>
          </w:rPr>
          <m:t xml:space="preserve">Stredný </m:t>
        </m:r>
        <m:sSub>
          <m:sSubPr>
            <m:ctrlPr>
              <w:rPr>
                <w:rFonts w:ascii="Cambria Math" w:hAnsi="Cambria Math"/>
                <w:b/>
                <w:i/>
                <w:lang w:val="sk-SK"/>
              </w:rPr>
            </m:ctrlPr>
          </m:sSubPr>
          <m:e>
            <m:r>
              <m:rPr>
                <m:sty m:val="bi"/>
              </m:rPr>
              <w:rPr>
                <w:rFonts w:ascii="Cambria Math" w:hAnsi="Cambria Math"/>
                <w:lang w:val="sk-SK"/>
              </w:rPr>
              <m:t>Z</m:t>
            </m:r>
            <m:r>
              <m:rPr>
                <m:sty m:val="bi"/>
              </m:rPr>
              <w:rPr>
                <w:rFonts w:ascii="Cambria Math" w:hAnsi="Cambria Math"/>
                <w:lang w:val="sk-SK"/>
              </w:rPr>
              <m:t>0</m:t>
            </m:r>
          </m:e>
          <m:sub>
            <m:r>
              <m:rPr>
                <m:sty m:val="bi"/>
              </m:rPr>
              <w:rPr>
                <w:rFonts w:ascii="Cambria Math" w:hAnsi="Cambria Math"/>
                <w:lang w:val="sk-SK"/>
              </w:rPr>
              <m:t>i</m:t>
            </m:r>
          </m:sub>
        </m:sSub>
      </m:oMath>
      <w:r w:rsidRPr="00FA362E">
        <w:rPr>
          <w:b/>
          <w:lang w:val="sk-SK"/>
        </w:rPr>
        <w:t xml:space="preserve"> </w:t>
      </w:r>
      <w:r w:rsidRPr="00FA362E">
        <w:rPr>
          <w:lang w:val="sk-SK"/>
        </w:rPr>
        <w:t xml:space="preserve">odráža pomaly sa meniacu zložka impedancie. Parameter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FA362E">
        <w:rPr>
          <w:lang w:val="sk-SK"/>
        </w:rPr>
        <w:t xml:space="preserve"> na hrudníku je ovplyvnený dýchaním. Zmena parametra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FA362E">
        <w:rPr>
          <w:lang w:val="sk-SK"/>
        </w:rPr>
        <w:t xml:space="preserve"> sa dá použiť na monitorovanie respirácie </w:t>
      </w:r>
      <w:r w:rsidRPr="00FA362E">
        <w:rPr>
          <w:lang w:val="sk-SK"/>
        </w:rPr>
        <w:fldChar w:fldCharType="begin"/>
      </w:r>
      <w:r w:rsidR="004B0F7D">
        <w:rPr>
          <w:lang w:val="sk-SK"/>
        </w:rPr>
        <w:instrText xml:space="preserve"> ADDIN EN.CITE &lt;EndNote&gt;&lt;Cite&gt;&lt;Author&gt;Seppä&lt;/Author&gt;&lt;Year&gt;2014&lt;/Year&gt;&lt;IDText&gt;Development and clinical application of impedance pneumography technique&lt;/IDText&gt;&lt;DisplayText&gt;[70]&lt;/DisplayText&gt;&lt;record&gt;&lt;isbn&gt;978-952-15-3388-4&lt;/isbn&gt;&lt;work-type&gt;Doctoral thesis&lt;/work-type&gt;&lt;titles&gt;&lt;title&gt;Development and clinical application of impedance pneumography technique&lt;/title&gt;&lt;secondary-title&gt;Tampere University of Techology. Publication&lt;/secondary-title&gt;&lt;/titles&gt;&lt;contributors&gt;&lt;authors&gt;&lt;author&gt;Seppä, Ville-Pekka&lt;/author&gt;&lt;/authors&gt;&lt;/contributors&gt;&lt;added-date format="utc"&gt;1521921953&lt;/added-date&gt;&lt;pub-location&gt;Tampere&lt;/pub-location&gt;&lt;ref-type name="Book"&gt;6&lt;/ref-type&gt;&lt;dates&gt;&lt;year&gt;2014&lt;/year&gt;&lt;/dates&gt;&lt;rec-number&gt;60&lt;/rec-number&gt;&lt;publisher&gt;Tampere University of Technology&lt;/publisher&gt;&lt;last-updated-date format="utc"&gt;1521921953&lt;/last-updated-date&gt;&lt;/record&gt;&lt;/Cite&gt;&lt;/EndNote&gt;</w:instrText>
      </w:r>
      <w:r w:rsidRPr="00FA362E">
        <w:rPr>
          <w:lang w:val="sk-SK"/>
        </w:rPr>
        <w:fldChar w:fldCharType="separate"/>
      </w:r>
      <w:r w:rsidR="004B0F7D">
        <w:rPr>
          <w:noProof/>
          <w:lang w:val="sk-SK"/>
        </w:rPr>
        <w:t>[70]</w:t>
      </w:r>
      <w:r w:rsidRPr="00FA362E">
        <w:rPr>
          <w:lang w:val="sk-SK"/>
        </w:rPr>
        <w:fldChar w:fldCharType="end"/>
      </w:r>
      <w:r w:rsidRPr="00FA362E">
        <w:rPr>
          <w:lang w:val="sk-SK"/>
        </w:rPr>
        <w:t xml:space="preserve">. Hodnota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FA362E">
        <w:rPr>
          <w:lang w:val="sk-SK"/>
        </w:rPr>
        <w:t xml:space="preserve"> na hrudníku počas nádychu rastie a počas výdychu klesá. Parameter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FA362E">
        <w:rPr>
          <w:lang w:val="sk-SK"/>
        </w:rPr>
        <w:t xml:space="preserve"> mimo hrudníka nie je ovplyvnený plnením vzduchu pľúcami, preto priamo odráža zmenu množstva krvi v danom mieste. Absolútny odhad množstva krvi z parametra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FA362E">
        <w:rPr>
          <w:lang w:val="sk-SK"/>
        </w:rPr>
        <w:t xml:space="preserve"> nie je pre heterogénne prostredie tela pravdepodobne možný. Parameter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FA362E">
        <w:rPr>
          <w:lang w:val="sk-SK"/>
        </w:rPr>
        <w:t xml:space="preserve"> preto používame len na určenie relatívnych zmien v množstve krvi v danej časti tela.  Krivka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FA362E">
        <w:rPr>
          <w:lang w:val="sk-SK"/>
        </w:rPr>
        <w:t xml:space="preserve"> bola získaná filtráciou bioimpedancie na kanále </w:t>
      </w:r>
      <w:r w:rsidRPr="00FA362E">
        <w:rPr>
          <w:i/>
          <w:lang w:val="sk-SK"/>
        </w:rPr>
        <w:t>i</w:t>
      </w:r>
      <w:r w:rsidRPr="00FA362E">
        <w:rPr>
          <w:lang w:val="sk-SK"/>
        </w:rPr>
        <w:t xml:space="preserve"> filtrom typu spodná priepusť s hraničnou frekvenciou 0.75 Hz. Všetky parametre detekujeme ako </w:t>
      </w:r>
      <w:r w:rsidRPr="00FA362E">
        <w:rPr>
          <w:lang w:val="sk-SK"/>
        </w:rPr>
        <w:lastRenderedPageBreak/>
        <w:t xml:space="preserve">jednu hodnotu pre jeden srdečný cyklus, preto parameter </w:t>
      </w:r>
      <m:oMath>
        <m:r>
          <m:rPr>
            <m:sty m:val="bi"/>
          </m:rPr>
          <w:rPr>
            <w:rFonts w:ascii="Cambria Math" w:hAnsi="Cambria Math"/>
            <w:lang w:val="sk-SK"/>
          </w:rPr>
          <m:t xml:space="preserve">Stredný </m:t>
        </m:r>
        <m:sSub>
          <m:sSubPr>
            <m:ctrlPr>
              <w:rPr>
                <w:rFonts w:ascii="Cambria Math" w:hAnsi="Cambria Math"/>
                <w:b/>
                <w:i/>
                <w:lang w:val="sk-SK"/>
              </w:rPr>
            </m:ctrlPr>
          </m:sSubPr>
          <m:e>
            <m:r>
              <m:rPr>
                <m:sty m:val="bi"/>
              </m:rPr>
              <w:rPr>
                <w:rFonts w:ascii="Cambria Math" w:hAnsi="Cambria Math"/>
                <w:lang w:val="sk-SK"/>
              </w:rPr>
              <m:t>Z</m:t>
            </m:r>
            <m:r>
              <m:rPr>
                <m:sty m:val="bi"/>
              </m:rPr>
              <w:rPr>
                <w:rFonts w:ascii="Cambria Math" w:hAnsi="Cambria Math"/>
                <w:lang w:val="sk-SK"/>
              </w:rPr>
              <m:t>0</m:t>
            </m:r>
          </m:e>
          <m:sub>
            <m:r>
              <m:rPr>
                <m:sty m:val="bi"/>
              </m:rPr>
              <w:rPr>
                <w:rFonts w:ascii="Cambria Math" w:hAnsi="Cambria Math"/>
                <w:lang w:val="sk-SK"/>
              </w:rPr>
              <m:t>i</m:t>
            </m:r>
          </m:sub>
        </m:sSub>
      </m:oMath>
      <w:r w:rsidRPr="00FA362E">
        <w:rPr>
          <w:b/>
          <w:lang w:val="sk-SK"/>
        </w:rPr>
        <w:t xml:space="preserve"> </w:t>
      </w:r>
      <w:r w:rsidRPr="00FA362E">
        <w:rPr>
          <w:lang w:val="sk-SK"/>
        </w:rPr>
        <w:t xml:space="preserve">bol získaný ako priemerná hodnota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FA362E">
        <w:rPr>
          <w:lang w:val="sk-SK"/>
        </w:rPr>
        <w:t xml:space="preserve"> počas srdečného cyklu. Veľkosť zmeny impedancie počas srdečného cyklu </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oMath>
      <w:r w:rsidRPr="00FA362E">
        <w:rPr>
          <w:color w:val="000000"/>
          <w:lang w:val="sk-SK"/>
        </w:rPr>
        <w:t xml:space="preserve"> predstavuje rádovo menšie hodnoty v porovnaní so základnou impedanciou </w:t>
      </w:r>
      <m:oMath>
        <m:r>
          <w:rPr>
            <w:rFonts w:ascii="Cambria Math" w:hAnsi="Cambria Math"/>
            <w:color w:val="000000"/>
            <w:lang w:val="sk-SK"/>
          </w:rPr>
          <m:t>Z0</m:t>
        </m:r>
      </m:oMath>
      <w:r w:rsidRPr="00FA362E">
        <w:rPr>
          <w:lang w:val="sk-SK"/>
        </w:rPr>
        <w:t xml:space="preserve">. Absolútna hodnota </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oMath>
      <w:r w:rsidRPr="00FA362E">
        <w:rPr>
          <w:color w:val="000000"/>
          <w:lang w:val="sk-SK"/>
        </w:rPr>
        <w:t xml:space="preserve"> predstavuje menej ako 1%</w:t>
      </w:r>
      <w:r w:rsidRPr="00FA362E">
        <w:rPr>
          <w:lang w:val="sk-SK"/>
        </w:rPr>
        <w:t xml:space="preserve"> zo </w:t>
      </w:r>
      <m:oMath>
        <m:r>
          <w:rPr>
            <w:rFonts w:ascii="Cambria Math" w:hAnsi="Cambria Math"/>
            <w:color w:val="000000"/>
            <w:lang w:val="sk-SK"/>
          </w:rPr>
          <m:t>Z0</m:t>
        </m:r>
      </m:oMath>
      <w:r w:rsidRPr="00FA362E">
        <w:rPr>
          <w:color w:val="000000"/>
          <w:lang w:val="sk-SK"/>
        </w:rPr>
        <w:t>. Môžeme preto povedať, že</w:t>
      </w:r>
      <w:r w:rsidRPr="00FA362E">
        <w:rPr>
          <w:lang w:val="sk-SK"/>
        </w:rPr>
        <w:t xml:space="preserve"> parameter </w:t>
      </w:r>
      <m:oMath>
        <m:r>
          <w:rPr>
            <w:rFonts w:ascii="Cambria Math" w:hAnsi="Cambria Math"/>
            <w:color w:val="000000"/>
            <w:lang w:val="sk-SK"/>
          </w:rPr>
          <m:t>Z0</m:t>
        </m:r>
      </m:oMath>
      <w:r w:rsidRPr="00FA362E">
        <w:rPr>
          <w:color w:val="000000"/>
          <w:lang w:val="sk-SK"/>
        </w:rPr>
        <w:t xml:space="preserve"> </w:t>
      </w:r>
      <w:r w:rsidRPr="00FA362E">
        <w:rPr>
          <w:lang w:val="sk-SK"/>
        </w:rPr>
        <w:t>odráža množstvo krvi v danom úseku. Vieme že 80% krvi sa pritom nachádza v žilách. Parameter Z0 meraný na jednotlivých úsekoch preto odráža množstvo krvi v jednotlivých častiach tela.</w:t>
      </w:r>
    </w:p>
    <w:p w14:paraId="1618D76D" w14:textId="77777777" w:rsidR="00CE547F" w:rsidRPr="00FA362E" w:rsidRDefault="00CE547F" w:rsidP="00CE547F">
      <w:pPr>
        <w:rPr>
          <w:lang w:val="sk-SK"/>
        </w:rPr>
      </w:pPr>
    </w:p>
    <w:p w14:paraId="520D3B27" w14:textId="4B964233" w:rsidR="00CE547F" w:rsidRPr="00FA362E" w:rsidRDefault="00CE547F" w:rsidP="00CE547F">
      <w:pPr>
        <w:rPr>
          <w:lang w:val="sk-SK"/>
        </w:rPr>
      </w:pPr>
      <w:r w:rsidRPr="00FA362E">
        <w:rPr>
          <w:lang w:val="sk-SK"/>
        </w:rPr>
        <w:t xml:space="preserve">Parameter </w:t>
      </w:r>
      <m:oMath>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i</m:t>
            </m:r>
          </m:sub>
        </m:sSub>
        <m:r>
          <m:rPr>
            <m:sty m:val="bi"/>
          </m:rPr>
          <w:rPr>
            <w:rFonts w:ascii="Cambria Math" w:hAnsi="Cambria Math"/>
            <w:lang w:val="sk-SK"/>
          </w:rPr>
          <m:t>(t)/d</m:t>
        </m:r>
        <m:sSub>
          <m:sSubPr>
            <m:ctrlPr>
              <w:rPr>
                <w:rFonts w:ascii="Cambria Math" w:hAnsi="Cambria Math"/>
                <w:b/>
                <w:i/>
                <w:lang w:val="sk-SK"/>
              </w:rPr>
            </m:ctrlPr>
          </m:sSubPr>
          <m:e>
            <m:r>
              <m:rPr>
                <m:sty m:val="bi"/>
              </m:rPr>
              <w:rPr>
                <w:rFonts w:ascii="Cambria Math" w:hAnsi="Cambria Math"/>
                <w:lang w:val="sk-SK"/>
              </w:rPr>
              <m:t>t</m:t>
            </m:r>
          </m:e>
          <m:sub>
            <m:r>
              <m:rPr>
                <m:sty m:val="bi"/>
              </m:rPr>
              <w:rPr>
                <w:rFonts w:ascii="Cambria Math" w:hAnsi="Cambria Math"/>
                <w:lang w:val="sk-SK"/>
              </w:rPr>
              <m:t>max</m:t>
            </m:r>
          </m:sub>
        </m:sSub>
      </m:oMath>
      <w:r w:rsidRPr="00FA362E">
        <w:rPr>
          <w:lang w:val="sk-SK"/>
        </w:rPr>
        <w:t xml:space="preserve"> udáva maximum toku krvi počas srdečného cyklu </w:t>
      </w:r>
      <w:r w:rsidRPr="00FA362E">
        <w:rPr>
          <w:lang w:val="sk-SK"/>
        </w:rPr>
        <w:fldChar w:fldCharType="begin"/>
      </w:r>
      <w:r w:rsidR="004B0F7D">
        <w:rPr>
          <w:lang w:val="sk-SK"/>
        </w:rPr>
        <w:instrText xml:space="preserve"> ADDIN EN.CITE &lt;EndNote&gt;&lt;Cite&gt;&lt;Author&gt;Kubicek&lt;/Author&gt;&lt;Year&gt;1966&lt;/Year&gt;&lt;RecNum&gt;0&lt;/RecNum&gt;&lt;IDText&gt;DEVELOPMENT AND EVALUATION OF AN IMPEDANCE CARDIAC OUTPUT SYSTEM&lt;/IDText&gt;&lt;DisplayText&gt;[32]&lt;/DisplayText&gt;&lt;record&gt;&lt;urls&gt;&lt;related-urls&gt;&lt;url&gt;&amp;lt;Go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format="utc"&gt;1520090231&lt;/added-date&gt;&lt;ref-type name="Journal Article"&gt;17&lt;/ref-type&gt;&lt;dates&gt;&lt;year&gt;1966&lt;/year&gt;&lt;/dates&gt;&lt;rec-number&gt;3&lt;/rec-number&gt;&lt;last-updated-date format="utc"&gt;1520090231&lt;/last-updated-date&gt;&lt;accession-num&gt;WOS:A19668679500003&lt;/accession-num&gt;&lt;volume&gt;37&lt;/volume&gt;&lt;/record&gt;&lt;/Cite&gt;&lt;/EndNote&gt;</w:instrText>
      </w:r>
      <w:r w:rsidRPr="00FA362E">
        <w:rPr>
          <w:lang w:val="sk-SK"/>
        </w:rPr>
        <w:fldChar w:fldCharType="separate"/>
      </w:r>
      <w:r w:rsidR="004B0F7D">
        <w:rPr>
          <w:noProof/>
          <w:lang w:val="sk-SK"/>
        </w:rPr>
        <w:t>[32]</w:t>
      </w:r>
      <w:r w:rsidRPr="00FA362E">
        <w:rPr>
          <w:lang w:val="sk-SK"/>
        </w:rPr>
        <w:fldChar w:fldCharType="end"/>
      </w:r>
      <w:r w:rsidRPr="00FA362E">
        <w:rPr>
          <w:lang w:val="sk-SK"/>
        </w:rPr>
        <w:t xml:space="preserve">. Parameter </w:t>
      </w:r>
      <m:oMath>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i</m:t>
            </m:r>
          </m:sub>
        </m:sSub>
        <m:r>
          <m:rPr>
            <m:sty m:val="bi"/>
          </m:rPr>
          <w:rPr>
            <w:rFonts w:ascii="Cambria Math" w:hAnsi="Cambria Math"/>
            <w:lang w:val="sk-SK"/>
          </w:rPr>
          <m:t>(t)/d</m:t>
        </m:r>
        <m:sSub>
          <m:sSubPr>
            <m:ctrlPr>
              <w:rPr>
                <w:rFonts w:ascii="Cambria Math" w:hAnsi="Cambria Math"/>
                <w:b/>
                <w:i/>
                <w:lang w:val="sk-SK"/>
              </w:rPr>
            </m:ctrlPr>
          </m:sSubPr>
          <m:e>
            <m:r>
              <m:rPr>
                <m:sty m:val="bi"/>
              </m:rPr>
              <w:rPr>
                <w:rFonts w:ascii="Cambria Math" w:hAnsi="Cambria Math"/>
                <w:lang w:val="sk-SK"/>
              </w:rPr>
              <m:t>t</m:t>
            </m:r>
          </m:e>
          <m:sub>
            <m:r>
              <m:rPr>
                <m:sty m:val="bi"/>
              </m:rPr>
              <w:rPr>
                <w:rFonts w:ascii="Cambria Math" w:hAnsi="Cambria Math"/>
                <w:lang w:val="sk-SK"/>
              </w:rPr>
              <m:t>max</m:t>
            </m:r>
          </m:sub>
        </m:sSub>
      </m:oMath>
      <w:r w:rsidRPr="00FA362E">
        <w:rPr>
          <w:lang w:val="sk-SK"/>
        </w:rPr>
        <w:t xml:space="preserve"> bol získaný filtraciou bioimpedancie filtrom typu pásmová priepusť so spodnou hraničnou frekvenciou 0.75 Hz a hornou hraničnou frekvenciou 18 Hz. Ďalej bola spočítaná derivácia podľa času, signál bol vynásobený konštantou -1 a bola detekovaná maximálna hodnota počas srdečného cyklu. Hodnotu tohto parametru získame pre každý srdečný cyklus počas merania.</w:t>
      </w:r>
    </w:p>
    <w:p w14:paraId="60A316BD" w14:textId="77777777" w:rsidR="00CE547F" w:rsidRPr="00FA362E" w:rsidRDefault="00CE547F" w:rsidP="00CE547F">
      <w:pPr>
        <w:rPr>
          <w:lang w:val="sk-SK"/>
        </w:rPr>
      </w:pPr>
    </w:p>
    <w:p w14:paraId="6BAC4D1D" w14:textId="77777777" w:rsidR="00CE547F" w:rsidRPr="00FA362E" w:rsidRDefault="00CE547F" w:rsidP="00CE547F">
      <w:pPr>
        <w:rPr>
          <w:lang w:val="sk-SK"/>
        </w:rPr>
      </w:pPr>
      <w:r w:rsidRPr="00FA362E">
        <w:rPr>
          <w:lang w:val="sk-SK"/>
        </w:rPr>
        <w:t>Parameter Čas šírenia pulznej vlny</w:t>
      </w:r>
      <w:r w:rsidRPr="00FA362E">
        <w:rPr>
          <w:b/>
          <w:lang w:val="sk-SK"/>
        </w:rPr>
        <w:t xml:space="preserve"> </w:t>
      </w:r>
      <w:r w:rsidRPr="00FA362E">
        <w:rPr>
          <w:lang w:val="sk-SK"/>
        </w:rPr>
        <w:t>(</w:t>
      </w:r>
      <m:oMath>
        <m:sSub>
          <m:sSubPr>
            <m:ctrlPr>
              <w:rPr>
                <w:rFonts w:ascii="Cambria Math" w:hAnsi="Cambria Math"/>
                <w:b/>
                <w:i/>
                <w:lang w:val="sk-SK"/>
              </w:rPr>
            </m:ctrlPr>
          </m:sSubPr>
          <m:e>
            <m:r>
              <m:rPr>
                <m:sty m:val="bi"/>
              </m:rPr>
              <w:rPr>
                <w:rFonts w:ascii="Cambria Math" w:hAnsi="Cambria Math"/>
                <w:lang w:val="sk-SK"/>
              </w:rPr>
              <m:t>PWTT</m:t>
            </m:r>
          </m:e>
          <m:sub>
            <m:r>
              <m:rPr>
                <m:sty m:val="bi"/>
              </m:rPr>
              <w:rPr>
                <w:rFonts w:ascii="Cambria Math" w:hAnsi="Cambria Math"/>
                <w:lang w:val="sk-SK"/>
              </w:rPr>
              <m:t>i</m:t>
            </m:r>
          </m:sub>
        </m:sSub>
      </m:oMath>
      <w:r w:rsidRPr="00FA362E">
        <w:rPr>
          <w:b/>
          <w:lang w:val="sk-SK"/>
        </w:rPr>
        <w:t>)</w:t>
      </w:r>
      <w:r w:rsidRPr="00FA362E">
        <w:rPr>
          <w:lang w:val="sk-SK"/>
        </w:rPr>
        <w:t xml:space="preserve"> udáva časový interval medzi R vlnou na EKG a maximom toku krvi na meranom mieste </w:t>
      </w:r>
      <m:oMath>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i</m:t>
            </m:r>
          </m:sub>
        </m:sSub>
        <m:r>
          <m:rPr>
            <m:sty m:val="bi"/>
          </m:rPr>
          <w:rPr>
            <w:rFonts w:ascii="Cambria Math" w:hAnsi="Cambria Math"/>
            <w:lang w:val="sk-SK"/>
          </w:rPr>
          <m:t>(t)/d</m:t>
        </m:r>
        <m:sSub>
          <m:sSubPr>
            <m:ctrlPr>
              <w:rPr>
                <w:rFonts w:ascii="Cambria Math" w:hAnsi="Cambria Math"/>
                <w:b/>
                <w:i/>
                <w:lang w:val="sk-SK"/>
              </w:rPr>
            </m:ctrlPr>
          </m:sSubPr>
          <m:e>
            <m:r>
              <m:rPr>
                <m:sty m:val="bi"/>
              </m:rPr>
              <w:rPr>
                <w:rFonts w:ascii="Cambria Math" w:hAnsi="Cambria Math"/>
                <w:lang w:val="sk-SK"/>
              </w:rPr>
              <m:t>t</m:t>
            </m:r>
          </m:e>
          <m:sub>
            <m:r>
              <m:rPr>
                <m:sty m:val="bi"/>
              </m:rPr>
              <w:rPr>
                <w:rFonts w:ascii="Cambria Math" w:hAnsi="Cambria Math"/>
                <w:lang w:val="sk-SK"/>
              </w:rPr>
              <m:t>max</m:t>
            </m:r>
          </m:sub>
        </m:sSub>
      </m:oMath>
      <w:r w:rsidRPr="00FA362E">
        <w:rPr>
          <w:lang w:val="sk-SK"/>
        </w:rPr>
        <w:t>.</w:t>
      </w:r>
    </w:p>
    <w:p w14:paraId="4C17466C" w14:textId="77777777" w:rsidR="00CE547F" w:rsidRPr="00FA362E" w:rsidRDefault="00CE547F" w:rsidP="00CE547F">
      <w:pPr>
        <w:rPr>
          <w:lang w:val="sk-SK"/>
        </w:rPr>
      </w:pPr>
    </w:p>
    <w:p w14:paraId="33F584DC" w14:textId="77777777" w:rsidR="00CE547F" w:rsidRPr="00FA362E" w:rsidRDefault="00CE547F" w:rsidP="00CE547F">
      <w:pPr>
        <w:rPr>
          <w:lang w:val="sk-SK"/>
        </w:rPr>
      </w:pPr>
      <w:r w:rsidRPr="00FA362E">
        <w:rPr>
          <w:lang w:val="sk-SK"/>
        </w:rPr>
        <w:t>Parameter Rýchlosť pulznej vlny (</w:t>
      </w:r>
      <m:oMath>
        <m:sSub>
          <m:sSubPr>
            <m:ctrlPr>
              <w:rPr>
                <w:rFonts w:ascii="Cambria Math" w:hAnsi="Cambria Math"/>
                <w:b/>
                <w:i/>
                <w:lang w:val="sk-SK"/>
              </w:rPr>
            </m:ctrlPr>
          </m:sSubPr>
          <m:e>
            <m:r>
              <m:rPr>
                <m:sty m:val="bi"/>
              </m:rPr>
              <w:rPr>
                <w:rFonts w:ascii="Cambria Math" w:hAnsi="Cambria Math"/>
                <w:lang w:val="sk-SK"/>
              </w:rPr>
              <m:t>PWV</m:t>
            </m:r>
          </m:e>
          <m:sub>
            <m:r>
              <m:rPr>
                <m:sty m:val="bi"/>
              </m:rPr>
              <w:rPr>
                <w:rFonts w:ascii="Cambria Math" w:hAnsi="Cambria Math"/>
                <w:lang w:val="sk-SK"/>
              </w:rPr>
              <m:t>i-j</m:t>
            </m:r>
          </m:sub>
        </m:sSub>
      </m:oMath>
      <w:r w:rsidRPr="00FA362E">
        <w:rPr>
          <w:b/>
          <w:lang w:val="sk-SK"/>
        </w:rPr>
        <w:t>)</w:t>
      </w:r>
      <w:r w:rsidRPr="00FA362E">
        <w:rPr>
          <w:lang w:val="sk-SK"/>
        </w:rPr>
        <w:t xml:space="preserve"> je spočítaný ako rozdiel dvoch časov šírenia pulznej vlny na miestach </w:t>
      </w:r>
      <w:r w:rsidRPr="00FA362E">
        <w:rPr>
          <w:i/>
          <w:lang w:val="sk-SK"/>
        </w:rPr>
        <w:t>i</w:t>
      </w:r>
      <w:r w:rsidRPr="00FA362E">
        <w:rPr>
          <w:lang w:val="sk-SK"/>
        </w:rPr>
        <w:t> a </w:t>
      </w:r>
      <w:r w:rsidRPr="00FA362E">
        <w:rPr>
          <w:i/>
          <w:lang w:val="sk-SK"/>
        </w:rPr>
        <w:t xml:space="preserve">j </w:t>
      </w:r>
      <w:r w:rsidRPr="00FA362E">
        <w:rPr>
          <w:lang w:val="sk-SK"/>
        </w:rPr>
        <w:t>(</w:t>
      </w:r>
      <m:oMath>
        <m:sSub>
          <m:sSubPr>
            <m:ctrlPr>
              <w:rPr>
                <w:rFonts w:ascii="Cambria Math" w:hAnsi="Cambria Math"/>
                <w:b/>
                <w:i/>
                <w:lang w:val="sk-SK"/>
              </w:rPr>
            </m:ctrlPr>
          </m:sSubPr>
          <m:e>
            <m:r>
              <m:rPr>
                <m:sty m:val="bi"/>
              </m:rPr>
              <w:rPr>
                <w:rFonts w:ascii="Cambria Math" w:hAnsi="Cambria Math"/>
                <w:lang w:val="sk-SK"/>
              </w:rPr>
              <m:t>PWTT</m:t>
            </m:r>
          </m:e>
          <m:sub>
            <m:r>
              <m:rPr>
                <m:sty m:val="bi"/>
              </m:rPr>
              <w:rPr>
                <w:rFonts w:ascii="Cambria Math" w:hAnsi="Cambria Math"/>
                <w:lang w:val="sk-SK"/>
              </w:rPr>
              <m:t>i</m:t>
            </m:r>
          </m:sub>
        </m:sSub>
      </m:oMath>
      <w:r w:rsidRPr="00FA362E">
        <w:rPr>
          <w:b/>
          <w:lang w:val="sk-SK"/>
        </w:rPr>
        <w:t xml:space="preserve"> - </w:t>
      </w:r>
      <m:oMath>
        <m:sSub>
          <m:sSubPr>
            <m:ctrlPr>
              <w:rPr>
                <w:rFonts w:ascii="Cambria Math" w:hAnsi="Cambria Math"/>
                <w:b/>
                <w:i/>
                <w:lang w:val="sk-SK"/>
              </w:rPr>
            </m:ctrlPr>
          </m:sSubPr>
          <m:e>
            <m:r>
              <m:rPr>
                <m:sty m:val="bi"/>
              </m:rPr>
              <w:rPr>
                <w:rFonts w:ascii="Cambria Math" w:hAnsi="Cambria Math"/>
                <w:lang w:val="sk-SK"/>
              </w:rPr>
              <m:t>PWTT</m:t>
            </m:r>
          </m:e>
          <m:sub>
            <m:r>
              <m:rPr>
                <m:sty m:val="bi"/>
              </m:rPr>
              <w:rPr>
                <w:rFonts w:ascii="Cambria Math" w:hAnsi="Cambria Math"/>
                <w:lang w:val="sk-SK"/>
              </w:rPr>
              <m:t>j</m:t>
            </m:r>
          </m:sub>
        </m:sSub>
      </m:oMath>
      <w:r w:rsidRPr="00FA362E">
        <w:rPr>
          <w:b/>
          <w:lang w:val="sk-SK"/>
        </w:rPr>
        <w:t xml:space="preserve">) </w:t>
      </w:r>
      <w:r w:rsidRPr="00FA362E">
        <w:rPr>
          <w:lang w:val="sk-SK"/>
        </w:rPr>
        <w:t>a následne vydelený vzdialenosťou týchto dvoch miest.</w:t>
      </w:r>
    </w:p>
    <w:p w14:paraId="6CF6CDC7" w14:textId="77777777" w:rsidR="00CE547F" w:rsidRPr="00FA362E" w:rsidRDefault="00CE547F" w:rsidP="00CE547F">
      <w:pPr>
        <w:rPr>
          <w:lang w:val="sk-SK"/>
        </w:rPr>
      </w:pPr>
    </w:p>
    <w:p w14:paraId="53412DAC" w14:textId="77777777" w:rsidR="00CE547F" w:rsidRPr="00FA362E" w:rsidRDefault="00CE547F" w:rsidP="00CE547F">
      <w:pPr>
        <w:rPr>
          <w:lang w:val="sk-SK"/>
        </w:rPr>
      </w:pPr>
      <w:r w:rsidRPr="00FA362E">
        <w:rPr>
          <w:lang w:val="sk-SK"/>
        </w:rPr>
        <w:t>Parameter Systolický arteriálny krvný tlak (</w:t>
      </w:r>
      <w:r w:rsidRPr="00FA362E">
        <w:rPr>
          <w:b/>
          <w:lang w:val="sk-SK"/>
        </w:rPr>
        <w:t>SBP</w:t>
      </w:r>
      <w:r w:rsidRPr="00FA362E">
        <w:rPr>
          <w:lang w:val="sk-SK"/>
        </w:rPr>
        <w:t>) je detekovaný ako lokálne maximum arteriálneho krvného tlaku počas srdečného cyklu.</w:t>
      </w:r>
    </w:p>
    <w:p w14:paraId="06820C5C" w14:textId="77777777" w:rsidR="00CE547F" w:rsidRPr="00FA362E" w:rsidRDefault="00CE547F" w:rsidP="00CE547F">
      <w:pPr>
        <w:rPr>
          <w:lang w:val="sk-SK"/>
        </w:rPr>
      </w:pPr>
    </w:p>
    <w:p w14:paraId="4620D5FA" w14:textId="77777777" w:rsidR="00CE547F" w:rsidRPr="00FA362E" w:rsidRDefault="00CE547F" w:rsidP="00CE547F">
      <w:pPr>
        <w:rPr>
          <w:lang w:val="sk-SK"/>
        </w:rPr>
      </w:pPr>
      <w:r w:rsidRPr="00FA362E">
        <w:rPr>
          <w:lang w:val="sk-SK"/>
        </w:rPr>
        <w:t>Parameter Diastolický arteriálny krvný tlak (</w:t>
      </w:r>
      <w:r w:rsidRPr="00FA362E">
        <w:rPr>
          <w:b/>
          <w:lang w:val="sk-SK"/>
        </w:rPr>
        <w:t>DBP</w:t>
      </w:r>
      <w:r w:rsidRPr="00FA362E">
        <w:rPr>
          <w:lang w:val="sk-SK"/>
        </w:rPr>
        <w:t>) je detekovaný ako lokálne minimum arteriálneho krvného tlaku počas srdečného cyklu.</w:t>
      </w:r>
    </w:p>
    <w:p w14:paraId="74BDA644" w14:textId="77777777" w:rsidR="00CE547F" w:rsidRPr="00FA362E" w:rsidRDefault="00CE547F" w:rsidP="00CE547F">
      <w:pPr>
        <w:rPr>
          <w:lang w:val="sk-SK"/>
        </w:rPr>
      </w:pPr>
    </w:p>
    <w:p w14:paraId="2AA085BA" w14:textId="77777777" w:rsidR="00CE547F" w:rsidRPr="00FA362E" w:rsidRDefault="00CE547F" w:rsidP="00CE547F">
      <w:pPr>
        <w:rPr>
          <w:lang w:val="sk-SK"/>
        </w:rPr>
      </w:pPr>
      <w:r w:rsidRPr="00FA362E">
        <w:rPr>
          <w:lang w:val="sk-SK"/>
        </w:rPr>
        <w:t>Parameter Pulzný tlak (</w:t>
      </w:r>
      <w:r w:rsidRPr="00FA362E">
        <w:rPr>
          <w:b/>
          <w:lang w:val="sk-SK"/>
        </w:rPr>
        <w:t>PP</w:t>
      </w:r>
      <w:r w:rsidRPr="00FA362E">
        <w:rPr>
          <w:lang w:val="sk-SK"/>
        </w:rPr>
        <w:t>) je spočítaný ako rozdiel systolického tlaku a diastolického tlaku.</w:t>
      </w:r>
    </w:p>
    <w:p w14:paraId="6B36F055" w14:textId="77777777" w:rsidR="00CE547F" w:rsidRPr="00FA362E" w:rsidRDefault="00CE547F" w:rsidP="00CE547F">
      <w:pPr>
        <w:rPr>
          <w:lang w:val="sk-SK"/>
        </w:rPr>
      </w:pPr>
    </w:p>
    <w:p w14:paraId="35AEDCD3" w14:textId="77777777" w:rsidR="00CE547F" w:rsidRPr="00FA362E" w:rsidRDefault="00CE547F" w:rsidP="00CE547F">
      <w:pPr>
        <w:rPr>
          <w:lang w:val="sk-SK"/>
        </w:rPr>
      </w:pPr>
      <w:r w:rsidRPr="00FA362E">
        <w:rPr>
          <w:lang w:val="sk-SK"/>
        </w:rPr>
        <w:lastRenderedPageBreak/>
        <w:t>Parameter Stredný tlak (</w:t>
      </w:r>
      <w:r w:rsidRPr="00FA362E">
        <w:rPr>
          <w:b/>
          <w:lang w:val="sk-SK"/>
        </w:rPr>
        <w:t>MBP</w:t>
      </w:r>
      <w:r w:rsidRPr="00FA362E">
        <w:rPr>
          <w:lang w:val="sk-SK"/>
        </w:rPr>
        <w:t>) je spočítaný ako 1/3 pulzného tlaku + diastolický tlak.</w:t>
      </w:r>
    </w:p>
    <w:p w14:paraId="105A4C84" w14:textId="77777777" w:rsidR="00CE547F" w:rsidRPr="00FA362E" w:rsidRDefault="00CE547F" w:rsidP="00CE547F">
      <w:pPr>
        <w:rPr>
          <w:lang w:val="sk-SK"/>
        </w:rPr>
      </w:pPr>
    </w:p>
    <w:p w14:paraId="733630D4" w14:textId="77777777" w:rsidR="00CE547F" w:rsidRPr="00FA362E" w:rsidRDefault="00CE547F" w:rsidP="00CE547F">
      <w:pPr>
        <w:rPr>
          <w:lang w:val="sk-SK"/>
        </w:rPr>
      </w:pPr>
      <w:r w:rsidRPr="00FA362E">
        <w:rPr>
          <w:lang w:val="sk-SK"/>
        </w:rPr>
        <w:t>Parameter Vzdialenosť SBP od R vlny (</w:t>
      </w:r>
      <w:r w:rsidRPr="00FA362E">
        <w:rPr>
          <w:b/>
          <w:lang w:val="sk-SK"/>
        </w:rPr>
        <w:t>R-SBP</w:t>
      </w:r>
      <w:r w:rsidRPr="00FA362E">
        <w:rPr>
          <w:lang w:val="sk-SK"/>
        </w:rPr>
        <w:t>) je časové oneskorenie systolického krvného tlaku od R vlny.</w:t>
      </w:r>
    </w:p>
    <w:p w14:paraId="00FC1CCC" w14:textId="77777777" w:rsidR="00CE547F" w:rsidRPr="00FA362E" w:rsidRDefault="00CE547F" w:rsidP="00CE547F">
      <w:pPr>
        <w:rPr>
          <w:lang w:val="sk-SK"/>
        </w:rPr>
      </w:pPr>
    </w:p>
    <w:p w14:paraId="62E96140" w14:textId="77777777" w:rsidR="00CE547F" w:rsidRPr="00FA362E" w:rsidRDefault="00CE547F" w:rsidP="00CE547F">
      <w:pPr>
        <w:rPr>
          <w:lang w:val="sk-SK"/>
        </w:rPr>
      </w:pPr>
      <w:r w:rsidRPr="00FA362E">
        <w:rPr>
          <w:lang w:val="sk-SK"/>
        </w:rPr>
        <w:t>Parameter Vzdialenosť DBP od R vlny (</w:t>
      </w:r>
      <w:r w:rsidRPr="00FA362E">
        <w:rPr>
          <w:b/>
          <w:lang w:val="sk-SK"/>
        </w:rPr>
        <w:t>R-DBP</w:t>
      </w:r>
      <w:r w:rsidRPr="00FA362E">
        <w:rPr>
          <w:lang w:val="sk-SK"/>
        </w:rPr>
        <w:t>) je časové oneskorenie diastolického krvného tlaku od R vlny.</w:t>
      </w:r>
    </w:p>
    <w:p w14:paraId="2E44B55C" w14:textId="77777777" w:rsidR="00CE547F" w:rsidRPr="00FA362E" w:rsidRDefault="00CE547F" w:rsidP="00CE547F">
      <w:pPr>
        <w:rPr>
          <w:lang w:val="sk-SK"/>
        </w:rPr>
      </w:pPr>
    </w:p>
    <w:p w14:paraId="1CEE58F3" w14:textId="77777777" w:rsidR="00CE547F" w:rsidRPr="00FA362E" w:rsidRDefault="00CE547F" w:rsidP="00CE547F">
      <w:pPr>
        <w:rPr>
          <w:lang w:val="sk-SK"/>
        </w:rPr>
      </w:pPr>
      <w:r w:rsidRPr="00FA362E">
        <w:rPr>
          <w:lang w:val="sk-SK"/>
        </w:rPr>
        <w:t>Parameter Vzdialenosť S1 od R vlny (</w:t>
      </w:r>
      <w:r w:rsidRPr="00FA362E">
        <w:rPr>
          <w:b/>
          <w:lang w:val="sk-SK"/>
        </w:rPr>
        <w:t>R-S1</w:t>
      </w:r>
      <w:r w:rsidRPr="00FA362E">
        <w:rPr>
          <w:lang w:val="sk-SK"/>
        </w:rPr>
        <w:t>) je časové oneskorenie srdečného zvuku S1 od R vlny.</w:t>
      </w:r>
    </w:p>
    <w:p w14:paraId="7ED72389" w14:textId="77777777" w:rsidR="00CE547F" w:rsidRPr="00FA362E" w:rsidRDefault="00CE547F" w:rsidP="00CE547F">
      <w:pPr>
        <w:rPr>
          <w:lang w:val="sk-SK"/>
        </w:rPr>
      </w:pPr>
    </w:p>
    <w:p w14:paraId="1E7B46FE" w14:textId="77777777" w:rsidR="00CE547F" w:rsidRPr="00FA362E" w:rsidRDefault="00CE547F" w:rsidP="00CE547F">
      <w:pPr>
        <w:rPr>
          <w:lang w:val="sk-SK"/>
        </w:rPr>
      </w:pPr>
      <w:r w:rsidRPr="00FA362E">
        <w:rPr>
          <w:lang w:val="sk-SK"/>
        </w:rPr>
        <w:t>Parameter Vzdialenosť S2 od R vlny (</w:t>
      </w:r>
      <w:r w:rsidRPr="00FA362E">
        <w:rPr>
          <w:b/>
          <w:lang w:val="sk-SK"/>
        </w:rPr>
        <w:t>R-S2</w:t>
      </w:r>
      <w:r w:rsidRPr="00FA362E">
        <w:rPr>
          <w:lang w:val="sk-SK"/>
        </w:rPr>
        <w:t>) je časové oneskorenie srdečného zvuku S2 od R vlny.</w:t>
      </w:r>
    </w:p>
    <w:p w14:paraId="7A5F3A70" w14:textId="77777777" w:rsidR="00CE547F" w:rsidRPr="00FA362E" w:rsidRDefault="00CE547F" w:rsidP="00CE547F">
      <w:pPr>
        <w:rPr>
          <w:lang w:val="sk-SK"/>
        </w:rPr>
      </w:pPr>
    </w:p>
    <w:p w14:paraId="3251D56C" w14:textId="77777777" w:rsidR="00CE547F" w:rsidRPr="00FA362E" w:rsidRDefault="00CE547F" w:rsidP="00CE547F">
      <w:pPr>
        <w:rPr>
          <w:lang w:val="sk-SK"/>
        </w:rPr>
      </w:pPr>
      <w:r w:rsidRPr="00FA362E">
        <w:rPr>
          <w:lang w:val="sk-SK"/>
        </w:rPr>
        <w:t>Parameter Čas medzi S1 a S2 (</w:t>
      </w:r>
      <w:r w:rsidRPr="00FA362E">
        <w:rPr>
          <w:b/>
          <w:lang w:val="sk-SK"/>
        </w:rPr>
        <w:t>S1-S2</w:t>
      </w:r>
      <w:r w:rsidRPr="00FA362E">
        <w:rPr>
          <w:lang w:val="sk-SK"/>
        </w:rPr>
        <w:t>) ) je časové oneskorenie srdečného zvuku S2 od srdečného zvuku S1.</w:t>
      </w:r>
    </w:p>
    <w:p w14:paraId="08755818" w14:textId="77777777" w:rsidR="00CE547F" w:rsidRPr="00FA362E" w:rsidRDefault="00CE547F" w:rsidP="00CE547F">
      <w:pPr>
        <w:rPr>
          <w:lang w:val="sk-SK"/>
        </w:rPr>
      </w:pPr>
    </w:p>
    <w:p w14:paraId="18C14B9D" w14:textId="77777777" w:rsidR="00CE547F" w:rsidRPr="00FA362E" w:rsidRDefault="00CE547F" w:rsidP="00CE547F">
      <w:pPr>
        <w:rPr>
          <w:lang w:val="sk-SK"/>
        </w:rPr>
      </w:pPr>
      <w:r w:rsidRPr="00FA362E">
        <w:rPr>
          <w:lang w:val="sk-SK"/>
        </w:rPr>
        <w:t>Parameter Interval medzi dvoma R vlnami (</w:t>
      </w:r>
      <w:r w:rsidRPr="00FA362E">
        <w:rPr>
          <w:b/>
          <w:lang w:val="sk-SK"/>
        </w:rPr>
        <w:t>RR</w:t>
      </w:r>
      <w:r w:rsidRPr="00FA362E">
        <w:rPr>
          <w:lang w:val="sk-SK"/>
        </w:rPr>
        <w:t>) je časové oneskorenie medzi dvoma za sebou nasledujúcimi R vlnami.</w:t>
      </w:r>
    </w:p>
    <w:p w14:paraId="4A7E9708" w14:textId="77777777" w:rsidR="00CE547F" w:rsidRPr="00FA362E" w:rsidRDefault="00CE547F" w:rsidP="00CE547F">
      <w:pPr>
        <w:rPr>
          <w:lang w:val="sk-SK"/>
        </w:rPr>
      </w:pPr>
    </w:p>
    <w:p w14:paraId="7574F54E" w14:textId="1FC8A728" w:rsidR="00CE547F" w:rsidRPr="00FA362E" w:rsidRDefault="00CE547F" w:rsidP="00CE547F">
      <w:pPr>
        <w:rPr>
          <w:lang w:val="sk-SK"/>
        </w:rPr>
      </w:pPr>
      <w:r w:rsidRPr="00FA362E">
        <w:rPr>
          <w:lang w:val="sk-SK"/>
        </w:rPr>
        <w:t xml:space="preserve">Parameter Respiračná krivka bol označený parameter </w:t>
      </w:r>
      <m:oMath>
        <m:r>
          <m:rPr>
            <m:sty m:val="bi"/>
          </m:rPr>
          <w:rPr>
            <w:rFonts w:ascii="Cambria Math" w:hAnsi="Cambria Math"/>
            <w:lang w:val="sk-SK"/>
          </w:rPr>
          <m:t xml:space="preserve">Stredný </m:t>
        </m:r>
        <m:sSub>
          <m:sSubPr>
            <m:ctrlPr>
              <w:rPr>
                <w:rFonts w:ascii="Cambria Math" w:hAnsi="Cambria Math"/>
                <w:b/>
                <w:i/>
                <w:lang w:val="sk-SK"/>
              </w:rPr>
            </m:ctrlPr>
          </m:sSubPr>
          <m:e>
            <m:r>
              <m:rPr>
                <m:sty m:val="bi"/>
              </m:rPr>
              <w:rPr>
                <w:rFonts w:ascii="Cambria Math" w:hAnsi="Cambria Math"/>
                <w:lang w:val="sk-SK"/>
              </w:rPr>
              <m:t>Z</m:t>
            </m:r>
            <m:r>
              <m:rPr>
                <m:sty m:val="bi"/>
              </m:rPr>
              <w:rPr>
                <w:rFonts w:ascii="Cambria Math" w:hAnsi="Cambria Math"/>
                <w:lang w:val="sk-SK"/>
              </w:rPr>
              <m:t>0</m:t>
            </m:r>
          </m:e>
          <m:sub>
            <m:r>
              <m:rPr>
                <m:sty m:val="bi"/>
              </m:rPr>
              <w:rPr>
                <w:rFonts w:ascii="Cambria Math" w:hAnsi="Cambria Math"/>
                <w:lang w:val="sk-SK"/>
              </w:rPr>
              <m:t>4</m:t>
            </m:r>
          </m:sub>
        </m:sSub>
      </m:oMath>
      <w:r w:rsidRPr="00FA362E">
        <w:rPr>
          <w:b/>
          <w:lang w:val="sk-SK"/>
        </w:rPr>
        <w:t xml:space="preserve">, </w:t>
      </w:r>
      <w:r w:rsidRPr="00FA362E">
        <w:rPr>
          <w:lang w:val="sk-SK"/>
        </w:rPr>
        <w:t>čo je</w:t>
      </w:r>
      <w:r w:rsidRPr="00FA362E">
        <w:rPr>
          <w:b/>
          <w:lang w:val="sk-SK"/>
        </w:rPr>
        <w:t xml:space="preserve"> </w:t>
      </w:r>
      <m:oMath>
        <m:r>
          <m:rPr>
            <m:sty m:val="bi"/>
          </m:rPr>
          <w:rPr>
            <w:rFonts w:ascii="Cambria Math" w:hAnsi="Cambria Math"/>
            <w:lang w:val="sk-SK"/>
          </w:rPr>
          <m:t xml:space="preserve">Stredný </m:t>
        </m:r>
        <m:sSub>
          <m:sSubPr>
            <m:ctrlPr>
              <w:rPr>
                <w:rFonts w:ascii="Cambria Math" w:hAnsi="Cambria Math"/>
                <w:b/>
                <w:i/>
                <w:lang w:val="sk-SK"/>
              </w:rPr>
            </m:ctrlPr>
          </m:sSubPr>
          <m:e>
            <m:r>
              <m:rPr>
                <m:sty m:val="bi"/>
              </m:rPr>
              <w:rPr>
                <w:rFonts w:ascii="Cambria Math" w:hAnsi="Cambria Math"/>
                <w:lang w:val="sk-SK"/>
              </w:rPr>
              <m:t>Z</m:t>
            </m:r>
            <m:r>
              <m:rPr>
                <m:sty m:val="bi"/>
              </m:rPr>
              <w:rPr>
                <w:rFonts w:ascii="Cambria Math" w:hAnsi="Cambria Math"/>
                <w:lang w:val="sk-SK"/>
              </w:rPr>
              <m:t>0</m:t>
            </m:r>
          </m:e>
          <m:sub>
            <m:r>
              <m:rPr>
                <m:sty m:val="bi"/>
              </m:rPr>
              <w:rPr>
                <w:rFonts w:ascii="Cambria Math" w:hAnsi="Cambria Math"/>
                <w:lang w:val="sk-SK"/>
              </w:rPr>
              <m:t>i</m:t>
            </m:r>
          </m:sub>
        </m:sSub>
      </m:oMath>
      <w:r w:rsidRPr="00FA362E">
        <w:rPr>
          <w:b/>
          <w:lang w:val="sk-SK"/>
        </w:rPr>
        <w:t xml:space="preserve"> </w:t>
      </w:r>
      <w:r w:rsidRPr="00FA362E">
        <w:rPr>
          <w:lang w:val="sk-SK"/>
        </w:rPr>
        <w:t xml:space="preserve">na 4-tom kanály - hrudník. Pomalé zmeny impedancie odrážajú plnenie pľúc vzduchom a teda respiráciu </w:t>
      </w:r>
      <w:r w:rsidRPr="00FA362E">
        <w:rPr>
          <w:lang w:val="sk-SK"/>
        </w:rPr>
        <w:fldChar w:fldCharType="begin"/>
      </w:r>
      <w:r w:rsidR="004B0F7D">
        <w:rPr>
          <w:lang w:val="sk-SK"/>
        </w:rPr>
        <w:instrText xml:space="preserve"> ADDIN EN.CITE &lt;EndNote&gt;&lt;Cite&gt;&lt;Author&gt;Jeyhani&lt;/Author&gt;&lt;Year&gt;2017&lt;/Year&gt;&lt;IDText&gt;Comparison of simple algorithms for estimating respiration rate from electrical impedance pneumography signals in wearable devices&lt;/IDText&gt;&lt;DisplayText&gt;[71]&lt;/DisplayText&gt;&lt;record&gt;&lt;dates&gt;&lt;pub-dates&gt;&lt;date&gt;Mar&lt;/date&gt;&lt;/pub-dates&gt;&lt;year&gt;2017&lt;/year&gt;&lt;/dates&gt;&lt;keywords&gt;&lt;keyword&gt;Electrical impedance pneumography&lt;/keyword&gt;&lt;keyword&gt;Respiration cycle length&lt;/keyword&gt;&lt;keyword&gt;Respiration&lt;/keyword&gt;&lt;keyword&gt;rate&lt;/keyword&gt;&lt;keyword&gt;Wearable&lt;/keyword&gt;&lt;keyword&gt;Medical Informatics&lt;/keyword&gt;&lt;/keywords&gt;&lt;urls&gt;&lt;related-urls&gt;&lt;url&gt;&amp;lt;Go to ISI&amp;gt;://WOS:000398975200008&lt;/url&gt;&lt;/related-urls&gt;&lt;/urls&gt;&lt;isbn&gt;2190-7188&lt;/isbn&gt;&lt;work-type&gt;Article&lt;/work-type&gt;&lt;titles&gt;&lt;title&gt;Comparison of simple algorithms for estimating respiration rate from electrical impedance pneumography signals in wearable devices&lt;/title&gt;&lt;secondary-title&gt;Health and Technology&lt;/secondary-title&gt;&lt;alt-title&gt;Health Technol.&lt;/alt-title&gt;&lt;/titles&gt;&lt;pages&gt;21-31&lt;/pages&gt;&lt;number&gt;1&lt;/number&gt;&lt;contributors&gt;&lt;authors&gt;&lt;author&gt;Jeyhani, V.&lt;/author&gt;&lt;author&gt;Vuorinen, T.&lt;/author&gt;&lt;author&gt;Mantysalo, M.&lt;/author&gt;&lt;author&gt;Vehkaoja, A.&lt;/author&gt;&lt;/authors&gt;&lt;/contributors&gt;&lt;language&gt;English&lt;/language&gt;&lt;added-date format="utc"&gt;1521371313&lt;/added-date&gt;&lt;ref-type name="Journal Article"&gt;17&lt;/ref-type&gt;&lt;auth-address&gt;[Jeyhani, Vala&amp;#xD;Vehkaoja, Antti] Tampere Univ Technol, Dept Automat Sci &amp;amp; Engn, Tampere, Finland. [Vuorinen, Tiina&amp;#xD;Mantysalo, Matti] Tampere Univ Technol, Dept Elect &amp;amp; Commun Engn, Tampere, Finland.&amp;#xD;Jeyhani, V (reprint author), Tampere Univ Technol, Dept Automat Sci &amp;amp; Engn, Tampere, Finland.&amp;#xD;vala.jeyhani@tut.fi&lt;/auth-address&gt;&lt;rec-number&gt;55&lt;/rec-number&gt;&lt;last-updated-date format="utc"&gt;1521371313&lt;/last-updated-date&gt;&lt;accession-num&gt;WOS:000398975200008&lt;/accession-num&gt;&lt;electronic-resource-num&gt;10.1007/s12553-016-0156-0&lt;/electronic-resource-num&gt;&lt;volume&gt;7&lt;/volume&gt;&lt;/record&gt;&lt;/Cite&gt;&lt;/EndNote&gt;</w:instrText>
      </w:r>
      <w:r w:rsidRPr="00FA362E">
        <w:rPr>
          <w:lang w:val="sk-SK"/>
        </w:rPr>
        <w:fldChar w:fldCharType="separate"/>
      </w:r>
      <w:r w:rsidR="004B0F7D">
        <w:rPr>
          <w:noProof/>
          <w:lang w:val="sk-SK"/>
        </w:rPr>
        <w:t>[71]</w:t>
      </w:r>
      <w:r w:rsidRPr="00FA362E">
        <w:rPr>
          <w:lang w:val="sk-SK"/>
        </w:rPr>
        <w:fldChar w:fldCharType="end"/>
      </w:r>
      <w:r w:rsidRPr="00FA362E">
        <w:rPr>
          <w:lang w:val="sk-SK"/>
        </w:rPr>
        <w:t>.</w:t>
      </w:r>
    </w:p>
    <w:p w14:paraId="22F3A4A7" w14:textId="77777777" w:rsidR="00CE547F" w:rsidRPr="00FA362E" w:rsidRDefault="00CE547F" w:rsidP="00CE547F">
      <w:pPr>
        <w:pStyle w:val="Nadpis3"/>
        <w:rPr>
          <w:lang w:val="sk-SK"/>
        </w:rPr>
      </w:pPr>
      <w:bookmarkStart w:id="268" w:name="_Toc510268158"/>
      <w:bookmarkStart w:id="269" w:name="_Toc513981487"/>
      <w:r w:rsidRPr="00FA362E">
        <w:rPr>
          <w:lang w:val="sk-SK"/>
        </w:rPr>
        <w:t>Popisná štatistika</w:t>
      </w:r>
      <w:bookmarkEnd w:id="268"/>
      <w:r w:rsidRPr="00FA362E">
        <w:rPr>
          <w:lang w:val="sk-SK"/>
        </w:rPr>
        <w:t xml:space="preserve"> - spontánne dýchanie</w:t>
      </w:r>
      <w:bookmarkEnd w:id="269"/>
    </w:p>
    <w:p w14:paraId="7800631F" w14:textId="77777777" w:rsidR="00CE547F" w:rsidRPr="00FA362E" w:rsidRDefault="00CE547F" w:rsidP="00CE547F">
      <w:pPr>
        <w:rPr>
          <w:lang w:val="sk-SK"/>
        </w:rPr>
      </w:pPr>
    </w:p>
    <w:p w14:paraId="41E78EE7" w14:textId="59A33205" w:rsidR="00CE547F" w:rsidRPr="00FA362E" w:rsidRDefault="00473089" w:rsidP="00CE547F">
      <w:pPr>
        <w:rPr>
          <w:lang w:val="sk-SK"/>
        </w:rPr>
      </w:pPr>
      <w:r>
        <w:rPr>
          <w:lang w:val="sk-SK"/>
        </w:rPr>
        <w:t xml:space="preserve">Impedančná kardiografia používa pre odhad srdečného výdaja bioimpedančné parametre: </w:t>
      </w:r>
      <w:r w:rsidRPr="00FA362E">
        <w:rPr>
          <w:lang w:val="sk-SK"/>
        </w:rPr>
        <w:t xml:space="preserve">Z0,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Pr>
          <w:lang w:val="sk-SK"/>
        </w:rPr>
        <w:t xml:space="preserve"> a odvodený parameter</w:t>
      </w:r>
      <w:r w:rsidRPr="00FA362E">
        <w:rPr>
          <w:lang w:val="sk-SK"/>
        </w:rPr>
        <w:t xml:space="preserve">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Pr>
          <w:lang w:val="sk-SK"/>
        </w:rPr>
        <w:t xml:space="preserve">. Táto kapitola uvádza popisnú štatistiku týchto parametrov počas spontánneho dýchania. </w:t>
      </w:r>
      <w:r w:rsidR="00CE547F" w:rsidRPr="00FA362E">
        <w:rPr>
          <w:lang w:val="sk-SK"/>
        </w:rPr>
        <w:t xml:space="preserve">Pre každý parameter bola detekovaná jedna hodnota pre jeden srdečný cyklus. Označme počet srdečných cyklov počas 5 minútového merania ako N. Pre každý parameter potom </w:t>
      </w:r>
      <w:r w:rsidR="00CE547F" w:rsidRPr="00FA362E">
        <w:rPr>
          <w:lang w:val="sk-SK"/>
        </w:rPr>
        <w:lastRenderedPageBreak/>
        <w:t xml:space="preserve">dostaneme pole hodnôt dĺžky N. </w:t>
      </w:r>
      <w:r>
        <w:rPr>
          <w:lang w:val="sk-SK"/>
        </w:rPr>
        <w:t xml:space="preserve">Pole hodnôt pre parameter </w:t>
      </w:r>
      <m:oMath>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4</m:t>
            </m:r>
          </m:sub>
        </m:sSub>
      </m:oMath>
      <w:r w:rsidRPr="00473089">
        <w:rPr>
          <w:lang w:val="sk-SK"/>
        </w:rPr>
        <w:t>(</w:t>
      </w:r>
      <m:oMath>
        <m:r>
          <w:rPr>
            <w:rFonts w:ascii="Cambria Math" w:hAnsi="Cambria Math"/>
            <w:lang w:val="sk-SK"/>
          </w:rPr>
          <m:t>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Pr>
          <w:lang w:val="sk-SK"/>
        </w:rPr>
        <w:t xml:space="preserve"> zobrazuje </w:t>
      </w:r>
      <w:r>
        <w:rPr>
          <w:lang w:val="sk-SK"/>
        </w:rPr>
        <w:fldChar w:fldCharType="begin"/>
      </w:r>
      <w:r>
        <w:rPr>
          <w:lang w:val="sk-SK"/>
        </w:rPr>
        <w:instrText xml:space="preserve"> REF _Ref513892756 \h </w:instrText>
      </w:r>
      <w:r>
        <w:rPr>
          <w:lang w:val="sk-SK"/>
        </w:rPr>
      </w:r>
      <w:r>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13</w:t>
      </w:r>
      <w:r>
        <w:rPr>
          <w:lang w:val="sk-SK"/>
        </w:rPr>
        <w:fldChar w:fldCharType="end"/>
      </w:r>
      <w:r>
        <w:rPr>
          <w:lang w:val="sk-SK"/>
        </w:rPr>
        <w:t xml:space="preserve"> ako modrú krivku. </w:t>
      </w:r>
      <w:r w:rsidR="00CE547F" w:rsidRPr="00FA362E">
        <w:rPr>
          <w:lang w:val="sk-SK"/>
        </w:rPr>
        <w:t xml:space="preserve">Bola spočítaná priemerná hodnota poľa parametrov Z0,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00CE547F" w:rsidRPr="00FA362E">
        <w:rPr>
          <w:lang w:val="sk-SK"/>
        </w:rPr>
        <w:t xml:space="preserve"> a odvodeného parametru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r>
                  <w:rPr>
                    <w:rFonts w:ascii="Cambria Math" w:hAnsi="Cambria Math"/>
                    <w:lang w:val="sk-SK"/>
                  </w:rPr>
                  <m:t>Z0</m:t>
                </m:r>
              </m:den>
            </m:f>
          </m:e>
        </m:rad>
      </m:oMath>
      <w:r w:rsidR="00CE547F" w:rsidRPr="00FA362E">
        <w:rPr>
          <w:lang w:val="sk-SK"/>
        </w:rPr>
        <w:t xml:space="preserve">. </w:t>
      </w:r>
      <w:r w:rsidR="0054035E">
        <w:rPr>
          <w:lang w:val="sk-SK"/>
        </w:rPr>
        <w:t>Dos</w:t>
      </w:r>
      <w:r w:rsidR="00CE547F" w:rsidRPr="00FA362E">
        <w:rPr>
          <w:lang w:val="sk-SK"/>
        </w:rPr>
        <w:t xml:space="preserve">taneme tak pre každý parameter jednu priemernú hodnotu počas </w:t>
      </w:r>
      <w:r w:rsidR="00CE547F" w:rsidRPr="00FA362E">
        <w:rPr>
          <w:noProof/>
        </w:rPr>
        <mc:AlternateContent>
          <mc:Choice Requires="wps">
            <w:drawing>
              <wp:anchor distT="0" distB="0" distL="114300" distR="114300" simplePos="0" relativeHeight="251665408" behindDoc="0" locked="0" layoutInCell="1" allowOverlap="1" wp14:anchorId="37E36E67" wp14:editId="2B0F3C69">
                <wp:simplePos x="0" y="0"/>
                <wp:positionH relativeFrom="page">
                  <wp:align>center</wp:align>
                </wp:positionH>
                <wp:positionV relativeFrom="paragraph">
                  <wp:posOffset>-2404167</wp:posOffset>
                </wp:positionV>
                <wp:extent cx="1019175" cy="495300"/>
                <wp:effectExtent l="0" t="0" r="0" b="0"/>
                <wp:wrapNone/>
                <wp:docPr id="495" name="BlokTextu 3"/>
                <wp:cNvGraphicFramePr/>
                <a:graphic xmlns:a="http://schemas.openxmlformats.org/drawingml/2006/main">
                  <a:graphicData uri="http://schemas.microsoft.com/office/word/2010/wordprocessingShape">
                    <wps:wsp>
                      <wps:cNvSpPr txBox="1"/>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2B87BFAA" w14:textId="77777777" w:rsidR="006A11AF" w:rsidRDefault="000603AB" w:rsidP="00CE547F">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37E36E67" id="BlokTextu 3" o:spid="_x0000_s1034" type="#_x0000_t202" style="position:absolute;left:0;text-align:left;margin-left:0;margin-top:-189.3pt;width:80.25pt;height:39pt;z-index:251665408;visibility:visible;mso-wrap-style:non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" filled="f" stroked="f">
                <v:textbox style="mso-fit-shape-to-text:t" inset="0,0,0,0">
                  <w:txbxContent>
                    <w:p w14:paraId="2B87BFAA" w14:textId="77777777" w:rsidR="006A11AF" w:rsidRDefault="000603AB" w:rsidP="00CE547F">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v:textbox>
                <w10:wrap anchorx="page"/>
              </v:shape>
            </w:pict>
          </mc:Fallback>
        </mc:AlternateContent>
      </w:r>
      <w:r w:rsidR="00CE547F" w:rsidRPr="00FA362E">
        <w:rPr>
          <w:lang w:val="sk-SK"/>
        </w:rPr>
        <w:t xml:space="preserve">merania. </w:t>
      </w:r>
      <w:r>
        <w:rPr>
          <w:lang w:val="sk-SK"/>
        </w:rPr>
        <w:t xml:space="preserve">Priemernú hodnotu zobrazuje </w:t>
      </w:r>
      <w:r>
        <w:rPr>
          <w:lang w:val="sk-SK"/>
        </w:rPr>
        <w:fldChar w:fldCharType="begin"/>
      </w:r>
      <w:r>
        <w:rPr>
          <w:lang w:val="sk-SK"/>
        </w:rPr>
        <w:instrText xml:space="preserve"> REF _Ref513892756 \h </w:instrText>
      </w:r>
      <w:r>
        <w:rPr>
          <w:lang w:val="sk-SK"/>
        </w:rPr>
      </w:r>
      <w:r>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13</w:t>
      </w:r>
      <w:r>
        <w:rPr>
          <w:lang w:val="sk-SK"/>
        </w:rPr>
        <w:fldChar w:fldCharType="end"/>
      </w:r>
      <w:r>
        <w:rPr>
          <w:lang w:val="sk-SK"/>
        </w:rPr>
        <w:t xml:space="preserve"> ako žltú čiaru. Priemerná hodnota je ďalej považovaná za hodnotu parametra počas merania. </w:t>
      </w:r>
    </w:p>
    <w:p w14:paraId="6B620A75" w14:textId="77777777" w:rsidR="00CE547F" w:rsidRPr="00FA362E" w:rsidRDefault="00CE547F" w:rsidP="00CE547F">
      <w:pPr>
        <w:jc w:val="center"/>
        <w:rPr>
          <w:lang w:val="sk-SK"/>
        </w:rPr>
      </w:pPr>
    </w:p>
    <w:p w14:paraId="2B3822D7" w14:textId="5039BF8D" w:rsidR="00CE547F" w:rsidRPr="00FA362E" w:rsidRDefault="00544D5F" w:rsidP="00CE547F">
      <w:pPr>
        <w:jc w:val="center"/>
        <w:rPr>
          <w:lang w:val="sk-SK"/>
        </w:rPr>
      </w:pPr>
      <w:r>
        <w:rPr>
          <w:noProof/>
        </w:rPr>
        <w:pict w14:anchorId="479D8041">
          <v:shape id="_x0000_i1027" type="#_x0000_t75" style="width:425pt;height:225.45pt">
            <v:imagedata r:id="rId49" o:title="dZ3b"/>
          </v:shape>
        </w:pict>
      </w:r>
    </w:p>
    <w:p w14:paraId="239D6128" w14:textId="7B42E9C3" w:rsidR="00CE547F" w:rsidRPr="00FA362E" w:rsidRDefault="00CE547F" w:rsidP="00CE547F">
      <w:pPr>
        <w:pStyle w:val="Popis"/>
        <w:rPr>
          <w:vanish/>
          <w:lang w:val="sk-SK"/>
          <w:specVanish/>
        </w:rPr>
      </w:pPr>
      <w:bookmarkStart w:id="270" w:name="_Ref513892756"/>
      <w:bookmarkStart w:id="271" w:name="_Toc513981530"/>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3</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13</w:t>
      </w:r>
      <w:r w:rsidR="00A53D98">
        <w:rPr>
          <w:lang w:val="sk-SK"/>
        </w:rPr>
        <w:fldChar w:fldCharType="end"/>
      </w:r>
      <w:bookmarkEnd w:id="270"/>
      <w:r w:rsidRPr="00FA362E">
        <w:rPr>
          <w:lang w:val="sk-SK"/>
        </w:rPr>
        <w:t xml:space="preserve">: Popisná štatistika parametra </w:t>
      </w:r>
      <m:oMath>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4</m:t>
            </m:r>
          </m:sub>
        </m:sSub>
        <m:r>
          <m:rPr>
            <m:sty m:val="bi"/>
          </m:rPr>
          <w:rPr>
            <w:rFonts w:ascii="Cambria Math" w:hAnsi="Cambria Math"/>
            <w:lang w:val="sk-SK"/>
          </w:rPr>
          <m:t>(t)/d</m:t>
        </m:r>
        <m:sSub>
          <m:sSubPr>
            <m:ctrlPr>
              <w:rPr>
                <w:rFonts w:ascii="Cambria Math" w:hAnsi="Cambria Math"/>
                <w:b/>
                <w:i/>
                <w:lang w:val="sk-SK"/>
              </w:rPr>
            </m:ctrlPr>
          </m:sSubPr>
          <m:e>
            <m:r>
              <m:rPr>
                <m:sty m:val="bi"/>
              </m:rPr>
              <w:rPr>
                <w:rFonts w:ascii="Cambria Math" w:hAnsi="Cambria Math"/>
                <w:lang w:val="sk-SK"/>
              </w:rPr>
              <m:t>t</m:t>
            </m:r>
          </m:e>
          <m:sub>
            <m:r>
              <m:rPr>
                <m:sty m:val="bi"/>
              </m:rPr>
              <w:rPr>
                <w:rFonts w:ascii="Cambria Math" w:hAnsi="Cambria Math"/>
                <w:lang w:val="sk-SK"/>
              </w:rPr>
              <m:t>max</m:t>
            </m:r>
          </m:sub>
        </m:sSub>
      </m:oMath>
      <w:r w:rsidRPr="00FA362E">
        <w:rPr>
          <w:b/>
          <w:lang w:val="sk-SK"/>
        </w:rPr>
        <w:t>.</w:t>
      </w:r>
      <w:bookmarkEnd w:id="271"/>
      <w:r w:rsidRPr="00FA362E">
        <w:rPr>
          <w:lang w:val="sk-SK"/>
        </w:rPr>
        <w:t xml:space="preserve"> </w:t>
      </w:r>
    </w:p>
    <w:p w14:paraId="67A50735" w14:textId="52E015AC" w:rsidR="00CE547F" w:rsidRPr="00063C6D" w:rsidRDefault="00CE547F" w:rsidP="00CE547F">
      <w:pPr>
        <w:pStyle w:val="Popis"/>
        <w:rPr>
          <w:lang w:val="sk-SK"/>
        </w:rPr>
      </w:pPr>
      <w:r w:rsidRPr="00FA362E">
        <w:rPr>
          <w:lang w:val="sk-SK"/>
        </w:rPr>
        <w:t xml:space="preserve"> Modrá krivka znázorňuje detekované maximá na krivke </w:t>
      </w:r>
      <m:oMath>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4</m:t>
            </m:r>
          </m:sub>
        </m:sSub>
        <m:r>
          <m:rPr>
            <m:sty m:val="bi"/>
          </m:rPr>
          <w:rPr>
            <w:rFonts w:ascii="Cambria Math" w:hAnsi="Cambria Math"/>
            <w:lang w:val="sk-SK"/>
          </w:rPr>
          <m:t>(t)/dt</m:t>
        </m:r>
      </m:oMath>
      <w:r w:rsidRPr="00FA362E">
        <w:rPr>
          <w:b/>
          <w:lang w:val="sk-SK"/>
        </w:rPr>
        <w:t xml:space="preserve"> </w:t>
      </w:r>
      <w:r w:rsidRPr="00FA362E">
        <w:rPr>
          <w:lang w:val="sk-SK"/>
        </w:rPr>
        <w:t>pre jedného dobrovoľníka počas 5 minútového merania. Z detekovaných hodnôt bola spočítana priemerná hodnota – čierna plná čiara (Mean = 0,91) a smerodatná odchylka (std = 0,19) – prerušovaná čierna čiara.</w:t>
      </w:r>
      <w:r w:rsidR="00063C6D">
        <w:rPr>
          <w:lang w:val="sk-SK"/>
        </w:rPr>
        <w:t xml:space="preserve"> Žltá čiara zobrazuje priemernú hodnotu parametra počas merania, čo považujeme za</w:t>
      </w:r>
      <w:ins w:id="272" w:author="Pavel Jurak" w:date="2018-06-01T10:32:00Z">
        <w:r w:rsidR="00C33CB1">
          <w:rPr>
            <w:lang w:val="sk-SK"/>
          </w:rPr>
          <w:t xml:space="preserve"> </w:t>
        </w:r>
      </w:ins>
      <w:r w:rsidR="00063C6D">
        <w:rPr>
          <w:lang w:val="sk-SK"/>
        </w:rPr>
        <w:t>hodnotu parametra počas merania a červená čiara smerodatnú odchylku parametra počas merania, čo považujeme za výchylku parametra počas mernaia.</w:t>
      </w:r>
    </w:p>
    <w:p w14:paraId="7A1E4A20" w14:textId="4B96BC40" w:rsidR="00CE547F" w:rsidRDefault="00CE547F" w:rsidP="00CE547F">
      <w:pPr>
        <w:rPr>
          <w:lang w:val="sk-SK"/>
        </w:rPr>
      </w:pPr>
      <w:r w:rsidRPr="00FA362E">
        <w:rPr>
          <w:lang w:val="sk-SK"/>
        </w:rPr>
        <w:t>Označme tieto priemerné hodnoty ako popisné hodnoty pre daného dobrovoľníka. Aby sme zistili aká je hodnota parametrov naprieč všetkými meranými dobrovoľníkmi, spočítali sme popisnú štatistiku parametrov. Spočítali sme priemernú hodnotu a</w:t>
      </w:r>
      <w:r w:rsidR="00AE4A53">
        <w:rPr>
          <w:lang w:val="sk-SK"/>
        </w:rPr>
        <w:t> smerodatnú odchylku</w:t>
      </w:r>
      <w:r w:rsidRPr="00FA362E">
        <w:rPr>
          <w:lang w:val="sk-SK"/>
        </w:rPr>
        <w:t xml:space="preserve"> popisných hodnôt </w:t>
      </w:r>
      <w:r w:rsidR="00AE4A53">
        <w:rPr>
          <w:lang w:val="en-US"/>
        </w:rPr>
        <w:t>(h</w:t>
      </w:r>
      <w:r w:rsidR="00473089">
        <w:rPr>
          <w:lang w:val="en-US"/>
        </w:rPr>
        <w:t>odnoty parametru po</w:t>
      </w:r>
      <w:r w:rsidR="00473089">
        <w:rPr>
          <w:lang w:val="sk-SK"/>
        </w:rPr>
        <w:t>č</w:t>
      </w:r>
      <w:r w:rsidR="00473089">
        <w:rPr>
          <w:lang w:val="en-US"/>
        </w:rPr>
        <w:t xml:space="preserve">as merania) </w:t>
      </w:r>
      <w:r w:rsidRPr="00FA362E">
        <w:rPr>
          <w:lang w:val="sk-SK"/>
        </w:rPr>
        <w:t xml:space="preserve">dobrovoľníkov. </w:t>
      </w:r>
      <w:r w:rsidR="00292C99">
        <w:rPr>
          <w:lang w:val="sk-SK"/>
        </w:rPr>
        <w:t>Popisnú štatistiku pre h</w:t>
      </w:r>
      <w:r w:rsidR="00473089">
        <w:rPr>
          <w:lang w:val="sk-SK"/>
        </w:rPr>
        <w:t>odnotu parametra počas merania</w:t>
      </w:r>
      <w:r w:rsidRPr="00FA362E">
        <w:rPr>
          <w:lang w:val="sk-SK"/>
        </w:rPr>
        <w:t xml:space="preserve"> pre parametre Z0, -dZ/dt max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Pr="00FA362E">
        <w:rPr>
          <w:lang w:val="sk-SK"/>
        </w:rPr>
        <w:t xml:space="preserve">  uvádza </w:t>
      </w:r>
      <w:r w:rsidR="00292C99">
        <w:rPr>
          <w:lang w:val="sk-SK"/>
        </w:rPr>
        <w:fldChar w:fldCharType="begin"/>
      </w:r>
      <w:r w:rsidR="00292C99">
        <w:rPr>
          <w:lang w:val="sk-SK"/>
        </w:rPr>
        <w:instrText xml:space="preserve"> REF _Ref513894977 \h </w:instrText>
      </w:r>
      <w:r w:rsidR="00292C99">
        <w:rPr>
          <w:lang w:val="sk-SK"/>
        </w:rPr>
      </w:r>
      <w:r w:rsidR="00292C99">
        <w:rPr>
          <w:lang w:val="sk-SK"/>
        </w:rPr>
        <w:fldChar w:fldCharType="separate"/>
      </w:r>
      <w:r w:rsidR="00B85020">
        <w:t xml:space="preserve">Tabuľka </w:t>
      </w:r>
      <w:r w:rsidR="00B85020">
        <w:rPr>
          <w:noProof/>
        </w:rPr>
        <w:t>8</w:t>
      </w:r>
      <w:r w:rsidR="00292C99">
        <w:rPr>
          <w:lang w:val="sk-SK"/>
        </w:rPr>
        <w:fldChar w:fldCharType="end"/>
      </w:r>
      <w:r w:rsidR="00292C99">
        <w:rPr>
          <w:lang w:val="sk-SK"/>
        </w:rPr>
        <w:t xml:space="preserve">. </w:t>
      </w:r>
    </w:p>
    <w:tbl>
      <w:tblPr>
        <w:tblW w:w="8698" w:type="dxa"/>
        <w:tblCellMar>
          <w:left w:w="70" w:type="dxa"/>
          <w:right w:w="70" w:type="dxa"/>
        </w:tblCellMar>
        <w:tblLook w:val="04A0" w:firstRow="1" w:lastRow="0" w:firstColumn="1" w:lastColumn="0" w:noHBand="0" w:noVBand="1"/>
      </w:tblPr>
      <w:tblGrid>
        <w:gridCol w:w="604"/>
        <w:gridCol w:w="849"/>
        <w:gridCol w:w="297"/>
        <w:gridCol w:w="915"/>
        <w:gridCol w:w="512"/>
        <w:gridCol w:w="190"/>
        <w:gridCol w:w="836"/>
        <w:gridCol w:w="308"/>
        <w:gridCol w:w="913"/>
        <w:gridCol w:w="507"/>
        <w:gridCol w:w="214"/>
        <w:gridCol w:w="837"/>
        <w:gridCol w:w="296"/>
        <w:gridCol w:w="913"/>
        <w:gridCol w:w="507"/>
      </w:tblGrid>
      <w:tr w:rsidR="006A7E77" w:rsidRPr="007610A7" w14:paraId="2485D326" w14:textId="77777777" w:rsidTr="006A7E77">
        <w:trPr>
          <w:trHeight w:val="781"/>
        </w:trPr>
        <w:tc>
          <w:tcPr>
            <w:tcW w:w="8698" w:type="dxa"/>
            <w:gridSpan w:val="15"/>
            <w:tcBorders>
              <w:top w:val="single" w:sz="4" w:space="0" w:color="auto"/>
              <w:left w:val="nil"/>
              <w:bottom w:val="nil"/>
              <w:right w:val="nil"/>
            </w:tcBorders>
            <w:shd w:val="clear" w:color="auto" w:fill="auto"/>
            <w:noWrap/>
            <w:vAlign w:val="bottom"/>
            <w:hideMark/>
          </w:tcPr>
          <w:p w14:paraId="144CFC40" w14:textId="0FC66B7F" w:rsidR="006A7E77" w:rsidRPr="006A7E77" w:rsidRDefault="006A7E77" w:rsidP="006A7E77">
            <w:pPr>
              <w:overflowPunct/>
              <w:autoSpaceDE/>
              <w:autoSpaceDN/>
              <w:adjustRightInd/>
              <w:spacing w:line="240" w:lineRule="auto"/>
              <w:jc w:val="center"/>
              <w:textAlignment w:val="auto"/>
              <w:rPr>
                <w:rFonts w:ascii="Arial" w:hAnsi="Arial" w:cs="Arial"/>
                <w:b/>
                <w:sz w:val="32"/>
                <w:szCs w:val="32"/>
                <w:lang w:val="sk-SK"/>
              </w:rPr>
            </w:pPr>
            <w:r w:rsidRPr="006A7E77">
              <w:rPr>
                <w:rFonts w:ascii="Arial" w:hAnsi="Arial" w:cs="Arial"/>
                <w:b/>
                <w:sz w:val="32"/>
                <w:szCs w:val="32"/>
                <w:lang w:val="sk-SK"/>
              </w:rPr>
              <w:lastRenderedPageBreak/>
              <w:t>Hodnota parametra –</w:t>
            </w:r>
            <w:r>
              <w:rPr>
                <w:rFonts w:ascii="Arial" w:hAnsi="Arial" w:cs="Arial"/>
                <w:b/>
                <w:sz w:val="32"/>
                <w:szCs w:val="32"/>
                <w:lang w:val="sk-SK"/>
              </w:rPr>
              <w:t xml:space="preserve"> spont</w:t>
            </w:r>
            <w:r w:rsidRPr="006A7E77">
              <w:rPr>
                <w:rFonts w:ascii="Arial" w:hAnsi="Arial" w:cs="Arial"/>
                <w:b/>
                <w:sz w:val="32"/>
                <w:szCs w:val="32"/>
                <w:lang w:val="sk-SK"/>
              </w:rPr>
              <w:t>ánne dýchanie</w:t>
            </w:r>
          </w:p>
          <w:p w14:paraId="075D6203" w14:textId="02FF397C" w:rsidR="006A7E77" w:rsidRPr="007610A7" w:rsidRDefault="006A7E77" w:rsidP="00E471EA">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 </w:t>
            </w:r>
          </w:p>
        </w:tc>
      </w:tr>
      <w:tr w:rsidR="006A7E77" w:rsidRPr="007610A7" w14:paraId="296180CE" w14:textId="77777777" w:rsidTr="006A7E77">
        <w:trPr>
          <w:trHeight w:val="1470"/>
        </w:trPr>
        <w:tc>
          <w:tcPr>
            <w:tcW w:w="604" w:type="dxa"/>
            <w:tcBorders>
              <w:top w:val="single" w:sz="4" w:space="0" w:color="auto"/>
              <w:left w:val="nil"/>
              <w:bottom w:val="nil"/>
              <w:right w:val="nil"/>
            </w:tcBorders>
            <w:shd w:val="clear" w:color="auto" w:fill="auto"/>
            <w:noWrap/>
            <w:vAlign w:val="bottom"/>
            <w:hideMark/>
          </w:tcPr>
          <w:p w14:paraId="770EA821"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 </w:t>
            </w:r>
          </w:p>
        </w:tc>
        <w:tc>
          <w:tcPr>
            <w:tcW w:w="849" w:type="dxa"/>
            <w:tcBorders>
              <w:top w:val="single" w:sz="4" w:space="0" w:color="auto"/>
              <w:left w:val="nil"/>
              <w:bottom w:val="nil"/>
              <w:right w:val="nil"/>
            </w:tcBorders>
            <w:shd w:val="clear" w:color="auto" w:fill="auto"/>
            <w:noWrap/>
            <w:vAlign w:val="bottom"/>
            <w:hideMark/>
          </w:tcPr>
          <w:p w14:paraId="0854F998" w14:textId="77777777" w:rsidR="00CE547F" w:rsidRPr="007610A7" w:rsidRDefault="00CE547F" w:rsidP="00452ADC">
            <w:pPr>
              <w:overflowPunct/>
              <w:autoSpaceDE/>
              <w:autoSpaceDN/>
              <w:adjustRightInd/>
              <w:spacing w:line="240" w:lineRule="auto"/>
              <w:textAlignment w:val="auto"/>
              <w:rPr>
                <w:rFonts w:ascii="Arial" w:hAnsi="Arial" w:cs="Arial"/>
                <w:sz w:val="22"/>
                <w:szCs w:val="22"/>
                <w:lang w:val="sk-SK"/>
              </w:rPr>
            </w:pPr>
            <w:r w:rsidRPr="007610A7">
              <w:rPr>
                <w:rFonts w:ascii="Arial" w:hAnsi="Arial" w:cs="Arial"/>
                <w:sz w:val="22"/>
                <w:szCs w:val="22"/>
                <w:lang w:val="sk-SK"/>
              </w:rPr>
              <w:t> </w:t>
            </w:r>
          </w:p>
        </w:tc>
        <w:tc>
          <w:tcPr>
            <w:tcW w:w="297" w:type="dxa"/>
            <w:tcBorders>
              <w:top w:val="single" w:sz="4" w:space="0" w:color="auto"/>
              <w:left w:val="nil"/>
              <w:bottom w:val="nil"/>
              <w:right w:val="nil"/>
            </w:tcBorders>
            <w:shd w:val="clear" w:color="auto" w:fill="auto"/>
            <w:noWrap/>
            <w:vAlign w:val="bottom"/>
            <w:hideMark/>
          </w:tcPr>
          <w:p w14:paraId="3EF7FC95"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915" w:type="dxa"/>
            <w:tcBorders>
              <w:top w:val="single" w:sz="4" w:space="0" w:color="auto"/>
              <w:left w:val="nil"/>
              <w:bottom w:val="nil"/>
              <w:right w:val="nil"/>
            </w:tcBorders>
            <w:shd w:val="clear" w:color="auto" w:fill="auto"/>
            <w:noWrap/>
            <w:vAlign w:val="bottom"/>
            <w:hideMark/>
          </w:tcPr>
          <w:p w14:paraId="4AA1BB17"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2"/>
                <w:szCs w:val="22"/>
                <w:lang w:val="sk-SK"/>
              </w:rPr>
            </w:pPr>
            <w:r>
              <w:rPr>
                <w:noProof/>
              </w:rPr>
              <mc:AlternateContent>
                <mc:Choice Requires="wps">
                  <w:drawing>
                    <wp:anchor distT="0" distB="0" distL="114300" distR="114300" simplePos="0" relativeHeight="251788288" behindDoc="0" locked="0" layoutInCell="1" allowOverlap="1" wp14:anchorId="044B39DA" wp14:editId="54F7202F">
                      <wp:simplePos x="0" y="0"/>
                      <wp:positionH relativeFrom="column">
                        <wp:posOffset>2540</wp:posOffset>
                      </wp:positionH>
                      <wp:positionV relativeFrom="paragraph">
                        <wp:posOffset>-434975</wp:posOffset>
                      </wp:positionV>
                      <wp:extent cx="143510" cy="163830"/>
                      <wp:effectExtent l="0" t="0" r="0" b="0"/>
                      <wp:wrapNone/>
                      <wp:docPr id="1224"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510" cy="16383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0D956D4B" w14:textId="77777777" w:rsidR="006A11AF" w:rsidRDefault="000603AB" w:rsidP="00CE547F">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044B39DA" id="_x0000_s1035" type="#_x0000_t202" style="position:absolute;left:0;text-align:left;margin-left:.2pt;margin-top:-34.25pt;width:11.3pt;height:12.9pt;z-index:251788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" filled="f" stroked="f">
                      <v:path arrowok="t"/>
                      <v:textbox style="mso-fit-shape-to-text:t" inset="0,0,0,0">
                        <w:txbxContent>
                          <w:p w14:paraId="0D956D4B" w14:textId="77777777" w:rsidR="006A11AF" w:rsidRDefault="000603AB" w:rsidP="00CE547F">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v:textbox>
                    </v:shape>
                  </w:pict>
                </mc:Fallback>
              </mc:AlternateContent>
            </w:r>
            <w:r w:rsidRPr="007610A7">
              <w:rPr>
                <w:rFonts w:ascii="Calibri" w:hAnsi="Calibri" w:cs="Calibri"/>
                <w:color w:val="000000"/>
                <w:sz w:val="22"/>
                <w:szCs w:val="22"/>
                <w:lang w:val="sk-SK"/>
              </w:rPr>
              <w:t> </w:t>
            </w:r>
          </w:p>
        </w:tc>
        <w:tc>
          <w:tcPr>
            <w:tcW w:w="512" w:type="dxa"/>
            <w:tcBorders>
              <w:top w:val="single" w:sz="4" w:space="0" w:color="auto"/>
              <w:left w:val="nil"/>
              <w:bottom w:val="nil"/>
              <w:right w:val="nil"/>
            </w:tcBorders>
            <w:shd w:val="clear" w:color="auto" w:fill="auto"/>
            <w:noWrap/>
            <w:vAlign w:val="bottom"/>
            <w:hideMark/>
          </w:tcPr>
          <w:p w14:paraId="39934ED4"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190" w:type="dxa"/>
            <w:tcBorders>
              <w:top w:val="single" w:sz="4" w:space="0" w:color="auto"/>
              <w:left w:val="nil"/>
              <w:bottom w:val="nil"/>
              <w:right w:val="nil"/>
            </w:tcBorders>
            <w:shd w:val="clear" w:color="auto" w:fill="auto"/>
            <w:noWrap/>
            <w:vAlign w:val="bottom"/>
            <w:hideMark/>
          </w:tcPr>
          <w:p w14:paraId="6343DCF3"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836" w:type="dxa"/>
            <w:tcBorders>
              <w:top w:val="single" w:sz="4" w:space="0" w:color="auto"/>
              <w:left w:val="nil"/>
              <w:bottom w:val="nil"/>
              <w:right w:val="nil"/>
            </w:tcBorders>
            <w:shd w:val="clear" w:color="auto" w:fill="auto"/>
            <w:noWrap/>
            <w:vAlign w:val="bottom"/>
            <w:hideMark/>
          </w:tcPr>
          <w:p w14:paraId="3D80507C"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308" w:type="dxa"/>
            <w:tcBorders>
              <w:top w:val="single" w:sz="4" w:space="0" w:color="auto"/>
              <w:left w:val="nil"/>
              <w:bottom w:val="nil"/>
              <w:right w:val="nil"/>
            </w:tcBorders>
            <w:shd w:val="clear" w:color="auto" w:fill="auto"/>
            <w:noWrap/>
            <w:vAlign w:val="bottom"/>
            <w:hideMark/>
          </w:tcPr>
          <w:p w14:paraId="7E9C88B3"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913" w:type="dxa"/>
            <w:tcBorders>
              <w:top w:val="single" w:sz="4" w:space="0" w:color="auto"/>
              <w:left w:val="nil"/>
              <w:bottom w:val="nil"/>
              <w:right w:val="nil"/>
            </w:tcBorders>
            <w:shd w:val="clear" w:color="auto" w:fill="auto"/>
            <w:noWrap/>
            <w:vAlign w:val="bottom"/>
            <w:hideMark/>
          </w:tcPr>
          <w:p w14:paraId="56352B32"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2"/>
                <w:szCs w:val="22"/>
                <w:lang w:val="sk-SK"/>
              </w:rPr>
            </w:pPr>
            <w:r w:rsidRPr="007610A7">
              <w:rPr>
                <w:noProof/>
              </w:rPr>
              <w:drawing>
                <wp:anchor distT="0" distB="0" distL="114300" distR="114300" simplePos="0" relativeHeight="251789312" behindDoc="0" locked="0" layoutInCell="1" allowOverlap="1" wp14:anchorId="279AA08E" wp14:editId="720E2AF2">
                  <wp:simplePos x="0" y="0"/>
                  <wp:positionH relativeFrom="column">
                    <wp:posOffset>-345440</wp:posOffset>
                  </wp:positionH>
                  <wp:positionV relativeFrom="paragraph">
                    <wp:posOffset>-439420</wp:posOffset>
                  </wp:positionV>
                  <wp:extent cx="915670" cy="247650"/>
                  <wp:effectExtent l="0" t="0" r="0" b="0"/>
                  <wp:wrapNone/>
                  <wp:docPr id="1226"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4"/>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5670" cy="247650"/>
                          </a:xfrm>
                          <a:prstGeom prst="rect">
                            <a:avLst/>
                          </a:prstGeom>
                          <a:noFill/>
                          <a:extLst/>
                        </pic:spPr>
                      </pic:pic>
                    </a:graphicData>
                  </a:graphic>
                </wp:anchor>
              </w:drawing>
            </w:r>
            <w:r w:rsidRPr="007610A7">
              <w:rPr>
                <w:rFonts w:ascii="Calibri" w:hAnsi="Calibri" w:cs="Calibri"/>
                <w:color w:val="000000"/>
                <w:sz w:val="22"/>
                <w:szCs w:val="22"/>
                <w:lang w:val="sk-SK"/>
              </w:rPr>
              <w:t> </w:t>
            </w:r>
          </w:p>
        </w:tc>
        <w:tc>
          <w:tcPr>
            <w:tcW w:w="507" w:type="dxa"/>
            <w:tcBorders>
              <w:top w:val="single" w:sz="4" w:space="0" w:color="auto"/>
              <w:left w:val="nil"/>
              <w:bottom w:val="nil"/>
              <w:right w:val="nil"/>
            </w:tcBorders>
            <w:shd w:val="clear" w:color="auto" w:fill="auto"/>
            <w:noWrap/>
            <w:vAlign w:val="bottom"/>
            <w:hideMark/>
          </w:tcPr>
          <w:p w14:paraId="50C6F3DB"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214" w:type="dxa"/>
            <w:tcBorders>
              <w:top w:val="single" w:sz="4" w:space="0" w:color="auto"/>
              <w:left w:val="nil"/>
              <w:bottom w:val="nil"/>
              <w:right w:val="nil"/>
            </w:tcBorders>
            <w:shd w:val="clear" w:color="auto" w:fill="auto"/>
            <w:noWrap/>
            <w:vAlign w:val="bottom"/>
            <w:hideMark/>
          </w:tcPr>
          <w:p w14:paraId="7B85F877"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837" w:type="dxa"/>
            <w:tcBorders>
              <w:top w:val="single" w:sz="4" w:space="0" w:color="auto"/>
              <w:left w:val="nil"/>
              <w:bottom w:val="nil"/>
              <w:right w:val="nil"/>
            </w:tcBorders>
            <w:shd w:val="clear" w:color="auto" w:fill="auto"/>
            <w:noWrap/>
            <w:vAlign w:val="bottom"/>
            <w:hideMark/>
          </w:tcPr>
          <w:p w14:paraId="5D99DA40"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296" w:type="dxa"/>
            <w:tcBorders>
              <w:top w:val="single" w:sz="4" w:space="0" w:color="auto"/>
              <w:left w:val="nil"/>
              <w:bottom w:val="nil"/>
              <w:right w:val="nil"/>
            </w:tcBorders>
            <w:shd w:val="clear" w:color="auto" w:fill="auto"/>
            <w:noWrap/>
            <w:vAlign w:val="bottom"/>
            <w:hideMark/>
          </w:tcPr>
          <w:p w14:paraId="7256AE2D"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 </w:t>
            </w:r>
          </w:p>
        </w:tc>
        <w:tc>
          <w:tcPr>
            <w:tcW w:w="913" w:type="dxa"/>
            <w:tcBorders>
              <w:top w:val="single" w:sz="4" w:space="0" w:color="auto"/>
              <w:left w:val="nil"/>
              <w:bottom w:val="nil"/>
              <w:right w:val="nil"/>
            </w:tcBorders>
            <w:shd w:val="clear" w:color="auto" w:fill="auto"/>
            <w:noWrap/>
            <w:vAlign w:val="bottom"/>
            <w:hideMark/>
          </w:tcPr>
          <w:p w14:paraId="0264E7E4"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Pr>
                <w:noProof/>
              </w:rPr>
              <mc:AlternateContent>
                <mc:Choice Requires="wps">
                  <w:drawing>
                    <wp:anchor distT="0" distB="0" distL="114300" distR="114300" simplePos="0" relativeHeight="251790336" behindDoc="0" locked="0" layoutInCell="1" allowOverlap="1" wp14:anchorId="24926B12" wp14:editId="20224D69">
                      <wp:simplePos x="0" y="0"/>
                      <wp:positionH relativeFrom="column">
                        <wp:posOffset>-426720</wp:posOffset>
                      </wp:positionH>
                      <wp:positionV relativeFrom="paragraph">
                        <wp:posOffset>-590550</wp:posOffset>
                      </wp:positionV>
                      <wp:extent cx="1019175" cy="495300"/>
                      <wp:effectExtent l="0" t="0" r="0" b="0"/>
                      <wp:wrapNone/>
                      <wp:docPr id="1225"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510C7B72" w14:textId="77777777" w:rsidR="006A11AF" w:rsidRDefault="000603AB" w:rsidP="00CE547F">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m:t>
                                                  </m:r>
                                                </m:num>
                                                <m:den>
                                                  <m:r>
                                                    <w:rPr>
                                                      <w:rFonts w:ascii="Cambria Math" w:hAnsi="Cambria Math" w:cstheme="minorBidi"/>
                                                      <w:color w:val="000000" w:themeColor="text1"/>
                                                      <w:sz w:val="22"/>
                                                      <w:szCs w:val="22"/>
                                                      <w:lang w:val="sk-SK"/>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t</m:t>
                                                      </m:r>
                                                    </m:e>
                                                    <m:sub>
                                                      <m:r>
                                                        <w:rPr>
                                                          <w:rFonts w:ascii="Cambria Math" w:hAnsi="Cambria Math" w:cstheme="minorBidi"/>
                                                          <w:color w:val="000000" w:themeColor="text1"/>
                                                          <w:sz w:val="22"/>
                                                          <w:szCs w:val="22"/>
                                                          <w:lang w:val="sk-SK"/>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den>
                                          </m:f>
                                        </m:e>
                                      </m:rad>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24926B12" id="_x0000_s1036" type="#_x0000_t202" style="position:absolute;left:0;text-align:left;margin-left:-33.6pt;margin-top:-46.5pt;width:80.25pt;height:39pt;z-index:251790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" filled="f" stroked="f">
                      <v:path arrowok="t"/>
                      <v:textbox style="mso-fit-shape-to-text:t" inset="0,0,0,0">
                        <w:txbxContent>
                          <w:p w14:paraId="510C7B72" w14:textId="77777777" w:rsidR="006A11AF" w:rsidRDefault="000603AB" w:rsidP="00CE547F">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m:t>
                                            </m:r>
                                          </m:num>
                                          <m:den>
                                            <m:r>
                                              <w:rPr>
                                                <w:rFonts w:ascii="Cambria Math" w:hAnsi="Cambria Math" w:cstheme="minorBidi"/>
                                                <w:color w:val="000000" w:themeColor="text1"/>
                                                <w:sz w:val="22"/>
                                                <w:szCs w:val="22"/>
                                                <w:lang w:val="sk-SK"/>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t</m:t>
                                                </m:r>
                                              </m:e>
                                              <m:sub>
                                                <m:r>
                                                  <w:rPr>
                                                    <w:rFonts w:ascii="Cambria Math" w:hAnsi="Cambria Math" w:cstheme="minorBidi"/>
                                                    <w:color w:val="000000" w:themeColor="text1"/>
                                                    <w:sz w:val="22"/>
                                                    <w:szCs w:val="22"/>
                                                    <w:lang w:val="sk-SK"/>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den>
                                    </m:f>
                                  </m:e>
                                </m:rad>
                              </m:oMath>
                            </m:oMathPara>
                          </w:p>
                        </w:txbxContent>
                      </v:textbox>
                    </v:shape>
                  </w:pict>
                </mc:Fallback>
              </mc:AlternateContent>
            </w:r>
            <w:r w:rsidRPr="007610A7">
              <w:rPr>
                <w:rFonts w:ascii="Calibri" w:hAnsi="Calibri" w:cs="Calibri"/>
                <w:color w:val="000000"/>
                <w:sz w:val="18"/>
                <w:szCs w:val="18"/>
                <w:lang w:val="sk-SK"/>
              </w:rPr>
              <w:t> </w:t>
            </w:r>
          </w:p>
        </w:tc>
        <w:tc>
          <w:tcPr>
            <w:tcW w:w="507" w:type="dxa"/>
            <w:tcBorders>
              <w:top w:val="single" w:sz="4" w:space="0" w:color="auto"/>
              <w:left w:val="nil"/>
              <w:bottom w:val="nil"/>
              <w:right w:val="nil"/>
            </w:tcBorders>
            <w:shd w:val="clear" w:color="auto" w:fill="auto"/>
            <w:noWrap/>
            <w:vAlign w:val="bottom"/>
            <w:hideMark/>
          </w:tcPr>
          <w:p w14:paraId="7420CCE6"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 </w:t>
            </w:r>
          </w:p>
        </w:tc>
      </w:tr>
      <w:tr w:rsidR="006A7E77" w:rsidRPr="007610A7" w14:paraId="250AA0CB" w14:textId="77777777" w:rsidTr="006A7E77">
        <w:trPr>
          <w:trHeight w:val="207"/>
        </w:trPr>
        <w:tc>
          <w:tcPr>
            <w:tcW w:w="604" w:type="dxa"/>
            <w:tcBorders>
              <w:top w:val="nil"/>
              <w:left w:val="nil"/>
              <w:bottom w:val="single" w:sz="4" w:space="0" w:color="auto"/>
              <w:right w:val="nil"/>
            </w:tcBorders>
            <w:shd w:val="clear" w:color="auto" w:fill="auto"/>
            <w:noWrap/>
            <w:vAlign w:val="bottom"/>
            <w:hideMark/>
          </w:tcPr>
          <w:p w14:paraId="1C9722F3"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kanál</w:t>
            </w:r>
          </w:p>
        </w:tc>
        <w:tc>
          <w:tcPr>
            <w:tcW w:w="849" w:type="dxa"/>
            <w:tcBorders>
              <w:top w:val="single" w:sz="4" w:space="0" w:color="auto"/>
              <w:left w:val="nil"/>
              <w:bottom w:val="single" w:sz="4" w:space="0" w:color="auto"/>
              <w:right w:val="nil"/>
            </w:tcBorders>
            <w:shd w:val="clear" w:color="auto" w:fill="auto"/>
            <w:noWrap/>
            <w:vAlign w:val="bottom"/>
            <w:hideMark/>
          </w:tcPr>
          <w:p w14:paraId="6D247C06"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mean</w:t>
            </w:r>
          </w:p>
        </w:tc>
        <w:tc>
          <w:tcPr>
            <w:tcW w:w="297" w:type="dxa"/>
            <w:tcBorders>
              <w:top w:val="single" w:sz="4" w:space="0" w:color="auto"/>
              <w:left w:val="nil"/>
              <w:bottom w:val="single" w:sz="4" w:space="0" w:color="auto"/>
              <w:right w:val="nil"/>
            </w:tcBorders>
            <w:shd w:val="clear" w:color="auto" w:fill="auto"/>
            <w:noWrap/>
            <w:vAlign w:val="bottom"/>
            <w:hideMark/>
          </w:tcPr>
          <w:p w14:paraId="2BB6D16A"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15" w:type="dxa"/>
            <w:tcBorders>
              <w:top w:val="single" w:sz="4" w:space="0" w:color="auto"/>
              <w:left w:val="nil"/>
              <w:bottom w:val="single" w:sz="4" w:space="0" w:color="auto"/>
              <w:right w:val="nil"/>
            </w:tcBorders>
            <w:shd w:val="clear" w:color="auto" w:fill="auto"/>
            <w:noWrap/>
            <w:vAlign w:val="bottom"/>
            <w:hideMark/>
          </w:tcPr>
          <w:p w14:paraId="1F8CA441"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std</w:t>
            </w:r>
          </w:p>
        </w:tc>
        <w:tc>
          <w:tcPr>
            <w:tcW w:w="512" w:type="dxa"/>
            <w:tcBorders>
              <w:top w:val="single" w:sz="4" w:space="0" w:color="auto"/>
              <w:left w:val="nil"/>
              <w:bottom w:val="single" w:sz="4" w:space="0" w:color="auto"/>
              <w:right w:val="nil"/>
            </w:tcBorders>
            <w:shd w:val="clear" w:color="auto" w:fill="auto"/>
            <w:noWrap/>
            <w:vAlign w:val="bottom"/>
            <w:hideMark/>
          </w:tcPr>
          <w:p w14:paraId="718615CC"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190" w:type="dxa"/>
            <w:tcBorders>
              <w:top w:val="nil"/>
              <w:left w:val="nil"/>
              <w:bottom w:val="nil"/>
              <w:right w:val="nil"/>
            </w:tcBorders>
            <w:shd w:val="clear" w:color="auto" w:fill="auto"/>
            <w:noWrap/>
            <w:vAlign w:val="bottom"/>
            <w:hideMark/>
          </w:tcPr>
          <w:p w14:paraId="3FFF1830"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Pr>
                <w:rFonts w:ascii="Calibri" w:hAnsi="Calibri" w:cs="Calibri"/>
                <w:noProof/>
                <w:color w:val="000000"/>
                <w:sz w:val="18"/>
                <w:szCs w:val="18"/>
              </w:rPr>
              <mc:AlternateContent>
                <mc:Choice Requires="wps">
                  <w:drawing>
                    <wp:anchor distT="0" distB="0" distL="114299" distR="114299" simplePos="0" relativeHeight="251759616" behindDoc="0" locked="0" layoutInCell="1" allowOverlap="1" wp14:anchorId="5F006DA4" wp14:editId="2E7B04C5">
                      <wp:simplePos x="0" y="0"/>
                      <wp:positionH relativeFrom="column">
                        <wp:posOffset>-1</wp:posOffset>
                      </wp:positionH>
                      <wp:positionV relativeFrom="paragraph">
                        <wp:posOffset>171450</wp:posOffset>
                      </wp:positionV>
                      <wp:extent cx="0" cy="171450"/>
                      <wp:effectExtent l="0" t="0" r="0" b="0"/>
                      <wp:wrapNone/>
                      <wp:docPr id="1223" name="Textové pole 1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2C10B3A5" id="Textové pole 1223" o:spid="_x0000_s1026" type="#_x0000_t202" style="position:absolute;margin-left:0;margin-top:13.5pt;width:0;height:13.5pt;z-index:25175961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BLp&#10;wgs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single" w:sz="4" w:space="0" w:color="auto"/>
              <w:left w:val="nil"/>
              <w:bottom w:val="single" w:sz="4" w:space="0" w:color="auto"/>
              <w:right w:val="nil"/>
            </w:tcBorders>
            <w:shd w:val="clear" w:color="auto" w:fill="auto"/>
            <w:noWrap/>
            <w:vAlign w:val="bottom"/>
            <w:hideMark/>
          </w:tcPr>
          <w:p w14:paraId="384FC4A0"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 xml:space="preserve"> mean</w:t>
            </w:r>
          </w:p>
        </w:tc>
        <w:tc>
          <w:tcPr>
            <w:tcW w:w="308" w:type="dxa"/>
            <w:tcBorders>
              <w:top w:val="single" w:sz="4" w:space="0" w:color="auto"/>
              <w:left w:val="nil"/>
              <w:bottom w:val="single" w:sz="4" w:space="0" w:color="auto"/>
              <w:right w:val="nil"/>
            </w:tcBorders>
            <w:shd w:val="clear" w:color="auto" w:fill="auto"/>
            <w:noWrap/>
            <w:vAlign w:val="bottom"/>
            <w:hideMark/>
          </w:tcPr>
          <w:p w14:paraId="67370A23"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13" w:type="dxa"/>
            <w:tcBorders>
              <w:top w:val="single" w:sz="4" w:space="0" w:color="auto"/>
              <w:left w:val="nil"/>
              <w:bottom w:val="single" w:sz="4" w:space="0" w:color="auto"/>
              <w:right w:val="nil"/>
            </w:tcBorders>
            <w:shd w:val="clear" w:color="auto" w:fill="auto"/>
            <w:noWrap/>
            <w:vAlign w:val="bottom"/>
            <w:hideMark/>
          </w:tcPr>
          <w:p w14:paraId="458CBCA7"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Pr>
                <w:rFonts w:ascii="Calibri" w:hAnsi="Calibri" w:cs="Calibri"/>
                <w:noProof/>
                <w:color w:val="000000"/>
                <w:sz w:val="18"/>
                <w:szCs w:val="18"/>
              </w:rPr>
              <mc:AlternateContent>
                <mc:Choice Requires="wps">
                  <w:drawing>
                    <wp:anchor distT="0" distB="0" distL="114299" distR="114299" simplePos="0" relativeHeight="251760640" behindDoc="0" locked="0" layoutInCell="1" allowOverlap="1" wp14:anchorId="4072CB63" wp14:editId="0EF17C4B">
                      <wp:simplePos x="0" y="0"/>
                      <wp:positionH relativeFrom="column">
                        <wp:posOffset>380999</wp:posOffset>
                      </wp:positionH>
                      <wp:positionV relativeFrom="paragraph">
                        <wp:posOffset>171450</wp:posOffset>
                      </wp:positionV>
                      <wp:extent cx="0" cy="171450"/>
                      <wp:effectExtent l="0" t="0" r="0" b="0"/>
                      <wp:wrapNone/>
                      <wp:docPr id="1222" name="Textové pole 1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365C7521" id="Textové pole 1222" o:spid="_x0000_s1026" type="#_x0000_t202" style="position:absolute;margin-left:30pt;margin-top:13.5pt;width:0;height:13.5pt;z-index:25176064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" filled="f" stroked="f">
                      <v:path arrowok="t"/>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299" distR="114299" simplePos="0" relativeHeight="251761664" behindDoc="0" locked="0" layoutInCell="1" allowOverlap="1" wp14:anchorId="613A0F3A" wp14:editId="0B6716F0">
                      <wp:simplePos x="0" y="0"/>
                      <wp:positionH relativeFrom="column">
                        <wp:posOffset>380999</wp:posOffset>
                      </wp:positionH>
                      <wp:positionV relativeFrom="paragraph">
                        <wp:posOffset>171450</wp:posOffset>
                      </wp:positionV>
                      <wp:extent cx="0" cy="171450"/>
                      <wp:effectExtent l="0" t="0" r="0" b="0"/>
                      <wp:wrapNone/>
                      <wp:docPr id="1221" name="Textové pole 1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315E757A" id="Textové pole 1221" o:spid="_x0000_s1026" type="#_x0000_t202" style="position:absolute;margin-left:30pt;margin-top:13.5pt;width:0;height:13.5pt;z-index:25176166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" filled="f" stroked="f">
                      <v:path arrowok="t"/>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299" distR="114299" simplePos="0" relativeHeight="251784192" behindDoc="0" locked="0" layoutInCell="1" allowOverlap="1" wp14:anchorId="0CE7BA20" wp14:editId="30DC154C">
                      <wp:simplePos x="0" y="0"/>
                      <wp:positionH relativeFrom="column">
                        <wp:posOffset>380999</wp:posOffset>
                      </wp:positionH>
                      <wp:positionV relativeFrom="paragraph">
                        <wp:posOffset>171450</wp:posOffset>
                      </wp:positionV>
                      <wp:extent cx="0" cy="171450"/>
                      <wp:effectExtent l="0" t="0" r="0" b="0"/>
                      <wp:wrapNone/>
                      <wp:docPr id="1220" name="Textové pole 1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5FA057DB" id="Textové pole 1220" o:spid="_x0000_s1026" type="#_x0000_t202" style="position:absolute;margin-left:30pt;margin-top:13.5pt;width:0;height:13.5pt;z-index:25178419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" filled="f" stroked="f">
                      <v:path arrowok="t"/>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299" distR="114299" simplePos="0" relativeHeight="251785216" behindDoc="0" locked="0" layoutInCell="1" allowOverlap="1" wp14:anchorId="0629DCE1" wp14:editId="0F0B562B">
                      <wp:simplePos x="0" y="0"/>
                      <wp:positionH relativeFrom="column">
                        <wp:posOffset>380999</wp:posOffset>
                      </wp:positionH>
                      <wp:positionV relativeFrom="paragraph">
                        <wp:posOffset>171450</wp:posOffset>
                      </wp:positionV>
                      <wp:extent cx="0" cy="171450"/>
                      <wp:effectExtent l="0" t="0" r="0" b="0"/>
                      <wp:wrapNone/>
                      <wp:docPr id="1219" name="Textové pole 1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2D0A37A3" id="Textové pole 1219" o:spid="_x0000_s1026" type="#_x0000_t202" style="position:absolute;margin-left:30pt;margin-top:13.5pt;width:0;height:13.5pt;z-index:25178521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" filled="f" stroked="f">
                      <v:path arrowok="t"/>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299" distR="114299" simplePos="0" relativeHeight="251786240" behindDoc="0" locked="0" layoutInCell="1" allowOverlap="1" wp14:anchorId="40F56C77" wp14:editId="224ED797">
                      <wp:simplePos x="0" y="0"/>
                      <wp:positionH relativeFrom="column">
                        <wp:posOffset>380999</wp:posOffset>
                      </wp:positionH>
                      <wp:positionV relativeFrom="paragraph">
                        <wp:posOffset>171450</wp:posOffset>
                      </wp:positionV>
                      <wp:extent cx="0" cy="171450"/>
                      <wp:effectExtent l="0" t="0" r="0" b="0"/>
                      <wp:wrapNone/>
                      <wp:docPr id="1218" name="Textové pole 1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3AE90F13" id="Textové pole 1218" o:spid="_x0000_s1026" type="#_x0000_t202" style="position:absolute;margin-left:30pt;margin-top:13.5pt;width:0;height:13.5pt;z-index:25178624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" filled="f" stroked="f">
                      <v:path arrowok="t"/>
                      <v:textbox style="mso-fit-shape-to-text:t" inset="0,0,0,0"/>
                    </v:shape>
                  </w:pict>
                </mc:Fallback>
              </mc:AlternateContent>
            </w:r>
            <w:r w:rsidRPr="007610A7">
              <w:rPr>
                <w:rFonts w:ascii="Calibri" w:hAnsi="Calibri" w:cs="Calibri"/>
                <w:color w:val="000000"/>
                <w:sz w:val="18"/>
                <w:szCs w:val="18"/>
                <w:lang w:val="sk-SK"/>
              </w:rPr>
              <w:t>std</w:t>
            </w:r>
          </w:p>
        </w:tc>
        <w:tc>
          <w:tcPr>
            <w:tcW w:w="507" w:type="dxa"/>
            <w:tcBorders>
              <w:top w:val="single" w:sz="4" w:space="0" w:color="auto"/>
              <w:left w:val="nil"/>
              <w:bottom w:val="single" w:sz="4" w:space="0" w:color="auto"/>
              <w:right w:val="nil"/>
            </w:tcBorders>
            <w:shd w:val="clear" w:color="auto" w:fill="auto"/>
            <w:noWrap/>
            <w:vAlign w:val="bottom"/>
            <w:hideMark/>
          </w:tcPr>
          <w:p w14:paraId="432E27A3"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214" w:type="dxa"/>
            <w:tcBorders>
              <w:top w:val="nil"/>
              <w:left w:val="nil"/>
              <w:bottom w:val="nil"/>
              <w:right w:val="nil"/>
            </w:tcBorders>
            <w:shd w:val="clear" w:color="auto" w:fill="auto"/>
            <w:noWrap/>
            <w:vAlign w:val="bottom"/>
            <w:hideMark/>
          </w:tcPr>
          <w:p w14:paraId="5CB3714E"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37" w:type="dxa"/>
            <w:tcBorders>
              <w:top w:val="single" w:sz="4" w:space="0" w:color="auto"/>
              <w:left w:val="nil"/>
              <w:bottom w:val="single" w:sz="4" w:space="0" w:color="auto"/>
              <w:right w:val="nil"/>
            </w:tcBorders>
            <w:shd w:val="clear" w:color="auto" w:fill="auto"/>
            <w:noWrap/>
            <w:vAlign w:val="bottom"/>
            <w:hideMark/>
          </w:tcPr>
          <w:p w14:paraId="6B0E960C"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mean</w:t>
            </w:r>
          </w:p>
        </w:tc>
        <w:tc>
          <w:tcPr>
            <w:tcW w:w="296" w:type="dxa"/>
            <w:tcBorders>
              <w:top w:val="single" w:sz="4" w:space="0" w:color="auto"/>
              <w:left w:val="nil"/>
              <w:bottom w:val="single" w:sz="4" w:space="0" w:color="auto"/>
              <w:right w:val="nil"/>
            </w:tcBorders>
            <w:shd w:val="clear" w:color="auto" w:fill="auto"/>
            <w:noWrap/>
            <w:vAlign w:val="bottom"/>
            <w:hideMark/>
          </w:tcPr>
          <w:p w14:paraId="299F4CF6"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w:t>
            </w:r>
          </w:p>
        </w:tc>
        <w:tc>
          <w:tcPr>
            <w:tcW w:w="913" w:type="dxa"/>
            <w:tcBorders>
              <w:top w:val="single" w:sz="4" w:space="0" w:color="auto"/>
              <w:left w:val="nil"/>
              <w:bottom w:val="single" w:sz="4" w:space="0" w:color="auto"/>
              <w:right w:val="nil"/>
            </w:tcBorders>
            <w:shd w:val="clear" w:color="auto" w:fill="auto"/>
            <w:noWrap/>
            <w:vAlign w:val="bottom"/>
            <w:hideMark/>
          </w:tcPr>
          <w:p w14:paraId="5F5843EB"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std</w:t>
            </w:r>
          </w:p>
        </w:tc>
        <w:tc>
          <w:tcPr>
            <w:tcW w:w="507" w:type="dxa"/>
            <w:tcBorders>
              <w:top w:val="single" w:sz="4" w:space="0" w:color="auto"/>
              <w:left w:val="nil"/>
              <w:bottom w:val="single" w:sz="4" w:space="0" w:color="auto"/>
              <w:right w:val="nil"/>
            </w:tcBorders>
            <w:shd w:val="clear" w:color="auto" w:fill="auto"/>
            <w:noWrap/>
            <w:vAlign w:val="bottom"/>
            <w:hideMark/>
          </w:tcPr>
          <w:p w14:paraId="5832844F"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r>
      <w:tr w:rsidR="006A7E77" w:rsidRPr="007610A7" w14:paraId="7C48E28A" w14:textId="77777777" w:rsidTr="006A7E77">
        <w:trPr>
          <w:trHeight w:val="300"/>
        </w:trPr>
        <w:tc>
          <w:tcPr>
            <w:tcW w:w="604" w:type="dxa"/>
            <w:tcBorders>
              <w:top w:val="nil"/>
              <w:left w:val="nil"/>
              <w:bottom w:val="nil"/>
              <w:right w:val="nil"/>
            </w:tcBorders>
            <w:shd w:val="clear" w:color="auto" w:fill="auto"/>
            <w:noWrap/>
            <w:vAlign w:val="bottom"/>
            <w:hideMark/>
          </w:tcPr>
          <w:p w14:paraId="23C75A46"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1</w:t>
            </w:r>
          </w:p>
        </w:tc>
        <w:tc>
          <w:tcPr>
            <w:tcW w:w="849" w:type="dxa"/>
            <w:tcBorders>
              <w:top w:val="nil"/>
              <w:left w:val="nil"/>
              <w:bottom w:val="nil"/>
              <w:right w:val="nil"/>
            </w:tcBorders>
            <w:shd w:val="clear" w:color="auto" w:fill="auto"/>
            <w:noWrap/>
            <w:vAlign w:val="bottom"/>
            <w:hideMark/>
          </w:tcPr>
          <w:p w14:paraId="31DEF0B2"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33.12</w:t>
            </w:r>
          </w:p>
        </w:tc>
        <w:tc>
          <w:tcPr>
            <w:tcW w:w="297" w:type="dxa"/>
            <w:tcBorders>
              <w:top w:val="nil"/>
              <w:left w:val="nil"/>
              <w:bottom w:val="nil"/>
              <w:right w:val="nil"/>
            </w:tcBorders>
            <w:shd w:val="clear" w:color="auto" w:fill="auto"/>
            <w:noWrap/>
            <w:vAlign w:val="bottom"/>
            <w:hideMark/>
          </w:tcPr>
          <w:p w14:paraId="50C49828"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5" w:type="dxa"/>
            <w:tcBorders>
              <w:top w:val="nil"/>
              <w:left w:val="nil"/>
              <w:bottom w:val="nil"/>
              <w:right w:val="nil"/>
            </w:tcBorders>
            <w:shd w:val="clear" w:color="auto" w:fill="auto"/>
            <w:noWrap/>
            <w:vAlign w:val="bottom"/>
            <w:hideMark/>
          </w:tcPr>
          <w:p w14:paraId="210E18EA"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5.73</w:t>
            </w:r>
          </w:p>
        </w:tc>
        <w:tc>
          <w:tcPr>
            <w:tcW w:w="512" w:type="dxa"/>
            <w:tcBorders>
              <w:top w:val="nil"/>
              <w:left w:val="nil"/>
              <w:bottom w:val="nil"/>
              <w:right w:val="nil"/>
            </w:tcBorders>
            <w:shd w:val="clear" w:color="auto" w:fill="auto"/>
            <w:noWrap/>
            <w:vAlign w:val="bottom"/>
            <w:hideMark/>
          </w:tcPr>
          <w:p w14:paraId="34DE8F71"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17.3</w:t>
            </w:r>
          </w:p>
        </w:tc>
        <w:tc>
          <w:tcPr>
            <w:tcW w:w="190" w:type="dxa"/>
            <w:tcBorders>
              <w:top w:val="nil"/>
              <w:left w:val="nil"/>
              <w:bottom w:val="nil"/>
              <w:right w:val="nil"/>
            </w:tcBorders>
            <w:shd w:val="clear" w:color="auto" w:fill="auto"/>
            <w:noWrap/>
            <w:vAlign w:val="bottom"/>
            <w:hideMark/>
          </w:tcPr>
          <w:p w14:paraId="5931B200"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Pr>
                <w:rFonts w:ascii="Calibri" w:hAnsi="Calibri" w:cs="Calibri"/>
                <w:noProof/>
                <w:color w:val="000000"/>
                <w:sz w:val="20"/>
              </w:rPr>
              <mc:AlternateContent>
                <mc:Choice Requires="wps">
                  <w:drawing>
                    <wp:anchor distT="0" distB="0" distL="114299" distR="114299" simplePos="0" relativeHeight="251762688" behindDoc="0" locked="0" layoutInCell="1" allowOverlap="1" wp14:anchorId="45B184D6" wp14:editId="4641DC6F">
                      <wp:simplePos x="0" y="0"/>
                      <wp:positionH relativeFrom="column">
                        <wp:posOffset>-1</wp:posOffset>
                      </wp:positionH>
                      <wp:positionV relativeFrom="paragraph">
                        <wp:posOffset>171450</wp:posOffset>
                      </wp:positionV>
                      <wp:extent cx="0" cy="171450"/>
                      <wp:effectExtent l="0" t="0" r="0" b="0"/>
                      <wp:wrapNone/>
                      <wp:docPr id="1217" name="Textové pole 1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7D543087" id="Textové pole 1217" o:spid="_x0000_s1026" type="#_x0000_t202" style="position:absolute;margin-left:0;margin-top:13.5pt;width:0;height:13.5pt;z-index:25176268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A1&#10;ibfV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62867C92"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1.15</w:t>
            </w:r>
          </w:p>
        </w:tc>
        <w:tc>
          <w:tcPr>
            <w:tcW w:w="308" w:type="dxa"/>
            <w:tcBorders>
              <w:top w:val="nil"/>
              <w:left w:val="nil"/>
              <w:bottom w:val="nil"/>
              <w:right w:val="nil"/>
            </w:tcBorders>
            <w:shd w:val="clear" w:color="auto" w:fill="auto"/>
            <w:noWrap/>
            <w:vAlign w:val="bottom"/>
            <w:hideMark/>
          </w:tcPr>
          <w:p w14:paraId="5C65CD52"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3" w:type="dxa"/>
            <w:tcBorders>
              <w:top w:val="nil"/>
              <w:left w:val="nil"/>
              <w:bottom w:val="nil"/>
              <w:right w:val="nil"/>
            </w:tcBorders>
            <w:shd w:val="clear" w:color="auto" w:fill="auto"/>
            <w:noWrap/>
            <w:vAlign w:val="bottom"/>
            <w:hideMark/>
          </w:tcPr>
          <w:p w14:paraId="4882AC4A"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0.48</w:t>
            </w:r>
          </w:p>
        </w:tc>
        <w:tc>
          <w:tcPr>
            <w:tcW w:w="507" w:type="dxa"/>
            <w:tcBorders>
              <w:top w:val="nil"/>
              <w:left w:val="nil"/>
              <w:bottom w:val="nil"/>
              <w:right w:val="nil"/>
            </w:tcBorders>
            <w:shd w:val="clear" w:color="auto" w:fill="auto"/>
            <w:noWrap/>
            <w:vAlign w:val="bottom"/>
            <w:hideMark/>
          </w:tcPr>
          <w:p w14:paraId="58186321"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41.3</w:t>
            </w:r>
          </w:p>
        </w:tc>
        <w:tc>
          <w:tcPr>
            <w:tcW w:w="214" w:type="dxa"/>
            <w:tcBorders>
              <w:top w:val="single" w:sz="4" w:space="0" w:color="auto"/>
              <w:left w:val="nil"/>
              <w:bottom w:val="nil"/>
              <w:right w:val="nil"/>
            </w:tcBorders>
            <w:shd w:val="clear" w:color="auto" w:fill="auto"/>
            <w:noWrap/>
            <w:vAlign w:val="bottom"/>
            <w:hideMark/>
          </w:tcPr>
          <w:p w14:paraId="3A9FD76F"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 </w:t>
            </w:r>
          </w:p>
        </w:tc>
        <w:tc>
          <w:tcPr>
            <w:tcW w:w="837" w:type="dxa"/>
            <w:tcBorders>
              <w:top w:val="nil"/>
              <w:left w:val="nil"/>
              <w:bottom w:val="nil"/>
              <w:right w:val="nil"/>
            </w:tcBorders>
            <w:shd w:val="clear" w:color="auto" w:fill="auto"/>
            <w:noWrap/>
            <w:vAlign w:val="bottom"/>
            <w:hideMark/>
          </w:tcPr>
          <w:p w14:paraId="21188D20"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0.18</w:t>
            </w:r>
          </w:p>
        </w:tc>
        <w:tc>
          <w:tcPr>
            <w:tcW w:w="296" w:type="dxa"/>
            <w:tcBorders>
              <w:top w:val="nil"/>
              <w:left w:val="nil"/>
              <w:bottom w:val="nil"/>
              <w:right w:val="nil"/>
            </w:tcBorders>
            <w:shd w:val="clear" w:color="auto" w:fill="auto"/>
            <w:noWrap/>
            <w:vAlign w:val="bottom"/>
            <w:hideMark/>
          </w:tcPr>
          <w:p w14:paraId="45EAC942"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3" w:type="dxa"/>
            <w:tcBorders>
              <w:top w:val="nil"/>
              <w:left w:val="nil"/>
              <w:bottom w:val="nil"/>
              <w:right w:val="nil"/>
            </w:tcBorders>
            <w:shd w:val="clear" w:color="auto" w:fill="auto"/>
            <w:noWrap/>
            <w:vAlign w:val="bottom"/>
            <w:hideMark/>
          </w:tcPr>
          <w:p w14:paraId="5B37D180"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0.032</w:t>
            </w:r>
          </w:p>
        </w:tc>
        <w:tc>
          <w:tcPr>
            <w:tcW w:w="507" w:type="dxa"/>
            <w:tcBorders>
              <w:top w:val="nil"/>
              <w:left w:val="nil"/>
              <w:bottom w:val="nil"/>
              <w:right w:val="nil"/>
            </w:tcBorders>
            <w:shd w:val="clear" w:color="auto" w:fill="auto"/>
            <w:noWrap/>
            <w:vAlign w:val="bottom"/>
            <w:hideMark/>
          </w:tcPr>
          <w:p w14:paraId="076D0441"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18</w:t>
            </w:r>
          </w:p>
        </w:tc>
      </w:tr>
      <w:tr w:rsidR="006A7E77" w:rsidRPr="007610A7" w14:paraId="221DD416" w14:textId="77777777" w:rsidTr="006A7E77">
        <w:trPr>
          <w:trHeight w:val="300"/>
        </w:trPr>
        <w:tc>
          <w:tcPr>
            <w:tcW w:w="604" w:type="dxa"/>
            <w:tcBorders>
              <w:top w:val="nil"/>
              <w:left w:val="nil"/>
              <w:bottom w:val="nil"/>
              <w:right w:val="nil"/>
            </w:tcBorders>
            <w:shd w:val="clear" w:color="auto" w:fill="auto"/>
            <w:noWrap/>
            <w:vAlign w:val="bottom"/>
            <w:hideMark/>
          </w:tcPr>
          <w:p w14:paraId="1327B96D"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2</w:t>
            </w:r>
          </w:p>
        </w:tc>
        <w:tc>
          <w:tcPr>
            <w:tcW w:w="849" w:type="dxa"/>
            <w:tcBorders>
              <w:top w:val="nil"/>
              <w:left w:val="nil"/>
              <w:bottom w:val="nil"/>
              <w:right w:val="nil"/>
            </w:tcBorders>
            <w:shd w:val="clear" w:color="auto" w:fill="auto"/>
            <w:noWrap/>
            <w:vAlign w:val="bottom"/>
            <w:hideMark/>
          </w:tcPr>
          <w:p w14:paraId="760156A6"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32.59</w:t>
            </w:r>
          </w:p>
        </w:tc>
        <w:tc>
          <w:tcPr>
            <w:tcW w:w="297" w:type="dxa"/>
            <w:tcBorders>
              <w:top w:val="nil"/>
              <w:left w:val="nil"/>
              <w:bottom w:val="nil"/>
              <w:right w:val="nil"/>
            </w:tcBorders>
            <w:shd w:val="clear" w:color="auto" w:fill="auto"/>
            <w:noWrap/>
            <w:vAlign w:val="bottom"/>
            <w:hideMark/>
          </w:tcPr>
          <w:p w14:paraId="2C660628"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5" w:type="dxa"/>
            <w:tcBorders>
              <w:top w:val="nil"/>
              <w:left w:val="nil"/>
              <w:bottom w:val="nil"/>
              <w:right w:val="nil"/>
            </w:tcBorders>
            <w:shd w:val="clear" w:color="auto" w:fill="auto"/>
            <w:noWrap/>
            <w:vAlign w:val="bottom"/>
            <w:hideMark/>
          </w:tcPr>
          <w:p w14:paraId="6106FD14"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6.14</w:t>
            </w:r>
          </w:p>
        </w:tc>
        <w:tc>
          <w:tcPr>
            <w:tcW w:w="512" w:type="dxa"/>
            <w:tcBorders>
              <w:top w:val="nil"/>
              <w:left w:val="nil"/>
              <w:bottom w:val="nil"/>
              <w:right w:val="nil"/>
            </w:tcBorders>
            <w:shd w:val="clear" w:color="auto" w:fill="auto"/>
            <w:noWrap/>
            <w:vAlign w:val="bottom"/>
            <w:hideMark/>
          </w:tcPr>
          <w:p w14:paraId="6427CC38"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18.8</w:t>
            </w:r>
          </w:p>
        </w:tc>
        <w:tc>
          <w:tcPr>
            <w:tcW w:w="190" w:type="dxa"/>
            <w:tcBorders>
              <w:top w:val="nil"/>
              <w:left w:val="nil"/>
              <w:bottom w:val="nil"/>
              <w:right w:val="nil"/>
            </w:tcBorders>
            <w:shd w:val="clear" w:color="auto" w:fill="auto"/>
            <w:noWrap/>
            <w:vAlign w:val="bottom"/>
            <w:hideMark/>
          </w:tcPr>
          <w:p w14:paraId="65D26605"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Pr>
                <w:rFonts w:ascii="Calibri" w:hAnsi="Calibri" w:cs="Calibri"/>
                <w:noProof/>
                <w:color w:val="000000"/>
                <w:sz w:val="20"/>
              </w:rPr>
              <mc:AlternateContent>
                <mc:Choice Requires="wps">
                  <w:drawing>
                    <wp:anchor distT="0" distB="0" distL="114299" distR="114299" simplePos="0" relativeHeight="251763712" behindDoc="0" locked="0" layoutInCell="1" allowOverlap="1" wp14:anchorId="67B26E3B" wp14:editId="433BBA74">
                      <wp:simplePos x="0" y="0"/>
                      <wp:positionH relativeFrom="column">
                        <wp:posOffset>-1</wp:posOffset>
                      </wp:positionH>
                      <wp:positionV relativeFrom="paragraph">
                        <wp:posOffset>171450</wp:posOffset>
                      </wp:positionV>
                      <wp:extent cx="0" cy="171450"/>
                      <wp:effectExtent l="0" t="0" r="0" b="0"/>
                      <wp:wrapNone/>
                      <wp:docPr id="1216" name="Textové pole 1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1BD0AFEA" id="Textové pole 1216" o:spid="_x0000_s1026" type="#_x0000_t202" style="position:absolute;margin-left:0;margin-top:13.5pt;width:0;height:13.5pt;z-index:25176371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CU&#10;qXjs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53A0BA50"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1.13</w:t>
            </w:r>
          </w:p>
        </w:tc>
        <w:tc>
          <w:tcPr>
            <w:tcW w:w="308" w:type="dxa"/>
            <w:tcBorders>
              <w:top w:val="nil"/>
              <w:left w:val="nil"/>
              <w:bottom w:val="nil"/>
              <w:right w:val="nil"/>
            </w:tcBorders>
            <w:shd w:val="clear" w:color="auto" w:fill="auto"/>
            <w:noWrap/>
            <w:vAlign w:val="bottom"/>
            <w:hideMark/>
          </w:tcPr>
          <w:p w14:paraId="58186980"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3" w:type="dxa"/>
            <w:tcBorders>
              <w:top w:val="nil"/>
              <w:left w:val="nil"/>
              <w:bottom w:val="nil"/>
              <w:right w:val="nil"/>
            </w:tcBorders>
            <w:shd w:val="clear" w:color="auto" w:fill="auto"/>
            <w:noWrap/>
            <w:vAlign w:val="bottom"/>
            <w:hideMark/>
          </w:tcPr>
          <w:p w14:paraId="3B94368E"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0.46</w:t>
            </w:r>
          </w:p>
        </w:tc>
        <w:tc>
          <w:tcPr>
            <w:tcW w:w="507" w:type="dxa"/>
            <w:tcBorders>
              <w:top w:val="nil"/>
              <w:left w:val="nil"/>
              <w:bottom w:val="nil"/>
              <w:right w:val="nil"/>
            </w:tcBorders>
            <w:shd w:val="clear" w:color="auto" w:fill="auto"/>
            <w:noWrap/>
            <w:vAlign w:val="bottom"/>
            <w:hideMark/>
          </w:tcPr>
          <w:p w14:paraId="3FFDC45F"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40.3</w:t>
            </w:r>
          </w:p>
        </w:tc>
        <w:tc>
          <w:tcPr>
            <w:tcW w:w="214" w:type="dxa"/>
            <w:tcBorders>
              <w:top w:val="nil"/>
              <w:left w:val="nil"/>
              <w:bottom w:val="nil"/>
              <w:right w:val="nil"/>
            </w:tcBorders>
            <w:shd w:val="clear" w:color="auto" w:fill="auto"/>
            <w:noWrap/>
            <w:vAlign w:val="bottom"/>
            <w:hideMark/>
          </w:tcPr>
          <w:p w14:paraId="056341BD"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p>
        </w:tc>
        <w:tc>
          <w:tcPr>
            <w:tcW w:w="837" w:type="dxa"/>
            <w:tcBorders>
              <w:top w:val="nil"/>
              <w:left w:val="nil"/>
              <w:bottom w:val="nil"/>
              <w:right w:val="nil"/>
            </w:tcBorders>
            <w:shd w:val="clear" w:color="auto" w:fill="auto"/>
            <w:noWrap/>
            <w:vAlign w:val="bottom"/>
            <w:hideMark/>
          </w:tcPr>
          <w:p w14:paraId="4BDD9F3D"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0.18</w:t>
            </w:r>
          </w:p>
        </w:tc>
        <w:tc>
          <w:tcPr>
            <w:tcW w:w="296" w:type="dxa"/>
            <w:tcBorders>
              <w:top w:val="nil"/>
              <w:left w:val="nil"/>
              <w:bottom w:val="nil"/>
              <w:right w:val="nil"/>
            </w:tcBorders>
            <w:shd w:val="clear" w:color="auto" w:fill="auto"/>
            <w:noWrap/>
            <w:vAlign w:val="bottom"/>
            <w:hideMark/>
          </w:tcPr>
          <w:p w14:paraId="1032CE1D"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3" w:type="dxa"/>
            <w:tcBorders>
              <w:top w:val="nil"/>
              <w:left w:val="nil"/>
              <w:bottom w:val="nil"/>
              <w:right w:val="nil"/>
            </w:tcBorders>
            <w:shd w:val="clear" w:color="auto" w:fill="auto"/>
            <w:noWrap/>
            <w:vAlign w:val="bottom"/>
            <w:hideMark/>
          </w:tcPr>
          <w:p w14:paraId="0819F80B"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0.033</w:t>
            </w:r>
          </w:p>
        </w:tc>
        <w:tc>
          <w:tcPr>
            <w:tcW w:w="507" w:type="dxa"/>
            <w:tcBorders>
              <w:top w:val="nil"/>
              <w:left w:val="nil"/>
              <w:bottom w:val="nil"/>
              <w:right w:val="nil"/>
            </w:tcBorders>
            <w:shd w:val="clear" w:color="auto" w:fill="auto"/>
            <w:noWrap/>
            <w:vAlign w:val="bottom"/>
            <w:hideMark/>
          </w:tcPr>
          <w:p w14:paraId="674D78BD"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18</w:t>
            </w:r>
          </w:p>
        </w:tc>
      </w:tr>
      <w:tr w:rsidR="006A7E77" w:rsidRPr="007610A7" w14:paraId="1FBF2ACA" w14:textId="77777777" w:rsidTr="006A7E77">
        <w:trPr>
          <w:trHeight w:val="300"/>
        </w:trPr>
        <w:tc>
          <w:tcPr>
            <w:tcW w:w="604" w:type="dxa"/>
            <w:tcBorders>
              <w:top w:val="nil"/>
              <w:left w:val="nil"/>
              <w:bottom w:val="nil"/>
              <w:right w:val="nil"/>
            </w:tcBorders>
            <w:shd w:val="clear" w:color="auto" w:fill="auto"/>
            <w:noWrap/>
            <w:vAlign w:val="bottom"/>
            <w:hideMark/>
          </w:tcPr>
          <w:p w14:paraId="6D5E1945"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3</w:t>
            </w:r>
          </w:p>
        </w:tc>
        <w:tc>
          <w:tcPr>
            <w:tcW w:w="849" w:type="dxa"/>
            <w:tcBorders>
              <w:top w:val="nil"/>
              <w:left w:val="nil"/>
              <w:bottom w:val="nil"/>
              <w:right w:val="nil"/>
            </w:tcBorders>
            <w:shd w:val="clear" w:color="auto" w:fill="auto"/>
            <w:noWrap/>
            <w:vAlign w:val="bottom"/>
            <w:hideMark/>
          </w:tcPr>
          <w:p w14:paraId="4DFC5EA2"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19.48</w:t>
            </w:r>
          </w:p>
        </w:tc>
        <w:tc>
          <w:tcPr>
            <w:tcW w:w="297" w:type="dxa"/>
            <w:tcBorders>
              <w:top w:val="nil"/>
              <w:left w:val="nil"/>
              <w:bottom w:val="nil"/>
              <w:right w:val="nil"/>
            </w:tcBorders>
            <w:shd w:val="clear" w:color="auto" w:fill="auto"/>
            <w:noWrap/>
            <w:vAlign w:val="bottom"/>
            <w:hideMark/>
          </w:tcPr>
          <w:p w14:paraId="65C73C59"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5" w:type="dxa"/>
            <w:tcBorders>
              <w:top w:val="nil"/>
              <w:left w:val="nil"/>
              <w:bottom w:val="nil"/>
              <w:right w:val="nil"/>
            </w:tcBorders>
            <w:shd w:val="clear" w:color="auto" w:fill="auto"/>
            <w:noWrap/>
            <w:vAlign w:val="bottom"/>
            <w:hideMark/>
          </w:tcPr>
          <w:p w14:paraId="276317D2"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3.69</w:t>
            </w:r>
          </w:p>
        </w:tc>
        <w:tc>
          <w:tcPr>
            <w:tcW w:w="512" w:type="dxa"/>
            <w:tcBorders>
              <w:top w:val="nil"/>
              <w:left w:val="nil"/>
              <w:bottom w:val="nil"/>
              <w:right w:val="nil"/>
            </w:tcBorders>
            <w:shd w:val="clear" w:color="auto" w:fill="auto"/>
            <w:noWrap/>
            <w:vAlign w:val="bottom"/>
            <w:hideMark/>
          </w:tcPr>
          <w:p w14:paraId="1F95A5F0"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18.9</w:t>
            </w:r>
          </w:p>
        </w:tc>
        <w:tc>
          <w:tcPr>
            <w:tcW w:w="190" w:type="dxa"/>
            <w:tcBorders>
              <w:top w:val="nil"/>
              <w:left w:val="nil"/>
              <w:bottom w:val="nil"/>
              <w:right w:val="nil"/>
            </w:tcBorders>
            <w:shd w:val="clear" w:color="auto" w:fill="auto"/>
            <w:noWrap/>
            <w:vAlign w:val="bottom"/>
            <w:hideMark/>
          </w:tcPr>
          <w:p w14:paraId="4B0BA913"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Pr>
                <w:rFonts w:ascii="Calibri" w:hAnsi="Calibri" w:cs="Calibri"/>
                <w:noProof/>
                <w:color w:val="000000"/>
                <w:sz w:val="20"/>
              </w:rPr>
              <mc:AlternateContent>
                <mc:Choice Requires="wps">
                  <w:drawing>
                    <wp:anchor distT="0" distB="0" distL="114299" distR="114299" simplePos="0" relativeHeight="251764736" behindDoc="0" locked="0" layoutInCell="1" allowOverlap="1" wp14:anchorId="656CD8FE" wp14:editId="1BCD74D9">
                      <wp:simplePos x="0" y="0"/>
                      <wp:positionH relativeFrom="column">
                        <wp:posOffset>-1</wp:posOffset>
                      </wp:positionH>
                      <wp:positionV relativeFrom="paragraph">
                        <wp:posOffset>171450</wp:posOffset>
                      </wp:positionV>
                      <wp:extent cx="0" cy="171450"/>
                      <wp:effectExtent l="0" t="0" r="0" b="0"/>
                      <wp:wrapNone/>
                      <wp:docPr id="1215" name="Textové pole 1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19C52B04" id="Textové pole 1215" o:spid="_x0000_s1026" type="#_x0000_t202" style="position:absolute;margin-left:0;margin-top:13.5pt;width:0;height:13.5pt;z-index:25176473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B3&#10;yCmm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Pr>
                <w:rFonts w:ascii="Calibri" w:hAnsi="Calibri" w:cs="Calibri"/>
                <w:noProof/>
                <w:color w:val="000000"/>
                <w:sz w:val="20"/>
              </w:rPr>
              <mc:AlternateContent>
                <mc:Choice Requires="wps">
                  <w:drawing>
                    <wp:anchor distT="0" distB="0" distL="114299" distR="114299" simplePos="0" relativeHeight="251765760" behindDoc="0" locked="0" layoutInCell="1" allowOverlap="1" wp14:anchorId="340863E0" wp14:editId="40EC674F">
                      <wp:simplePos x="0" y="0"/>
                      <wp:positionH relativeFrom="column">
                        <wp:posOffset>-1</wp:posOffset>
                      </wp:positionH>
                      <wp:positionV relativeFrom="paragraph">
                        <wp:posOffset>171450</wp:posOffset>
                      </wp:positionV>
                      <wp:extent cx="0" cy="171450"/>
                      <wp:effectExtent l="0" t="0" r="0" b="0"/>
                      <wp:wrapNone/>
                      <wp:docPr id="1214" name="Textové pole 1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39E2A78A" id="Textové pole 1214" o:spid="_x0000_s1026" type="#_x0000_t202" style="position:absolute;margin-left:0;margin-top:13.5pt;width:0;height:13.5pt;z-index:25176576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Nbo&#10;5p8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19622348"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1.63</w:t>
            </w:r>
          </w:p>
        </w:tc>
        <w:tc>
          <w:tcPr>
            <w:tcW w:w="308" w:type="dxa"/>
            <w:tcBorders>
              <w:top w:val="nil"/>
              <w:left w:val="nil"/>
              <w:bottom w:val="nil"/>
              <w:right w:val="nil"/>
            </w:tcBorders>
            <w:shd w:val="clear" w:color="auto" w:fill="auto"/>
            <w:noWrap/>
            <w:vAlign w:val="bottom"/>
            <w:hideMark/>
          </w:tcPr>
          <w:p w14:paraId="64F051C7"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3" w:type="dxa"/>
            <w:tcBorders>
              <w:top w:val="nil"/>
              <w:left w:val="nil"/>
              <w:bottom w:val="nil"/>
              <w:right w:val="nil"/>
            </w:tcBorders>
            <w:shd w:val="clear" w:color="auto" w:fill="auto"/>
            <w:noWrap/>
            <w:vAlign w:val="bottom"/>
            <w:hideMark/>
          </w:tcPr>
          <w:p w14:paraId="727E2A36"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0.60</w:t>
            </w:r>
          </w:p>
        </w:tc>
        <w:tc>
          <w:tcPr>
            <w:tcW w:w="507" w:type="dxa"/>
            <w:tcBorders>
              <w:top w:val="nil"/>
              <w:left w:val="nil"/>
              <w:bottom w:val="nil"/>
              <w:right w:val="nil"/>
            </w:tcBorders>
            <w:shd w:val="clear" w:color="auto" w:fill="auto"/>
            <w:noWrap/>
            <w:vAlign w:val="bottom"/>
            <w:hideMark/>
          </w:tcPr>
          <w:p w14:paraId="6D266189"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36.6</w:t>
            </w:r>
          </w:p>
        </w:tc>
        <w:tc>
          <w:tcPr>
            <w:tcW w:w="214" w:type="dxa"/>
            <w:tcBorders>
              <w:top w:val="nil"/>
              <w:left w:val="nil"/>
              <w:bottom w:val="nil"/>
              <w:right w:val="nil"/>
            </w:tcBorders>
            <w:shd w:val="clear" w:color="auto" w:fill="auto"/>
            <w:noWrap/>
            <w:vAlign w:val="bottom"/>
            <w:hideMark/>
          </w:tcPr>
          <w:p w14:paraId="7478B1CA"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p>
        </w:tc>
        <w:tc>
          <w:tcPr>
            <w:tcW w:w="837" w:type="dxa"/>
            <w:tcBorders>
              <w:top w:val="nil"/>
              <w:left w:val="nil"/>
              <w:bottom w:val="nil"/>
              <w:right w:val="nil"/>
            </w:tcBorders>
            <w:shd w:val="clear" w:color="auto" w:fill="auto"/>
            <w:noWrap/>
            <w:vAlign w:val="bottom"/>
            <w:hideMark/>
          </w:tcPr>
          <w:p w14:paraId="5549774F"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0.28</w:t>
            </w:r>
          </w:p>
        </w:tc>
        <w:tc>
          <w:tcPr>
            <w:tcW w:w="296" w:type="dxa"/>
            <w:tcBorders>
              <w:top w:val="nil"/>
              <w:left w:val="nil"/>
              <w:bottom w:val="nil"/>
              <w:right w:val="nil"/>
            </w:tcBorders>
            <w:shd w:val="clear" w:color="auto" w:fill="auto"/>
            <w:noWrap/>
            <w:vAlign w:val="bottom"/>
            <w:hideMark/>
          </w:tcPr>
          <w:p w14:paraId="7E73054F"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3" w:type="dxa"/>
            <w:tcBorders>
              <w:top w:val="nil"/>
              <w:left w:val="nil"/>
              <w:bottom w:val="nil"/>
              <w:right w:val="nil"/>
            </w:tcBorders>
            <w:shd w:val="clear" w:color="auto" w:fill="auto"/>
            <w:noWrap/>
            <w:vAlign w:val="bottom"/>
            <w:hideMark/>
          </w:tcPr>
          <w:p w14:paraId="1D9FB252"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0.036</w:t>
            </w:r>
          </w:p>
        </w:tc>
        <w:tc>
          <w:tcPr>
            <w:tcW w:w="507" w:type="dxa"/>
            <w:tcBorders>
              <w:top w:val="nil"/>
              <w:left w:val="nil"/>
              <w:bottom w:val="nil"/>
              <w:right w:val="nil"/>
            </w:tcBorders>
            <w:shd w:val="clear" w:color="auto" w:fill="auto"/>
            <w:noWrap/>
            <w:vAlign w:val="bottom"/>
            <w:hideMark/>
          </w:tcPr>
          <w:p w14:paraId="1288A8C4"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13</w:t>
            </w:r>
          </w:p>
        </w:tc>
      </w:tr>
      <w:tr w:rsidR="006A7E77" w:rsidRPr="007610A7" w14:paraId="73B2A819" w14:textId="77777777" w:rsidTr="006A7E77">
        <w:trPr>
          <w:trHeight w:val="300"/>
        </w:trPr>
        <w:tc>
          <w:tcPr>
            <w:tcW w:w="604" w:type="dxa"/>
            <w:tcBorders>
              <w:top w:val="nil"/>
              <w:left w:val="nil"/>
              <w:bottom w:val="nil"/>
              <w:right w:val="nil"/>
            </w:tcBorders>
            <w:shd w:val="clear" w:color="auto" w:fill="auto"/>
            <w:noWrap/>
            <w:vAlign w:val="bottom"/>
            <w:hideMark/>
          </w:tcPr>
          <w:p w14:paraId="03D95B15"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4</w:t>
            </w:r>
          </w:p>
        </w:tc>
        <w:tc>
          <w:tcPr>
            <w:tcW w:w="849" w:type="dxa"/>
            <w:tcBorders>
              <w:top w:val="nil"/>
              <w:left w:val="nil"/>
              <w:bottom w:val="nil"/>
              <w:right w:val="nil"/>
            </w:tcBorders>
            <w:shd w:val="clear" w:color="auto" w:fill="auto"/>
            <w:noWrap/>
            <w:vAlign w:val="bottom"/>
            <w:hideMark/>
          </w:tcPr>
          <w:p w14:paraId="4487E3FC"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19.87</w:t>
            </w:r>
          </w:p>
        </w:tc>
        <w:tc>
          <w:tcPr>
            <w:tcW w:w="297" w:type="dxa"/>
            <w:tcBorders>
              <w:top w:val="nil"/>
              <w:left w:val="nil"/>
              <w:bottom w:val="nil"/>
              <w:right w:val="nil"/>
            </w:tcBorders>
            <w:shd w:val="clear" w:color="auto" w:fill="auto"/>
            <w:noWrap/>
            <w:vAlign w:val="bottom"/>
            <w:hideMark/>
          </w:tcPr>
          <w:p w14:paraId="2C420C98"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5" w:type="dxa"/>
            <w:tcBorders>
              <w:top w:val="nil"/>
              <w:left w:val="nil"/>
              <w:bottom w:val="nil"/>
              <w:right w:val="nil"/>
            </w:tcBorders>
            <w:shd w:val="clear" w:color="auto" w:fill="auto"/>
            <w:noWrap/>
            <w:vAlign w:val="bottom"/>
            <w:hideMark/>
          </w:tcPr>
          <w:p w14:paraId="7CE9F915"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3.77</w:t>
            </w:r>
          </w:p>
        </w:tc>
        <w:tc>
          <w:tcPr>
            <w:tcW w:w="512" w:type="dxa"/>
            <w:tcBorders>
              <w:top w:val="nil"/>
              <w:left w:val="nil"/>
              <w:bottom w:val="nil"/>
              <w:right w:val="nil"/>
            </w:tcBorders>
            <w:shd w:val="clear" w:color="auto" w:fill="auto"/>
            <w:noWrap/>
            <w:vAlign w:val="bottom"/>
            <w:hideMark/>
          </w:tcPr>
          <w:p w14:paraId="3705A0FA"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19</w:t>
            </w:r>
          </w:p>
        </w:tc>
        <w:tc>
          <w:tcPr>
            <w:tcW w:w="190" w:type="dxa"/>
            <w:tcBorders>
              <w:top w:val="nil"/>
              <w:left w:val="nil"/>
              <w:bottom w:val="nil"/>
              <w:right w:val="nil"/>
            </w:tcBorders>
            <w:shd w:val="clear" w:color="auto" w:fill="auto"/>
            <w:noWrap/>
            <w:vAlign w:val="bottom"/>
            <w:hideMark/>
          </w:tcPr>
          <w:p w14:paraId="6DFD6485"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Pr>
                <w:rFonts w:ascii="Calibri" w:hAnsi="Calibri" w:cs="Calibri"/>
                <w:noProof/>
                <w:color w:val="000000"/>
                <w:sz w:val="20"/>
              </w:rPr>
              <mc:AlternateContent>
                <mc:Choice Requires="wps">
                  <w:drawing>
                    <wp:anchor distT="0" distB="0" distL="114299" distR="114299" simplePos="0" relativeHeight="251766784" behindDoc="0" locked="0" layoutInCell="1" allowOverlap="1" wp14:anchorId="484420DC" wp14:editId="78AD659F">
                      <wp:simplePos x="0" y="0"/>
                      <wp:positionH relativeFrom="column">
                        <wp:posOffset>-1</wp:posOffset>
                      </wp:positionH>
                      <wp:positionV relativeFrom="paragraph">
                        <wp:posOffset>171450</wp:posOffset>
                      </wp:positionV>
                      <wp:extent cx="0" cy="171450"/>
                      <wp:effectExtent l="0" t="0" r="0" b="0"/>
                      <wp:wrapNone/>
                      <wp:docPr id="1213" name="Textové pole 1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5DB53DE6" id="Textové pole 1213" o:spid="_x0000_s1026" type="#_x0000_t202" style="position:absolute;margin-left:0;margin-top:13.5pt;width:0;height:13.5pt;z-index:25176678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LEL&#10;izI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Pr>
                <w:rFonts w:ascii="Calibri" w:hAnsi="Calibri" w:cs="Calibri"/>
                <w:noProof/>
                <w:color w:val="000000"/>
                <w:sz w:val="20"/>
              </w:rPr>
              <mc:AlternateContent>
                <mc:Choice Requires="wps">
                  <w:drawing>
                    <wp:anchor distT="0" distB="0" distL="114299" distR="114299" simplePos="0" relativeHeight="251767808" behindDoc="0" locked="0" layoutInCell="1" allowOverlap="1" wp14:anchorId="2F206C77" wp14:editId="09EDD3B2">
                      <wp:simplePos x="0" y="0"/>
                      <wp:positionH relativeFrom="column">
                        <wp:posOffset>-1</wp:posOffset>
                      </wp:positionH>
                      <wp:positionV relativeFrom="paragraph">
                        <wp:posOffset>171450</wp:posOffset>
                      </wp:positionV>
                      <wp:extent cx="0" cy="171450"/>
                      <wp:effectExtent l="0" t="0" r="0" b="0"/>
                      <wp:wrapNone/>
                      <wp:docPr id="1212" name="Textové pole 1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3483743D" id="Textové pole 1212" o:spid="_x0000_s1026" type="#_x0000_t202" style="position:absolute;margin-left:0;margin-top:13.5pt;width:0;height:13.5pt;z-index:25176780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BAr&#10;RAs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2D062A05"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1.56</w:t>
            </w:r>
          </w:p>
        </w:tc>
        <w:tc>
          <w:tcPr>
            <w:tcW w:w="308" w:type="dxa"/>
            <w:tcBorders>
              <w:top w:val="nil"/>
              <w:left w:val="nil"/>
              <w:bottom w:val="nil"/>
              <w:right w:val="nil"/>
            </w:tcBorders>
            <w:shd w:val="clear" w:color="auto" w:fill="auto"/>
            <w:noWrap/>
            <w:vAlign w:val="bottom"/>
            <w:hideMark/>
          </w:tcPr>
          <w:p w14:paraId="6086C447"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3" w:type="dxa"/>
            <w:tcBorders>
              <w:top w:val="nil"/>
              <w:left w:val="nil"/>
              <w:bottom w:val="nil"/>
              <w:right w:val="nil"/>
            </w:tcBorders>
            <w:shd w:val="clear" w:color="auto" w:fill="auto"/>
            <w:noWrap/>
            <w:vAlign w:val="bottom"/>
            <w:hideMark/>
          </w:tcPr>
          <w:p w14:paraId="2D24B60E"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Pr>
                <w:rFonts w:ascii="Calibri" w:hAnsi="Calibri" w:cs="Calibri"/>
                <w:noProof/>
                <w:color w:val="000000"/>
                <w:sz w:val="20"/>
              </w:rPr>
              <mc:AlternateContent>
                <mc:Choice Requires="wps">
                  <w:drawing>
                    <wp:anchor distT="0" distB="0" distL="114299" distR="114299" simplePos="0" relativeHeight="251787264" behindDoc="0" locked="0" layoutInCell="1" allowOverlap="1" wp14:anchorId="03DF0B91" wp14:editId="1ECB5A1F">
                      <wp:simplePos x="0" y="0"/>
                      <wp:positionH relativeFrom="column">
                        <wp:posOffset>514349</wp:posOffset>
                      </wp:positionH>
                      <wp:positionV relativeFrom="paragraph">
                        <wp:posOffset>152400</wp:posOffset>
                      </wp:positionV>
                      <wp:extent cx="0" cy="171450"/>
                      <wp:effectExtent l="0" t="0" r="0" b="0"/>
                      <wp:wrapNone/>
                      <wp:docPr id="1211" name="Textové pole 1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241FDD6C" id="Textové pole 1211" o:spid="_x0000_s1026" type="#_x0000_t202" style="position:absolute;margin-left:40.5pt;margin-top:12pt;width:0;height:13.5pt;z-index:25178726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" filled="f" stroked="f">
                      <v:path arrowok="t"/>
                      <v:textbox style="mso-fit-shape-to-text:t" inset="0,0,0,0"/>
                    </v:shape>
                  </w:pict>
                </mc:Fallback>
              </mc:AlternateContent>
            </w:r>
            <w:r w:rsidRPr="007610A7">
              <w:rPr>
                <w:rFonts w:ascii="Calibri" w:hAnsi="Calibri" w:cs="Calibri"/>
                <w:color w:val="000000"/>
                <w:sz w:val="20"/>
                <w:lang w:val="sk-SK"/>
              </w:rPr>
              <w:t>0.56</w:t>
            </w:r>
          </w:p>
        </w:tc>
        <w:tc>
          <w:tcPr>
            <w:tcW w:w="507" w:type="dxa"/>
            <w:tcBorders>
              <w:top w:val="nil"/>
              <w:left w:val="nil"/>
              <w:bottom w:val="nil"/>
              <w:right w:val="nil"/>
            </w:tcBorders>
            <w:shd w:val="clear" w:color="auto" w:fill="auto"/>
            <w:noWrap/>
            <w:vAlign w:val="bottom"/>
            <w:hideMark/>
          </w:tcPr>
          <w:p w14:paraId="7468FDE4"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36</w:t>
            </w:r>
          </w:p>
        </w:tc>
        <w:tc>
          <w:tcPr>
            <w:tcW w:w="214" w:type="dxa"/>
            <w:tcBorders>
              <w:top w:val="nil"/>
              <w:left w:val="nil"/>
              <w:bottom w:val="nil"/>
              <w:right w:val="nil"/>
            </w:tcBorders>
            <w:shd w:val="clear" w:color="auto" w:fill="auto"/>
            <w:noWrap/>
            <w:vAlign w:val="bottom"/>
            <w:hideMark/>
          </w:tcPr>
          <w:p w14:paraId="7AE1069D"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p>
        </w:tc>
        <w:tc>
          <w:tcPr>
            <w:tcW w:w="837" w:type="dxa"/>
            <w:tcBorders>
              <w:top w:val="nil"/>
              <w:left w:val="nil"/>
              <w:bottom w:val="nil"/>
              <w:right w:val="nil"/>
            </w:tcBorders>
            <w:shd w:val="clear" w:color="auto" w:fill="auto"/>
            <w:noWrap/>
            <w:vAlign w:val="bottom"/>
            <w:hideMark/>
          </w:tcPr>
          <w:p w14:paraId="25C7BFBB"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0.28</w:t>
            </w:r>
          </w:p>
        </w:tc>
        <w:tc>
          <w:tcPr>
            <w:tcW w:w="296" w:type="dxa"/>
            <w:tcBorders>
              <w:top w:val="nil"/>
              <w:left w:val="nil"/>
              <w:bottom w:val="nil"/>
              <w:right w:val="nil"/>
            </w:tcBorders>
            <w:shd w:val="clear" w:color="auto" w:fill="auto"/>
            <w:noWrap/>
            <w:vAlign w:val="bottom"/>
            <w:hideMark/>
          </w:tcPr>
          <w:p w14:paraId="7B1324CC"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3" w:type="dxa"/>
            <w:tcBorders>
              <w:top w:val="nil"/>
              <w:left w:val="nil"/>
              <w:bottom w:val="nil"/>
              <w:right w:val="nil"/>
            </w:tcBorders>
            <w:shd w:val="clear" w:color="auto" w:fill="auto"/>
            <w:noWrap/>
            <w:vAlign w:val="bottom"/>
            <w:hideMark/>
          </w:tcPr>
          <w:p w14:paraId="2877AB55"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0.034</w:t>
            </w:r>
          </w:p>
        </w:tc>
        <w:tc>
          <w:tcPr>
            <w:tcW w:w="507" w:type="dxa"/>
            <w:tcBorders>
              <w:top w:val="nil"/>
              <w:left w:val="nil"/>
              <w:bottom w:val="nil"/>
              <w:right w:val="nil"/>
            </w:tcBorders>
            <w:shd w:val="clear" w:color="auto" w:fill="auto"/>
            <w:noWrap/>
            <w:vAlign w:val="bottom"/>
            <w:hideMark/>
          </w:tcPr>
          <w:p w14:paraId="11F4B439"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12</w:t>
            </w:r>
          </w:p>
        </w:tc>
      </w:tr>
      <w:tr w:rsidR="006A7E77" w:rsidRPr="007610A7" w14:paraId="52BBA577" w14:textId="77777777" w:rsidTr="006A7E77">
        <w:trPr>
          <w:trHeight w:val="300"/>
        </w:trPr>
        <w:tc>
          <w:tcPr>
            <w:tcW w:w="604" w:type="dxa"/>
            <w:tcBorders>
              <w:top w:val="nil"/>
              <w:left w:val="nil"/>
              <w:bottom w:val="nil"/>
              <w:right w:val="nil"/>
            </w:tcBorders>
            <w:shd w:val="clear" w:color="auto" w:fill="auto"/>
            <w:noWrap/>
            <w:vAlign w:val="bottom"/>
            <w:hideMark/>
          </w:tcPr>
          <w:p w14:paraId="27E7CC88"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5</w:t>
            </w:r>
          </w:p>
        </w:tc>
        <w:tc>
          <w:tcPr>
            <w:tcW w:w="849" w:type="dxa"/>
            <w:tcBorders>
              <w:top w:val="nil"/>
              <w:left w:val="nil"/>
              <w:bottom w:val="nil"/>
              <w:right w:val="nil"/>
            </w:tcBorders>
            <w:shd w:val="clear" w:color="auto" w:fill="auto"/>
            <w:noWrap/>
            <w:vAlign w:val="bottom"/>
            <w:hideMark/>
          </w:tcPr>
          <w:p w14:paraId="029E4438"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51.65</w:t>
            </w:r>
          </w:p>
        </w:tc>
        <w:tc>
          <w:tcPr>
            <w:tcW w:w="297" w:type="dxa"/>
            <w:tcBorders>
              <w:top w:val="nil"/>
              <w:left w:val="nil"/>
              <w:bottom w:val="nil"/>
              <w:right w:val="nil"/>
            </w:tcBorders>
            <w:shd w:val="clear" w:color="auto" w:fill="auto"/>
            <w:noWrap/>
            <w:vAlign w:val="bottom"/>
            <w:hideMark/>
          </w:tcPr>
          <w:p w14:paraId="0CABBE69"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5" w:type="dxa"/>
            <w:tcBorders>
              <w:top w:val="nil"/>
              <w:left w:val="nil"/>
              <w:bottom w:val="nil"/>
              <w:right w:val="nil"/>
            </w:tcBorders>
            <w:shd w:val="clear" w:color="auto" w:fill="auto"/>
            <w:noWrap/>
            <w:vAlign w:val="bottom"/>
            <w:hideMark/>
          </w:tcPr>
          <w:p w14:paraId="33B4801D"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11.47</w:t>
            </w:r>
          </w:p>
        </w:tc>
        <w:tc>
          <w:tcPr>
            <w:tcW w:w="512" w:type="dxa"/>
            <w:tcBorders>
              <w:top w:val="nil"/>
              <w:left w:val="nil"/>
              <w:bottom w:val="nil"/>
              <w:right w:val="nil"/>
            </w:tcBorders>
            <w:shd w:val="clear" w:color="auto" w:fill="auto"/>
            <w:noWrap/>
            <w:vAlign w:val="bottom"/>
            <w:hideMark/>
          </w:tcPr>
          <w:p w14:paraId="2EA3AB53"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22.2</w:t>
            </w:r>
          </w:p>
        </w:tc>
        <w:tc>
          <w:tcPr>
            <w:tcW w:w="190" w:type="dxa"/>
            <w:tcBorders>
              <w:top w:val="nil"/>
              <w:left w:val="nil"/>
              <w:bottom w:val="nil"/>
              <w:right w:val="nil"/>
            </w:tcBorders>
            <w:shd w:val="clear" w:color="auto" w:fill="auto"/>
            <w:noWrap/>
            <w:vAlign w:val="bottom"/>
            <w:hideMark/>
          </w:tcPr>
          <w:p w14:paraId="57F04EBA"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Pr>
                <w:rFonts w:ascii="Calibri" w:hAnsi="Calibri" w:cs="Calibri"/>
                <w:noProof/>
                <w:color w:val="000000"/>
                <w:sz w:val="20"/>
              </w:rPr>
              <mc:AlternateContent>
                <mc:Choice Requires="wps">
                  <w:drawing>
                    <wp:anchor distT="0" distB="0" distL="114299" distR="114299" simplePos="0" relativeHeight="251768832" behindDoc="0" locked="0" layoutInCell="1" allowOverlap="1" wp14:anchorId="7A4D23AF" wp14:editId="7C5EFB43">
                      <wp:simplePos x="0" y="0"/>
                      <wp:positionH relativeFrom="column">
                        <wp:posOffset>-1</wp:posOffset>
                      </wp:positionH>
                      <wp:positionV relativeFrom="paragraph">
                        <wp:posOffset>171450</wp:posOffset>
                      </wp:positionV>
                      <wp:extent cx="0" cy="171450"/>
                      <wp:effectExtent l="0" t="0" r="0" b="0"/>
                      <wp:wrapNone/>
                      <wp:docPr id="1210" name="Textové pole 1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679B38EE" id="Textové pole 1210" o:spid="_x0000_s1026" type="#_x0000_t202" style="position:absolute;margin-left:0;margin-top:13.5pt;width:0;height:13.5pt;z-index:25176883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" filled="f" stroked="f">
                      <v:path arrowok="t"/>
                      <v:textbox style="mso-fit-shape-to-text:t" inset="0,0,0,0"/>
                    </v:shape>
                  </w:pict>
                </mc:Fallback>
              </mc:AlternateContent>
            </w:r>
            <w:r>
              <w:rPr>
                <w:rFonts w:ascii="Calibri" w:hAnsi="Calibri" w:cs="Calibri"/>
                <w:noProof/>
                <w:color w:val="000000"/>
                <w:sz w:val="20"/>
              </w:rPr>
              <mc:AlternateContent>
                <mc:Choice Requires="wps">
                  <w:drawing>
                    <wp:anchor distT="0" distB="0" distL="114299" distR="114299" simplePos="0" relativeHeight="251769856" behindDoc="0" locked="0" layoutInCell="1" allowOverlap="1" wp14:anchorId="62DA41EF" wp14:editId="6A204CC2">
                      <wp:simplePos x="0" y="0"/>
                      <wp:positionH relativeFrom="column">
                        <wp:posOffset>-1</wp:posOffset>
                      </wp:positionH>
                      <wp:positionV relativeFrom="paragraph">
                        <wp:posOffset>171450</wp:posOffset>
                      </wp:positionV>
                      <wp:extent cx="0" cy="171450"/>
                      <wp:effectExtent l="0" t="0" r="0" b="0"/>
                      <wp:wrapNone/>
                      <wp:docPr id="1209" name="Textové pole 1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718A6B69" id="Textové pole 1209" o:spid="_x0000_s1026" type="#_x0000_t202" style="position:absolute;margin-left:0;margin-top:13.5pt;width:0;height:13.5pt;z-index:25176985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OQV&#10;9fU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39092746"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0.62</w:t>
            </w:r>
          </w:p>
        </w:tc>
        <w:tc>
          <w:tcPr>
            <w:tcW w:w="308" w:type="dxa"/>
            <w:tcBorders>
              <w:top w:val="nil"/>
              <w:left w:val="nil"/>
              <w:bottom w:val="nil"/>
              <w:right w:val="nil"/>
            </w:tcBorders>
            <w:shd w:val="clear" w:color="auto" w:fill="auto"/>
            <w:noWrap/>
            <w:vAlign w:val="bottom"/>
            <w:hideMark/>
          </w:tcPr>
          <w:p w14:paraId="2F348797"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3" w:type="dxa"/>
            <w:tcBorders>
              <w:top w:val="nil"/>
              <w:left w:val="nil"/>
              <w:bottom w:val="nil"/>
              <w:right w:val="nil"/>
            </w:tcBorders>
            <w:shd w:val="clear" w:color="auto" w:fill="auto"/>
            <w:noWrap/>
            <w:vAlign w:val="bottom"/>
            <w:hideMark/>
          </w:tcPr>
          <w:p w14:paraId="0D42798F"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0.21</w:t>
            </w:r>
          </w:p>
        </w:tc>
        <w:tc>
          <w:tcPr>
            <w:tcW w:w="507" w:type="dxa"/>
            <w:tcBorders>
              <w:top w:val="nil"/>
              <w:left w:val="nil"/>
              <w:bottom w:val="nil"/>
              <w:right w:val="nil"/>
            </w:tcBorders>
            <w:shd w:val="clear" w:color="auto" w:fill="auto"/>
            <w:noWrap/>
            <w:vAlign w:val="bottom"/>
            <w:hideMark/>
          </w:tcPr>
          <w:p w14:paraId="4A3E2449"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33.6</w:t>
            </w:r>
          </w:p>
        </w:tc>
        <w:tc>
          <w:tcPr>
            <w:tcW w:w="214" w:type="dxa"/>
            <w:tcBorders>
              <w:top w:val="nil"/>
              <w:left w:val="nil"/>
              <w:bottom w:val="nil"/>
              <w:right w:val="nil"/>
            </w:tcBorders>
            <w:shd w:val="clear" w:color="auto" w:fill="auto"/>
            <w:noWrap/>
            <w:vAlign w:val="bottom"/>
            <w:hideMark/>
          </w:tcPr>
          <w:p w14:paraId="4D02ED58"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p>
        </w:tc>
        <w:tc>
          <w:tcPr>
            <w:tcW w:w="837" w:type="dxa"/>
            <w:tcBorders>
              <w:top w:val="nil"/>
              <w:left w:val="nil"/>
              <w:bottom w:val="nil"/>
              <w:right w:val="nil"/>
            </w:tcBorders>
            <w:shd w:val="clear" w:color="auto" w:fill="auto"/>
            <w:noWrap/>
            <w:vAlign w:val="bottom"/>
            <w:hideMark/>
          </w:tcPr>
          <w:p w14:paraId="0458273C"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0.11</w:t>
            </w:r>
          </w:p>
        </w:tc>
        <w:tc>
          <w:tcPr>
            <w:tcW w:w="296" w:type="dxa"/>
            <w:tcBorders>
              <w:top w:val="nil"/>
              <w:left w:val="nil"/>
              <w:bottom w:val="nil"/>
              <w:right w:val="nil"/>
            </w:tcBorders>
            <w:shd w:val="clear" w:color="auto" w:fill="auto"/>
            <w:noWrap/>
            <w:vAlign w:val="bottom"/>
            <w:hideMark/>
          </w:tcPr>
          <w:p w14:paraId="44E5C93E"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3" w:type="dxa"/>
            <w:tcBorders>
              <w:top w:val="nil"/>
              <w:left w:val="nil"/>
              <w:bottom w:val="nil"/>
              <w:right w:val="nil"/>
            </w:tcBorders>
            <w:shd w:val="clear" w:color="auto" w:fill="auto"/>
            <w:noWrap/>
            <w:vAlign w:val="bottom"/>
            <w:hideMark/>
          </w:tcPr>
          <w:p w14:paraId="3E661BF3"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0.010</w:t>
            </w:r>
          </w:p>
        </w:tc>
        <w:tc>
          <w:tcPr>
            <w:tcW w:w="507" w:type="dxa"/>
            <w:tcBorders>
              <w:top w:val="nil"/>
              <w:left w:val="nil"/>
              <w:bottom w:val="nil"/>
              <w:right w:val="nil"/>
            </w:tcBorders>
            <w:shd w:val="clear" w:color="auto" w:fill="auto"/>
            <w:noWrap/>
            <w:vAlign w:val="bottom"/>
            <w:hideMark/>
          </w:tcPr>
          <w:p w14:paraId="6E4B1D9B"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9</w:t>
            </w:r>
          </w:p>
        </w:tc>
      </w:tr>
      <w:tr w:rsidR="006A7E77" w:rsidRPr="007610A7" w14:paraId="6B9B127C" w14:textId="77777777" w:rsidTr="006A7E77">
        <w:trPr>
          <w:trHeight w:val="300"/>
        </w:trPr>
        <w:tc>
          <w:tcPr>
            <w:tcW w:w="604" w:type="dxa"/>
            <w:tcBorders>
              <w:top w:val="nil"/>
              <w:left w:val="nil"/>
              <w:bottom w:val="nil"/>
              <w:right w:val="nil"/>
            </w:tcBorders>
            <w:shd w:val="clear" w:color="auto" w:fill="auto"/>
            <w:noWrap/>
            <w:vAlign w:val="bottom"/>
            <w:hideMark/>
          </w:tcPr>
          <w:p w14:paraId="03C79E46"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6</w:t>
            </w:r>
          </w:p>
        </w:tc>
        <w:tc>
          <w:tcPr>
            <w:tcW w:w="849" w:type="dxa"/>
            <w:tcBorders>
              <w:top w:val="nil"/>
              <w:left w:val="nil"/>
              <w:bottom w:val="nil"/>
              <w:right w:val="nil"/>
            </w:tcBorders>
            <w:shd w:val="clear" w:color="auto" w:fill="auto"/>
            <w:noWrap/>
            <w:vAlign w:val="bottom"/>
            <w:hideMark/>
          </w:tcPr>
          <w:p w14:paraId="1C0FA751"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51.22</w:t>
            </w:r>
          </w:p>
        </w:tc>
        <w:tc>
          <w:tcPr>
            <w:tcW w:w="297" w:type="dxa"/>
            <w:tcBorders>
              <w:top w:val="nil"/>
              <w:left w:val="nil"/>
              <w:bottom w:val="nil"/>
              <w:right w:val="nil"/>
            </w:tcBorders>
            <w:shd w:val="clear" w:color="auto" w:fill="auto"/>
            <w:noWrap/>
            <w:vAlign w:val="bottom"/>
            <w:hideMark/>
          </w:tcPr>
          <w:p w14:paraId="1F9297A2"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5" w:type="dxa"/>
            <w:tcBorders>
              <w:top w:val="nil"/>
              <w:left w:val="nil"/>
              <w:bottom w:val="nil"/>
              <w:right w:val="nil"/>
            </w:tcBorders>
            <w:shd w:val="clear" w:color="auto" w:fill="auto"/>
            <w:noWrap/>
            <w:vAlign w:val="bottom"/>
            <w:hideMark/>
          </w:tcPr>
          <w:p w14:paraId="55CFE716"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10.59</w:t>
            </w:r>
          </w:p>
        </w:tc>
        <w:tc>
          <w:tcPr>
            <w:tcW w:w="512" w:type="dxa"/>
            <w:tcBorders>
              <w:top w:val="nil"/>
              <w:left w:val="nil"/>
              <w:bottom w:val="nil"/>
              <w:right w:val="nil"/>
            </w:tcBorders>
            <w:shd w:val="clear" w:color="auto" w:fill="auto"/>
            <w:noWrap/>
            <w:vAlign w:val="bottom"/>
            <w:hideMark/>
          </w:tcPr>
          <w:p w14:paraId="23E10A8A"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20.7</w:t>
            </w:r>
          </w:p>
        </w:tc>
        <w:tc>
          <w:tcPr>
            <w:tcW w:w="190" w:type="dxa"/>
            <w:tcBorders>
              <w:top w:val="nil"/>
              <w:left w:val="nil"/>
              <w:bottom w:val="nil"/>
              <w:right w:val="nil"/>
            </w:tcBorders>
            <w:shd w:val="clear" w:color="auto" w:fill="auto"/>
            <w:noWrap/>
            <w:vAlign w:val="bottom"/>
            <w:hideMark/>
          </w:tcPr>
          <w:p w14:paraId="0B5E17EB"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Pr>
                <w:rFonts w:ascii="Calibri" w:hAnsi="Calibri" w:cs="Calibri"/>
                <w:noProof/>
                <w:color w:val="000000"/>
                <w:sz w:val="20"/>
              </w:rPr>
              <mc:AlternateContent>
                <mc:Choice Requires="wps">
                  <w:drawing>
                    <wp:anchor distT="0" distB="0" distL="114299" distR="114299" simplePos="0" relativeHeight="251770880" behindDoc="0" locked="0" layoutInCell="1" allowOverlap="1" wp14:anchorId="742D8DA2" wp14:editId="129F73EB">
                      <wp:simplePos x="0" y="0"/>
                      <wp:positionH relativeFrom="column">
                        <wp:posOffset>-1</wp:posOffset>
                      </wp:positionH>
                      <wp:positionV relativeFrom="paragraph">
                        <wp:posOffset>171450</wp:posOffset>
                      </wp:positionV>
                      <wp:extent cx="0" cy="171450"/>
                      <wp:effectExtent l="0" t="0" r="0" b="0"/>
                      <wp:wrapNone/>
                      <wp:docPr id="1208" name="Textové pole 1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22C2B762" id="Textové pole 1208" o:spid="_x0000_s1026" type="#_x0000_t202" style="position:absolute;margin-left:0;margin-top:13.5pt;width:0;height:13.5pt;z-index:25177088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EU1&#10;Osw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Pr>
                <w:rFonts w:ascii="Calibri" w:hAnsi="Calibri" w:cs="Calibri"/>
                <w:noProof/>
                <w:color w:val="000000"/>
                <w:sz w:val="20"/>
              </w:rPr>
              <mc:AlternateContent>
                <mc:Choice Requires="wps">
                  <w:drawing>
                    <wp:anchor distT="0" distB="0" distL="114299" distR="114299" simplePos="0" relativeHeight="251771904" behindDoc="0" locked="0" layoutInCell="1" allowOverlap="1" wp14:anchorId="0A2EBFC9" wp14:editId="3E804B73">
                      <wp:simplePos x="0" y="0"/>
                      <wp:positionH relativeFrom="column">
                        <wp:posOffset>-1</wp:posOffset>
                      </wp:positionH>
                      <wp:positionV relativeFrom="paragraph">
                        <wp:posOffset>171450</wp:posOffset>
                      </wp:positionV>
                      <wp:extent cx="0" cy="171450"/>
                      <wp:effectExtent l="0" t="0" r="0" b="0"/>
                      <wp:wrapNone/>
                      <wp:docPr id="1207" name="Textové pole 1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6948B10A" id="Textové pole 1207" o:spid="_x0000_s1026" type="#_x0000_t202" style="position:absolute;margin-left:0;margin-top:13.5pt;width:0;height:13.5pt;z-index:25177190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GvV&#10;X3Q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33C8464C"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0.61</w:t>
            </w:r>
          </w:p>
        </w:tc>
        <w:tc>
          <w:tcPr>
            <w:tcW w:w="308" w:type="dxa"/>
            <w:tcBorders>
              <w:top w:val="nil"/>
              <w:left w:val="nil"/>
              <w:bottom w:val="nil"/>
              <w:right w:val="nil"/>
            </w:tcBorders>
            <w:shd w:val="clear" w:color="auto" w:fill="auto"/>
            <w:noWrap/>
            <w:vAlign w:val="bottom"/>
            <w:hideMark/>
          </w:tcPr>
          <w:p w14:paraId="253DA6BB"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3" w:type="dxa"/>
            <w:tcBorders>
              <w:top w:val="nil"/>
              <w:left w:val="nil"/>
              <w:bottom w:val="nil"/>
              <w:right w:val="nil"/>
            </w:tcBorders>
            <w:shd w:val="clear" w:color="auto" w:fill="auto"/>
            <w:noWrap/>
            <w:vAlign w:val="bottom"/>
            <w:hideMark/>
          </w:tcPr>
          <w:p w14:paraId="49321499"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0.20</w:t>
            </w:r>
          </w:p>
        </w:tc>
        <w:tc>
          <w:tcPr>
            <w:tcW w:w="507" w:type="dxa"/>
            <w:tcBorders>
              <w:top w:val="nil"/>
              <w:left w:val="nil"/>
              <w:bottom w:val="nil"/>
              <w:right w:val="nil"/>
            </w:tcBorders>
            <w:shd w:val="clear" w:color="auto" w:fill="auto"/>
            <w:noWrap/>
            <w:vAlign w:val="bottom"/>
            <w:hideMark/>
          </w:tcPr>
          <w:p w14:paraId="214D020F"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32.7</w:t>
            </w:r>
          </w:p>
        </w:tc>
        <w:tc>
          <w:tcPr>
            <w:tcW w:w="214" w:type="dxa"/>
            <w:tcBorders>
              <w:top w:val="nil"/>
              <w:left w:val="nil"/>
              <w:bottom w:val="nil"/>
              <w:right w:val="nil"/>
            </w:tcBorders>
            <w:shd w:val="clear" w:color="auto" w:fill="auto"/>
            <w:noWrap/>
            <w:vAlign w:val="bottom"/>
            <w:hideMark/>
          </w:tcPr>
          <w:p w14:paraId="2254B013"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p>
        </w:tc>
        <w:tc>
          <w:tcPr>
            <w:tcW w:w="837" w:type="dxa"/>
            <w:tcBorders>
              <w:top w:val="nil"/>
              <w:left w:val="nil"/>
              <w:bottom w:val="nil"/>
              <w:right w:val="nil"/>
            </w:tcBorders>
            <w:shd w:val="clear" w:color="auto" w:fill="auto"/>
            <w:noWrap/>
            <w:vAlign w:val="bottom"/>
            <w:hideMark/>
          </w:tcPr>
          <w:p w14:paraId="25F38C57"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0.11</w:t>
            </w:r>
          </w:p>
        </w:tc>
        <w:tc>
          <w:tcPr>
            <w:tcW w:w="296" w:type="dxa"/>
            <w:tcBorders>
              <w:top w:val="nil"/>
              <w:left w:val="nil"/>
              <w:bottom w:val="nil"/>
              <w:right w:val="nil"/>
            </w:tcBorders>
            <w:shd w:val="clear" w:color="auto" w:fill="auto"/>
            <w:noWrap/>
            <w:vAlign w:val="bottom"/>
            <w:hideMark/>
          </w:tcPr>
          <w:p w14:paraId="0B5BAB5E"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3" w:type="dxa"/>
            <w:tcBorders>
              <w:top w:val="nil"/>
              <w:left w:val="nil"/>
              <w:bottom w:val="nil"/>
              <w:right w:val="nil"/>
            </w:tcBorders>
            <w:shd w:val="clear" w:color="auto" w:fill="auto"/>
            <w:noWrap/>
            <w:vAlign w:val="bottom"/>
            <w:hideMark/>
          </w:tcPr>
          <w:p w14:paraId="56C9ECBF"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0.011</w:t>
            </w:r>
          </w:p>
        </w:tc>
        <w:tc>
          <w:tcPr>
            <w:tcW w:w="507" w:type="dxa"/>
            <w:tcBorders>
              <w:top w:val="nil"/>
              <w:left w:val="nil"/>
              <w:bottom w:val="nil"/>
              <w:right w:val="nil"/>
            </w:tcBorders>
            <w:shd w:val="clear" w:color="auto" w:fill="auto"/>
            <w:noWrap/>
            <w:vAlign w:val="bottom"/>
            <w:hideMark/>
          </w:tcPr>
          <w:p w14:paraId="1B8C2CB0"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10</w:t>
            </w:r>
          </w:p>
        </w:tc>
      </w:tr>
      <w:tr w:rsidR="006A7E77" w:rsidRPr="007610A7" w14:paraId="3A804AB3" w14:textId="77777777" w:rsidTr="006A7E77">
        <w:trPr>
          <w:trHeight w:val="300"/>
        </w:trPr>
        <w:tc>
          <w:tcPr>
            <w:tcW w:w="604" w:type="dxa"/>
            <w:tcBorders>
              <w:top w:val="nil"/>
              <w:left w:val="nil"/>
              <w:bottom w:val="nil"/>
              <w:right w:val="nil"/>
            </w:tcBorders>
            <w:shd w:val="clear" w:color="auto" w:fill="auto"/>
            <w:noWrap/>
            <w:vAlign w:val="bottom"/>
            <w:hideMark/>
          </w:tcPr>
          <w:p w14:paraId="372101E1"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7</w:t>
            </w:r>
          </w:p>
        </w:tc>
        <w:tc>
          <w:tcPr>
            <w:tcW w:w="849" w:type="dxa"/>
            <w:tcBorders>
              <w:top w:val="nil"/>
              <w:left w:val="nil"/>
              <w:bottom w:val="nil"/>
              <w:right w:val="nil"/>
            </w:tcBorders>
            <w:shd w:val="clear" w:color="auto" w:fill="auto"/>
            <w:noWrap/>
            <w:vAlign w:val="bottom"/>
            <w:hideMark/>
          </w:tcPr>
          <w:p w14:paraId="0851DEB2"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111.31</w:t>
            </w:r>
          </w:p>
        </w:tc>
        <w:tc>
          <w:tcPr>
            <w:tcW w:w="297" w:type="dxa"/>
            <w:tcBorders>
              <w:top w:val="nil"/>
              <w:left w:val="nil"/>
              <w:bottom w:val="nil"/>
              <w:right w:val="nil"/>
            </w:tcBorders>
            <w:shd w:val="clear" w:color="auto" w:fill="auto"/>
            <w:noWrap/>
            <w:vAlign w:val="bottom"/>
            <w:hideMark/>
          </w:tcPr>
          <w:p w14:paraId="47D910DB"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5" w:type="dxa"/>
            <w:tcBorders>
              <w:top w:val="nil"/>
              <w:left w:val="nil"/>
              <w:bottom w:val="nil"/>
              <w:right w:val="nil"/>
            </w:tcBorders>
            <w:shd w:val="clear" w:color="auto" w:fill="auto"/>
            <w:noWrap/>
            <w:vAlign w:val="bottom"/>
            <w:hideMark/>
          </w:tcPr>
          <w:p w14:paraId="6D687241"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17.78</w:t>
            </w:r>
          </w:p>
        </w:tc>
        <w:tc>
          <w:tcPr>
            <w:tcW w:w="512" w:type="dxa"/>
            <w:tcBorders>
              <w:top w:val="nil"/>
              <w:left w:val="nil"/>
              <w:bottom w:val="nil"/>
              <w:right w:val="nil"/>
            </w:tcBorders>
            <w:shd w:val="clear" w:color="auto" w:fill="auto"/>
            <w:noWrap/>
            <w:vAlign w:val="bottom"/>
            <w:hideMark/>
          </w:tcPr>
          <w:p w14:paraId="5AF41981"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16</w:t>
            </w:r>
          </w:p>
        </w:tc>
        <w:tc>
          <w:tcPr>
            <w:tcW w:w="190" w:type="dxa"/>
            <w:tcBorders>
              <w:top w:val="nil"/>
              <w:left w:val="nil"/>
              <w:bottom w:val="nil"/>
              <w:right w:val="nil"/>
            </w:tcBorders>
            <w:shd w:val="clear" w:color="auto" w:fill="auto"/>
            <w:noWrap/>
            <w:vAlign w:val="bottom"/>
            <w:hideMark/>
          </w:tcPr>
          <w:p w14:paraId="6183474C"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Pr>
                <w:rFonts w:ascii="Calibri" w:hAnsi="Calibri" w:cs="Calibri"/>
                <w:noProof/>
                <w:color w:val="000000"/>
                <w:sz w:val="20"/>
              </w:rPr>
              <mc:AlternateContent>
                <mc:Choice Requires="wps">
                  <w:drawing>
                    <wp:anchor distT="0" distB="0" distL="114299" distR="114299" simplePos="0" relativeHeight="251772928" behindDoc="0" locked="0" layoutInCell="1" allowOverlap="1" wp14:anchorId="5ADB54EA" wp14:editId="2B55828E">
                      <wp:simplePos x="0" y="0"/>
                      <wp:positionH relativeFrom="column">
                        <wp:posOffset>-1</wp:posOffset>
                      </wp:positionH>
                      <wp:positionV relativeFrom="paragraph">
                        <wp:posOffset>171450</wp:posOffset>
                      </wp:positionV>
                      <wp:extent cx="0" cy="171450"/>
                      <wp:effectExtent l="0" t="0" r="0" b="0"/>
                      <wp:wrapNone/>
                      <wp:docPr id="1206" name="Textové pole 1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7C1B2FD7" id="Textové pole 1206" o:spid="_x0000_s1026" type="#_x0000_t202" style="position:absolute;margin-left:0;margin-top:13.5pt;width:0;height:13.5pt;z-index:25177292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Mr1&#10;kE0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Pr>
                <w:rFonts w:ascii="Calibri" w:hAnsi="Calibri" w:cs="Calibri"/>
                <w:noProof/>
                <w:color w:val="000000"/>
                <w:sz w:val="20"/>
              </w:rPr>
              <mc:AlternateContent>
                <mc:Choice Requires="wps">
                  <w:drawing>
                    <wp:anchor distT="0" distB="0" distL="114299" distR="114299" simplePos="0" relativeHeight="251773952" behindDoc="0" locked="0" layoutInCell="1" allowOverlap="1" wp14:anchorId="0A7E4A7F" wp14:editId="29FC9380">
                      <wp:simplePos x="0" y="0"/>
                      <wp:positionH relativeFrom="column">
                        <wp:posOffset>-1</wp:posOffset>
                      </wp:positionH>
                      <wp:positionV relativeFrom="paragraph">
                        <wp:posOffset>171450</wp:posOffset>
                      </wp:positionV>
                      <wp:extent cx="0" cy="171450"/>
                      <wp:effectExtent l="0" t="0" r="0" b="0"/>
                      <wp:wrapNone/>
                      <wp:docPr id="1205" name="Textové pole 1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23AAED99" id="Textové pole 1205" o:spid="_x0000_s1026" type="#_x0000_t202" style="position:absolute;margin-left:0;margin-top:13.5pt;width:0;height:13.5pt;z-index:25177395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CmU&#10;wQc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04531BDC"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1.60</w:t>
            </w:r>
          </w:p>
        </w:tc>
        <w:tc>
          <w:tcPr>
            <w:tcW w:w="308" w:type="dxa"/>
            <w:tcBorders>
              <w:top w:val="nil"/>
              <w:left w:val="nil"/>
              <w:bottom w:val="nil"/>
              <w:right w:val="nil"/>
            </w:tcBorders>
            <w:shd w:val="clear" w:color="auto" w:fill="auto"/>
            <w:noWrap/>
            <w:vAlign w:val="bottom"/>
            <w:hideMark/>
          </w:tcPr>
          <w:p w14:paraId="036073F5"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3" w:type="dxa"/>
            <w:tcBorders>
              <w:top w:val="nil"/>
              <w:left w:val="nil"/>
              <w:bottom w:val="nil"/>
              <w:right w:val="nil"/>
            </w:tcBorders>
            <w:shd w:val="clear" w:color="auto" w:fill="auto"/>
            <w:noWrap/>
            <w:vAlign w:val="bottom"/>
            <w:hideMark/>
          </w:tcPr>
          <w:p w14:paraId="264D37DA"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0.49</w:t>
            </w:r>
          </w:p>
        </w:tc>
        <w:tc>
          <w:tcPr>
            <w:tcW w:w="507" w:type="dxa"/>
            <w:tcBorders>
              <w:top w:val="nil"/>
              <w:left w:val="nil"/>
              <w:bottom w:val="nil"/>
              <w:right w:val="nil"/>
            </w:tcBorders>
            <w:shd w:val="clear" w:color="auto" w:fill="auto"/>
            <w:noWrap/>
            <w:vAlign w:val="bottom"/>
            <w:hideMark/>
          </w:tcPr>
          <w:p w14:paraId="7B64625C"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30.6</w:t>
            </w:r>
          </w:p>
        </w:tc>
        <w:tc>
          <w:tcPr>
            <w:tcW w:w="214" w:type="dxa"/>
            <w:tcBorders>
              <w:top w:val="nil"/>
              <w:left w:val="nil"/>
              <w:bottom w:val="nil"/>
              <w:right w:val="nil"/>
            </w:tcBorders>
            <w:shd w:val="clear" w:color="auto" w:fill="auto"/>
            <w:noWrap/>
            <w:vAlign w:val="bottom"/>
            <w:hideMark/>
          </w:tcPr>
          <w:p w14:paraId="551E5E27"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p>
        </w:tc>
        <w:tc>
          <w:tcPr>
            <w:tcW w:w="837" w:type="dxa"/>
            <w:tcBorders>
              <w:top w:val="nil"/>
              <w:left w:val="nil"/>
              <w:bottom w:val="nil"/>
              <w:right w:val="nil"/>
            </w:tcBorders>
            <w:shd w:val="clear" w:color="auto" w:fill="auto"/>
            <w:noWrap/>
            <w:vAlign w:val="bottom"/>
            <w:hideMark/>
          </w:tcPr>
          <w:p w14:paraId="090EEC64"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0.12</w:t>
            </w:r>
          </w:p>
        </w:tc>
        <w:tc>
          <w:tcPr>
            <w:tcW w:w="296" w:type="dxa"/>
            <w:tcBorders>
              <w:top w:val="nil"/>
              <w:left w:val="nil"/>
              <w:bottom w:val="nil"/>
              <w:right w:val="nil"/>
            </w:tcBorders>
            <w:shd w:val="clear" w:color="auto" w:fill="auto"/>
            <w:noWrap/>
            <w:vAlign w:val="bottom"/>
            <w:hideMark/>
          </w:tcPr>
          <w:p w14:paraId="1C8F7339"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3" w:type="dxa"/>
            <w:tcBorders>
              <w:top w:val="nil"/>
              <w:left w:val="nil"/>
              <w:bottom w:val="nil"/>
              <w:right w:val="nil"/>
            </w:tcBorders>
            <w:shd w:val="clear" w:color="auto" w:fill="auto"/>
            <w:noWrap/>
            <w:vAlign w:val="bottom"/>
            <w:hideMark/>
          </w:tcPr>
          <w:p w14:paraId="464422B4"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0.014</w:t>
            </w:r>
          </w:p>
        </w:tc>
        <w:tc>
          <w:tcPr>
            <w:tcW w:w="507" w:type="dxa"/>
            <w:tcBorders>
              <w:top w:val="nil"/>
              <w:left w:val="nil"/>
              <w:bottom w:val="nil"/>
              <w:right w:val="nil"/>
            </w:tcBorders>
            <w:shd w:val="clear" w:color="auto" w:fill="auto"/>
            <w:noWrap/>
            <w:vAlign w:val="bottom"/>
            <w:hideMark/>
          </w:tcPr>
          <w:p w14:paraId="3EF43ACB"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11</w:t>
            </w:r>
          </w:p>
        </w:tc>
      </w:tr>
      <w:tr w:rsidR="006A7E77" w:rsidRPr="007610A7" w14:paraId="7F9D48BC" w14:textId="77777777" w:rsidTr="006A7E77">
        <w:trPr>
          <w:trHeight w:val="300"/>
        </w:trPr>
        <w:tc>
          <w:tcPr>
            <w:tcW w:w="604" w:type="dxa"/>
            <w:tcBorders>
              <w:top w:val="nil"/>
              <w:left w:val="nil"/>
              <w:bottom w:val="nil"/>
              <w:right w:val="nil"/>
            </w:tcBorders>
            <w:shd w:val="clear" w:color="auto" w:fill="auto"/>
            <w:noWrap/>
            <w:vAlign w:val="bottom"/>
            <w:hideMark/>
          </w:tcPr>
          <w:p w14:paraId="66BE7D68"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8</w:t>
            </w:r>
          </w:p>
        </w:tc>
        <w:tc>
          <w:tcPr>
            <w:tcW w:w="849" w:type="dxa"/>
            <w:tcBorders>
              <w:top w:val="nil"/>
              <w:left w:val="nil"/>
              <w:bottom w:val="nil"/>
              <w:right w:val="nil"/>
            </w:tcBorders>
            <w:shd w:val="clear" w:color="auto" w:fill="auto"/>
            <w:noWrap/>
            <w:vAlign w:val="bottom"/>
            <w:hideMark/>
          </w:tcPr>
          <w:p w14:paraId="34DDEA74"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110.70</w:t>
            </w:r>
          </w:p>
        </w:tc>
        <w:tc>
          <w:tcPr>
            <w:tcW w:w="297" w:type="dxa"/>
            <w:tcBorders>
              <w:top w:val="nil"/>
              <w:left w:val="nil"/>
              <w:bottom w:val="nil"/>
              <w:right w:val="nil"/>
            </w:tcBorders>
            <w:shd w:val="clear" w:color="auto" w:fill="auto"/>
            <w:noWrap/>
            <w:vAlign w:val="bottom"/>
            <w:hideMark/>
          </w:tcPr>
          <w:p w14:paraId="40783EA8"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5" w:type="dxa"/>
            <w:tcBorders>
              <w:top w:val="nil"/>
              <w:left w:val="nil"/>
              <w:bottom w:val="nil"/>
              <w:right w:val="nil"/>
            </w:tcBorders>
            <w:shd w:val="clear" w:color="auto" w:fill="auto"/>
            <w:noWrap/>
            <w:vAlign w:val="bottom"/>
            <w:hideMark/>
          </w:tcPr>
          <w:p w14:paraId="600876B1"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16.76</w:t>
            </w:r>
          </w:p>
        </w:tc>
        <w:tc>
          <w:tcPr>
            <w:tcW w:w="512" w:type="dxa"/>
            <w:tcBorders>
              <w:top w:val="nil"/>
              <w:left w:val="nil"/>
              <w:bottom w:val="nil"/>
              <w:right w:val="nil"/>
            </w:tcBorders>
            <w:shd w:val="clear" w:color="auto" w:fill="auto"/>
            <w:noWrap/>
            <w:vAlign w:val="bottom"/>
            <w:hideMark/>
          </w:tcPr>
          <w:p w14:paraId="3FBE3EF7"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15.1</w:t>
            </w:r>
          </w:p>
        </w:tc>
        <w:tc>
          <w:tcPr>
            <w:tcW w:w="190" w:type="dxa"/>
            <w:tcBorders>
              <w:top w:val="nil"/>
              <w:left w:val="nil"/>
              <w:bottom w:val="nil"/>
              <w:right w:val="nil"/>
            </w:tcBorders>
            <w:shd w:val="clear" w:color="auto" w:fill="auto"/>
            <w:noWrap/>
            <w:vAlign w:val="bottom"/>
            <w:hideMark/>
          </w:tcPr>
          <w:p w14:paraId="00825B55"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Pr>
                <w:rFonts w:ascii="Calibri" w:hAnsi="Calibri" w:cs="Calibri"/>
                <w:noProof/>
                <w:color w:val="000000"/>
                <w:sz w:val="20"/>
              </w:rPr>
              <mc:AlternateContent>
                <mc:Choice Requires="wps">
                  <w:drawing>
                    <wp:anchor distT="0" distB="0" distL="114299" distR="114299" simplePos="0" relativeHeight="251774976" behindDoc="0" locked="0" layoutInCell="1" allowOverlap="1" wp14:anchorId="59B3532A" wp14:editId="4F8A5EE7">
                      <wp:simplePos x="0" y="0"/>
                      <wp:positionH relativeFrom="column">
                        <wp:posOffset>-1</wp:posOffset>
                      </wp:positionH>
                      <wp:positionV relativeFrom="paragraph">
                        <wp:posOffset>171450</wp:posOffset>
                      </wp:positionV>
                      <wp:extent cx="0" cy="171450"/>
                      <wp:effectExtent l="0" t="0" r="0" b="0"/>
                      <wp:wrapNone/>
                      <wp:docPr id="1204" name="Textové pole 1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1438BD47" id="Textové pole 1204" o:spid="_x0000_s1026" type="#_x0000_t202" style="position:absolute;margin-left:0;margin-top:13.5pt;width:0;height:13.5pt;z-index:25177497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CI&#10;tA4+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Pr>
                <w:rFonts w:ascii="Calibri" w:hAnsi="Calibri" w:cs="Calibri"/>
                <w:noProof/>
                <w:color w:val="000000"/>
                <w:sz w:val="20"/>
              </w:rPr>
              <mc:AlternateContent>
                <mc:Choice Requires="wps">
                  <w:drawing>
                    <wp:anchor distT="0" distB="0" distL="114299" distR="114299" simplePos="0" relativeHeight="251776000" behindDoc="0" locked="0" layoutInCell="1" allowOverlap="1" wp14:anchorId="0A67AC4C" wp14:editId="4649940F">
                      <wp:simplePos x="0" y="0"/>
                      <wp:positionH relativeFrom="column">
                        <wp:posOffset>-1</wp:posOffset>
                      </wp:positionH>
                      <wp:positionV relativeFrom="paragraph">
                        <wp:posOffset>171450</wp:posOffset>
                      </wp:positionV>
                      <wp:extent cx="0" cy="171450"/>
                      <wp:effectExtent l="0" t="0" r="0" b="0"/>
                      <wp:wrapNone/>
                      <wp:docPr id="1203" name="Textové pole 1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53E39787" id="Textové pole 1203" o:spid="_x0000_s1026" type="#_x0000_t202" style="position:absolute;margin-left:0;margin-top:13.5pt;width:0;height:13.5pt;z-index:25177600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O9X&#10;Y5M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23F677F0"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1.57</w:t>
            </w:r>
          </w:p>
        </w:tc>
        <w:tc>
          <w:tcPr>
            <w:tcW w:w="308" w:type="dxa"/>
            <w:tcBorders>
              <w:top w:val="nil"/>
              <w:left w:val="nil"/>
              <w:bottom w:val="nil"/>
              <w:right w:val="nil"/>
            </w:tcBorders>
            <w:shd w:val="clear" w:color="auto" w:fill="auto"/>
            <w:noWrap/>
            <w:vAlign w:val="bottom"/>
            <w:hideMark/>
          </w:tcPr>
          <w:p w14:paraId="41640489"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3" w:type="dxa"/>
            <w:tcBorders>
              <w:top w:val="nil"/>
              <w:left w:val="nil"/>
              <w:bottom w:val="nil"/>
              <w:right w:val="nil"/>
            </w:tcBorders>
            <w:shd w:val="clear" w:color="auto" w:fill="auto"/>
            <w:noWrap/>
            <w:vAlign w:val="bottom"/>
            <w:hideMark/>
          </w:tcPr>
          <w:p w14:paraId="350ED2A6"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0.42</w:t>
            </w:r>
          </w:p>
        </w:tc>
        <w:tc>
          <w:tcPr>
            <w:tcW w:w="507" w:type="dxa"/>
            <w:tcBorders>
              <w:top w:val="nil"/>
              <w:left w:val="nil"/>
              <w:bottom w:val="nil"/>
              <w:right w:val="nil"/>
            </w:tcBorders>
            <w:shd w:val="clear" w:color="auto" w:fill="auto"/>
            <w:noWrap/>
            <w:vAlign w:val="bottom"/>
            <w:hideMark/>
          </w:tcPr>
          <w:p w14:paraId="14B4086B"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26.5</w:t>
            </w:r>
          </w:p>
        </w:tc>
        <w:tc>
          <w:tcPr>
            <w:tcW w:w="214" w:type="dxa"/>
            <w:tcBorders>
              <w:top w:val="nil"/>
              <w:left w:val="nil"/>
              <w:bottom w:val="nil"/>
              <w:right w:val="nil"/>
            </w:tcBorders>
            <w:shd w:val="clear" w:color="auto" w:fill="auto"/>
            <w:noWrap/>
            <w:vAlign w:val="bottom"/>
            <w:hideMark/>
          </w:tcPr>
          <w:p w14:paraId="59B3A9BE"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p>
        </w:tc>
        <w:tc>
          <w:tcPr>
            <w:tcW w:w="837" w:type="dxa"/>
            <w:tcBorders>
              <w:top w:val="nil"/>
              <w:left w:val="nil"/>
              <w:bottom w:val="nil"/>
              <w:right w:val="nil"/>
            </w:tcBorders>
            <w:shd w:val="clear" w:color="auto" w:fill="auto"/>
            <w:noWrap/>
            <w:vAlign w:val="bottom"/>
            <w:hideMark/>
          </w:tcPr>
          <w:p w14:paraId="5C83B2B1"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0.12</w:t>
            </w:r>
          </w:p>
        </w:tc>
        <w:tc>
          <w:tcPr>
            <w:tcW w:w="296" w:type="dxa"/>
            <w:tcBorders>
              <w:top w:val="nil"/>
              <w:left w:val="nil"/>
              <w:bottom w:val="nil"/>
              <w:right w:val="nil"/>
            </w:tcBorders>
            <w:shd w:val="clear" w:color="auto" w:fill="auto"/>
            <w:noWrap/>
            <w:vAlign w:val="bottom"/>
            <w:hideMark/>
          </w:tcPr>
          <w:p w14:paraId="436B13E1"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3" w:type="dxa"/>
            <w:tcBorders>
              <w:top w:val="nil"/>
              <w:left w:val="nil"/>
              <w:bottom w:val="nil"/>
              <w:right w:val="nil"/>
            </w:tcBorders>
            <w:shd w:val="clear" w:color="auto" w:fill="auto"/>
            <w:noWrap/>
            <w:vAlign w:val="bottom"/>
            <w:hideMark/>
          </w:tcPr>
          <w:p w14:paraId="7DE687EF"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0.012</w:t>
            </w:r>
          </w:p>
        </w:tc>
        <w:tc>
          <w:tcPr>
            <w:tcW w:w="507" w:type="dxa"/>
            <w:tcBorders>
              <w:top w:val="nil"/>
              <w:left w:val="nil"/>
              <w:bottom w:val="nil"/>
              <w:right w:val="nil"/>
            </w:tcBorders>
            <w:shd w:val="clear" w:color="auto" w:fill="auto"/>
            <w:noWrap/>
            <w:vAlign w:val="bottom"/>
            <w:hideMark/>
          </w:tcPr>
          <w:p w14:paraId="0FF9DCEE"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10</w:t>
            </w:r>
          </w:p>
        </w:tc>
      </w:tr>
      <w:tr w:rsidR="006A7E77" w:rsidRPr="007610A7" w14:paraId="26596205" w14:textId="77777777" w:rsidTr="006A7E77">
        <w:trPr>
          <w:trHeight w:val="300"/>
        </w:trPr>
        <w:tc>
          <w:tcPr>
            <w:tcW w:w="604" w:type="dxa"/>
            <w:tcBorders>
              <w:top w:val="nil"/>
              <w:left w:val="nil"/>
              <w:bottom w:val="nil"/>
              <w:right w:val="nil"/>
            </w:tcBorders>
            <w:shd w:val="clear" w:color="auto" w:fill="auto"/>
            <w:noWrap/>
            <w:vAlign w:val="bottom"/>
            <w:hideMark/>
          </w:tcPr>
          <w:p w14:paraId="4FFC4FEE"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13</w:t>
            </w:r>
          </w:p>
        </w:tc>
        <w:tc>
          <w:tcPr>
            <w:tcW w:w="849" w:type="dxa"/>
            <w:tcBorders>
              <w:top w:val="nil"/>
              <w:left w:val="nil"/>
              <w:bottom w:val="nil"/>
              <w:right w:val="nil"/>
            </w:tcBorders>
            <w:shd w:val="clear" w:color="auto" w:fill="auto"/>
            <w:noWrap/>
            <w:vAlign w:val="bottom"/>
            <w:hideMark/>
          </w:tcPr>
          <w:p w14:paraId="1D932C37"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60.19</w:t>
            </w:r>
          </w:p>
        </w:tc>
        <w:tc>
          <w:tcPr>
            <w:tcW w:w="297" w:type="dxa"/>
            <w:tcBorders>
              <w:top w:val="nil"/>
              <w:left w:val="nil"/>
              <w:bottom w:val="nil"/>
              <w:right w:val="nil"/>
            </w:tcBorders>
            <w:shd w:val="clear" w:color="auto" w:fill="auto"/>
            <w:noWrap/>
            <w:vAlign w:val="bottom"/>
            <w:hideMark/>
          </w:tcPr>
          <w:p w14:paraId="3213E9C9"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5" w:type="dxa"/>
            <w:tcBorders>
              <w:top w:val="nil"/>
              <w:left w:val="nil"/>
              <w:bottom w:val="nil"/>
              <w:right w:val="nil"/>
            </w:tcBorders>
            <w:shd w:val="clear" w:color="auto" w:fill="auto"/>
            <w:noWrap/>
            <w:vAlign w:val="bottom"/>
            <w:hideMark/>
          </w:tcPr>
          <w:p w14:paraId="40FC9983"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20.71</w:t>
            </w:r>
          </w:p>
        </w:tc>
        <w:tc>
          <w:tcPr>
            <w:tcW w:w="512" w:type="dxa"/>
            <w:tcBorders>
              <w:top w:val="nil"/>
              <w:left w:val="nil"/>
              <w:bottom w:val="nil"/>
              <w:right w:val="nil"/>
            </w:tcBorders>
            <w:shd w:val="clear" w:color="auto" w:fill="auto"/>
            <w:noWrap/>
            <w:vAlign w:val="bottom"/>
            <w:hideMark/>
          </w:tcPr>
          <w:p w14:paraId="359A1A18"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34.4</w:t>
            </w:r>
          </w:p>
        </w:tc>
        <w:tc>
          <w:tcPr>
            <w:tcW w:w="190" w:type="dxa"/>
            <w:tcBorders>
              <w:top w:val="nil"/>
              <w:left w:val="nil"/>
              <w:bottom w:val="nil"/>
              <w:right w:val="nil"/>
            </w:tcBorders>
            <w:shd w:val="clear" w:color="auto" w:fill="auto"/>
            <w:noWrap/>
            <w:vAlign w:val="bottom"/>
            <w:hideMark/>
          </w:tcPr>
          <w:p w14:paraId="73E7ECF2"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Pr>
                <w:rFonts w:ascii="Calibri" w:hAnsi="Calibri" w:cs="Calibri"/>
                <w:noProof/>
                <w:color w:val="000000"/>
                <w:sz w:val="20"/>
              </w:rPr>
              <mc:AlternateContent>
                <mc:Choice Requires="wps">
                  <w:drawing>
                    <wp:anchor distT="0" distB="0" distL="114299" distR="114299" simplePos="0" relativeHeight="251777024" behindDoc="0" locked="0" layoutInCell="1" allowOverlap="1" wp14:anchorId="0FC1E2FC" wp14:editId="1C2DA7BA">
                      <wp:simplePos x="0" y="0"/>
                      <wp:positionH relativeFrom="column">
                        <wp:posOffset>-1</wp:posOffset>
                      </wp:positionH>
                      <wp:positionV relativeFrom="paragraph">
                        <wp:posOffset>171450</wp:posOffset>
                      </wp:positionV>
                      <wp:extent cx="0" cy="171450"/>
                      <wp:effectExtent l="0" t="0" r="0" b="0"/>
                      <wp:wrapNone/>
                      <wp:docPr id="1202" name="Textové pole 1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46DF74D5" id="Textové pole 1202" o:spid="_x0000_s1026" type="#_x0000_t202" style="position:absolute;margin-left:0;margin-top:13.5pt;width:0;height:13.5pt;z-index:25177702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E53&#10;rKo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Pr>
                <w:rFonts w:ascii="Calibri" w:hAnsi="Calibri" w:cs="Calibri"/>
                <w:noProof/>
                <w:color w:val="000000"/>
                <w:sz w:val="20"/>
              </w:rPr>
              <mc:AlternateContent>
                <mc:Choice Requires="wps">
                  <w:drawing>
                    <wp:anchor distT="0" distB="0" distL="114299" distR="114299" simplePos="0" relativeHeight="251778048" behindDoc="0" locked="0" layoutInCell="1" allowOverlap="1" wp14:anchorId="1E885DAB" wp14:editId="707E2D74">
                      <wp:simplePos x="0" y="0"/>
                      <wp:positionH relativeFrom="column">
                        <wp:posOffset>-1</wp:posOffset>
                      </wp:positionH>
                      <wp:positionV relativeFrom="paragraph">
                        <wp:posOffset>171450</wp:posOffset>
                      </wp:positionV>
                      <wp:extent cx="0" cy="171450"/>
                      <wp:effectExtent l="0" t="0" r="0" b="0"/>
                      <wp:wrapNone/>
                      <wp:docPr id="1201" name="Textové pole 1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3D08275D" id="Textové pole 1201" o:spid="_x0000_s1026" type="#_x0000_t202" style="position:absolute;margin-left:0;margin-top:13.5pt;width:0;height:13.5pt;z-index:25177804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237A0523"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0.74</w:t>
            </w:r>
          </w:p>
        </w:tc>
        <w:tc>
          <w:tcPr>
            <w:tcW w:w="308" w:type="dxa"/>
            <w:tcBorders>
              <w:top w:val="nil"/>
              <w:left w:val="nil"/>
              <w:bottom w:val="nil"/>
              <w:right w:val="nil"/>
            </w:tcBorders>
            <w:shd w:val="clear" w:color="auto" w:fill="auto"/>
            <w:noWrap/>
            <w:vAlign w:val="bottom"/>
            <w:hideMark/>
          </w:tcPr>
          <w:p w14:paraId="1B23E80F"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3" w:type="dxa"/>
            <w:tcBorders>
              <w:top w:val="nil"/>
              <w:left w:val="nil"/>
              <w:bottom w:val="nil"/>
              <w:right w:val="nil"/>
            </w:tcBorders>
            <w:shd w:val="clear" w:color="auto" w:fill="auto"/>
            <w:noWrap/>
            <w:vAlign w:val="bottom"/>
            <w:hideMark/>
          </w:tcPr>
          <w:p w14:paraId="4B8A40D8"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0.40</w:t>
            </w:r>
          </w:p>
        </w:tc>
        <w:tc>
          <w:tcPr>
            <w:tcW w:w="507" w:type="dxa"/>
            <w:tcBorders>
              <w:top w:val="nil"/>
              <w:left w:val="nil"/>
              <w:bottom w:val="nil"/>
              <w:right w:val="nil"/>
            </w:tcBorders>
            <w:shd w:val="clear" w:color="auto" w:fill="auto"/>
            <w:noWrap/>
            <w:vAlign w:val="bottom"/>
            <w:hideMark/>
          </w:tcPr>
          <w:p w14:paraId="11E67D8E"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54.4</w:t>
            </w:r>
          </w:p>
        </w:tc>
        <w:tc>
          <w:tcPr>
            <w:tcW w:w="214" w:type="dxa"/>
            <w:tcBorders>
              <w:top w:val="nil"/>
              <w:left w:val="nil"/>
              <w:bottom w:val="nil"/>
              <w:right w:val="nil"/>
            </w:tcBorders>
            <w:shd w:val="clear" w:color="auto" w:fill="auto"/>
            <w:noWrap/>
            <w:vAlign w:val="bottom"/>
            <w:hideMark/>
          </w:tcPr>
          <w:p w14:paraId="526B7751"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p>
        </w:tc>
        <w:tc>
          <w:tcPr>
            <w:tcW w:w="837" w:type="dxa"/>
            <w:tcBorders>
              <w:top w:val="nil"/>
              <w:left w:val="nil"/>
              <w:bottom w:val="nil"/>
              <w:right w:val="nil"/>
            </w:tcBorders>
            <w:shd w:val="clear" w:color="auto" w:fill="auto"/>
            <w:noWrap/>
            <w:vAlign w:val="bottom"/>
            <w:hideMark/>
          </w:tcPr>
          <w:p w14:paraId="7FCD4A3E"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0.11</w:t>
            </w:r>
          </w:p>
        </w:tc>
        <w:tc>
          <w:tcPr>
            <w:tcW w:w="296" w:type="dxa"/>
            <w:tcBorders>
              <w:top w:val="nil"/>
              <w:left w:val="nil"/>
              <w:bottom w:val="nil"/>
              <w:right w:val="nil"/>
            </w:tcBorders>
            <w:shd w:val="clear" w:color="auto" w:fill="auto"/>
            <w:noWrap/>
            <w:vAlign w:val="bottom"/>
            <w:hideMark/>
          </w:tcPr>
          <w:p w14:paraId="01A63B57"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3" w:type="dxa"/>
            <w:tcBorders>
              <w:top w:val="nil"/>
              <w:left w:val="nil"/>
              <w:bottom w:val="nil"/>
              <w:right w:val="nil"/>
            </w:tcBorders>
            <w:shd w:val="clear" w:color="auto" w:fill="auto"/>
            <w:noWrap/>
            <w:vAlign w:val="bottom"/>
            <w:hideMark/>
          </w:tcPr>
          <w:p w14:paraId="613F342C"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0.016</w:t>
            </w:r>
          </w:p>
        </w:tc>
        <w:tc>
          <w:tcPr>
            <w:tcW w:w="507" w:type="dxa"/>
            <w:tcBorders>
              <w:top w:val="nil"/>
              <w:left w:val="nil"/>
              <w:bottom w:val="nil"/>
              <w:right w:val="nil"/>
            </w:tcBorders>
            <w:shd w:val="clear" w:color="auto" w:fill="auto"/>
            <w:noWrap/>
            <w:vAlign w:val="bottom"/>
            <w:hideMark/>
          </w:tcPr>
          <w:p w14:paraId="50C16556"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15</w:t>
            </w:r>
          </w:p>
        </w:tc>
      </w:tr>
      <w:tr w:rsidR="006A7E77" w:rsidRPr="007610A7" w14:paraId="573E80F5" w14:textId="77777777" w:rsidTr="006A7E77">
        <w:trPr>
          <w:trHeight w:val="300"/>
        </w:trPr>
        <w:tc>
          <w:tcPr>
            <w:tcW w:w="604" w:type="dxa"/>
            <w:tcBorders>
              <w:top w:val="nil"/>
              <w:left w:val="nil"/>
              <w:bottom w:val="nil"/>
              <w:right w:val="nil"/>
            </w:tcBorders>
            <w:shd w:val="clear" w:color="auto" w:fill="auto"/>
            <w:noWrap/>
            <w:vAlign w:val="bottom"/>
            <w:hideMark/>
          </w:tcPr>
          <w:p w14:paraId="4E12221F"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14</w:t>
            </w:r>
          </w:p>
        </w:tc>
        <w:tc>
          <w:tcPr>
            <w:tcW w:w="849" w:type="dxa"/>
            <w:tcBorders>
              <w:top w:val="nil"/>
              <w:left w:val="nil"/>
              <w:bottom w:val="nil"/>
              <w:right w:val="nil"/>
            </w:tcBorders>
            <w:shd w:val="clear" w:color="auto" w:fill="auto"/>
            <w:noWrap/>
            <w:vAlign w:val="bottom"/>
            <w:hideMark/>
          </w:tcPr>
          <w:p w14:paraId="28B3E3F8"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62.93</w:t>
            </w:r>
          </w:p>
        </w:tc>
        <w:tc>
          <w:tcPr>
            <w:tcW w:w="297" w:type="dxa"/>
            <w:tcBorders>
              <w:top w:val="nil"/>
              <w:left w:val="nil"/>
              <w:bottom w:val="nil"/>
              <w:right w:val="nil"/>
            </w:tcBorders>
            <w:shd w:val="clear" w:color="auto" w:fill="auto"/>
            <w:noWrap/>
            <w:vAlign w:val="bottom"/>
            <w:hideMark/>
          </w:tcPr>
          <w:p w14:paraId="183D595E"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5" w:type="dxa"/>
            <w:tcBorders>
              <w:top w:val="nil"/>
              <w:left w:val="nil"/>
              <w:bottom w:val="nil"/>
              <w:right w:val="nil"/>
            </w:tcBorders>
            <w:shd w:val="clear" w:color="auto" w:fill="auto"/>
            <w:noWrap/>
            <w:vAlign w:val="bottom"/>
            <w:hideMark/>
          </w:tcPr>
          <w:p w14:paraId="049A2E70"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21.61</w:t>
            </w:r>
          </w:p>
        </w:tc>
        <w:tc>
          <w:tcPr>
            <w:tcW w:w="512" w:type="dxa"/>
            <w:tcBorders>
              <w:top w:val="nil"/>
              <w:left w:val="nil"/>
              <w:bottom w:val="nil"/>
              <w:right w:val="nil"/>
            </w:tcBorders>
            <w:shd w:val="clear" w:color="auto" w:fill="auto"/>
            <w:noWrap/>
            <w:vAlign w:val="bottom"/>
            <w:hideMark/>
          </w:tcPr>
          <w:p w14:paraId="29F43683"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34.3</w:t>
            </w:r>
          </w:p>
        </w:tc>
        <w:tc>
          <w:tcPr>
            <w:tcW w:w="190" w:type="dxa"/>
            <w:tcBorders>
              <w:top w:val="nil"/>
              <w:left w:val="nil"/>
              <w:bottom w:val="nil"/>
              <w:right w:val="nil"/>
            </w:tcBorders>
            <w:shd w:val="clear" w:color="auto" w:fill="auto"/>
            <w:noWrap/>
            <w:vAlign w:val="bottom"/>
            <w:hideMark/>
          </w:tcPr>
          <w:p w14:paraId="18DBFF6E"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Pr>
                <w:rFonts w:ascii="Calibri" w:hAnsi="Calibri" w:cs="Calibri"/>
                <w:noProof/>
                <w:color w:val="000000"/>
                <w:sz w:val="20"/>
              </w:rPr>
              <mc:AlternateContent>
                <mc:Choice Requires="wps">
                  <w:drawing>
                    <wp:anchor distT="0" distB="0" distL="114299" distR="114299" simplePos="0" relativeHeight="251779072" behindDoc="0" locked="0" layoutInCell="1" allowOverlap="1" wp14:anchorId="33A2AE28" wp14:editId="0300077B">
                      <wp:simplePos x="0" y="0"/>
                      <wp:positionH relativeFrom="column">
                        <wp:posOffset>-1</wp:posOffset>
                      </wp:positionH>
                      <wp:positionV relativeFrom="paragraph">
                        <wp:posOffset>171450</wp:posOffset>
                      </wp:positionV>
                      <wp:extent cx="0" cy="171450"/>
                      <wp:effectExtent l="0" t="0" r="0" b="0"/>
                      <wp:wrapNone/>
                      <wp:docPr id="1200" name="Textové pole 1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38982387" id="Textové pole 1200" o:spid="_x0000_s1026" type="#_x0000_t202" style="position:absolute;margin-left:0;margin-top:13.5pt;width:0;height:13.5pt;z-index:25177907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" filled="f" stroked="f">
                      <v:path arrowok="t"/>
                      <v:textbox style="mso-fit-shape-to-text:t" inset="0,0,0,0"/>
                    </v:shape>
                  </w:pict>
                </mc:Fallback>
              </mc:AlternateContent>
            </w:r>
            <w:r>
              <w:rPr>
                <w:rFonts w:ascii="Calibri" w:hAnsi="Calibri" w:cs="Calibri"/>
                <w:noProof/>
                <w:color w:val="000000"/>
                <w:sz w:val="20"/>
              </w:rPr>
              <mc:AlternateContent>
                <mc:Choice Requires="wps">
                  <w:drawing>
                    <wp:anchor distT="0" distB="0" distL="114299" distR="114299" simplePos="0" relativeHeight="251780096" behindDoc="0" locked="0" layoutInCell="1" allowOverlap="1" wp14:anchorId="332BB015" wp14:editId="2E0EEA87">
                      <wp:simplePos x="0" y="0"/>
                      <wp:positionH relativeFrom="column">
                        <wp:posOffset>-1</wp:posOffset>
                      </wp:positionH>
                      <wp:positionV relativeFrom="paragraph">
                        <wp:posOffset>171450</wp:posOffset>
                      </wp:positionV>
                      <wp:extent cx="0" cy="171450"/>
                      <wp:effectExtent l="0" t="0" r="0" b="0"/>
                      <wp:wrapNone/>
                      <wp:docPr id="1199" name="Textové pole 1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47C354D4" id="Textové pole 1199" o:spid="_x0000_s1026" type="#_x0000_t202" style="position:absolute;margin-left:0;margin-top:13.5pt;width:0;height:13.5pt;z-index:25178009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D0D&#10;7hQ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4AE2EF82"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0.72</w:t>
            </w:r>
          </w:p>
        </w:tc>
        <w:tc>
          <w:tcPr>
            <w:tcW w:w="308" w:type="dxa"/>
            <w:tcBorders>
              <w:top w:val="nil"/>
              <w:left w:val="nil"/>
              <w:bottom w:val="nil"/>
              <w:right w:val="nil"/>
            </w:tcBorders>
            <w:shd w:val="clear" w:color="auto" w:fill="auto"/>
            <w:noWrap/>
            <w:vAlign w:val="bottom"/>
            <w:hideMark/>
          </w:tcPr>
          <w:p w14:paraId="7F0B322D"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3" w:type="dxa"/>
            <w:tcBorders>
              <w:top w:val="nil"/>
              <w:left w:val="nil"/>
              <w:bottom w:val="nil"/>
              <w:right w:val="nil"/>
            </w:tcBorders>
            <w:shd w:val="clear" w:color="auto" w:fill="auto"/>
            <w:noWrap/>
            <w:vAlign w:val="bottom"/>
            <w:hideMark/>
          </w:tcPr>
          <w:p w14:paraId="6B90F463"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0.40</w:t>
            </w:r>
          </w:p>
        </w:tc>
        <w:tc>
          <w:tcPr>
            <w:tcW w:w="507" w:type="dxa"/>
            <w:tcBorders>
              <w:top w:val="nil"/>
              <w:left w:val="nil"/>
              <w:bottom w:val="nil"/>
              <w:right w:val="nil"/>
            </w:tcBorders>
            <w:shd w:val="clear" w:color="auto" w:fill="auto"/>
            <w:noWrap/>
            <w:vAlign w:val="bottom"/>
            <w:hideMark/>
          </w:tcPr>
          <w:p w14:paraId="32FC6689"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54.8</w:t>
            </w:r>
          </w:p>
        </w:tc>
        <w:tc>
          <w:tcPr>
            <w:tcW w:w="214" w:type="dxa"/>
            <w:tcBorders>
              <w:top w:val="nil"/>
              <w:left w:val="nil"/>
              <w:bottom w:val="nil"/>
              <w:right w:val="nil"/>
            </w:tcBorders>
            <w:shd w:val="clear" w:color="auto" w:fill="auto"/>
            <w:noWrap/>
            <w:vAlign w:val="bottom"/>
            <w:hideMark/>
          </w:tcPr>
          <w:p w14:paraId="17F67741"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p>
        </w:tc>
        <w:tc>
          <w:tcPr>
            <w:tcW w:w="837" w:type="dxa"/>
            <w:tcBorders>
              <w:top w:val="nil"/>
              <w:left w:val="nil"/>
              <w:bottom w:val="nil"/>
              <w:right w:val="nil"/>
            </w:tcBorders>
            <w:shd w:val="clear" w:color="auto" w:fill="auto"/>
            <w:noWrap/>
            <w:vAlign w:val="bottom"/>
            <w:hideMark/>
          </w:tcPr>
          <w:p w14:paraId="6549B827"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0.10</w:t>
            </w:r>
          </w:p>
        </w:tc>
        <w:tc>
          <w:tcPr>
            <w:tcW w:w="296" w:type="dxa"/>
            <w:tcBorders>
              <w:top w:val="nil"/>
              <w:left w:val="nil"/>
              <w:bottom w:val="nil"/>
              <w:right w:val="nil"/>
            </w:tcBorders>
            <w:shd w:val="clear" w:color="auto" w:fill="auto"/>
            <w:noWrap/>
            <w:vAlign w:val="bottom"/>
            <w:hideMark/>
          </w:tcPr>
          <w:p w14:paraId="582A8B34"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3" w:type="dxa"/>
            <w:tcBorders>
              <w:top w:val="nil"/>
              <w:left w:val="nil"/>
              <w:bottom w:val="nil"/>
              <w:right w:val="nil"/>
            </w:tcBorders>
            <w:shd w:val="clear" w:color="auto" w:fill="auto"/>
            <w:noWrap/>
            <w:vAlign w:val="bottom"/>
            <w:hideMark/>
          </w:tcPr>
          <w:p w14:paraId="732B3E54"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0.013</w:t>
            </w:r>
          </w:p>
        </w:tc>
        <w:tc>
          <w:tcPr>
            <w:tcW w:w="507" w:type="dxa"/>
            <w:tcBorders>
              <w:top w:val="nil"/>
              <w:left w:val="nil"/>
              <w:bottom w:val="nil"/>
              <w:right w:val="nil"/>
            </w:tcBorders>
            <w:shd w:val="clear" w:color="auto" w:fill="auto"/>
            <w:noWrap/>
            <w:vAlign w:val="bottom"/>
            <w:hideMark/>
          </w:tcPr>
          <w:p w14:paraId="5D0300B1"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13</w:t>
            </w:r>
          </w:p>
        </w:tc>
      </w:tr>
      <w:tr w:rsidR="006A7E77" w:rsidRPr="007610A7" w14:paraId="1A33F7FA" w14:textId="77777777" w:rsidTr="006A7E77">
        <w:trPr>
          <w:trHeight w:val="300"/>
        </w:trPr>
        <w:tc>
          <w:tcPr>
            <w:tcW w:w="604" w:type="dxa"/>
            <w:tcBorders>
              <w:top w:val="nil"/>
              <w:left w:val="nil"/>
              <w:bottom w:val="nil"/>
              <w:right w:val="nil"/>
            </w:tcBorders>
            <w:shd w:val="clear" w:color="auto" w:fill="auto"/>
            <w:noWrap/>
            <w:vAlign w:val="bottom"/>
            <w:hideMark/>
          </w:tcPr>
          <w:p w14:paraId="13E61E1C"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15</w:t>
            </w:r>
          </w:p>
        </w:tc>
        <w:tc>
          <w:tcPr>
            <w:tcW w:w="849" w:type="dxa"/>
            <w:tcBorders>
              <w:top w:val="nil"/>
              <w:left w:val="nil"/>
              <w:bottom w:val="nil"/>
              <w:right w:val="nil"/>
            </w:tcBorders>
            <w:shd w:val="clear" w:color="auto" w:fill="auto"/>
            <w:noWrap/>
            <w:vAlign w:val="bottom"/>
            <w:hideMark/>
          </w:tcPr>
          <w:p w14:paraId="7E1DC93F"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121.90</w:t>
            </w:r>
          </w:p>
        </w:tc>
        <w:tc>
          <w:tcPr>
            <w:tcW w:w="297" w:type="dxa"/>
            <w:tcBorders>
              <w:top w:val="nil"/>
              <w:left w:val="nil"/>
              <w:bottom w:val="nil"/>
              <w:right w:val="nil"/>
            </w:tcBorders>
            <w:shd w:val="clear" w:color="auto" w:fill="auto"/>
            <w:noWrap/>
            <w:vAlign w:val="bottom"/>
            <w:hideMark/>
          </w:tcPr>
          <w:p w14:paraId="57BE751D"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5" w:type="dxa"/>
            <w:tcBorders>
              <w:top w:val="nil"/>
              <w:left w:val="nil"/>
              <w:bottom w:val="nil"/>
              <w:right w:val="nil"/>
            </w:tcBorders>
            <w:shd w:val="clear" w:color="auto" w:fill="auto"/>
            <w:noWrap/>
            <w:vAlign w:val="bottom"/>
            <w:hideMark/>
          </w:tcPr>
          <w:p w14:paraId="409FC3DC"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26.42</w:t>
            </w:r>
          </w:p>
        </w:tc>
        <w:tc>
          <w:tcPr>
            <w:tcW w:w="512" w:type="dxa"/>
            <w:tcBorders>
              <w:top w:val="nil"/>
              <w:left w:val="nil"/>
              <w:bottom w:val="nil"/>
              <w:right w:val="nil"/>
            </w:tcBorders>
            <w:shd w:val="clear" w:color="auto" w:fill="auto"/>
            <w:noWrap/>
            <w:vAlign w:val="bottom"/>
            <w:hideMark/>
          </w:tcPr>
          <w:p w14:paraId="4C299F18"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21.7</w:t>
            </w:r>
          </w:p>
        </w:tc>
        <w:tc>
          <w:tcPr>
            <w:tcW w:w="190" w:type="dxa"/>
            <w:tcBorders>
              <w:top w:val="nil"/>
              <w:left w:val="nil"/>
              <w:bottom w:val="nil"/>
              <w:right w:val="nil"/>
            </w:tcBorders>
            <w:shd w:val="clear" w:color="auto" w:fill="auto"/>
            <w:noWrap/>
            <w:vAlign w:val="bottom"/>
            <w:hideMark/>
          </w:tcPr>
          <w:p w14:paraId="73C94331"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Pr>
                <w:rFonts w:ascii="Calibri" w:hAnsi="Calibri" w:cs="Calibri"/>
                <w:noProof/>
                <w:color w:val="000000"/>
                <w:sz w:val="20"/>
              </w:rPr>
              <mc:AlternateContent>
                <mc:Choice Requires="wps">
                  <w:drawing>
                    <wp:anchor distT="0" distB="0" distL="114299" distR="114299" simplePos="0" relativeHeight="251781120" behindDoc="0" locked="0" layoutInCell="1" allowOverlap="1" wp14:anchorId="0D47FFCF" wp14:editId="1E2D559C">
                      <wp:simplePos x="0" y="0"/>
                      <wp:positionH relativeFrom="column">
                        <wp:posOffset>-1</wp:posOffset>
                      </wp:positionH>
                      <wp:positionV relativeFrom="paragraph">
                        <wp:posOffset>171450</wp:posOffset>
                      </wp:positionV>
                      <wp:extent cx="0" cy="171450"/>
                      <wp:effectExtent l="0" t="0" r="0" b="0"/>
                      <wp:wrapNone/>
                      <wp:docPr id="1198" name="Textové pole 1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39337226" id="Textové pole 1198" o:spid="_x0000_s1026" type="#_x0000_t202" style="position:absolute;margin-left:0;margin-top:13.5pt;width:0;height:13.5pt;z-index:25178112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Jwj&#10;IS0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Pr>
                <w:rFonts w:ascii="Calibri" w:hAnsi="Calibri" w:cs="Calibri"/>
                <w:noProof/>
                <w:color w:val="000000"/>
                <w:sz w:val="20"/>
              </w:rPr>
              <mc:AlternateContent>
                <mc:Choice Requires="wps">
                  <w:drawing>
                    <wp:anchor distT="0" distB="0" distL="114299" distR="114299" simplePos="0" relativeHeight="251782144" behindDoc="0" locked="0" layoutInCell="1" allowOverlap="1" wp14:anchorId="4C39F7FF" wp14:editId="66EBBF8F">
                      <wp:simplePos x="0" y="0"/>
                      <wp:positionH relativeFrom="column">
                        <wp:posOffset>-1</wp:posOffset>
                      </wp:positionH>
                      <wp:positionV relativeFrom="paragraph">
                        <wp:posOffset>171450</wp:posOffset>
                      </wp:positionV>
                      <wp:extent cx="0" cy="171450"/>
                      <wp:effectExtent l="0" t="0" r="0" b="0"/>
                      <wp:wrapNone/>
                      <wp:docPr id="1197" name="Textové pole 1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1CEAC662" id="Textové pole 1197" o:spid="_x0000_s1026" type="#_x0000_t202" style="position:absolute;margin-left:0;margin-top:13.5pt;width:0;height:13.5pt;z-index:25178214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Cy&#10;w0SV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0B23A916"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1.92</w:t>
            </w:r>
          </w:p>
        </w:tc>
        <w:tc>
          <w:tcPr>
            <w:tcW w:w="308" w:type="dxa"/>
            <w:tcBorders>
              <w:top w:val="nil"/>
              <w:left w:val="nil"/>
              <w:bottom w:val="nil"/>
              <w:right w:val="nil"/>
            </w:tcBorders>
            <w:shd w:val="clear" w:color="auto" w:fill="auto"/>
            <w:noWrap/>
            <w:vAlign w:val="bottom"/>
            <w:hideMark/>
          </w:tcPr>
          <w:p w14:paraId="721A7540"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3" w:type="dxa"/>
            <w:tcBorders>
              <w:top w:val="nil"/>
              <w:left w:val="nil"/>
              <w:bottom w:val="nil"/>
              <w:right w:val="nil"/>
            </w:tcBorders>
            <w:shd w:val="clear" w:color="auto" w:fill="auto"/>
            <w:noWrap/>
            <w:vAlign w:val="bottom"/>
            <w:hideMark/>
          </w:tcPr>
          <w:p w14:paraId="7C11044B"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0.68</w:t>
            </w:r>
          </w:p>
        </w:tc>
        <w:tc>
          <w:tcPr>
            <w:tcW w:w="507" w:type="dxa"/>
            <w:tcBorders>
              <w:top w:val="nil"/>
              <w:left w:val="nil"/>
              <w:bottom w:val="nil"/>
              <w:right w:val="nil"/>
            </w:tcBorders>
            <w:shd w:val="clear" w:color="auto" w:fill="auto"/>
            <w:noWrap/>
            <w:vAlign w:val="bottom"/>
            <w:hideMark/>
          </w:tcPr>
          <w:p w14:paraId="33DEAEC1"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35.1</w:t>
            </w:r>
          </w:p>
        </w:tc>
        <w:tc>
          <w:tcPr>
            <w:tcW w:w="214" w:type="dxa"/>
            <w:tcBorders>
              <w:top w:val="nil"/>
              <w:left w:val="nil"/>
              <w:bottom w:val="nil"/>
              <w:right w:val="nil"/>
            </w:tcBorders>
            <w:shd w:val="clear" w:color="auto" w:fill="auto"/>
            <w:noWrap/>
            <w:vAlign w:val="bottom"/>
            <w:hideMark/>
          </w:tcPr>
          <w:p w14:paraId="00E2DF2F"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p>
        </w:tc>
        <w:tc>
          <w:tcPr>
            <w:tcW w:w="837" w:type="dxa"/>
            <w:tcBorders>
              <w:top w:val="nil"/>
              <w:left w:val="nil"/>
              <w:bottom w:val="nil"/>
              <w:right w:val="nil"/>
            </w:tcBorders>
            <w:shd w:val="clear" w:color="auto" w:fill="auto"/>
            <w:noWrap/>
            <w:vAlign w:val="bottom"/>
            <w:hideMark/>
          </w:tcPr>
          <w:p w14:paraId="1A98C2FA"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0.12</w:t>
            </w:r>
          </w:p>
        </w:tc>
        <w:tc>
          <w:tcPr>
            <w:tcW w:w="296" w:type="dxa"/>
            <w:tcBorders>
              <w:top w:val="nil"/>
              <w:left w:val="nil"/>
              <w:bottom w:val="nil"/>
              <w:right w:val="nil"/>
            </w:tcBorders>
            <w:shd w:val="clear" w:color="auto" w:fill="auto"/>
            <w:noWrap/>
            <w:vAlign w:val="bottom"/>
            <w:hideMark/>
          </w:tcPr>
          <w:p w14:paraId="717CAD70"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3" w:type="dxa"/>
            <w:tcBorders>
              <w:top w:val="nil"/>
              <w:left w:val="nil"/>
              <w:bottom w:val="nil"/>
              <w:right w:val="nil"/>
            </w:tcBorders>
            <w:shd w:val="clear" w:color="auto" w:fill="auto"/>
            <w:noWrap/>
            <w:vAlign w:val="bottom"/>
            <w:hideMark/>
          </w:tcPr>
          <w:p w14:paraId="57168501"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0.012</w:t>
            </w:r>
          </w:p>
        </w:tc>
        <w:tc>
          <w:tcPr>
            <w:tcW w:w="507" w:type="dxa"/>
            <w:tcBorders>
              <w:top w:val="nil"/>
              <w:left w:val="nil"/>
              <w:bottom w:val="nil"/>
              <w:right w:val="nil"/>
            </w:tcBorders>
            <w:shd w:val="clear" w:color="auto" w:fill="auto"/>
            <w:noWrap/>
            <w:vAlign w:val="bottom"/>
            <w:hideMark/>
          </w:tcPr>
          <w:p w14:paraId="15F95B65"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10</w:t>
            </w:r>
          </w:p>
        </w:tc>
      </w:tr>
      <w:tr w:rsidR="006A7E77" w:rsidRPr="007610A7" w14:paraId="511EE2F9" w14:textId="77777777" w:rsidTr="006A7E77">
        <w:trPr>
          <w:trHeight w:val="300"/>
        </w:trPr>
        <w:tc>
          <w:tcPr>
            <w:tcW w:w="604" w:type="dxa"/>
            <w:tcBorders>
              <w:top w:val="nil"/>
              <w:left w:val="nil"/>
              <w:bottom w:val="single" w:sz="4" w:space="0" w:color="auto"/>
              <w:right w:val="nil"/>
            </w:tcBorders>
            <w:shd w:val="clear" w:color="auto" w:fill="auto"/>
            <w:noWrap/>
            <w:vAlign w:val="bottom"/>
            <w:hideMark/>
          </w:tcPr>
          <w:p w14:paraId="56BCF3D5"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16</w:t>
            </w:r>
          </w:p>
        </w:tc>
        <w:tc>
          <w:tcPr>
            <w:tcW w:w="849" w:type="dxa"/>
            <w:tcBorders>
              <w:top w:val="nil"/>
              <w:left w:val="nil"/>
              <w:bottom w:val="single" w:sz="4" w:space="0" w:color="auto"/>
              <w:right w:val="nil"/>
            </w:tcBorders>
            <w:shd w:val="clear" w:color="auto" w:fill="auto"/>
            <w:noWrap/>
            <w:vAlign w:val="bottom"/>
            <w:hideMark/>
          </w:tcPr>
          <w:p w14:paraId="29E30D32"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127.20</w:t>
            </w:r>
          </w:p>
        </w:tc>
        <w:tc>
          <w:tcPr>
            <w:tcW w:w="297" w:type="dxa"/>
            <w:tcBorders>
              <w:top w:val="nil"/>
              <w:left w:val="nil"/>
              <w:bottom w:val="single" w:sz="4" w:space="0" w:color="auto"/>
              <w:right w:val="nil"/>
            </w:tcBorders>
            <w:shd w:val="clear" w:color="auto" w:fill="auto"/>
            <w:noWrap/>
            <w:vAlign w:val="bottom"/>
            <w:hideMark/>
          </w:tcPr>
          <w:p w14:paraId="067DF057"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5" w:type="dxa"/>
            <w:tcBorders>
              <w:top w:val="nil"/>
              <w:left w:val="nil"/>
              <w:bottom w:val="single" w:sz="4" w:space="0" w:color="auto"/>
              <w:right w:val="nil"/>
            </w:tcBorders>
            <w:shd w:val="clear" w:color="auto" w:fill="auto"/>
            <w:noWrap/>
            <w:vAlign w:val="bottom"/>
            <w:hideMark/>
          </w:tcPr>
          <w:p w14:paraId="2879DD6C"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30.24</w:t>
            </w:r>
          </w:p>
        </w:tc>
        <w:tc>
          <w:tcPr>
            <w:tcW w:w="512" w:type="dxa"/>
            <w:tcBorders>
              <w:top w:val="nil"/>
              <w:left w:val="nil"/>
              <w:bottom w:val="single" w:sz="4" w:space="0" w:color="auto"/>
              <w:right w:val="nil"/>
            </w:tcBorders>
            <w:shd w:val="clear" w:color="auto" w:fill="auto"/>
            <w:noWrap/>
            <w:vAlign w:val="bottom"/>
            <w:hideMark/>
          </w:tcPr>
          <w:p w14:paraId="66304B54"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23.8</w:t>
            </w:r>
          </w:p>
        </w:tc>
        <w:tc>
          <w:tcPr>
            <w:tcW w:w="190" w:type="dxa"/>
            <w:tcBorders>
              <w:top w:val="nil"/>
              <w:left w:val="nil"/>
              <w:bottom w:val="single" w:sz="4" w:space="0" w:color="auto"/>
              <w:right w:val="nil"/>
            </w:tcBorders>
            <w:shd w:val="clear" w:color="auto" w:fill="auto"/>
            <w:noWrap/>
            <w:vAlign w:val="bottom"/>
            <w:hideMark/>
          </w:tcPr>
          <w:p w14:paraId="65C6C036"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Pr>
                <w:rFonts w:ascii="Calibri" w:hAnsi="Calibri" w:cs="Calibri"/>
                <w:noProof/>
                <w:color w:val="000000"/>
                <w:sz w:val="20"/>
              </w:rPr>
              <mc:AlternateContent>
                <mc:Choice Requires="wps">
                  <w:drawing>
                    <wp:anchor distT="0" distB="0" distL="114299" distR="114299" simplePos="0" relativeHeight="251783168" behindDoc="0" locked="0" layoutInCell="1" allowOverlap="1" wp14:anchorId="7D20CD8D" wp14:editId="6E7A9D0C">
                      <wp:simplePos x="0" y="0"/>
                      <wp:positionH relativeFrom="column">
                        <wp:posOffset>-1</wp:posOffset>
                      </wp:positionH>
                      <wp:positionV relativeFrom="paragraph">
                        <wp:posOffset>171450</wp:posOffset>
                      </wp:positionV>
                      <wp:extent cx="0" cy="171450"/>
                      <wp:effectExtent l="0" t="0" r="0" b="0"/>
                      <wp:wrapNone/>
                      <wp:docPr id="1196" name="Textové pole 1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3855479B" id="Textové pole 1196" o:spid="_x0000_s1026" type="#_x0000_t202" style="position:absolute;margin-left:0;margin-top:13.5pt;width:0;height:13.5pt;z-index:25178316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AT&#10;44us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sidRPr="007610A7">
              <w:rPr>
                <w:rFonts w:ascii="Calibri" w:hAnsi="Calibri" w:cs="Calibri"/>
                <w:color w:val="000000"/>
                <w:sz w:val="20"/>
                <w:lang w:val="sk-SK"/>
              </w:rPr>
              <w:t> </w:t>
            </w:r>
          </w:p>
        </w:tc>
        <w:tc>
          <w:tcPr>
            <w:tcW w:w="836" w:type="dxa"/>
            <w:tcBorders>
              <w:top w:val="nil"/>
              <w:left w:val="nil"/>
              <w:bottom w:val="single" w:sz="4" w:space="0" w:color="auto"/>
              <w:right w:val="nil"/>
            </w:tcBorders>
            <w:shd w:val="clear" w:color="auto" w:fill="auto"/>
            <w:noWrap/>
            <w:vAlign w:val="bottom"/>
            <w:hideMark/>
          </w:tcPr>
          <w:p w14:paraId="14C8CAA3"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2.37</w:t>
            </w:r>
          </w:p>
        </w:tc>
        <w:tc>
          <w:tcPr>
            <w:tcW w:w="308" w:type="dxa"/>
            <w:tcBorders>
              <w:top w:val="nil"/>
              <w:left w:val="nil"/>
              <w:bottom w:val="single" w:sz="4" w:space="0" w:color="auto"/>
              <w:right w:val="nil"/>
            </w:tcBorders>
            <w:shd w:val="clear" w:color="auto" w:fill="auto"/>
            <w:noWrap/>
            <w:vAlign w:val="bottom"/>
            <w:hideMark/>
          </w:tcPr>
          <w:p w14:paraId="76127BB8"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3" w:type="dxa"/>
            <w:tcBorders>
              <w:top w:val="nil"/>
              <w:left w:val="nil"/>
              <w:bottom w:val="single" w:sz="4" w:space="0" w:color="auto"/>
              <w:right w:val="nil"/>
            </w:tcBorders>
            <w:shd w:val="clear" w:color="auto" w:fill="auto"/>
            <w:noWrap/>
            <w:vAlign w:val="bottom"/>
            <w:hideMark/>
          </w:tcPr>
          <w:p w14:paraId="3E213E00"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0.90</w:t>
            </w:r>
          </w:p>
        </w:tc>
        <w:tc>
          <w:tcPr>
            <w:tcW w:w="507" w:type="dxa"/>
            <w:tcBorders>
              <w:top w:val="nil"/>
              <w:left w:val="nil"/>
              <w:bottom w:val="single" w:sz="4" w:space="0" w:color="auto"/>
              <w:right w:val="nil"/>
            </w:tcBorders>
            <w:shd w:val="clear" w:color="auto" w:fill="auto"/>
            <w:noWrap/>
            <w:vAlign w:val="bottom"/>
            <w:hideMark/>
          </w:tcPr>
          <w:p w14:paraId="1C545F18"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37.9</w:t>
            </w:r>
          </w:p>
        </w:tc>
        <w:tc>
          <w:tcPr>
            <w:tcW w:w="214" w:type="dxa"/>
            <w:tcBorders>
              <w:top w:val="nil"/>
              <w:left w:val="nil"/>
              <w:bottom w:val="single" w:sz="4" w:space="0" w:color="auto"/>
              <w:right w:val="nil"/>
            </w:tcBorders>
            <w:shd w:val="clear" w:color="auto" w:fill="auto"/>
            <w:noWrap/>
            <w:vAlign w:val="bottom"/>
            <w:hideMark/>
          </w:tcPr>
          <w:p w14:paraId="6BD0CE11"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 </w:t>
            </w:r>
          </w:p>
        </w:tc>
        <w:tc>
          <w:tcPr>
            <w:tcW w:w="837" w:type="dxa"/>
            <w:tcBorders>
              <w:top w:val="nil"/>
              <w:left w:val="nil"/>
              <w:bottom w:val="single" w:sz="4" w:space="0" w:color="auto"/>
              <w:right w:val="nil"/>
            </w:tcBorders>
            <w:shd w:val="clear" w:color="auto" w:fill="auto"/>
            <w:noWrap/>
            <w:vAlign w:val="bottom"/>
            <w:hideMark/>
          </w:tcPr>
          <w:p w14:paraId="447E64C7"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0.13</w:t>
            </w:r>
          </w:p>
        </w:tc>
        <w:tc>
          <w:tcPr>
            <w:tcW w:w="296" w:type="dxa"/>
            <w:tcBorders>
              <w:top w:val="nil"/>
              <w:left w:val="nil"/>
              <w:bottom w:val="single" w:sz="4" w:space="0" w:color="auto"/>
              <w:right w:val="nil"/>
            </w:tcBorders>
            <w:shd w:val="clear" w:color="auto" w:fill="auto"/>
            <w:noWrap/>
            <w:vAlign w:val="bottom"/>
            <w:hideMark/>
          </w:tcPr>
          <w:p w14:paraId="3FECF0D9"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13" w:type="dxa"/>
            <w:tcBorders>
              <w:top w:val="nil"/>
              <w:left w:val="nil"/>
              <w:bottom w:val="single" w:sz="4" w:space="0" w:color="auto"/>
              <w:right w:val="nil"/>
            </w:tcBorders>
            <w:shd w:val="clear" w:color="auto" w:fill="auto"/>
            <w:noWrap/>
            <w:vAlign w:val="bottom"/>
            <w:hideMark/>
          </w:tcPr>
          <w:p w14:paraId="7FE08467"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0.015</w:t>
            </w:r>
          </w:p>
        </w:tc>
        <w:tc>
          <w:tcPr>
            <w:tcW w:w="507" w:type="dxa"/>
            <w:tcBorders>
              <w:top w:val="nil"/>
              <w:left w:val="nil"/>
              <w:bottom w:val="single" w:sz="4" w:space="0" w:color="auto"/>
              <w:right w:val="nil"/>
            </w:tcBorders>
            <w:shd w:val="clear" w:color="auto" w:fill="auto"/>
            <w:noWrap/>
            <w:vAlign w:val="bottom"/>
            <w:hideMark/>
          </w:tcPr>
          <w:p w14:paraId="63445FDF"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11</w:t>
            </w:r>
          </w:p>
        </w:tc>
      </w:tr>
    </w:tbl>
    <w:p w14:paraId="7B0DB804" w14:textId="7F896544" w:rsidR="00063C6D" w:rsidRPr="00FA362E" w:rsidRDefault="00063C6D" w:rsidP="00063C6D">
      <w:pPr>
        <w:pStyle w:val="Popis"/>
        <w:rPr>
          <w:vanish/>
          <w:lang w:val="sk-SK"/>
          <w:specVanish/>
        </w:rPr>
      </w:pPr>
      <w:bookmarkStart w:id="273" w:name="_Ref513894977"/>
      <w:bookmarkStart w:id="274" w:name="_Toc513981547"/>
      <w:r>
        <w:t xml:space="preserve">Tabuľka </w:t>
      </w:r>
      <w:r>
        <w:fldChar w:fldCharType="begin"/>
      </w:r>
      <w:r>
        <w:instrText xml:space="preserve"> SEQ Tabuľka \* ARABIC </w:instrText>
      </w:r>
      <w:r>
        <w:fldChar w:fldCharType="separate"/>
      </w:r>
      <w:r w:rsidR="00B85020">
        <w:rPr>
          <w:noProof/>
        </w:rPr>
        <w:t>8</w:t>
      </w:r>
      <w:r>
        <w:fldChar w:fldCharType="end"/>
      </w:r>
      <w:bookmarkEnd w:id="273"/>
      <w:r>
        <w:t xml:space="preserve">: </w:t>
      </w:r>
      <w:bookmarkStart w:id="275" w:name="_Toc513584627"/>
      <w:r>
        <w:t>Popisná štatistika hodnoty parametrov počas spontnánneho dýchania pre 30</w:t>
      </w:r>
      <w:r w:rsidRPr="00FA362E">
        <w:rPr>
          <w:lang w:val="sk-SK"/>
        </w:rPr>
        <w:t xml:space="preserve"> dobrovoľník</w:t>
      </w:r>
      <w:r>
        <w:rPr>
          <w:lang w:val="sk-SK"/>
        </w:rPr>
        <w:t>ov.</w:t>
      </w:r>
      <w:bookmarkEnd w:id="274"/>
      <w:bookmarkEnd w:id="275"/>
    </w:p>
    <w:p w14:paraId="58595DB9" w14:textId="3930FABA" w:rsidR="00063C6D" w:rsidRPr="00FA362E" w:rsidRDefault="00063C6D" w:rsidP="00063C6D">
      <w:pPr>
        <w:pStyle w:val="Popis"/>
        <w:rPr>
          <w:lang w:val="sk-SK"/>
        </w:rPr>
      </w:pPr>
      <w:r w:rsidRPr="00FA362E">
        <w:rPr>
          <w:lang w:val="sk-SK"/>
        </w:rPr>
        <w:t xml:space="preserve"> </w:t>
      </w:r>
      <w:r>
        <w:rPr>
          <w:lang w:val="sk-SK"/>
        </w:rPr>
        <w:t xml:space="preserve">Z  hodnôt parametrov </w:t>
      </w:r>
      <w:r w:rsidR="00BD76F0">
        <w:rPr>
          <w:lang w:val="sk-SK"/>
        </w:rPr>
        <w:t xml:space="preserve">počas merania ako definuje </w:t>
      </w:r>
      <w:r w:rsidR="00BD76F0">
        <w:rPr>
          <w:lang w:val="sk-SK"/>
        </w:rPr>
        <w:fldChar w:fldCharType="begin"/>
      </w:r>
      <w:r w:rsidR="00BD76F0">
        <w:rPr>
          <w:lang w:val="sk-SK"/>
        </w:rPr>
        <w:instrText xml:space="preserve"> REF _Ref513892756 \h </w:instrText>
      </w:r>
      <w:r w:rsidR="00BD76F0">
        <w:rPr>
          <w:lang w:val="sk-SK"/>
        </w:rPr>
      </w:r>
      <w:r w:rsidR="00BD76F0">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13</w:t>
      </w:r>
      <w:r w:rsidR="00BD76F0">
        <w:rPr>
          <w:lang w:val="sk-SK"/>
        </w:rPr>
        <w:fldChar w:fldCharType="end"/>
      </w:r>
      <w:r w:rsidR="005328F0">
        <w:rPr>
          <w:lang w:val="sk-SK"/>
        </w:rPr>
        <w:t xml:space="preserve"> </w:t>
      </w:r>
      <w:r>
        <w:rPr>
          <w:lang w:val="sk-SK"/>
        </w:rPr>
        <w:t xml:space="preserve">boli spočítané priemerné hodnoty a smerodatné odchylky </w:t>
      </w:r>
      <w:r w:rsidRPr="00FA362E">
        <w:rPr>
          <w:lang w:val="sk-SK"/>
        </w:rPr>
        <w:t>pre 30 dobrovoľníkov</w:t>
      </w:r>
      <w:r>
        <w:rPr>
          <w:lang w:val="sk-SK"/>
        </w:rPr>
        <w:t xml:space="preserve">. Výsledok udáva stĺpec mean +- std. Hodnota v stĺpci označenom </w:t>
      </w:r>
      <w:r>
        <w:t xml:space="preserve">%, </w:t>
      </w:r>
      <w:r>
        <w:rPr>
          <w:lang w:val="sk-SK"/>
        </w:rPr>
        <w:t>udáva pomer smerodatnej odchylky a priemernej hodnote v percentách.</w:t>
      </w:r>
    </w:p>
    <w:p w14:paraId="28F6590E" w14:textId="40579576" w:rsidR="00CE547F" w:rsidRPr="00FA362E" w:rsidRDefault="00CE547F" w:rsidP="00063C6D">
      <w:pPr>
        <w:pStyle w:val="Popis"/>
        <w:rPr>
          <w:lang w:val="sk-SK"/>
        </w:rPr>
      </w:pPr>
    </w:p>
    <w:p w14:paraId="0DC32576" w14:textId="74213029" w:rsidR="00CE547F" w:rsidRDefault="00CE547F" w:rsidP="00CE547F">
      <w:pPr>
        <w:rPr>
          <w:lang w:val="sk-SK"/>
        </w:rPr>
      </w:pPr>
      <w:r w:rsidRPr="00FA362E">
        <w:rPr>
          <w:lang w:val="sk-SK"/>
        </w:rPr>
        <w:t xml:space="preserve">Hodnoty </w:t>
      </w:r>
      <w:r w:rsidR="00292C99">
        <w:rPr>
          <w:lang w:val="sk-SK"/>
        </w:rPr>
        <w:t>v stĺpci mean</w:t>
      </w:r>
      <w:r w:rsidRPr="00FA362E">
        <w:rPr>
          <w:lang w:val="sk-SK"/>
        </w:rPr>
        <w:t xml:space="preserve">, vyjadrujú priemernú hodnotu bioimpedančného parametra naprieč všetkými subjektami. </w:t>
      </w:r>
      <w:r w:rsidRPr="008353C2">
        <w:rPr>
          <w:highlight w:val="yellow"/>
          <w:lang w:val="sk-SK"/>
          <w:rPrChange w:id="276" w:author="Pavel Jurak" w:date="2018-06-01T10:49:00Z">
            <w:rPr>
              <w:lang w:val="sk-SK"/>
            </w:rPr>
          </w:rPrChange>
        </w:rPr>
        <w:t xml:space="preserve">Hodnota std vyjadruje </w:t>
      </w:r>
      <w:r w:rsidR="00AE4A53" w:rsidRPr="008353C2">
        <w:rPr>
          <w:highlight w:val="yellow"/>
          <w:lang w:val="sk-SK"/>
          <w:rPrChange w:id="277" w:author="Pavel Jurak" w:date="2018-06-01T10:49:00Z">
            <w:rPr>
              <w:lang w:val="sk-SK"/>
            </w:rPr>
          </w:rPrChange>
        </w:rPr>
        <w:t>smerodatnú odchylku</w:t>
      </w:r>
      <w:r w:rsidRPr="008353C2">
        <w:rPr>
          <w:highlight w:val="yellow"/>
          <w:lang w:val="sk-SK"/>
          <w:rPrChange w:id="278" w:author="Pavel Jurak" w:date="2018-06-01T10:49:00Z">
            <w:rPr>
              <w:lang w:val="sk-SK"/>
            </w:rPr>
          </w:rPrChange>
        </w:rPr>
        <w:t xml:space="preserve"> priemernej hodnoty bioimpedančného parametra naprieč všetkými subjektami</w:t>
      </w:r>
      <w:r w:rsidRPr="00FA362E">
        <w:rPr>
          <w:lang w:val="sk-SK"/>
        </w:rPr>
        <w:t xml:space="preserve">. Hodnota v stĺpci označenom % uvádza pomer smerodatnej odchýlky na priemernej hodnote. Táto hodnota vyjadruje mieru variability parametra v populácií s ohľadom na jeho absolútnu hodnotu v percentách. Percentuálna zmena parametra s ohľadom na jeho absolútnu hodnotu je dôležitá informácia. Naznačuje, ktorý parameter do akej miery prispieva k rôznej hodnote SV a CO naprieč subjektami. Pri pohľade na kanál 3 vidíme, že parameter </w:t>
      </w:r>
      <m:oMath>
        <m:r>
          <w:rPr>
            <w:rFonts w:ascii="Cambria Math" w:hAnsi="Cambria Math" w:cstheme="minorBidi"/>
            <w:color w:val="000000" w:themeColor="text1"/>
            <w:sz w:val="22"/>
            <w:szCs w:val="22"/>
            <w:lang w:val="sk-SK"/>
          </w:rPr>
          <m:t>-dZ(t</m:t>
        </m:r>
        <m:f>
          <m:fPr>
            <m:type m:val="lin"/>
            <m:ctrlPr>
              <w:rPr>
                <w:rFonts w:ascii="Cambria Math" w:hAnsi="Cambria Math" w:cstheme="minorBidi"/>
                <w:i/>
                <w:iCs/>
                <w:color w:val="000000" w:themeColor="text1"/>
                <w:sz w:val="22"/>
                <w:szCs w:val="22"/>
                <w:lang w:val="sk-SK"/>
              </w:rPr>
            </m:ctrlPr>
          </m:fPr>
          <m:num>
            <m:r>
              <w:rPr>
                <w:rFonts w:ascii="Cambria Math" w:hAnsi="Cambria Math" w:cstheme="minorBidi"/>
                <w:color w:val="000000" w:themeColor="text1"/>
                <w:sz w:val="22"/>
                <w:szCs w:val="22"/>
                <w:lang w:val="sk-SK"/>
              </w:rPr>
              <m:t>)</m:t>
            </m:r>
          </m:num>
          <m:den>
            <m:r>
              <w:rPr>
                <w:rFonts w:ascii="Cambria Math" w:hAnsi="Cambria Math" w:cstheme="minorBidi"/>
                <w:color w:val="000000" w:themeColor="text1"/>
                <w:sz w:val="22"/>
                <w:szCs w:val="22"/>
                <w:lang w:val="sk-SK"/>
              </w:rPr>
              <m:t>d</m:t>
            </m:r>
            <m:sSub>
              <m:sSubPr>
                <m:ctrlPr>
                  <w:rPr>
                    <w:rFonts w:ascii="Cambria Math" w:hAnsi="Cambria Math" w:cstheme="minorBidi"/>
                    <w:i/>
                    <w:iCs/>
                    <w:color w:val="000000" w:themeColor="text1"/>
                    <w:sz w:val="22"/>
                    <w:szCs w:val="22"/>
                    <w:lang w:val="sk-SK"/>
                  </w:rPr>
                </m:ctrlPr>
              </m:sSubPr>
              <m:e>
                <m:r>
                  <w:rPr>
                    <w:rFonts w:ascii="Cambria Math" w:hAnsi="Cambria Math" w:cstheme="minorBidi"/>
                    <w:color w:val="000000" w:themeColor="text1"/>
                    <w:sz w:val="22"/>
                    <w:szCs w:val="22"/>
                    <w:lang w:val="sk-SK"/>
                  </w:rPr>
                  <m:t>t</m:t>
                </m:r>
              </m:e>
              <m:sub>
                <m:r>
                  <w:rPr>
                    <w:rFonts w:ascii="Cambria Math" w:hAnsi="Cambria Math" w:cstheme="minorBidi"/>
                    <w:color w:val="000000" w:themeColor="text1"/>
                    <w:sz w:val="22"/>
                    <w:szCs w:val="22"/>
                    <w:lang w:val="sk-SK"/>
                  </w:rPr>
                  <m:t>max</m:t>
                </m:r>
              </m:sub>
            </m:sSub>
          </m:den>
        </m:f>
      </m:oMath>
      <w:r w:rsidRPr="00FA362E">
        <w:rPr>
          <w:iCs/>
          <w:color w:val="000000" w:themeColor="text1"/>
          <w:sz w:val="22"/>
          <w:szCs w:val="22"/>
          <w:lang w:val="sk-SK"/>
        </w:rPr>
        <w:t xml:space="preserve"> </w:t>
      </w:r>
      <w:r w:rsidRPr="00FA362E">
        <w:rPr>
          <w:lang w:val="sk-SK"/>
        </w:rPr>
        <w:t>sa naprieč subjektami líši dva krát viac ako parameter</w:t>
      </w:r>
      <w:r w:rsidRPr="00FA362E">
        <w:rPr>
          <w:iCs/>
          <w:color w:val="000000" w:themeColor="text1"/>
          <w:sz w:val="22"/>
          <w:szCs w:val="22"/>
          <w:lang w:val="sk-SK"/>
        </w:rPr>
        <w:t xml:space="preserve"> </w:t>
      </w:r>
      <m:oMath>
        <m:sSub>
          <m:sSubPr>
            <m:ctrlPr>
              <w:rPr>
                <w:rFonts w:ascii="Cambria Math" w:hAnsi="Cambria Math" w:cstheme="minorBidi"/>
                <w:i/>
                <w:iCs/>
                <w:color w:val="000000" w:themeColor="text1"/>
                <w:sz w:val="22"/>
                <w:szCs w:val="22"/>
                <w:lang w:val="sk-SK"/>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w:r w:rsidRPr="00FA362E">
        <w:rPr>
          <w:iCs/>
          <w:color w:val="000000" w:themeColor="text1"/>
          <w:sz w:val="22"/>
          <w:szCs w:val="22"/>
          <w:lang w:val="sk-SK"/>
        </w:rPr>
        <w:t>.</w:t>
      </w:r>
      <w:r w:rsidRPr="00FA362E">
        <w:rPr>
          <w:lang w:val="sk-SK"/>
        </w:rPr>
        <w:t xml:space="preserve">Pri meraní srdečného výdaja je dôležité zachytenie dynamických zmien parametrov počas merania. Tieto dynamické zmeny odrážajú fyziologické zmeny, stálosť hemodynamických parametrov počas merania, ale takisto stochastické procesy a šum. Na základe týchto </w:t>
      </w:r>
      <w:r w:rsidRPr="00FA362E">
        <w:rPr>
          <w:lang w:val="sk-SK"/>
        </w:rPr>
        <w:lastRenderedPageBreak/>
        <w:t xml:space="preserve">zmien vieme, ktorý parameter do akej miery ovplyvnil zmeny v hodnotách vypočítaného srdečného výdaja počas merania. Pomocou popisnej štatistiky </w:t>
      </w:r>
      <w:r w:rsidR="00292C99">
        <w:rPr>
          <w:lang w:val="sk-SK"/>
        </w:rPr>
        <w:fldChar w:fldCharType="begin"/>
      </w:r>
      <w:r w:rsidR="00292C99">
        <w:rPr>
          <w:lang w:val="sk-SK"/>
        </w:rPr>
        <w:instrText xml:space="preserve"> REF _Ref513900121 \h </w:instrText>
      </w:r>
      <w:r w:rsidR="00292C99">
        <w:rPr>
          <w:lang w:val="sk-SK"/>
        </w:rPr>
      </w:r>
      <w:r w:rsidR="00292C99">
        <w:rPr>
          <w:lang w:val="sk-SK"/>
        </w:rPr>
        <w:fldChar w:fldCharType="separate"/>
      </w:r>
      <w:r w:rsidR="00B85020">
        <w:t xml:space="preserve">Tabuľka </w:t>
      </w:r>
      <w:r w:rsidR="00B85020">
        <w:rPr>
          <w:noProof/>
        </w:rPr>
        <w:t>9</w:t>
      </w:r>
      <w:r w:rsidR="00292C99">
        <w:rPr>
          <w:lang w:val="sk-SK"/>
        </w:rPr>
        <w:fldChar w:fldCharType="end"/>
      </w:r>
      <w:r w:rsidRPr="00FA362E">
        <w:rPr>
          <w:lang w:val="sk-SK"/>
        </w:rPr>
        <w:t xml:space="preserve"> </w:t>
      </w:r>
      <w:r w:rsidRPr="00FA362E">
        <w:rPr>
          <w:highlight w:val="yellow"/>
          <w:lang w:val="sk-SK"/>
        </w:rPr>
        <w:t>zachytáva</w:t>
      </w:r>
      <w:r w:rsidRPr="00FA362E">
        <w:rPr>
          <w:lang w:val="sk-SK"/>
        </w:rPr>
        <w:t xml:space="preserve"> </w:t>
      </w:r>
      <w:r w:rsidR="00292C99">
        <w:rPr>
          <w:lang w:val="sk-SK"/>
        </w:rPr>
        <w:t>výchylky</w:t>
      </w:r>
      <w:r w:rsidRPr="00FA362E">
        <w:rPr>
          <w:lang w:val="sk-SK"/>
        </w:rPr>
        <w:t> parametr</w:t>
      </w:r>
      <w:r w:rsidR="00292C99">
        <w:rPr>
          <w:lang w:val="sk-SK"/>
        </w:rPr>
        <w:t>ov</w:t>
      </w:r>
      <w:r w:rsidRPr="00FA362E">
        <w:rPr>
          <w:lang w:val="sk-SK"/>
        </w:rPr>
        <w:t xml:space="preserve"> Z0, -dZ/dt max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Pr="00FA362E">
        <w:rPr>
          <w:lang w:val="sk-SK"/>
        </w:rPr>
        <w:t xml:space="preserve"> počas 5 minútového merania. Hodnotených bolo opäť 30 zdravých dobrovoľníkov. Pre každého dobrovoľnika bola spočítaná pole hodnôt pre každý parameter o dĺžke počtu srdečných cyklov. V poli hodnôt bol</w:t>
      </w:r>
      <w:r w:rsidR="00292C99">
        <w:rPr>
          <w:lang w:val="sk-SK"/>
        </w:rPr>
        <w:t>a spočítaná smerodatná odchylka</w:t>
      </w:r>
      <w:r w:rsidRPr="00FA362E">
        <w:rPr>
          <w:lang w:val="sk-SK"/>
        </w:rPr>
        <w:t xml:space="preserve">. Pre každého dobrovoľníka dostávame </w:t>
      </w:r>
      <w:r w:rsidR="00292C99">
        <w:rPr>
          <w:lang w:val="sk-SK"/>
        </w:rPr>
        <w:t>smerodatnú odchylku</w:t>
      </w:r>
      <w:r w:rsidR="00292C99" w:rsidRPr="00FA362E">
        <w:rPr>
          <w:lang w:val="sk-SK"/>
        </w:rPr>
        <w:t xml:space="preserve"> </w:t>
      </w:r>
      <w:r w:rsidRPr="00FA362E">
        <w:rPr>
          <w:lang w:val="sk-SK"/>
        </w:rPr>
        <w:t xml:space="preserve">hodnôt parametrov Z0, -dZ/dt max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00AE4A53">
        <w:rPr>
          <w:lang w:val="sk-SK"/>
        </w:rPr>
        <w:t>, čo reprezentuje výchylku parametra</w:t>
      </w:r>
      <w:r w:rsidRPr="00FA362E">
        <w:rPr>
          <w:lang w:val="sk-SK"/>
        </w:rPr>
        <w:t xml:space="preserve">. </w:t>
      </w:r>
      <w:r w:rsidR="00AE4A53">
        <w:rPr>
          <w:lang w:val="sk-SK"/>
        </w:rPr>
        <w:t>Výchylka parametra</w:t>
      </w:r>
      <w:r w:rsidR="00AE4A53" w:rsidRPr="00FA362E">
        <w:rPr>
          <w:lang w:val="sk-SK"/>
        </w:rPr>
        <w:t xml:space="preserve"> </w:t>
      </w:r>
      <w:r w:rsidR="00AE4A53">
        <w:rPr>
          <w:lang w:val="sk-SK"/>
        </w:rPr>
        <w:t xml:space="preserve"> </w:t>
      </w:r>
      <w:r w:rsidRPr="00FA362E">
        <w:rPr>
          <w:lang w:val="sk-SK"/>
        </w:rPr>
        <w:t>nám určuje mieru zmeny parametra počas merania, alebo variabilitu tohto parametra p</w:t>
      </w:r>
      <w:r w:rsidR="00292C99">
        <w:rPr>
          <w:lang w:val="sk-SK"/>
        </w:rPr>
        <w:t>očas merania. Označme opäť túto</w:t>
      </w:r>
      <w:r w:rsidRPr="00FA362E">
        <w:rPr>
          <w:lang w:val="sk-SK"/>
        </w:rPr>
        <w:t xml:space="preserve"> </w:t>
      </w:r>
      <w:r w:rsidR="00AE4A53">
        <w:rPr>
          <w:lang w:val="sk-SK"/>
        </w:rPr>
        <w:t>výchylku parametra</w:t>
      </w:r>
      <w:r w:rsidR="00AE4A53" w:rsidRPr="00FA362E">
        <w:rPr>
          <w:lang w:val="sk-SK"/>
        </w:rPr>
        <w:t xml:space="preserve"> </w:t>
      </w:r>
      <w:r w:rsidRPr="00FA362E">
        <w:rPr>
          <w:lang w:val="sk-SK"/>
        </w:rPr>
        <w:t>ako popisnú hodnotu pre daného dobrovoľníka. Aby sme odhadli ako sa parameter mení naprieč celou populáciou, spočítali sme priemernú hodnotu popisných hodnôt</w:t>
      </w:r>
      <w:r w:rsidR="00292C99">
        <w:rPr>
          <w:lang w:val="sk-SK"/>
        </w:rPr>
        <w:t xml:space="preserve"> (výchylky parametra)</w:t>
      </w:r>
      <w:r w:rsidRPr="00FA362E">
        <w:rPr>
          <w:lang w:val="sk-SK"/>
        </w:rPr>
        <w:t xml:space="preserve"> a ich </w:t>
      </w:r>
      <w:r w:rsidR="00AE4A53">
        <w:rPr>
          <w:lang w:val="sk-SK"/>
        </w:rPr>
        <w:t>smerodatnú odchylku</w:t>
      </w:r>
      <w:r w:rsidRPr="00FA362E">
        <w:rPr>
          <w:lang w:val="sk-SK"/>
        </w:rPr>
        <w:t>. Výsledky udáva</w:t>
      </w:r>
      <w:r>
        <w:rPr>
          <w:lang w:val="sk-SK"/>
        </w:rPr>
        <w:t xml:space="preserve"> </w:t>
      </w:r>
      <w:r w:rsidR="00FB6B24">
        <w:rPr>
          <w:lang w:val="sk-SK"/>
        </w:rPr>
        <w:fldChar w:fldCharType="begin"/>
      </w:r>
      <w:r w:rsidR="00FB6B24">
        <w:rPr>
          <w:lang w:val="sk-SK"/>
        </w:rPr>
        <w:instrText xml:space="preserve"> REF _Ref513900121 \h </w:instrText>
      </w:r>
      <w:r w:rsidR="00FB6B24">
        <w:rPr>
          <w:lang w:val="sk-SK"/>
        </w:rPr>
      </w:r>
      <w:r w:rsidR="00FB6B24">
        <w:rPr>
          <w:lang w:val="sk-SK"/>
        </w:rPr>
        <w:fldChar w:fldCharType="separate"/>
      </w:r>
      <w:r w:rsidR="00B85020">
        <w:t xml:space="preserve">Tabuľka </w:t>
      </w:r>
      <w:r w:rsidR="00B85020">
        <w:rPr>
          <w:noProof/>
        </w:rPr>
        <w:t>9</w:t>
      </w:r>
      <w:r w:rsidR="00FB6B24">
        <w:rPr>
          <w:lang w:val="sk-SK"/>
        </w:rPr>
        <w:fldChar w:fldCharType="end"/>
      </w:r>
      <w:r w:rsidRPr="00FA362E">
        <w:rPr>
          <w:lang w:val="sk-SK"/>
        </w:rPr>
        <w:t>.</w:t>
      </w:r>
    </w:p>
    <w:p w14:paraId="49CEABD7" w14:textId="77777777" w:rsidR="003E40AE" w:rsidRPr="00FA362E" w:rsidRDefault="003E40AE" w:rsidP="00CE547F">
      <w:pPr>
        <w:rPr>
          <w:lang w:val="sk-SK"/>
        </w:rPr>
      </w:pPr>
    </w:p>
    <w:tbl>
      <w:tblPr>
        <w:tblW w:w="8698" w:type="dxa"/>
        <w:tblCellMar>
          <w:left w:w="70" w:type="dxa"/>
          <w:right w:w="70" w:type="dxa"/>
        </w:tblCellMar>
        <w:tblLook w:val="04A0" w:firstRow="1" w:lastRow="0" w:firstColumn="1" w:lastColumn="0" w:noHBand="0" w:noVBand="1"/>
      </w:tblPr>
      <w:tblGrid>
        <w:gridCol w:w="604"/>
        <w:gridCol w:w="15"/>
        <w:gridCol w:w="820"/>
        <w:gridCol w:w="14"/>
        <w:gridCol w:w="226"/>
        <w:gridCol w:w="71"/>
        <w:gridCol w:w="869"/>
        <w:gridCol w:w="46"/>
        <w:gridCol w:w="414"/>
        <w:gridCol w:w="98"/>
        <w:gridCol w:w="142"/>
        <w:gridCol w:w="48"/>
        <w:gridCol w:w="772"/>
        <w:gridCol w:w="64"/>
        <w:gridCol w:w="176"/>
        <w:gridCol w:w="132"/>
        <w:gridCol w:w="808"/>
        <w:gridCol w:w="105"/>
        <w:gridCol w:w="355"/>
        <w:gridCol w:w="152"/>
        <w:gridCol w:w="88"/>
        <w:gridCol w:w="126"/>
        <w:gridCol w:w="694"/>
        <w:gridCol w:w="143"/>
        <w:gridCol w:w="107"/>
        <w:gridCol w:w="189"/>
        <w:gridCol w:w="751"/>
        <w:gridCol w:w="162"/>
        <w:gridCol w:w="298"/>
        <w:gridCol w:w="209"/>
      </w:tblGrid>
      <w:tr w:rsidR="00B05B26" w:rsidRPr="007610A7" w14:paraId="27D65DE8" w14:textId="77777777" w:rsidTr="00E471EA">
        <w:trPr>
          <w:trHeight w:val="781"/>
        </w:trPr>
        <w:tc>
          <w:tcPr>
            <w:tcW w:w="8698" w:type="dxa"/>
            <w:gridSpan w:val="30"/>
            <w:tcBorders>
              <w:top w:val="single" w:sz="4" w:space="0" w:color="auto"/>
              <w:left w:val="nil"/>
              <w:bottom w:val="nil"/>
              <w:right w:val="nil"/>
            </w:tcBorders>
            <w:shd w:val="clear" w:color="auto" w:fill="auto"/>
            <w:noWrap/>
            <w:vAlign w:val="bottom"/>
            <w:hideMark/>
          </w:tcPr>
          <w:p w14:paraId="79C45A5D" w14:textId="66512CEC" w:rsidR="00B05B26" w:rsidRPr="006A7E77" w:rsidRDefault="00B05B26" w:rsidP="00E471EA">
            <w:pPr>
              <w:overflowPunct/>
              <w:autoSpaceDE/>
              <w:autoSpaceDN/>
              <w:adjustRightInd/>
              <w:spacing w:line="240" w:lineRule="auto"/>
              <w:jc w:val="center"/>
              <w:textAlignment w:val="auto"/>
              <w:rPr>
                <w:rFonts w:ascii="Arial" w:hAnsi="Arial" w:cs="Arial"/>
                <w:b/>
                <w:sz w:val="32"/>
                <w:szCs w:val="32"/>
                <w:lang w:val="sk-SK"/>
              </w:rPr>
            </w:pPr>
            <w:r>
              <w:rPr>
                <w:rFonts w:ascii="Arial" w:hAnsi="Arial" w:cs="Arial"/>
                <w:b/>
                <w:sz w:val="32"/>
                <w:szCs w:val="32"/>
                <w:lang w:val="sk-SK"/>
              </w:rPr>
              <w:t>Výchylka</w:t>
            </w:r>
            <w:r w:rsidRPr="006A7E77">
              <w:rPr>
                <w:rFonts w:ascii="Arial" w:hAnsi="Arial" w:cs="Arial"/>
                <w:b/>
                <w:sz w:val="32"/>
                <w:szCs w:val="32"/>
                <w:lang w:val="sk-SK"/>
              </w:rPr>
              <w:t xml:space="preserve"> parametra –</w:t>
            </w:r>
            <w:r>
              <w:rPr>
                <w:rFonts w:ascii="Arial" w:hAnsi="Arial" w:cs="Arial"/>
                <w:b/>
                <w:sz w:val="32"/>
                <w:szCs w:val="32"/>
                <w:lang w:val="sk-SK"/>
              </w:rPr>
              <w:t xml:space="preserve"> spont</w:t>
            </w:r>
            <w:r w:rsidRPr="006A7E77">
              <w:rPr>
                <w:rFonts w:ascii="Arial" w:hAnsi="Arial" w:cs="Arial"/>
                <w:b/>
                <w:sz w:val="32"/>
                <w:szCs w:val="32"/>
                <w:lang w:val="sk-SK"/>
              </w:rPr>
              <w:t>ánne dýchanie</w:t>
            </w:r>
          </w:p>
          <w:p w14:paraId="7CCB8C68" w14:textId="77777777" w:rsidR="00B05B26" w:rsidRPr="007610A7" w:rsidRDefault="00B05B26" w:rsidP="00E471EA">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 </w:t>
            </w:r>
          </w:p>
        </w:tc>
      </w:tr>
      <w:tr w:rsidR="00B05B26" w:rsidRPr="007610A7" w14:paraId="7EA30F9C" w14:textId="77777777" w:rsidTr="00E471EA">
        <w:trPr>
          <w:trHeight w:val="1470"/>
        </w:trPr>
        <w:tc>
          <w:tcPr>
            <w:tcW w:w="604" w:type="dxa"/>
            <w:tcBorders>
              <w:top w:val="single" w:sz="4" w:space="0" w:color="auto"/>
              <w:left w:val="nil"/>
              <w:bottom w:val="nil"/>
              <w:right w:val="nil"/>
            </w:tcBorders>
            <w:shd w:val="clear" w:color="auto" w:fill="auto"/>
            <w:noWrap/>
            <w:vAlign w:val="bottom"/>
            <w:hideMark/>
          </w:tcPr>
          <w:p w14:paraId="65DD44F3" w14:textId="77777777" w:rsidR="00B05B26" w:rsidRPr="007610A7" w:rsidRDefault="00B05B26" w:rsidP="00E471EA">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 </w:t>
            </w:r>
          </w:p>
        </w:tc>
        <w:tc>
          <w:tcPr>
            <w:tcW w:w="849" w:type="dxa"/>
            <w:gridSpan w:val="3"/>
            <w:tcBorders>
              <w:top w:val="single" w:sz="4" w:space="0" w:color="auto"/>
              <w:left w:val="nil"/>
              <w:bottom w:val="nil"/>
              <w:right w:val="nil"/>
            </w:tcBorders>
            <w:shd w:val="clear" w:color="auto" w:fill="auto"/>
            <w:noWrap/>
            <w:vAlign w:val="bottom"/>
            <w:hideMark/>
          </w:tcPr>
          <w:p w14:paraId="74AB1CE7" w14:textId="77777777" w:rsidR="00B05B26" w:rsidRPr="007610A7" w:rsidRDefault="00B05B26" w:rsidP="00E471EA">
            <w:pPr>
              <w:overflowPunct/>
              <w:autoSpaceDE/>
              <w:autoSpaceDN/>
              <w:adjustRightInd/>
              <w:spacing w:line="240" w:lineRule="auto"/>
              <w:textAlignment w:val="auto"/>
              <w:rPr>
                <w:rFonts w:ascii="Arial" w:hAnsi="Arial" w:cs="Arial"/>
                <w:sz w:val="22"/>
                <w:szCs w:val="22"/>
                <w:lang w:val="sk-SK"/>
              </w:rPr>
            </w:pPr>
            <w:r w:rsidRPr="007610A7">
              <w:rPr>
                <w:rFonts w:ascii="Arial" w:hAnsi="Arial" w:cs="Arial"/>
                <w:sz w:val="22"/>
                <w:szCs w:val="22"/>
                <w:lang w:val="sk-SK"/>
              </w:rPr>
              <w:t> </w:t>
            </w:r>
          </w:p>
        </w:tc>
        <w:tc>
          <w:tcPr>
            <w:tcW w:w="297" w:type="dxa"/>
            <w:gridSpan w:val="2"/>
            <w:tcBorders>
              <w:top w:val="single" w:sz="4" w:space="0" w:color="auto"/>
              <w:left w:val="nil"/>
              <w:bottom w:val="nil"/>
              <w:right w:val="nil"/>
            </w:tcBorders>
            <w:shd w:val="clear" w:color="auto" w:fill="auto"/>
            <w:noWrap/>
            <w:vAlign w:val="bottom"/>
            <w:hideMark/>
          </w:tcPr>
          <w:p w14:paraId="6380C912" w14:textId="77777777" w:rsidR="00B05B26" w:rsidRPr="007610A7" w:rsidRDefault="00B05B26" w:rsidP="00E471EA">
            <w:pPr>
              <w:overflowPunct/>
              <w:autoSpaceDE/>
              <w:autoSpaceDN/>
              <w:adjustRightInd/>
              <w:spacing w:line="240" w:lineRule="auto"/>
              <w:jc w:val="center"/>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915" w:type="dxa"/>
            <w:gridSpan w:val="2"/>
            <w:tcBorders>
              <w:top w:val="single" w:sz="4" w:space="0" w:color="auto"/>
              <w:left w:val="nil"/>
              <w:bottom w:val="nil"/>
              <w:right w:val="nil"/>
            </w:tcBorders>
            <w:shd w:val="clear" w:color="auto" w:fill="auto"/>
            <w:noWrap/>
            <w:vAlign w:val="bottom"/>
            <w:hideMark/>
          </w:tcPr>
          <w:p w14:paraId="5EAE9AD1" w14:textId="77777777" w:rsidR="00B05B26" w:rsidRPr="007610A7" w:rsidRDefault="00B05B26" w:rsidP="00E471EA">
            <w:pPr>
              <w:overflowPunct/>
              <w:autoSpaceDE/>
              <w:autoSpaceDN/>
              <w:adjustRightInd/>
              <w:spacing w:line="240" w:lineRule="auto"/>
              <w:textAlignment w:val="auto"/>
              <w:rPr>
                <w:rFonts w:ascii="Calibri" w:hAnsi="Calibri" w:cs="Calibri"/>
                <w:color w:val="000000"/>
                <w:sz w:val="22"/>
                <w:szCs w:val="22"/>
                <w:lang w:val="sk-SK"/>
              </w:rPr>
            </w:pPr>
            <w:r>
              <w:rPr>
                <w:noProof/>
              </w:rPr>
              <mc:AlternateContent>
                <mc:Choice Requires="wps">
                  <w:drawing>
                    <wp:anchor distT="0" distB="0" distL="114300" distR="114300" simplePos="0" relativeHeight="251844608" behindDoc="0" locked="0" layoutInCell="1" allowOverlap="1" wp14:anchorId="509AC556" wp14:editId="5C916336">
                      <wp:simplePos x="0" y="0"/>
                      <wp:positionH relativeFrom="column">
                        <wp:posOffset>2540</wp:posOffset>
                      </wp:positionH>
                      <wp:positionV relativeFrom="paragraph">
                        <wp:posOffset>-434975</wp:posOffset>
                      </wp:positionV>
                      <wp:extent cx="143510" cy="163830"/>
                      <wp:effectExtent l="0" t="0" r="0" b="0"/>
                      <wp:wrapNone/>
                      <wp:docPr id="97"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510" cy="16383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32DBCA21" w14:textId="77777777" w:rsidR="006A11AF" w:rsidRDefault="000603AB" w:rsidP="00B05B26">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509AC556" id="_x0000_s1037" type="#_x0000_t202" style="position:absolute;left:0;text-align:left;margin-left:.2pt;margin-top:-34.25pt;width:11.3pt;height:12.9pt;z-index:2518446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" filled="f" stroked="f">
                      <v:path arrowok="t"/>
                      <v:textbox style="mso-fit-shape-to-text:t" inset="0,0,0,0">
                        <w:txbxContent>
                          <w:p w14:paraId="32DBCA21" w14:textId="77777777" w:rsidR="006A11AF" w:rsidRDefault="000603AB" w:rsidP="00B05B26">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v:textbox>
                    </v:shape>
                  </w:pict>
                </mc:Fallback>
              </mc:AlternateContent>
            </w:r>
            <w:r w:rsidRPr="007610A7">
              <w:rPr>
                <w:rFonts w:ascii="Calibri" w:hAnsi="Calibri" w:cs="Calibri"/>
                <w:color w:val="000000"/>
                <w:sz w:val="22"/>
                <w:szCs w:val="22"/>
                <w:lang w:val="sk-SK"/>
              </w:rPr>
              <w:t> </w:t>
            </w:r>
          </w:p>
        </w:tc>
        <w:tc>
          <w:tcPr>
            <w:tcW w:w="512" w:type="dxa"/>
            <w:gridSpan w:val="2"/>
            <w:tcBorders>
              <w:top w:val="single" w:sz="4" w:space="0" w:color="auto"/>
              <w:left w:val="nil"/>
              <w:bottom w:val="nil"/>
              <w:right w:val="nil"/>
            </w:tcBorders>
            <w:shd w:val="clear" w:color="auto" w:fill="auto"/>
            <w:noWrap/>
            <w:vAlign w:val="bottom"/>
            <w:hideMark/>
          </w:tcPr>
          <w:p w14:paraId="6B76379D" w14:textId="77777777" w:rsidR="00B05B26" w:rsidRPr="007610A7" w:rsidRDefault="00B05B26" w:rsidP="00E471EA">
            <w:pPr>
              <w:overflowPunct/>
              <w:autoSpaceDE/>
              <w:autoSpaceDN/>
              <w:adjustRightInd/>
              <w:spacing w:line="240" w:lineRule="auto"/>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190" w:type="dxa"/>
            <w:gridSpan w:val="2"/>
            <w:tcBorders>
              <w:top w:val="single" w:sz="4" w:space="0" w:color="auto"/>
              <w:left w:val="nil"/>
              <w:bottom w:val="nil"/>
              <w:right w:val="nil"/>
            </w:tcBorders>
            <w:shd w:val="clear" w:color="auto" w:fill="auto"/>
            <w:noWrap/>
            <w:vAlign w:val="bottom"/>
            <w:hideMark/>
          </w:tcPr>
          <w:p w14:paraId="31406D42" w14:textId="77777777" w:rsidR="00B05B26" w:rsidRPr="007610A7" w:rsidRDefault="00B05B26" w:rsidP="00E471EA">
            <w:pPr>
              <w:overflowPunct/>
              <w:autoSpaceDE/>
              <w:autoSpaceDN/>
              <w:adjustRightInd/>
              <w:spacing w:line="240" w:lineRule="auto"/>
              <w:jc w:val="right"/>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836" w:type="dxa"/>
            <w:gridSpan w:val="2"/>
            <w:tcBorders>
              <w:top w:val="single" w:sz="4" w:space="0" w:color="auto"/>
              <w:left w:val="nil"/>
              <w:bottom w:val="nil"/>
              <w:right w:val="nil"/>
            </w:tcBorders>
            <w:shd w:val="clear" w:color="auto" w:fill="auto"/>
            <w:noWrap/>
            <w:vAlign w:val="bottom"/>
            <w:hideMark/>
          </w:tcPr>
          <w:p w14:paraId="0FAC541F" w14:textId="77777777" w:rsidR="00B05B26" w:rsidRPr="007610A7" w:rsidRDefault="00B05B26" w:rsidP="00E471EA">
            <w:pPr>
              <w:overflowPunct/>
              <w:autoSpaceDE/>
              <w:autoSpaceDN/>
              <w:adjustRightInd/>
              <w:spacing w:line="240" w:lineRule="auto"/>
              <w:jc w:val="center"/>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308" w:type="dxa"/>
            <w:gridSpan w:val="2"/>
            <w:tcBorders>
              <w:top w:val="single" w:sz="4" w:space="0" w:color="auto"/>
              <w:left w:val="nil"/>
              <w:bottom w:val="nil"/>
              <w:right w:val="nil"/>
            </w:tcBorders>
            <w:shd w:val="clear" w:color="auto" w:fill="auto"/>
            <w:noWrap/>
            <w:vAlign w:val="bottom"/>
            <w:hideMark/>
          </w:tcPr>
          <w:p w14:paraId="6123E640" w14:textId="77777777" w:rsidR="00B05B26" w:rsidRPr="007610A7" w:rsidRDefault="00B05B26" w:rsidP="00E471EA">
            <w:pPr>
              <w:overflowPunct/>
              <w:autoSpaceDE/>
              <w:autoSpaceDN/>
              <w:adjustRightInd/>
              <w:spacing w:line="240" w:lineRule="auto"/>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913" w:type="dxa"/>
            <w:gridSpan w:val="2"/>
            <w:tcBorders>
              <w:top w:val="single" w:sz="4" w:space="0" w:color="auto"/>
              <w:left w:val="nil"/>
              <w:bottom w:val="nil"/>
              <w:right w:val="nil"/>
            </w:tcBorders>
            <w:shd w:val="clear" w:color="auto" w:fill="auto"/>
            <w:noWrap/>
            <w:vAlign w:val="bottom"/>
            <w:hideMark/>
          </w:tcPr>
          <w:p w14:paraId="39451FE9" w14:textId="77777777" w:rsidR="00B05B26" w:rsidRPr="007610A7" w:rsidRDefault="00B05B26" w:rsidP="00E471EA">
            <w:pPr>
              <w:overflowPunct/>
              <w:autoSpaceDE/>
              <w:autoSpaceDN/>
              <w:adjustRightInd/>
              <w:spacing w:line="240" w:lineRule="auto"/>
              <w:textAlignment w:val="auto"/>
              <w:rPr>
                <w:rFonts w:ascii="Calibri" w:hAnsi="Calibri" w:cs="Calibri"/>
                <w:color w:val="000000"/>
                <w:sz w:val="22"/>
                <w:szCs w:val="22"/>
                <w:lang w:val="sk-SK"/>
              </w:rPr>
            </w:pPr>
            <w:r w:rsidRPr="007610A7">
              <w:rPr>
                <w:noProof/>
              </w:rPr>
              <w:drawing>
                <wp:anchor distT="0" distB="0" distL="114300" distR="114300" simplePos="0" relativeHeight="251845632" behindDoc="0" locked="0" layoutInCell="1" allowOverlap="1" wp14:anchorId="5097E8D5" wp14:editId="6ECC0187">
                  <wp:simplePos x="0" y="0"/>
                  <wp:positionH relativeFrom="column">
                    <wp:posOffset>-345440</wp:posOffset>
                  </wp:positionH>
                  <wp:positionV relativeFrom="paragraph">
                    <wp:posOffset>-439420</wp:posOffset>
                  </wp:positionV>
                  <wp:extent cx="915670" cy="247650"/>
                  <wp:effectExtent l="0" t="0" r="0" b="0"/>
                  <wp:wrapNone/>
                  <wp:docPr id="105"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4"/>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5670" cy="247650"/>
                          </a:xfrm>
                          <a:prstGeom prst="rect">
                            <a:avLst/>
                          </a:prstGeom>
                          <a:noFill/>
                          <a:extLst/>
                        </pic:spPr>
                      </pic:pic>
                    </a:graphicData>
                  </a:graphic>
                </wp:anchor>
              </w:drawing>
            </w:r>
            <w:r w:rsidRPr="007610A7">
              <w:rPr>
                <w:rFonts w:ascii="Calibri" w:hAnsi="Calibri" w:cs="Calibri"/>
                <w:color w:val="000000"/>
                <w:sz w:val="22"/>
                <w:szCs w:val="22"/>
                <w:lang w:val="sk-SK"/>
              </w:rPr>
              <w:t> </w:t>
            </w:r>
          </w:p>
        </w:tc>
        <w:tc>
          <w:tcPr>
            <w:tcW w:w="507" w:type="dxa"/>
            <w:gridSpan w:val="2"/>
            <w:tcBorders>
              <w:top w:val="single" w:sz="4" w:space="0" w:color="auto"/>
              <w:left w:val="nil"/>
              <w:bottom w:val="nil"/>
              <w:right w:val="nil"/>
            </w:tcBorders>
            <w:shd w:val="clear" w:color="auto" w:fill="auto"/>
            <w:noWrap/>
            <w:vAlign w:val="bottom"/>
            <w:hideMark/>
          </w:tcPr>
          <w:p w14:paraId="2BE5EE62" w14:textId="77777777" w:rsidR="00B05B26" w:rsidRPr="007610A7" w:rsidRDefault="00B05B26" w:rsidP="00E471EA">
            <w:pPr>
              <w:overflowPunct/>
              <w:autoSpaceDE/>
              <w:autoSpaceDN/>
              <w:adjustRightInd/>
              <w:spacing w:line="240" w:lineRule="auto"/>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214" w:type="dxa"/>
            <w:gridSpan w:val="2"/>
            <w:tcBorders>
              <w:top w:val="single" w:sz="4" w:space="0" w:color="auto"/>
              <w:left w:val="nil"/>
              <w:bottom w:val="nil"/>
              <w:right w:val="nil"/>
            </w:tcBorders>
            <w:shd w:val="clear" w:color="auto" w:fill="auto"/>
            <w:noWrap/>
            <w:vAlign w:val="bottom"/>
            <w:hideMark/>
          </w:tcPr>
          <w:p w14:paraId="2EF6FD0B" w14:textId="77777777" w:rsidR="00B05B26" w:rsidRPr="007610A7" w:rsidRDefault="00B05B26" w:rsidP="00E471EA">
            <w:pPr>
              <w:overflowPunct/>
              <w:autoSpaceDE/>
              <w:autoSpaceDN/>
              <w:adjustRightInd/>
              <w:spacing w:line="240" w:lineRule="auto"/>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837" w:type="dxa"/>
            <w:gridSpan w:val="2"/>
            <w:tcBorders>
              <w:top w:val="single" w:sz="4" w:space="0" w:color="auto"/>
              <w:left w:val="nil"/>
              <w:bottom w:val="nil"/>
              <w:right w:val="nil"/>
            </w:tcBorders>
            <w:shd w:val="clear" w:color="auto" w:fill="auto"/>
            <w:noWrap/>
            <w:vAlign w:val="bottom"/>
            <w:hideMark/>
          </w:tcPr>
          <w:p w14:paraId="545667DC" w14:textId="77777777" w:rsidR="00B05B26" w:rsidRPr="007610A7" w:rsidRDefault="00B05B26" w:rsidP="00E471EA">
            <w:pPr>
              <w:overflowPunct/>
              <w:autoSpaceDE/>
              <w:autoSpaceDN/>
              <w:adjustRightInd/>
              <w:spacing w:line="240" w:lineRule="auto"/>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296" w:type="dxa"/>
            <w:gridSpan w:val="2"/>
            <w:tcBorders>
              <w:top w:val="single" w:sz="4" w:space="0" w:color="auto"/>
              <w:left w:val="nil"/>
              <w:bottom w:val="nil"/>
              <w:right w:val="nil"/>
            </w:tcBorders>
            <w:shd w:val="clear" w:color="auto" w:fill="auto"/>
            <w:noWrap/>
            <w:vAlign w:val="bottom"/>
            <w:hideMark/>
          </w:tcPr>
          <w:p w14:paraId="11DB4D19" w14:textId="77777777" w:rsidR="00B05B26" w:rsidRPr="007610A7" w:rsidRDefault="00B05B26" w:rsidP="00E471EA">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 </w:t>
            </w:r>
          </w:p>
        </w:tc>
        <w:tc>
          <w:tcPr>
            <w:tcW w:w="913" w:type="dxa"/>
            <w:gridSpan w:val="2"/>
            <w:tcBorders>
              <w:top w:val="single" w:sz="4" w:space="0" w:color="auto"/>
              <w:left w:val="nil"/>
              <w:bottom w:val="nil"/>
              <w:right w:val="nil"/>
            </w:tcBorders>
            <w:shd w:val="clear" w:color="auto" w:fill="auto"/>
            <w:noWrap/>
            <w:vAlign w:val="bottom"/>
            <w:hideMark/>
          </w:tcPr>
          <w:p w14:paraId="25297A52" w14:textId="77777777" w:rsidR="00B05B26" w:rsidRPr="007610A7" w:rsidRDefault="00B05B26" w:rsidP="00E471EA">
            <w:pPr>
              <w:overflowPunct/>
              <w:autoSpaceDE/>
              <w:autoSpaceDN/>
              <w:adjustRightInd/>
              <w:spacing w:line="240" w:lineRule="auto"/>
              <w:textAlignment w:val="auto"/>
              <w:rPr>
                <w:rFonts w:ascii="Calibri" w:hAnsi="Calibri" w:cs="Calibri"/>
                <w:color w:val="000000"/>
                <w:sz w:val="18"/>
                <w:szCs w:val="18"/>
                <w:lang w:val="sk-SK"/>
              </w:rPr>
            </w:pPr>
            <w:r>
              <w:rPr>
                <w:noProof/>
              </w:rPr>
              <mc:AlternateContent>
                <mc:Choice Requires="wps">
                  <w:drawing>
                    <wp:anchor distT="0" distB="0" distL="114300" distR="114300" simplePos="0" relativeHeight="251846656" behindDoc="0" locked="0" layoutInCell="1" allowOverlap="1" wp14:anchorId="23638331" wp14:editId="3BACBF0D">
                      <wp:simplePos x="0" y="0"/>
                      <wp:positionH relativeFrom="column">
                        <wp:posOffset>-426720</wp:posOffset>
                      </wp:positionH>
                      <wp:positionV relativeFrom="paragraph">
                        <wp:posOffset>-590550</wp:posOffset>
                      </wp:positionV>
                      <wp:extent cx="1019175" cy="495300"/>
                      <wp:effectExtent l="0" t="0" r="0" b="0"/>
                      <wp:wrapNone/>
                      <wp:docPr id="98"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34E6151A" w14:textId="77777777" w:rsidR="006A11AF" w:rsidRDefault="000603AB" w:rsidP="00B05B26">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m:t>
                                                  </m:r>
                                                </m:num>
                                                <m:den>
                                                  <m:r>
                                                    <w:rPr>
                                                      <w:rFonts w:ascii="Cambria Math" w:hAnsi="Cambria Math" w:cstheme="minorBidi"/>
                                                      <w:color w:val="000000" w:themeColor="text1"/>
                                                      <w:sz w:val="22"/>
                                                      <w:szCs w:val="22"/>
                                                      <w:lang w:val="sk-SK"/>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t</m:t>
                                                      </m:r>
                                                    </m:e>
                                                    <m:sub>
                                                      <m:r>
                                                        <w:rPr>
                                                          <w:rFonts w:ascii="Cambria Math" w:hAnsi="Cambria Math" w:cstheme="minorBidi"/>
                                                          <w:color w:val="000000" w:themeColor="text1"/>
                                                          <w:sz w:val="22"/>
                                                          <w:szCs w:val="22"/>
                                                          <w:lang w:val="sk-SK"/>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den>
                                          </m:f>
                                        </m:e>
                                      </m:rad>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23638331" id="_x0000_s1038" type="#_x0000_t202" style="position:absolute;left:0;text-align:left;margin-left:-33.6pt;margin-top:-46.5pt;width:80.25pt;height:39pt;z-index:2518466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" filled="f" stroked="f">
                      <v:path arrowok="t"/>
                      <v:textbox style="mso-fit-shape-to-text:t" inset="0,0,0,0">
                        <w:txbxContent>
                          <w:p w14:paraId="34E6151A" w14:textId="77777777" w:rsidR="006A11AF" w:rsidRDefault="000603AB" w:rsidP="00B05B26">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m:t>
                                            </m:r>
                                          </m:num>
                                          <m:den>
                                            <m:r>
                                              <w:rPr>
                                                <w:rFonts w:ascii="Cambria Math" w:hAnsi="Cambria Math" w:cstheme="minorBidi"/>
                                                <w:color w:val="000000" w:themeColor="text1"/>
                                                <w:sz w:val="22"/>
                                                <w:szCs w:val="22"/>
                                                <w:lang w:val="sk-SK"/>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t</m:t>
                                                </m:r>
                                              </m:e>
                                              <m:sub>
                                                <m:r>
                                                  <w:rPr>
                                                    <w:rFonts w:ascii="Cambria Math" w:hAnsi="Cambria Math" w:cstheme="minorBidi"/>
                                                    <w:color w:val="000000" w:themeColor="text1"/>
                                                    <w:sz w:val="22"/>
                                                    <w:szCs w:val="22"/>
                                                    <w:lang w:val="sk-SK"/>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den>
                                    </m:f>
                                  </m:e>
                                </m:rad>
                              </m:oMath>
                            </m:oMathPara>
                          </w:p>
                        </w:txbxContent>
                      </v:textbox>
                    </v:shape>
                  </w:pict>
                </mc:Fallback>
              </mc:AlternateContent>
            </w:r>
            <w:r w:rsidRPr="007610A7">
              <w:rPr>
                <w:rFonts w:ascii="Calibri" w:hAnsi="Calibri" w:cs="Calibri"/>
                <w:color w:val="000000"/>
                <w:sz w:val="18"/>
                <w:szCs w:val="18"/>
                <w:lang w:val="sk-SK"/>
              </w:rPr>
              <w:t> </w:t>
            </w:r>
          </w:p>
        </w:tc>
        <w:tc>
          <w:tcPr>
            <w:tcW w:w="507" w:type="dxa"/>
            <w:gridSpan w:val="2"/>
            <w:tcBorders>
              <w:top w:val="single" w:sz="4" w:space="0" w:color="auto"/>
              <w:left w:val="nil"/>
              <w:bottom w:val="nil"/>
              <w:right w:val="nil"/>
            </w:tcBorders>
            <w:shd w:val="clear" w:color="auto" w:fill="auto"/>
            <w:noWrap/>
            <w:vAlign w:val="bottom"/>
            <w:hideMark/>
          </w:tcPr>
          <w:p w14:paraId="43466525" w14:textId="77777777" w:rsidR="00B05B26" w:rsidRPr="007610A7" w:rsidRDefault="00B05B26" w:rsidP="00E471EA">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 </w:t>
            </w:r>
          </w:p>
        </w:tc>
      </w:tr>
      <w:tr w:rsidR="00CE547F" w:rsidRPr="00FA362E" w14:paraId="5D547799" w14:textId="77777777" w:rsidTr="00452ADC">
        <w:trPr>
          <w:gridAfter w:val="1"/>
          <w:wAfter w:w="209" w:type="dxa"/>
          <w:trHeight w:val="300"/>
        </w:trPr>
        <w:tc>
          <w:tcPr>
            <w:tcW w:w="619" w:type="dxa"/>
            <w:gridSpan w:val="2"/>
            <w:tcBorders>
              <w:top w:val="nil"/>
              <w:left w:val="nil"/>
              <w:bottom w:val="single" w:sz="4" w:space="0" w:color="auto"/>
              <w:right w:val="nil"/>
            </w:tcBorders>
            <w:shd w:val="clear" w:color="auto" w:fill="auto"/>
            <w:noWrap/>
            <w:vAlign w:val="bottom"/>
            <w:hideMark/>
          </w:tcPr>
          <w:p w14:paraId="317D4D32" w14:textId="77777777" w:rsidR="00CE547F" w:rsidRPr="00FA362E" w:rsidRDefault="00CE547F" w:rsidP="00452ADC">
            <w:pPr>
              <w:overflowPunct/>
              <w:autoSpaceDE/>
              <w:autoSpaceDN/>
              <w:adjustRightInd/>
              <w:spacing w:line="240" w:lineRule="auto"/>
              <w:textAlignment w:val="auto"/>
              <w:rPr>
                <w:rFonts w:ascii="Arial" w:hAnsi="Arial" w:cs="Arial"/>
                <w:sz w:val="20"/>
                <w:lang w:val="sk-SK"/>
              </w:rPr>
            </w:pPr>
            <w:r w:rsidRPr="00FA362E">
              <w:rPr>
                <w:rFonts w:ascii="Arial" w:hAnsi="Arial" w:cs="Arial"/>
                <w:sz w:val="20"/>
                <w:lang w:val="sk-SK"/>
              </w:rPr>
              <w:t>kanál</w:t>
            </w:r>
          </w:p>
        </w:tc>
        <w:tc>
          <w:tcPr>
            <w:tcW w:w="820" w:type="dxa"/>
            <w:tcBorders>
              <w:top w:val="single" w:sz="4" w:space="0" w:color="auto"/>
              <w:left w:val="nil"/>
              <w:bottom w:val="single" w:sz="4" w:space="0" w:color="auto"/>
              <w:right w:val="nil"/>
            </w:tcBorders>
            <w:shd w:val="clear" w:color="auto" w:fill="auto"/>
            <w:noWrap/>
            <w:vAlign w:val="bottom"/>
            <w:hideMark/>
          </w:tcPr>
          <w:p w14:paraId="2F073787"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FA362E">
              <w:rPr>
                <w:rFonts w:ascii="Calibri" w:hAnsi="Calibri" w:cs="Calibri"/>
                <w:color w:val="000000"/>
                <w:sz w:val="20"/>
                <w:lang w:val="sk-SK"/>
              </w:rPr>
              <w:t>∆ mean</w:t>
            </w:r>
          </w:p>
        </w:tc>
        <w:tc>
          <w:tcPr>
            <w:tcW w:w="240" w:type="dxa"/>
            <w:gridSpan w:val="2"/>
            <w:tcBorders>
              <w:top w:val="single" w:sz="4" w:space="0" w:color="auto"/>
              <w:left w:val="nil"/>
              <w:bottom w:val="single" w:sz="4" w:space="0" w:color="auto"/>
              <w:right w:val="nil"/>
            </w:tcBorders>
            <w:shd w:val="clear" w:color="auto" w:fill="auto"/>
            <w:noWrap/>
            <w:vAlign w:val="bottom"/>
            <w:hideMark/>
          </w:tcPr>
          <w:p w14:paraId="42EA1102"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FA362E">
              <w:rPr>
                <w:rFonts w:ascii="Calibri" w:hAnsi="Calibri" w:cs="Calibri"/>
                <w:color w:val="000000"/>
                <w:sz w:val="20"/>
                <w:lang w:val="sk-SK"/>
              </w:rPr>
              <w:t>±</w:t>
            </w:r>
          </w:p>
        </w:tc>
        <w:tc>
          <w:tcPr>
            <w:tcW w:w="940" w:type="dxa"/>
            <w:gridSpan w:val="2"/>
            <w:tcBorders>
              <w:top w:val="single" w:sz="4" w:space="0" w:color="auto"/>
              <w:left w:val="nil"/>
              <w:bottom w:val="single" w:sz="4" w:space="0" w:color="auto"/>
              <w:right w:val="nil"/>
            </w:tcBorders>
            <w:shd w:val="clear" w:color="auto" w:fill="auto"/>
            <w:noWrap/>
            <w:vAlign w:val="bottom"/>
            <w:hideMark/>
          </w:tcPr>
          <w:p w14:paraId="289B40D6"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20"/>
                <w:lang w:val="sk-SK"/>
              </w:rPr>
            </w:pPr>
            <w:r w:rsidRPr="00FA362E">
              <w:rPr>
                <w:rFonts w:ascii="Calibri" w:hAnsi="Calibri" w:cs="Calibri"/>
                <w:color w:val="000000"/>
                <w:sz w:val="20"/>
                <w:lang w:val="sk-SK"/>
              </w:rPr>
              <w:t>std</w:t>
            </w:r>
          </w:p>
        </w:tc>
        <w:tc>
          <w:tcPr>
            <w:tcW w:w="460" w:type="dxa"/>
            <w:gridSpan w:val="2"/>
            <w:tcBorders>
              <w:top w:val="single" w:sz="4" w:space="0" w:color="auto"/>
              <w:left w:val="nil"/>
              <w:bottom w:val="single" w:sz="4" w:space="0" w:color="auto"/>
              <w:right w:val="nil"/>
            </w:tcBorders>
            <w:shd w:val="clear" w:color="auto" w:fill="auto"/>
            <w:noWrap/>
            <w:vAlign w:val="bottom"/>
            <w:hideMark/>
          </w:tcPr>
          <w:p w14:paraId="671313AD"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20"/>
                <w:lang w:val="sk-SK"/>
              </w:rPr>
            </w:pPr>
            <w:r w:rsidRPr="00FA362E">
              <w:rPr>
                <w:rFonts w:ascii="Calibri" w:hAnsi="Calibri" w:cs="Calibri"/>
                <w:color w:val="000000"/>
                <w:sz w:val="20"/>
                <w:lang w:val="sk-SK"/>
              </w:rPr>
              <w:t>%</w:t>
            </w:r>
          </w:p>
        </w:tc>
        <w:tc>
          <w:tcPr>
            <w:tcW w:w="240" w:type="dxa"/>
            <w:gridSpan w:val="2"/>
            <w:tcBorders>
              <w:top w:val="nil"/>
              <w:left w:val="nil"/>
              <w:bottom w:val="nil"/>
              <w:right w:val="nil"/>
            </w:tcBorders>
            <w:shd w:val="clear" w:color="auto" w:fill="auto"/>
            <w:noWrap/>
            <w:vAlign w:val="bottom"/>
            <w:hideMark/>
          </w:tcPr>
          <w:p w14:paraId="61E6CE0E"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20"/>
                <w:lang w:val="sk-SK"/>
              </w:rPr>
            </w:pPr>
          </w:p>
        </w:tc>
        <w:tc>
          <w:tcPr>
            <w:tcW w:w="820" w:type="dxa"/>
            <w:gridSpan w:val="2"/>
            <w:tcBorders>
              <w:top w:val="single" w:sz="4" w:space="0" w:color="auto"/>
              <w:left w:val="nil"/>
              <w:bottom w:val="single" w:sz="4" w:space="0" w:color="auto"/>
              <w:right w:val="nil"/>
            </w:tcBorders>
            <w:shd w:val="clear" w:color="auto" w:fill="auto"/>
            <w:noWrap/>
            <w:vAlign w:val="bottom"/>
            <w:hideMark/>
          </w:tcPr>
          <w:p w14:paraId="6E7BD2BD"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FA362E">
              <w:rPr>
                <w:rFonts w:ascii="Calibri" w:hAnsi="Calibri" w:cs="Calibri"/>
                <w:color w:val="000000"/>
                <w:sz w:val="20"/>
                <w:lang w:val="sk-SK"/>
              </w:rPr>
              <w:t>∆ mean</w:t>
            </w:r>
          </w:p>
        </w:tc>
        <w:tc>
          <w:tcPr>
            <w:tcW w:w="240" w:type="dxa"/>
            <w:gridSpan w:val="2"/>
            <w:tcBorders>
              <w:top w:val="single" w:sz="4" w:space="0" w:color="auto"/>
              <w:left w:val="nil"/>
              <w:bottom w:val="single" w:sz="4" w:space="0" w:color="auto"/>
              <w:right w:val="nil"/>
            </w:tcBorders>
            <w:shd w:val="clear" w:color="auto" w:fill="auto"/>
            <w:noWrap/>
            <w:vAlign w:val="bottom"/>
            <w:hideMark/>
          </w:tcPr>
          <w:p w14:paraId="1F508CD5"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FA362E">
              <w:rPr>
                <w:rFonts w:ascii="Calibri" w:hAnsi="Calibri" w:cs="Calibri"/>
                <w:color w:val="000000"/>
                <w:sz w:val="20"/>
                <w:lang w:val="sk-SK"/>
              </w:rPr>
              <w:t>±</w:t>
            </w:r>
          </w:p>
        </w:tc>
        <w:tc>
          <w:tcPr>
            <w:tcW w:w="940" w:type="dxa"/>
            <w:gridSpan w:val="2"/>
            <w:tcBorders>
              <w:top w:val="single" w:sz="4" w:space="0" w:color="auto"/>
              <w:left w:val="nil"/>
              <w:bottom w:val="single" w:sz="4" w:space="0" w:color="auto"/>
              <w:right w:val="nil"/>
            </w:tcBorders>
            <w:shd w:val="clear" w:color="auto" w:fill="auto"/>
            <w:noWrap/>
            <w:vAlign w:val="bottom"/>
            <w:hideMark/>
          </w:tcPr>
          <w:p w14:paraId="703777B4"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20"/>
                <w:lang w:val="sk-SK"/>
              </w:rPr>
            </w:pPr>
            <w:r w:rsidRPr="00FA362E">
              <w:rPr>
                <w:rFonts w:ascii="Calibri" w:hAnsi="Calibri" w:cs="Calibri"/>
                <w:color w:val="000000"/>
                <w:sz w:val="20"/>
                <w:lang w:val="sk-SK"/>
              </w:rPr>
              <w:t>std</w:t>
            </w:r>
          </w:p>
        </w:tc>
        <w:tc>
          <w:tcPr>
            <w:tcW w:w="460" w:type="dxa"/>
            <w:gridSpan w:val="2"/>
            <w:tcBorders>
              <w:top w:val="single" w:sz="4" w:space="0" w:color="auto"/>
              <w:left w:val="nil"/>
              <w:bottom w:val="single" w:sz="4" w:space="0" w:color="auto"/>
              <w:right w:val="nil"/>
            </w:tcBorders>
            <w:shd w:val="clear" w:color="auto" w:fill="auto"/>
            <w:noWrap/>
            <w:vAlign w:val="bottom"/>
            <w:hideMark/>
          </w:tcPr>
          <w:p w14:paraId="1AF83AAA"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20"/>
                <w:lang w:val="sk-SK"/>
              </w:rPr>
            </w:pPr>
            <w:r w:rsidRPr="00FA362E">
              <w:rPr>
                <w:rFonts w:ascii="Calibri" w:hAnsi="Calibri" w:cs="Calibri"/>
                <w:color w:val="000000"/>
                <w:sz w:val="20"/>
                <w:lang w:val="sk-SK"/>
              </w:rPr>
              <w:t>%</w:t>
            </w:r>
          </w:p>
        </w:tc>
        <w:tc>
          <w:tcPr>
            <w:tcW w:w="240" w:type="dxa"/>
            <w:gridSpan w:val="2"/>
            <w:tcBorders>
              <w:top w:val="nil"/>
              <w:left w:val="nil"/>
              <w:bottom w:val="nil"/>
              <w:right w:val="nil"/>
            </w:tcBorders>
            <w:shd w:val="clear" w:color="auto" w:fill="auto"/>
            <w:noWrap/>
            <w:vAlign w:val="bottom"/>
            <w:hideMark/>
          </w:tcPr>
          <w:p w14:paraId="3FEF526A"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20"/>
                <w:lang w:val="sk-SK"/>
              </w:rPr>
            </w:pPr>
          </w:p>
        </w:tc>
        <w:tc>
          <w:tcPr>
            <w:tcW w:w="820" w:type="dxa"/>
            <w:gridSpan w:val="2"/>
            <w:tcBorders>
              <w:top w:val="single" w:sz="4" w:space="0" w:color="auto"/>
              <w:left w:val="nil"/>
              <w:bottom w:val="single" w:sz="4" w:space="0" w:color="auto"/>
              <w:right w:val="nil"/>
            </w:tcBorders>
            <w:shd w:val="clear" w:color="auto" w:fill="auto"/>
            <w:noWrap/>
            <w:vAlign w:val="bottom"/>
            <w:hideMark/>
          </w:tcPr>
          <w:p w14:paraId="5B39915C"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FA362E">
              <w:rPr>
                <w:rFonts w:ascii="Calibri" w:hAnsi="Calibri" w:cs="Calibri"/>
                <w:color w:val="000000"/>
                <w:sz w:val="20"/>
                <w:lang w:val="sk-SK"/>
              </w:rPr>
              <w:t>∆ mean</w:t>
            </w:r>
          </w:p>
        </w:tc>
        <w:tc>
          <w:tcPr>
            <w:tcW w:w="250" w:type="dxa"/>
            <w:gridSpan w:val="2"/>
            <w:tcBorders>
              <w:top w:val="single" w:sz="4" w:space="0" w:color="auto"/>
              <w:left w:val="nil"/>
              <w:bottom w:val="single" w:sz="4" w:space="0" w:color="auto"/>
              <w:right w:val="nil"/>
            </w:tcBorders>
            <w:shd w:val="clear" w:color="auto" w:fill="auto"/>
            <w:noWrap/>
            <w:vAlign w:val="bottom"/>
            <w:hideMark/>
          </w:tcPr>
          <w:p w14:paraId="4A8A62FE" w14:textId="77777777" w:rsidR="00CE547F" w:rsidRPr="00FA362E" w:rsidRDefault="00CE547F" w:rsidP="00452ADC">
            <w:pPr>
              <w:overflowPunct/>
              <w:autoSpaceDE/>
              <w:autoSpaceDN/>
              <w:adjustRightInd/>
              <w:spacing w:line="240" w:lineRule="auto"/>
              <w:textAlignment w:val="auto"/>
              <w:rPr>
                <w:rFonts w:ascii="Arial" w:hAnsi="Arial" w:cs="Arial"/>
                <w:sz w:val="20"/>
                <w:lang w:val="sk-SK"/>
              </w:rPr>
            </w:pPr>
            <w:r w:rsidRPr="00FA362E">
              <w:rPr>
                <w:rFonts w:ascii="Arial" w:hAnsi="Arial" w:cs="Arial"/>
                <w:sz w:val="20"/>
                <w:lang w:val="sk-SK"/>
              </w:rPr>
              <w:t>±</w:t>
            </w:r>
          </w:p>
        </w:tc>
        <w:tc>
          <w:tcPr>
            <w:tcW w:w="940" w:type="dxa"/>
            <w:gridSpan w:val="2"/>
            <w:tcBorders>
              <w:top w:val="single" w:sz="4" w:space="0" w:color="auto"/>
              <w:left w:val="nil"/>
              <w:bottom w:val="single" w:sz="4" w:space="0" w:color="auto"/>
              <w:right w:val="nil"/>
            </w:tcBorders>
            <w:shd w:val="clear" w:color="auto" w:fill="auto"/>
            <w:noWrap/>
            <w:vAlign w:val="bottom"/>
            <w:hideMark/>
          </w:tcPr>
          <w:p w14:paraId="3A048BAE"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20"/>
                <w:lang w:val="sk-SK"/>
              </w:rPr>
            </w:pPr>
            <w:r w:rsidRPr="00FA362E">
              <w:rPr>
                <w:rFonts w:ascii="Calibri" w:hAnsi="Calibri" w:cs="Calibri"/>
                <w:color w:val="000000"/>
                <w:sz w:val="20"/>
                <w:lang w:val="sk-SK"/>
              </w:rPr>
              <w:t>std</w:t>
            </w:r>
          </w:p>
        </w:tc>
        <w:tc>
          <w:tcPr>
            <w:tcW w:w="460" w:type="dxa"/>
            <w:gridSpan w:val="2"/>
            <w:tcBorders>
              <w:top w:val="single" w:sz="4" w:space="0" w:color="auto"/>
              <w:left w:val="nil"/>
              <w:bottom w:val="single" w:sz="4" w:space="0" w:color="auto"/>
              <w:right w:val="nil"/>
            </w:tcBorders>
            <w:shd w:val="clear" w:color="auto" w:fill="auto"/>
            <w:noWrap/>
            <w:vAlign w:val="bottom"/>
            <w:hideMark/>
          </w:tcPr>
          <w:p w14:paraId="5B6F7125"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20"/>
                <w:lang w:val="sk-SK"/>
              </w:rPr>
            </w:pPr>
            <w:r w:rsidRPr="00FA362E">
              <w:rPr>
                <w:rFonts w:ascii="Calibri" w:hAnsi="Calibri" w:cs="Calibri"/>
                <w:color w:val="000000"/>
                <w:sz w:val="20"/>
                <w:lang w:val="sk-SK"/>
              </w:rPr>
              <w:t>%</w:t>
            </w:r>
          </w:p>
        </w:tc>
      </w:tr>
      <w:tr w:rsidR="00CE547F" w:rsidRPr="00FA362E" w14:paraId="26DE27F2" w14:textId="77777777" w:rsidTr="00452ADC">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0C7D1CA6" w14:textId="77777777" w:rsidR="00CE547F" w:rsidRPr="00FA362E" w:rsidRDefault="00CE547F" w:rsidP="00452ADC">
            <w:pPr>
              <w:overflowPunct/>
              <w:autoSpaceDE/>
              <w:autoSpaceDN/>
              <w:adjustRightInd/>
              <w:spacing w:line="240" w:lineRule="auto"/>
              <w:textAlignment w:val="auto"/>
              <w:rPr>
                <w:rFonts w:ascii="Arial" w:hAnsi="Arial" w:cs="Arial"/>
                <w:sz w:val="18"/>
                <w:szCs w:val="18"/>
                <w:lang w:val="sk-SK"/>
              </w:rPr>
            </w:pPr>
            <w:r w:rsidRPr="00FA362E">
              <w:rPr>
                <w:rFonts w:ascii="Arial" w:hAnsi="Arial" w:cs="Arial"/>
                <w:sz w:val="18"/>
                <w:szCs w:val="18"/>
                <w:lang w:val="sk-SK"/>
              </w:rPr>
              <w:t>1</w:t>
            </w:r>
          </w:p>
        </w:tc>
        <w:tc>
          <w:tcPr>
            <w:tcW w:w="820" w:type="dxa"/>
            <w:tcBorders>
              <w:top w:val="nil"/>
              <w:left w:val="nil"/>
              <w:bottom w:val="nil"/>
              <w:right w:val="nil"/>
            </w:tcBorders>
            <w:shd w:val="clear" w:color="auto" w:fill="auto"/>
            <w:noWrap/>
            <w:vAlign w:val="bottom"/>
            <w:hideMark/>
          </w:tcPr>
          <w:p w14:paraId="36C0CDA5"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7.51E-02</w:t>
            </w:r>
          </w:p>
        </w:tc>
        <w:tc>
          <w:tcPr>
            <w:tcW w:w="240" w:type="dxa"/>
            <w:gridSpan w:val="2"/>
            <w:tcBorders>
              <w:top w:val="nil"/>
              <w:left w:val="nil"/>
              <w:bottom w:val="nil"/>
              <w:right w:val="nil"/>
            </w:tcBorders>
            <w:shd w:val="clear" w:color="auto" w:fill="auto"/>
            <w:noWrap/>
            <w:vAlign w:val="bottom"/>
            <w:hideMark/>
          </w:tcPr>
          <w:p w14:paraId="1D9DF568"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4FDC4EAD"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6.74E-02</w:t>
            </w:r>
          </w:p>
        </w:tc>
        <w:tc>
          <w:tcPr>
            <w:tcW w:w="460" w:type="dxa"/>
            <w:gridSpan w:val="2"/>
            <w:tcBorders>
              <w:top w:val="nil"/>
              <w:left w:val="nil"/>
              <w:bottom w:val="nil"/>
              <w:right w:val="nil"/>
            </w:tcBorders>
            <w:shd w:val="clear" w:color="auto" w:fill="auto"/>
            <w:noWrap/>
            <w:vAlign w:val="bottom"/>
            <w:hideMark/>
          </w:tcPr>
          <w:p w14:paraId="51C33004"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0.23</w:t>
            </w:r>
          </w:p>
        </w:tc>
        <w:tc>
          <w:tcPr>
            <w:tcW w:w="240" w:type="dxa"/>
            <w:gridSpan w:val="2"/>
            <w:tcBorders>
              <w:top w:val="nil"/>
              <w:left w:val="nil"/>
              <w:bottom w:val="nil"/>
              <w:right w:val="nil"/>
            </w:tcBorders>
            <w:shd w:val="clear" w:color="auto" w:fill="auto"/>
            <w:noWrap/>
            <w:vAlign w:val="bottom"/>
            <w:hideMark/>
          </w:tcPr>
          <w:p w14:paraId="4815FC3E"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20" w:type="dxa"/>
            <w:gridSpan w:val="2"/>
            <w:tcBorders>
              <w:top w:val="nil"/>
              <w:left w:val="nil"/>
              <w:bottom w:val="nil"/>
              <w:right w:val="nil"/>
            </w:tcBorders>
            <w:shd w:val="clear" w:color="auto" w:fill="auto"/>
            <w:noWrap/>
            <w:vAlign w:val="bottom"/>
            <w:hideMark/>
          </w:tcPr>
          <w:p w14:paraId="0E7ABADB"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1.18E-01</w:t>
            </w:r>
          </w:p>
        </w:tc>
        <w:tc>
          <w:tcPr>
            <w:tcW w:w="240" w:type="dxa"/>
            <w:gridSpan w:val="2"/>
            <w:tcBorders>
              <w:top w:val="nil"/>
              <w:left w:val="nil"/>
              <w:bottom w:val="nil"/>
              <w:right w:val="nil"/>
            </w:tcBorders>
            <w:shd w:val="clear" w:color="auto" w:fill="auto"/>
            <w:noWrap/>
            <w:vAlign w:val="bottom"/>
            <w:hideMark/>
          </w:tcPr>
          <w:p w14:paraId="155F1F5B"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7D429795"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5.72E-02</w:t>
            </w:r>
          </w:p>
        </w:tc>
        <w:tc>
          <w:tcPr>
            <w:tcW w:w="460" w:type="dxa"/>
            <w:gridSpan w:val="2"/>
            <w:tcBorders>
              <w:top w:val="nil"/>
              <w:left w:val="nil"/>
              <w:bottom w:val="nil"/>
              <w:right w:val="nil"/>
            </w:tcBorders>
            <w:shd w:val="clear" w:color="auto" w:fill="auto"/>
            <w:noWrap/>
            <w:vAlign w:val="bottom"/>
            <w:hideMark/>
          </w:tcPr>
          <w:p w14:paraId="7EBE31CD"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10.2</w:t>
            </w:r>
          </w:p>
        </w:tc>
        <w:tc>
          <w:tcPr>
            <w:tcW w:w="240" w:type="dxa"/>
            <w:gridSpan w:val="2"/>
            <w:tcBorders>
              <w:top w:val="nil"/>
              <w:left w:val="nil"/>
              <w:bottom w:val="nil"/>
              <w:right w:val="nil"/>
            </w:tcBorders>
            <w:shd w:val="clear" w:color="auto" w:fill="auto"/>
            <w:noWrap/>
            <w:vAlign w:val="bottom"/>
            <w:hideMark/>
          </w:tcPr>
          <w:p w14:paraId="61897D48"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20" w:type="dxa"/>
            <w:gridSpan w:val="2"/>
            <w:tcBorders>
              <w:top w:val="nil"/>
              <w:left w:val="nil"/>
              <w:bottom w:val="nil"/>
              <w:right w:val="nil"/>
            </w:tcBorders>
            <w:shd w:val="clear" w:color="auto" w:fill="auto"/>
            <w:noWrap/>
            <w:vAlign w:val="bottom"/>
            <w:hideMark/>
          </w:tcPr>
          <w:p w14:paraId="72981E13"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9.50E-03</w:t>
            </w:r>
          </w:p>
        </w:tc>
        <w:tc>
          <w:tcPr>
            <w:tcW w:w="250" w:type="dxa"/>
            <w:gridSpan w:val="2"/>
            <w:tcBorders>
              <w:top w:val="nil"/>
              <w:left w:val="nil"/>
              <w:bottom w:val="nil"/>
              <w:right w:val="nil"/>
            </w:tcBorders>
            <w:shd w:val="clear" w:color="auto" w:fill="auto"/>
            <w:noWrap/>
            <w:vAlign w:val="bottom"/>
            <w:hideMark/>
          </w:tcPr>
          <w:p w14:paraId="50C6C6D2"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74C6534F"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4.14E-03</w:t>
            </w:r>
          </w:p>
        </w:tc>
        <w:tc>
          <w:tcPr>
            <w:tcW w:w="460" w:type="dxa"/>
            <w:gridSpan w:val="2"/>
            <w:tcBorders>
              <w:top w:val="nil"/>
              <w:left w:val="nil"/>
              <w:bottom w:val="nil"/>
              <w:right w:val="nil"/>
            </w:tcBorders>
            <w:shd w:val="clear" w:color="auto" w:fill="auto"/>
            <w:noWrap/>
            <w:vAlign w:val="bottom"/>
            <w:hideMark/>
          </w:tcPr>
          <w:p w14:paraId="7776E28D"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5.18</w:t>
            </w:r>
          </w:p>
        </w:tc>
      </w:tr>
      <w:tr w:rsidR="00CE547F" w:rsidRPr="00FA362E" w14:paraId="2A803A28" w14:textId="77777777" w:rsidTr="00452ADC">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33AF37F8" w14:textId="77777777" w:rsidR="00CE547F" w:rsidRPr="00FA362E" w:rsidRDefault="00CE547F" w:rsidP="00452ADC">
            <w:pPr>
              <w:overflowPunct/>
              <w:autoSpaceDE/>
              <w:autoSpaceDN/>
              <w:adjustRightInd/>
              <w:spacing w:line="240" w:lineRule="auto"/>
              <w:textAlignment w:val="auto"/>
              <w:rPr>
                <w:rFonts w:ascii="Arial" w:hAnsi="Arial" w:cs="Arial"/>
                <w:sz w:val="18"/>
                <w:szCs w:val="18"/>
                <w:lang w:val="sk-SK"/>
              </w:rPr>
            </w:pPr>
            <w:r w:rsidRPr="00FA362E">
              <w:rPr>
                <w:rFonts w:ascii="Arial" w:hAnsi="Arial" w:cs="Arial"/>
                <w:sz w:val="18"/>
                <w:szCs w:val="18"/>
                <w:lang w:val="sk-SK"/>
              </w:rPr>
              <w:t>2</w:t>
            </w:r>
          </w:p>
        </w:tc>
        <w:tc>
          <w:tcPr>
            <w:tcW w:w="820" w:type="dxa"/>
            <w:tcBorders>
              <w:top w:val="nil"/>
              <w:left w:val="nil"/>
              <w:bottom w:val="nil"/>
              <w:right w:val="nil"/>
            </w:tcBorders>
            <w:shd w:val="clear" w:color="auto" w:fill="auto"/>
            <w:noWrap/>
            <w:vAlign w:val="bottom"/>
            <w:hideMark/>
          </w:tcPr>
          <w:p w14:paraId="640302C1"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7.95E-02</w:t>
            </w:r>
          </w:p>
        </w:tc>
        <w:tc>
          <w:tcPr>
            <w:tcW w:w="240" w:type="dxa"/>
            <w:gridSpan w:val="2"/>
            <w:tcBorders>
              <w:top w:val="nil"/>
              <w:left w:val="nil"/>
              <w:bottom w:val="nil"/>
              <w:right w:val="nil"/>
            </w:tcBorders>
            <w:shd w:val="clear" w:color="auto" w:fill="auto"/>
            <w:noWrap/>
            <w:vAlign w:val="bottom"/>
            <w:hideMark/>
          </w:tcPr>
          <w:p w14:paraId="628D81E6"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69BD41F3"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6.78E-02</w:t>
            </w:r>
          </w:p>
        </w:tc>
        <w:tc>
          <w:tcPr>
            <w:tcW w:w="460" w:type="dxa"/>
            <w:gridSpan w:val="2"/>
            <w:tcBorders>
              <w:top w:val="nil"/>
              <w:left w:val="nil"/>
              <w:bottom w:val="nil"/>
              <w:right w:val="nil"/>
            </w:tcBorders>
            <w:shd w:val="clear" w:color="auto" w:fill="auto"/>
            <w:noWrap/>
            <w:vAlign w:val="bottom"/>
            <w:hideMark/>
          </w:tcPr>
          <w:p w14:paraId="1C97E89D"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0.24</w:t>
            </w:r>
          </w:p>
        </w:tc>
        <w:tc>
          <w:tcPr>
            <w:tcW w:w="240" w:type="dxa"/>
            <w:gridSpan w:val="2"/>
            <w:tcBorders>
              <w:top w:val="nil"/>
              <w:left w:val="nil"/>
              <w:bottom w:val="nil"/>
              <w:right w:val="nil"/>
            </w:tcBorders>
            <w:shd w:val="clear" w:color="auto" w:fill="auto"/>
            <w:noWrap/>
            <w:vAlign w:val="bottom"/>
            <w:hideMark/>
          </w:tcPr>
          <w:p w14:paraId="0AC380A4"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20" w:type="dxa"/>
            <w:gridSpan w:val="2"/>
            <w:tcBorders>
              <w:top w:val="nil"/>
              <w:left w:val="nil"/>
              <w:bottom w:val="nil"/>
              <w:right w:val="nil"/>
            </w:tcBorders>
            <w:shd w:val="clear" w:color="auto" w:fill="auto"/>
            <w:noWrap/>
            <w:vAlign w:val="bottom"/>
            <w:hideMark/>
          </w:tcPr>
          <w:p w14:paraId="092AD080"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1.20E-01</w:t>
            </w:r>
          </w:p>
        </w:tc>
        <w:tc>
          <w:tcPr>
            <w:tcW w:w="240" w:type="dxa"/>
            <w:gridSpan w:val="2"/>
            <w:tcBorders>
              <w:top w:val="nil"/>
              <w:left w:val="nil"/>
              <w:bottom w:val="nil"/>
              <w:right w:val="nil"/>
            </w:tcBorders>
            <w:shd w:val="clear" w:color="auto" w:fill="auto"/>
            <w:noWrap/>
            <w:vAlign w:val="bottom"/>
            <w:hideMark/>
          </w:tcPr>
          <w:p w14:paraId="4A8D6576"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2D7A4B17"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5.81E-02</w:t>
            </w:r>
          </w:p>
        </w:tc>
        <w:tc>
          <w:tcPr>
            <w:tcW w:w="460" w:type="dxa"/>
            <w:gridSpan w:val="2"/>
            <w:tcBorders>
              <w:top w:val="nil"/>
              <w:left w:val="nil"/>
              <w:bottom w:val="nil"/>
              <w:right w:val="nil"/>
            </w:tcBorders>
            <w:shd w:val="clear" w:color="auto" w:fill="auto"/>
            <w:noWrap/>
            <w:vAlign w:val="bottom"/>
            <w:hideMark/>
          </w:tcPr>
          <w:p w14:paraId="479F886C"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10.6</w:t>
            </w:r>
          </w:p>
        </w:tc>
        <w:tc>
          <w:tcPr>
            <w:tcW w:w="240" w:type="dxa"/>
            <w:gridSpan w:val="2"/>
            <w:tcBorders>
              <w:top w:val="nil"/>
              <w:left w:val="nil"/>
              <w:bottom w:val="nil"/>
              <w:right w:val="nil"/>
            </w:tcBorders>
            <w:shd w:val="clear" w:color="auto" w:fill="auto"/>
            <w:noWrap/>
            <w:vAlign w:val="bottom"/>
            <w:hideMark/>
          </w:tcPr>
          <w:p w14:paraId="4E41739F"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20" w:type="dxa"/>
            <w:gridSpan w:val="2"/>
            <w:tcBorders>
              <w:top w:val="nil"/>
              <w:left w:val="nil"/>
              <w:bottom w:val="nil"/>
              <w:right w:val="nil"/>
            </w:tcBorders>
            <w:shd w:val="clear" w:color="auto" w:fill="auto"/>
            <w:noWrap/>
            <w:vAlign w:val="bottom"/>
            <w:hideMark/>
          </w:tcPr>
          <w:p w14:paraId="3FFD732D"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9.85E-03</w:t>
            </w:r>
          </w:p>
        </w:tc>
        <w:tc>
          <w:tcPr>
            <w:tcW w:w="250" w:type="dxa"/>
            <w:gridSpan w:val="2"/>
            <w:tcBorders>
              <w:top w:val="nil"/>
              <w:left w:val="nil"/>
              <w:bottom w:val="nil"/>
              <w:right w:val="nil"/>
            </w:tcBorders>
            <w:shd w:val="clear" w:color="auto" w:fill="auto"/>
            <w:noWrap/>
            <w:vAlign w:val="bottom"/>
            <w:hideMark/>
          </w:tcPr>
          <w:p w14:paraId="79386C12"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0496EFDF"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4.41E-03</w:t>
            </w:r>
          </w:p>
        </w:tc>
        <w:tc>
          <w:tcPr>
            <w:tcW w:w="460" w:type="dxa"/>
            <w:gridSpan w:val="2"/>
            <w:tcBorders>
              <w:top w:val="nil"/>
              <w:left w:val="nil"/>
              <w:bottom w:val="nil"/>
              <w:right w:val="nil"/>
            </w:tcBorders>
            <w:shd w:val="clear" w:color="auto" w:fill="auto"/>
            <w:noWrap/>
            <w:vAlign w:val="bottom"/>
            <w:hideMark/>
          </w:tcPr>
          <w:p w14:paraId="2D7CDEE8"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5.36</w:t>
            </w:r>
          </w:p>
        </w:tc>
      </w:tr>
      <w:tr w:rsidR="00CE547F" w:rsidRPr="00FA362E" w14:paraId="2DC41105" w14:textId="77777777" w:rsidTr="00452ADC">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1443DC23" w14:textId="77777777" w:rsidR="00CE547F" w:rsidRPr="00FA362E" w:rsidRDefault="00CE547F" w:rsidP="00452ADC">
            <w:pPr>
              <w:overflowPunct/>
              <w:autoSpaceDE/>
              <w:autoSpaceDN/>
              <w:adjustRightInd/>
              <w:spacing w:line="240" w:lineRule="auto"/>
              <w:textAlignment w:val="auto"/>
              <w:rPr>
                <w:rFonts w:ascii="Arial" w:hAnsi="Arial" w:cs="Arial"/>
                <w:sz w:val="18"/>
                <w:szCs w:val="18"/>
                <w:lang w:val="sk-SK"/>
              </w:rPr>
            </w:pPr>
            <w:r w:rsidRPr="00FA362E">
              <w:rPr>
                <w:rFonts w:ascii="Arial" w:hAnsi="Arial" w:cs="Arial"/>
                <w:sz w:val="18"/>
                <w:szCs w:val="18"/>
                <w:lang w:val="sk-SK"/>
              </w:rPr>
              <w:t>3</w:t>
            </w:r>
          </w:p>
        </w:tc>
        <w:tc>
          <w:tcPr>
            <w:tcW w:w="820" w:type="dxa"/>
            <w:tcBorders>
              <w:top w:val="nil"/>
              <w:left w:val="nil"/>
              <w:bottom w:val="nil"/>
              <w:right w:val="nil"/>
            </w:tcBorders>
            <w:shd w:val="clear" w:color="auto" w:fill="auto"/>
            <w:noWrap/>
            <w:vAlign w:val="bottom"/>
            <w:hideMark/>
          </w:tcPr>
          <w:p w14:paraId="0A60E8C2"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1.90E-01</w:t>
            </w:r>
          </w:p>
        </w:tc>
        <w:tc>
          <w:tcPr>
            <w:tcW w:w="240" w:type="dxa"/>
            <w:gridSpan w:val="2"/>
            <w:tcBorders>
              <w:top w:val="nil"/>
              <w:left w:val="nil"/>
              <w:bottom w:val="nil"/>
              <w:right w:val="nil"/>
            </w:tcBorders>
            <w:shd w:val="clear" w:color="auto" w:fill="auto"/>
            <w:noWrap/>
            <w:vAlign w:val="bottom"/>
            <w:hideMark/>
          </w:tcPr>
          <w:p w14:paraId="42CE1D3D"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784480ED"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1.63E-01</w:t>
            </w:r>
          </w:p>
        </w:tc>
        <w:tc>
          <w:tcPr>
            <w:tcW w:w="460" w:type="dxa"/>
            <w:gridSpan w:val="2"/>
            <w:tcBorders>
              <w:top w:val="nil"/>
              <w:left w:val="nil"/>
              <w:bottom w:val="nil"/>
              <w:right w:val="nil"/>
            </w:tcBorders>
            <w:shd w:val="clear" w:color="auto" w:fill="auto"/>
            <w:noWrap/>
            <w:vAlign w:val="bottom"/>
            <w:hideMark/>
          </w:tcPr>
          <w:p w14:paraId="77130725"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0.98</w:t>
            </w:r>
          </w:p>
        </w:tc>
        <w:tc>
          <w:tcPr>
            <w:tcW w:w="240" w:type="dxa"/>
            <w:gridSpan w:val="2"/>
            <w:tcBorders>
              <w:top w:val="nil"/>
              <w:left w:val="nil"/>
              <w:bottom w:val="nil"/>
              <w:right w:val="nil"/>
            </w:tcBorders>
            <w:shd w:val="clear" w:color="auto" w:fill="auto"/>
            <w:noWrap/>
            <w:vAlign w:val="bottom"/>
            <w:hideMark/>
          </w:tcPr>
          <w:p w14:paraId="30060ACE"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20" w:type="dxa"/>
            <w:gridSpan w:val="2"/>
            <w:tcBorders>
              <w:top w:val="nil"/>
              <w:left w:val="nil"/>
              <w:bottom w:val="nil"/>
              <w:right w:val="nil"/>
            </w:tcBorders>
            <w:shd w:val="clear" w:color="auto" w:fill="auto"/>
            <w:noWrap/>
            <w:vAlign w:val="bottom"/>
            <w:hideMark/>
          </w:tcPr>
          <w:p w14:paraId="72D95E1E"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1.43E-01</w:t>
            </w:r>
          </w:p>
        </w:tc>
        <w:tc>
          <w:tcPr>
            <w:tcW w:w="240" w:type="dxa"/>
            <w:gridSpan w:val="2"/>
            <w:tcBorders>
              <w:top w:val="nil"/>
              <w:left w:val="nil"/>
              <w:bottom w:val="nil"/>
              <w:right w:val="nil"/>
            </w:tcBorders>
            <w:shd w:val="clear" w:color="auto" w:fill="auto"/>
            <w:noWrap/>
            <w:vAlign w:val="bottom"/>
            <w:hideMark/>
          </w:tcPr>
          <w:p w14:paraId="17FCAA93"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53287EAD"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8.79E-02</w:t>
            </w:r>
          </w:p>
        </w:tc>
        <w:tc>
          <w:tcPr>
            <w:tcW w:w="460" w:type="dxa"/>
            <w:gridSpan w:val="2"/>
            <w:tcBorders>
              <w:top w:val="nil"/>
              <w:left w:val="nil"/>
              <w:bottom w:val="nil"/>
              <w:right w:val="nil"/>
            </w:tcBorders>
            <w:shd w:val="clear" w:color="auto" w:fill="auto"/>
            <w:noWrap/>
            <w:vAlign w:val="bottom"/>
            <w:hideMark/>
          </w:tcPr>
          <w:p w14:paraId="5390924E"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highlight w:val="yellow"/>
                <w:lang w:val="sk-SK"/>
              </w:rPr>
              <w:t>8.7</w:t>
            </w:r>
          </w:p>
        </w:tc>
        <w:tc>
          <w:tcPr>
            <w:tcW w:w="240" w:type="dxa"/>
            <w:gridSpan w:val="2"/>
            <w:tcBorders>
              <w:top w:val="nil"/>
              <w:left w:val="nil"/>
              <w:bottom w:val="nil"/>
              <w:right w:val="nil"/>
            </w:tcBorders>
            <w:shd w:val="clear" w:color="auto" w:fill="auto"/>
            <w:noWrap/>
            <w:vAlign w:val="bottom"/>
            <w:hideMark/>
          </w:tcPr>
          <w:p w14:paraId="6C49A3E8"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20" w:type="dxa"/>
            <w:gridSpan w:val="2"/>
            <w:tcBorders>
              <w:top w:val="nil"/>
              <w:left w:val="nil"/>
              <w:bottom w:val="nil"/>
              <w:right w:val="nil"/>
            </w:tcBorders>
            <w:shd w:val="clear" w:color="auto" w:fill="auto"/>
            <w:noWrap/>
            <w:vAlign w:val="bottom"/>
            <w:hideMark/>
          </w:tcPr>
          <w:p w14:paraId="6021F8DC"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1.17E-02</w:t>
            </w:r>
          </w:p>
        </w:tc>
        <w:tc>
          <w:tcPr>
            <w:tcW w:w="250" w:type="dxa"/>
            <w:gridSpan w:val="2"/>
            <w:tcBorders>
              <w:top w:val="nil"/>
              <w:left w:val="nil"/>
              <w:bottom w:val="nil"/>
              <w:right w:val="nil"/>
            </w:tcBorders>
            <w:shd w:val="clear" w:color="auto" w:fill="auto"/>
            <w:noWrap/>
            <w:vAlign w:val="bottom"/>
            <w:hideMark/>
          </w:tcPr>
          <w:p w14:paraId="1254FA40"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6111130F"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5.55E-03</w:t>
            </w:r>
          </w:p>
        </w:tc>
        <w:tc>
          <w:tcPr>
            <w:tcW w:w="460" w:type="dxa"/>
            <w:gridSpan w:val="2"/>
            <w:tcBorders>
              <w:top w:val="nil"/>
              <w:left w:val="nil"/>
              <w:bottom w:val="nil"/>
              <w:right w:val="nil"/>
            </w:tcBorders>
            <w:shd w:val="clear" w:color="auto" w:fill="auto"/>
            <w:noWrap/>
            <w:vAlign w:val="bottom"/>
            <w:hideMark/>
          </w:tcPr>
          <w:p w14:paraId="67150DEC"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4.12</w:t>
            </w:r>
          </w:p>
        </w:tc>
      </w:tr>
      <w:tr w:rsidR="00CE547F" w:rsidRPr="00FA362E" w14:paraId="7834F76B" w14:textId="77777777" w:rsidTr="00452ADC">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55CDB113" w14:textId="77777777" w:rsidR="00CE547F" w:rsidRPr="00FA362E" w:rsidRDefault="00CE547F" w:rsidP="00452ADC">
            <w:pPr>
              <w:overflowPunct/>
              <w:autoSpaceDE/>
              <w:autoSpaceDN/>
              <w:adjustRightInd/>
              <w:spacing w:line="240" w:lineRule="auto"/>
              <w:textAlignment w:val="auto"/>
              <w:rPr>
                <w:rFonts w:ascii="Arial" w:hAnsi="Arial" w:cs="Arial"/>
                <w:sz w:val="18"/>
                <w:szCs w:val="18"/>
                <w:lang w:val="sk-SK"/>
              </w:rPr>
            </w:pPr>
            <w:r w:rsidRPr="00FA362E">
              <w:rPr>
                <w:rFonts w:ascii="Arial" w:hAnsi="Arial" w:cs="Arial"/>
                <w:sz w:val="18"/>
                <w:szCs w:val="18"/>
                <w:lang w:val="sk-SK"/>
              </w:rPr>
              <w:t>4</w:t>
            </w:r>
          </w:p>
        </w:tc>
        <w:tc>
          <w:tcPr>
            <w:tcW w:w="820" w:type="dxa"/>
            <w:tcBorders>
              <w:top w:val="nil"/>
              <w:left w:val="nil"/>
              <w:bottom w:val="nil"/>
              <w:right w:val="nil"/>
            </w:tcBorders>
            <w:shd w:val="clear" w:color="auto" w:fill="auto"/>
            <w:noWrap/>
            <w:vAlign w:val="bottom"/>
            <w:hideMark/>
          </w:tcPr>
          <w:p w14:paraId="4F0F11F3"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1.91E-01</w:t>
            </w:r>
          </w:p>
        </w:tc>
        <w:tc>
          <w:tcPr>
            <w:tcW w:w="240" w:type="dxa"/>
            <w:gridSpan w:val="2"/>
            <w:tcBorders>
              <w:top w:val="nil"/>
              <w:left w:val="nil"/>
              <w:bottom w:val="nil"/>
              <w:right w:val="nil"/>
            </w:tcBorders>
            <w:shd w:val="clear" w:color="auto" w:fill="auto"/>
            <w:noWrap/>
            <w:vAlign w:val="bottom"/>
            <w:hideMark/>
          </w:tcPr>
          <w:p w14:paraId="10306E46"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2D03227C"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1.68E-01</w:t>
            </w:r>
          </w:p>
        </w:tc>
        <w:tc>
          <w:tcPr>
            <w:tcW w:w="460" w:type="dxa"/>
            <w:gridSpan w:val="2"/>
            <w:tcBorders>
              <w:top w:val="nil"/>
              <w:left w:val="nil"/>
              <w:bottom w:val="nil"/>
              <w:right w:val="nil"/>
            </w:tcBorders>
            <w:shd w:val="clear" w:color="auto" w:fill="auto"/>
            <w:noWrap/>
            <w:vAlign w:val="bottom"/>
            <w:hideMark/>
          </w:tcPr>
          <w:p w14:paraId="6C4ECB95"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0.96</w:t>
            </w:r>
          </w:p>
        </w:tc>
        <w:tc>
          <w:tcPr>
            <w:tcW w:w="240" w:type="dxa"/>
            <w:gridSpan w:val="2"/>
            <w:tcBorders>
              <w:top w:val="nil"/>
              <w:left w:val="nil"/>
              <w:bottom w:val="nil"/>
              <w:right w:val="nil"/>
            </w:tcBorders>
            <w:shd w:val="clear" w:color="auto" w:fill="auto"/>
            <w:noWrap/>
            <w:vAlign w:val="bottom"/>
            <w:hideMark/>
          </w:tcPr>
          <w:p w14:paraId="25E4F97C"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20" w:type="dxa"/>
            <w:gridSpan w:val="2"/>
            <w:tcBorders>
              <w:top w:val="nil"/>
              <w:left w:val="nil"/>
              <w:bottom w:val="nil"/>
              <w:right w:val="nil"/>
            </w:tcBorders>
            <w:shd w:val="clear" w:color="auto" w:fill="auto"/>
            <w:noWrap/>
            <w:vAlign w:val="bottom"/>
            <w:hideMark/>
          </w:tcPr>
          <w:p w14:paraId="5C43C251"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1.40E-01</w:t>
            </w:r>
          </w:p>
        </w:tc>
        <w:tc>
          <w:tcPr>
            <w:tcW w:w="240" w:type="dxa"/>
            <w:gridSpan w:val="2"/>
            <w:tcBorders>
              <w:top w:val="nil"/>
              <w:left w:val="nil"/>
              <w:bottom w:val="nil"/>
              <w:right w:val="nil"/>
            </w:tcBorders>
            <w:shd w:val="clear" w:color="auto" w:fill="auto"/>
            <w:noWrap/>
            <w:vAlign w:val="bottom"/>
            <w:hideMark/>
          </w:tcPr>
          <w:p w14:paraId="2E828713"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6084C216"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8.21E-02</w:t>
            </w:r>
          </w:p>
        </w:tc>
        <w:tc>
          <w:tcPr>
            <w:tcW w:w="460" w:type="dxa"/>
            <w:gridSpan w:val="2"/>
            <w:tcBorders>
              <w:top w:val="nil"/>
              <w:left w:val="nil"/>
              <w:bottom w:val="nil"/>
              <w:right w:val="nil"/>
            </w:tcBorders>
            <w:shd w:val="clear" w:color="auto" w:fill="auto"/>
            <w:noWrap/>
            <w:vAlign w:val="bottom"/>
            <w:hideMark/>
          </w:tcPr>
          <w:p w14:paraId="6016AC31"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highlight w:val="yellow"/>
                <w:lang w:val="sk-SK"/>
              </w:rPr>
              <w:t>8.9</w:t>
            </w:r>
          </w:p>
        </w:tc>
        <w:tc>
          <w:tcPr>
            <w:tcW w:w="240" w:type="dxa"/>
            <w:gridSpan w:val="2"/>
            <w:tcBorders>
              <w:top w:val="nil"/>
              <w:left w:val="nil"/>
              <w:bottom w:val="nil"/>
              <w:right w:val="nil"/>
            </w:tcBorders>
            <w:shd w:val="clear" w:color="auto" w:fill="auto"/>
            <w:noWrap/>
            <w:vAlign w:val="bottom"/>
            <w:hideMark/>
          </w:tcPr>
          <w:p w14:paraId="60D8CAB6"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20" w:type="dxa"/>
            <w:gridSpan w:val="2"/>
            <w:tcBorders>
              <w:top w:val="nil"/>
              <w:left w:val="nil"/>
              <w:bottom w:val="nil"/>
              <w:right w:val="nil"/>
            </w:tcBorders>
            <w:shd w:val="clear" w:color="auto" w:fill="auto"/>
            <w:noWrap/>
            <w:vAlign w:val="bottom"/>
            <w:hideMark/>
          </w:tcPr>
          <w:p w14:paraId="77E58C12"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1.15E-02</w:t>
            </w:r>
          </w:p>
        </w:tc>
        <w:tc>
          <w:tcPr>
            <w:tcW w:w="250" w:type="dxa"/>
            <w:gridSpan w:val="2"/>
            <w:tcBorders>
              <w:top w:val="nil"/>
              <w:left w:val="nil"/>
              <w:bottom w:val="nil"/>
              <w:right w:val="nil"/>
            </w:tcBorders>
            <w:shd w:val="clear" w:color="auto" w:fill="auto"/>
            <w:noWrap/>
            <w:vAlign w:val="bottom"/>
            <w:hideMark/>
          </w:tcPr>
          <w:p w14:paraId="3C3B7438"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4FE64E8D"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5.04E-03</w:t>
            </w:r>
          </w:p>
        </w:tc>
        <w:tc>
          <w:tcPr>
            <w:tcW w:w="460" w:type="dxa"/>
            <w:gridSpan w:val="2"/>
            <w:tcBorders>
              <w:top w:val="nil"/>
              <w:left w:val="nil"/>
              <w:bottom w:val="nil"/>
              <w:right w:val="nil"/>
            </w:tcBorders>
            <w:shd w:val="clear" w:color="auto" w:fill="auto"/>
            <w:noWrap/>
            <w:vAlign w:val="bottom"/>
            <w:hideMark/>
          </w:tcPr>
          <w:p w14:paraId="516058A1"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4.17</w:t>
            </w:r>
          </w:p>
        </w:tc>
      </w:tr>
      <w:tr w:rsidR="00CE547F" w:rsidRPr="00FA362E" w14:paraId="0370AD01" w14:textId="77777777" w:rsidTr="00452ADC">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2304C965" w14:textId="77777777" w:rsidR="00CE547F" w:rsidRPr="00FA362E" w:rsidRDefault="00CE547F" w:rsidP="00452ADC">
            <w:pPr>
              <w:overflowPunct/>
              <w:autoSpaceDE/>
              <w:autoSpaceDN/>
              <w:adjustRightInd/>
              <w:spacing w:line="240" w:lineRule="auto"/>
              <w:textAlignment w:val="auto"/>
              <w:rPr>
                <w:rFonts w:ascii="Arial" w:hAnsi="Arial" w:cs="Arial"/>
                <w:sz w:val="18"/>
                <w:szCs w:val="18"/>
                <w:lang w:val="sk-SK"/>
              </w:rPr>
            </w:pPr>
            <w:r w:rsidRPr="00FA362E">
              <w:rPr>
                <w:rFonts w:ascii="Arial" w:hAnsi="Arial" w:cs="Arial"/>
                <w:sz w:val="18"/>
                <w:szCs w:val="18"/>
                <w:lang w:val="sk-SK"/>
              </w:rPr>
              <w:t>5</w:t>
            </w:r>
          </w:p>
        </w:tc>
        <w:tc>
          <w:tcPr>
            <w:tcW w:w="820" w:type="dxa"/>
            <w:tcBorders>
              <w:top w:val="nil"/>
              <w:left w:val="nil"/>
              <w:bottom w:val="nil"/>
              <w:right w:val="nil"/>
            </w:tcBorders>
            <w:shd w:val="clear" w:color="auto" w:fill="auto"/>
            <w:noWrap/>
            <w:vAlign w:val="bottom"/>
            <w:hideMark/>
          </w:tcPr>
          <w:p w14:paraId="09AEF58C"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3.00E-02</w:t>
            </w:r>
          </w:p>
        </w:tc>
        <w:tc>
          <w:tcPr>
            <w:tcW w:w="240" w:type="dxa"/>
            <w:gridSpan w:val="2"/>
            <w:tcBorders>
              <w:top w:val="nil"/>
              <w:left w:val="nil"/>
              <w:bottom w:val="nil"/>
              <w:right w:val="nil"/>
            </w:tcBorders>
            <w:shd w:val="clear" w:color="auto" w:fill="auto"/>
            <w:noWrap/>
            <w:vAlign w:val="bottom"/>
            <w:hideMark/>
          </w:tcPr>
          <w:p w14:paraId="180EA4C6"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04D3FA27"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1.54E-02</w:t>
            </w:r>
          </w:p>
        </w:tc>
        <w:tc>
          <w:tcPr>
            <w:tcW w:w="460" w:type="dxa"/>
            <w:gridSpan w:val="2"/>
            <w:tcBorders>
              <w:top w:val="nil"/>
              <w:left w:val="nil"/>
              <w:bottom w:val="nil"/>
              <w:right w:val="nil"/>
            </w:tcBorders>
            <w:shd w:val="clear" w:color="auto" w:fill="auto"/>
            <w:noWrap/>
            <w:vAlign w:val="bottom"/>
            <w:hideMark/>
          </w:tcPr>
          <w:p w14:paraId="533062D0"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0.06</w:t>
            </w:r>
          </w:p>
        </w:tc>
        <w:tc>
          <w:tcPr>
            <w:tcW w:w="240" w:type="dxa"/>
            <w:gridSpan w:val="2"/>
            <w:tcBorders>
              <w:top w:val="nil"/>
              <w:left w:val="nil"/>
              <w:bottom w:val="nil"/>
              <w:right w:val="nil"/>
            </w:tcBorders>
            <w:shd w:val="clear" w:color="auto" w:fill="auto"/>
            <w:noWrap/>
            <w:vAlign w:val="bottom"/>
            <w:hideMark/>
          </w:tcPr>
          <w:p w14:paraId="024BABB2"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20" w:type="dxa"/>
            <w:gridSpan w:val="2"/>
            <w:tcBorders>
              <w:top w:val="nil"/>
              <w:left w:val="nil"/>
              <w:bottom w:val="nil"/>
              <w:right w:val="nil"/>
            </w:tcBorders>
            <w:shd w:val="clear" w:color="auto" w:fill="auto"/>
            <w:noWrap/>
            <w:vAlign w:val="bottom"/>
            <w:hideMark/>
          </w:tcPr>
          <w:p w14:paraId="2C066EE2"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6.11E-02</w:t>
            </w:r>
          </w:p>
        </w:tc>
        <w:tc>
          <w:tcPr>
            <w:tcW w:w="240" w:type="dxa"/>
            <w:gridSpan w:val="2"/>
            <w:tcBorders>
              <w:top w:val="nil"/>
              <w:left w:val="nil"/>
              <w:bottom w:val="nil"/>
              <w:right w:val="nil"/>
            </w:tcBorders>
            <w:shd w:val="clear" w:color="auto" w:fill="auto"/>
            <w:noWrap/>
            <w:vAlign w:val="bottom"/>
            <w:hideMark/>
          </w:tcPr>
          <w:p w14:paraId="0DD895D2"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48F848DE"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1.25E-02</w:t>
            </w:r>
          </w:p>
        </w:tc>
        <w:tc>
          <w:tcPr>
            <w:tcW w:w="460" w:type="dxa"/>
            <w:gridSpan w:val="2"/>
            <w:tcBorders>
              <w:top w:val="nil"/>
              <w:left w:val="nil"/>
              <w:bottom w:val="nil"/>
              <w:right w:val="nil"/>
            </w:tcBorders>
            <w:shd w:val="clear" w:color="auto" w:fill="auto"/>
            <w:noWrap/>
            <w:vAlign w:val="bottom"/>
            <w:hideMark/>
          </w:tcPr>
          <w:p w14:paraId="78105399"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9.8</w:t>
            </w:r>
          </w:p>
        </w:tc>
        <w:tc>
          <w:tcPr>
            <w:tcW w:w="240" w:type="dxa"/>
            <w:gridSpan w:val="2"/>
            <w:tcBorders>
              <w:top w:val="nil"/>
              <w:left w:val="nil"/>
              <w:bottom w:val="nil"/>
              <w:right w:val="nil"/>
            </w:tcBorders>
            <w:shd w:val="clear" w:color="auto" w:fill="auto"/>
            <w:noWrap/>
            <w:vAlign w:val="bottom"/>
            <w:hideMark/>
          </w:tcPr>
          <w:p w14:paraId="25640474"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20" w:type="dxa"/>
            <w:gridSpan w:val="2"/>
            <w:tcBorders>
              <w:top w:val="nil"/>
              <w:left w:val="nil"/>
              <w:bottom w:val="nil"/>
              <w:right w:val="nil"/>
            </w:tcBorders>
            <w:shd w:val="clear" w:color="auto" w:fill="auto"/>
            <w:noWrap/>
            <w:vAlign w:val="bottom"/>
            <w:hideMark/>
          </w:tcPr>
          <w:p w14:paraId="090B90F7"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5.53E-03</w:t>
            </w:r>
          </w:p>
        </w:tc>
        <w:tc>
          <w:tcPr>
            <w:tcW w:w="250" w:type="dxa"/>
            <w:gridSpan w:val="2"/>
            <w:tcBorders>
              <w:top w:val="nil"/>
              <w:left w:val="nil"/>
              <w:bottom w:val="nil"/>
              <w:right w:val="nil"/>
            </w:tcBorders>
            <w:shd w:val="clear" w:color="auto" w:fill="auto"/>
            <w:noWrap/>
            <w:vAlign w:val="bottom"/>
            <w:hideMark/>
          </w:tcPr>
          <w:p w14:paraId="1BC4F766"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6E53C936"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9.16E-04</w:t>
            </w:r>
          </w:p>
        </w:tc>
        <w:tc>
          <w:tcPr>
            <w:tcW w:w="460" w:type="dxa"/>
            <w:gridSpan w:val="2"/>
            <w:tcBorders>
              <w:top w:val="nil"/>
              <w:left w:val="nil"/>
              <w:bottom w:val="nil"/>
              <w:right w:val="nil"/>
            </w:tcBorders>
            <w:shd w:val="clear" w:color="auto" w:fill="auto"/>
            <w:noWrap/>
            <w:vAlign w:val="bottom"/>
            <w:hideMark/>
          </w:tcPr>
          <w:p w14:paraId="1F5B0F8F"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5.09</w:t>
            </w:r>
          </w:p>
        </w:tc>
      </w:tr>
      <w:tr w:rsidR="00CE547F" w:rsidRPr="00FA362E" w14:paraId="3071454F" w14:textId="77777777" w:rsidTr="00452ADC">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14A9C0DB" w14:textId="77777777" w:rsidR="00CE547F" w:rsidRPr="00FA362E" w:rsidRDefault="00CE547F" w:rsidP="00452ADC">
            <w:pPr>
              <w:overflowPunct/>
              <w:autoSpaceDE/>
              <w:autoSpaceDN/>
              <w:adjustRightInd/>
              <w:spacing w:line="240" w:lineRule="auto"/>
              <w:textAlignment w:val="auto"/>
              <w:rPr>
                <w:rFonts w:ascii="Arial" w:hAnsi="Arial" w:cs="Arial"/>
                <w:sz w:val="18"/>
                <w:szCs w:val="18"/>
                <w:lang w:val="sk-SK"/>
              </w:rPr>
            </w:pPr>
            <w:r w:rsidRPr="00FA362E">
              <w:rPr>
                <w:rFonts w:ascii="Arial" w:hAnsi="Arial" w:cs="Arial"/>
                <w:sz w:val="18"/>
                <w:szCs w:val="18"/>
                <w:lang w:val="sk-SK"/>
              </w:rPr>
              <w:t>6</w:t>
            </w:r>
          </w:p>
        </w:tc>
        <w:tc>
          <w:tcPr>
            <w:tcW w:w="820" w:type="dxa"/>
            <w:tcBorders>
              <w:top w:val="nil"/>
              <w:left w:val="nil"/>
              <w:bottom w:val="nil"/>
              <w:right w:val="nil"/>
            </w:tcBorders>
            <w:shd w:val="clear" w:color="auto" w:fill="auto"/>
            <w:noWrap/>
            <w:vAlign w:val="bottom"/>
            <w:hideMark/>
          </w:tcPr>
          <w:p w14:paraId="4F583B98"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2.22E-02</w:t>
            </w:r>
          </w:p>
        </w:tc>
        <w:tc>
          <w:tcPr>
            <w:tcW w:w="240" w:type="dxa"/>
            <w:gridSpan w:val="2"/>
            <w:tcBorders>
              <w:top w:val="nil"/>
              <w:left w:val="nil"/>
              <w:bottom w:val="nil"/>
              <w:right w:val="nil"/>
            </w:tcBorders>
            <w:shd w:val="clear" w:color="auto" w:fill="auto"/>
            <w:noWrap/>
            <w:vAlign w:val="bottom"/>
            <w:hideMark/>
          </w:tcPr>
          <w:p w14:paraId="06F30C3E"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352947B8"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9.74E-03</w:t>
            </w:r>
          </w:p>
        </w:tc>
        <w:tc>
          <w:tcPr>
            <w:tcW w:w="460" w:type="dxa"/>
            <w:gridSpan w:val="2"/>
            <w:tcBorders>
              <w:top w:val="nil"/>
              <w:left w:val="nil"/>
              <w:bottom w:val="nil"/>
              <w:right w:val="nil"/>
            </w:tcBorders>
            <w:shd w:val="clear" w:color="auto" w:fill="auto"/>
            <w:noWrap/>
            <w:vAlign w:val="bottom"/>
            <w:hideMark/>
          </w:tcPr>
          <w:p w14:paraId="0BB1233B"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0.04</w:t>
            </w:r>
          </w:p>
        </w:tc>
        <w:tc>
          <w:tcPr>
            <w:tcW w:w="240" w:type="dxa"/>
            <w:gridSpan w:val="2"/>
            <w:tcBorders>
              <w:top w:val="nil"/>
              <w:left w:val="nil"/>
              <w:bottom w:val="nil"/>
              <w:right w:val="nil"/>
            </w:tcBorders>
            <w:shd w:val="clear" w:color="auto" w:fill="auto"/>
            <w:noWrap/>
            <w:vAlign w:val="bottom"/>
            <w:hideMark/>
          </w:tcPr>
          <w:p w14:paraId="25A1498E"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20" w:type="dxa"/>
            <w:gridSpan w:val="2"/>
            <w:tcBorders>
              <w:top w:val="nil"/>
              <w:left w:val="nil"/>
              <w:bottom w:val="nil"/>
              <w:right w:val="nil"/>
            </w:tcBorders>
            <w:shd w:val="clear" w:color="auto" w:fill="auto"/>
            <w:noWrap/>
            <w:vAlign w:val="bottom"/>
            <w:hideMark/>
          </w:tcPr>
          <w:p w14:paraId="378F8C20"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6.07E-02</w:t>
            </w:r>
          </w:p>
        </w:tc>
        <w:tc>
          <w:tcPr>
            <w:tcW w:w="240" w:type="dxa"/>
            <w:gridSpan w:val="2"/>
            <w:tcBorders>
              <w:top w:val="nil"/>
              <w:left w:val="nil"/>
              <w:bottom w:val="nil"/>
              <w:right w:val="nil"/>
            </w:tcBorders>
            <w:shd w:val="clear" w:color="auto" w:fill="auto"/>
            <w:noWrap/>
            <w:vAlign w:val="bottom"/>
            <w:hideMark/>
          </w:tcPr>
          <w:p w14:paraId="18FF82AA"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1D4481D6"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1.43E-02</w:t>
            </w:r>
          </w:p>
        </w:tc>
        <w:tc>
          <w:tcPr>
            <w:tcW w:w="460" w:type="dxa"/>
            <w:gridSpan w:val="2"/>
            <w:tcBorders>
              <w:top w:val="nil"/>
              <w:left w:val="nil"/>
              <w:bottom w:val="nil"/>
              <w:right w:val="nil"/>
            </w:tcBorders>
            <w:shd w:val="clear" w:color="auto" w:fill="auto"/>
            <w:noWrap/>
            <w:vAlign w:val="bottom"/>
            <w:hideMark/>
          </w:tcPr>
          <w:p w14:paraId="6835AC8E"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9.9</w:t>
            </w:r>
          </w:p>
        </w:tc>
        <w:tc>
          <w:tcPr>
            <w:tcW w:w="240" w:type="dxa"/>
            <w:gridSpan w:val="2"/>
            <w:tcBorders>
              <w:top w:val="nil"/>
              <w:left w:val="nil"/>
              <w:bottom w:val="nil"/>
              <w:right w:val="nil"/>
            </w:tcBorders>
            <w:shd w:val="clear" w:color="auto" w:fill="auto"/>
            <w:noWrap/>
            <w:vAlign w:val="bottom"/>
            <w:hideMark/>
          </w:tcPr>
          <w:p w14:paraId="6E29BE2B"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20" w:type="dxa"/>
            <w:gridSpan w:val="2"/>
            <w:tcBorders>
              <w:top w:val="nil"/>
              <w:left w:val="nil"/>
              <w:bottom w:val="nil"/>
              <w:right w:val="nil"/>
            </w:tcBorders>
            <w:shd w:val="clear" w:color="auto" w:fill="auto"/>
            <w:noWrap/>
            <w:vAlign w:val="bottom"/>
            <w:hideMark/>
          </w:tcPr>
          <w:p w14:paraId="527157C1"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5.55E-03</w:t>
            </w:r>
          </w:p>
        </w:tc>
        <w:tc>
          <w:tcPr>
            <w:tcW w:w="250" w:type="dxa"/>
            <w:gridSpan w:val="2"/>
            <w:tcBorders>
              <w:top w:val="nil"/>
              <w:left w:val="nil"/>
              <w:bottom w:val="nil"/>
              <w:right w:val="nil"/>
            </w:tcBorders>
            <w:shd w:val="clear" w:color="auto" w:fill="auto"/>
            <w:noWrap/>
            <w:vAlign w:val="bottom"/>
            <w:hideMark/>
          </w:tcPr>
          <w:p w14:paraId="614062C0"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7E193F35"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9.25E-04</w:t>
            </w:r>
          </w:p>
        </w:tc>
        <w:tc>
          <w:tcPr>
            <w:tcW w:w="460" w:type="dxa"/>
            <w:gridSpan w:val="2"/>
            <w:tcBorders>
              <w:top w:val="nil"/>
              <w:left w:val="nil"/>
              <w:bottom w:val="nil"/>
              <w:right w:val="nil"/>
            </w:tcBorders>
            <w:shd w:val="clear" w:color="auto" w:fill="auto"/>
            <w:noWrap/>
            <w:vAlign w:val="bottom"/>
            <w:hideMark/>
          </w:tcPr>
          <w:p w14:paraId="299ABDD4"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5.13</w:t>
            </w:r>
          </w:p>
        </w:tc>
      </w:tr>
      <w:tr w:rsidR="00CE547F" w:rsidRPr="00FA362E" w14:paraId="2B9B15A9" w14:textId="77777777" w:rsidTr="00452ADC">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047CB2A2" w14:textId="77777777" w:rsidR="00CE547F" w:rsidRPr="00FA362E" w:rsidRDefault="00CE547F" w:rsidP="00452ADC">
            <w:pPr>
              <w:overflowPunct/>
              <w:autoSpaceDE/>
              <w:autoSpaceDN/>
              <w:adjustRightInd/>
              <w:spacing w:line="240" w:lineRule="auto"/>
              <w:textAlignment w:val="auto"/>
              <w:rPr>
                <w:rFonts w:ascii="Arial" w:hAnsi="Arial" w:cs="Arial"/>
                <w:sz w:val="18"/>
                <w:szCs w:val="18"/>
                <w:lang w:val="sk-SK"/>
              </w:rPr>
            </w:pPr>
            <w:r w:rsidRPr="00FA362E">
              <w:rPr>
                <w:rFonts w:ascii="Arial" w:hAnsi="Arial" w:cs="Arial"/>
                <w:sz w:val="18"/>
                <w:szCs w:val="18"/>
                <w:lang w:val="sk-SK"/>
              </w:rPr>
              <w:t>7</w:t>
            </w:r>
          </w:p>
        </w:tc>
        <w:tc>
          <w:tcPr>
            <w:tcW w:w="820" w:type="dxa"/>
            <w:tcBorders>
              <w:top w:val="nil"/>
              <w:left w:val="nil"/>
              <w:bottom w:val="nil"/>
              <w:right w:val="nil"/>
            </w:tcBorders>
            <w:shd w:val="clear" w:color="auto" w:fill="auto"/>
            <w:noWrap/>
            <w:vAlign w:val="bottom"/>
            <w:hideMark/>
          </w:tcPr>
          <w:p w14:paraId="3EDD968A"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5.61E-02</w:t>
            </w:r>
          </w:p>
        </w:tc>
        <w:tc>
          <w:tcPr>
            <w:tcW w:w="240" w:type="dxa"/>
            <w:gridSpan w:val="2"/>
            <w:tcBorders>
              <w:top w:val="nil"/>
              <w:left w:val="nil"/>
              <w:bottom w:val="nil"/>
              <w:right w:val="nil"/>
            </w:tcBorders>
            <w:shd w:val="clear" w:color="auto" w:fill="auto"/>
            <w:noWrap/>
            <w:vAlign w:val="bottom"/>
            <w:hideMark/>
          </w:tcPr>
          <w:p w14:paraId="55E513FB"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503C7AF2"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3.18E-02</w:t>
            </w:r>
          </w:p>
        </w:tc>
        <w:tc>
          <w:tcPr>
            <w:tcW w:w="460" w:type="dxa"/>
            <w:gridSpan w:val="2"/>
            <w:tcBorders>
              <w:top w:val="nil"/>
              <w:left w:val="nil"/>
              <w:bottom w:val="nil"/>
              <w:right w:val="nil"/>
            </w:tcBorders>
            <w:shd w:val="clear" w:color="auto" w:fill="auto"/>
            <w:noWrap/>
            <w:vAlign w:val="bottom"/>
            <w:hideMark/>
          </w:tcPr>
          <w:p w14:paraId="3B456BEF"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0.05</w:t>
            </w:r>
          </w:p>
        </w:tc>
        <w:tc>
          <w:tcPr>
            <w:tcW w:w="240" w:type="dxa"/>
            <w:gridSpan w:val="2"/>
            <w:tcBorders>
              <w:top w:val="nil"/>
              <w:left w:val="nil"/>
              <w:bottom w:val="nil"/>
              <w:right w:val="nil"/>
            </w:tcBorders>
            <w:shd w:val="clear" w:color="auto" w:fill="auto"/>
            <w:noWrap/>
            <w:vAlign w:val="bottom"/>
            <w:hideMark/>
          </w:tcPr>
          <w:p w14:paraId="714A7761"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20" w:type="dxa"/>
            <w:gridSpan w:val="2"/>
            <w:tcBorders>
              <w:top w:val="nil"/>
              <w:left w:val="nil"/>
              <w:bottom w:val="nil"/>
              <w:right w:val="nil"/>
            </w:tcBorders>
            <w:shd w:val="clear" w:color="auto" w:fill="auto"/>
            <w:noWrap/>
            <w:vAlign w:val="bottom"/>
            <w:hideMark/>
          </w:tcPr>
          <w:p w14:paraId="50D2AFFC"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1.48E-01</w:t>
            </w:r>
          </w:p>
        </w:tc>
        <w:tc>
          <w:tcPr>
            <w:tcW w:w="240" w:type="dxa"/>
            <w:gridSpan w:val="2"/>
            <w:tcBorders>
              <w:top w:val="nil"/>
              <w:left w:val="nil"/>
              <w:bottom w:val="nil"/>
              <w:right w:val="nil"/>
            </w:tcBorders>
            <w:shd w:val="clear" w:color="auto" w:fill="auto"/>
            <w:noWrap/>
            <w:vAlign w:val="bottom"/>
            <w:hideMark/>
          </w:tcPr>
          <w:p w14:paraId="3DB6382E"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12960A31"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3.37E-02</w:t>
            </w:r>
          </w:p>
        </w:tc>
        <w:tc>
          <w:tcPr>
            <w:tcW w:w="460" w:type="dxa"/>
            <w:gridSpan w:val="2"/>
            <w:tcBorders>
              <w:top w:val="nil"/>
              <w:left w:val="nil"/>
              <w:bottom w:val="nil"/>
              <w:right w:val="nil"/>
            </w:tcBorders>
            <w:shd w:val="clear" w:color="auto" w:fill="auto"/>
            <w:noWrap/>
            <w:vAlign w:val="bottom"/>
            <w:hideMark/>
          </w:tcPr>
          <w:p w14:paraId="2111A63C"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9.2</w:t>
            </w:r>
          </w:p>
        </w:tc>
        <w:tc>
          <w:tcPr>
            <w:tcW w:w="240" w:type="dxa"/>
            <w:gridSpan w:val="2"/>
            <w:tcBorders>
              <w:top w:val="nil"/>
              <w:left w:val="nil"/>
              <w:bottom w:val="nil"/>
              <w:right w:val="nil"/>
            </w:tcBorders>
            <w:shd w:val="clear" w:color="auto" w:fill="auto"/>
            <w:noWrap/>
            <w:vAlign w:val="bottom"/>
            <w:hideMark/>
          </w:tcPr>
          <w:p w14:paraId="3D231A9F"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20" w:type="dxa"/>
            <w:gridSpan w:val="2"/>
            <w:tcBorders>
              <w:top w:val="nil"/>
              <w:left w:val="nil"/>
              <w:bottom w:val="nil"/>
              <w:right w:val="nil"/>
            </w:tcBorders>
            <w:shd w:val="clear" w:color="auto" w:fill="auto"/>
            <w:noWrap/>
            <w:vAlign w:val="bottom"/>
            <w:hideMark/>
          </w:tcPr>
          <w:p w14:paraId="06C122E7"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5.61E-03</w:t>
            </w:r>
          </w:p>
        </w:tc>
        <w:tc>
          <w:tcPr>
            <w:tcW w:w="250" w:type="dxa"/>
            <w:gridSpan w:val="2"/>
            <w:tcBorders>
              <w:top w:val="nil"/>
              <w:left w:val="nil"/>
              <w:bottom w:val="nil"/>
              <w:right w:val="nil"/>
            </w:tcBorders>
            <w:shd w:val="clear" w:color="auto" w:fill="auto"/>
            <w:noWrap/>
            <w:vAlign w:val="bottom"/>
            <w:hideMark/>
          </w:tcPr>
          <w:p w14:paraId="3A64A2ED"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41CB41FA"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7.84E-04</w:t>
            </w:r>
          </w:p>
        </w:tc>
        <w:tc>
          <w:tcPr>
            <w:tcW w:w="460" w:type="dxa"/>
            <w:gridSpan w:val="2"/>
            <w:tcBorders>
              <w:top w:val="nil"/>
              <w:left w:val="nil"/>
              <w:bottom w:val="nil"/>
              <w:right w:val="nil"/>
            </w:tcBorders>
            <w:shd w:val="clear" w:color="auto" w:fill="auto"/>
            <w:noWrap/>
            <w:vAlign w:val="bottom"/>
            <w:hideMark/>
          </w:tcPr>
          <w:p w14:paraId="2DAEF288"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4.72</w:t>
            </w:r>
          </w:p>
        </w:tc>
      </w:tr>
      <w:tr w:rsidR="00CE547F" w:rsidRPr="00FA362E" w14:paraId="7A7CBB50" w14:textId="77777777" w:rsidTr="00452ADC">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779ACE75" w14:textId="77777777" w:rsidR="00CE547F" w:rsidRPr="00FA362E" w:rsidRDefault="00CE547F" w:rsidP="00452ADC">
            <w:pPr>
              <w:overflowPunct/>
              <w:autoSpaceDE/>
              <w:autoSpaceDN/>
              <w:adjustRightInd/>
              <w:spacing w:line="240" w:lineRule="auto"/>
              <w:textAlignment w:val="auto"/>
              <w:rPr>
                <w:rFonts w:ascii="Arial" w:hAnsi="Arial" w:cs="Arial"/>
                <w:sz w:val="18"/>
                <w:szCs w:val="18"/>
                <w:lang w:val="sk-SK"/>
              </w:rPr>
            </w:pPr>
            <w:r w:rsidRPr="00FA362E">
              <w:rPr>
                <w:rFonts w:ascii="Arial" w:hAnsi="Arial" w:cs="Arial"/>
                <w:sz w:val="18"/>
                <w:szCs w:val="18"/>
                <w:lang w:val="sk-SK"/>
              </w:rPr>
              <w:t>8</w:t>
            </w:r>
          </w:p>
        </w:tc>
        <w:tc>
          <w:tcPr>
            <w:tcW w:w="820" w:type="dxa"/>
            <w:tcBorders>
              <w:top w:val="nil"/>
              <w:left w:val="nil"/>
              <w:bottom w:val="nil"/>
              <w:right w:val="nil"/>
            </w:tcBorders>
            <w:shd w:val="clear" w:color="auto" w:fill="auto"/>
            <w:noWrap/>
            <w:vAlign w:val="bottom"/>
            <w:hideMark/>
          </w:tcPr>
          <w:p w14:paraId="08EF4516"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5.35E-02</w:t>
            </w:r>
          </w:p>
        </w:tc>
        <w:tc>
          <w:tcPr>
            <w:tcW w:w="240" w:type="dxa"/>
            <w:gridSpan w:val="2"/>
            <w:tcBorders>
              <w:top w:val="nil"/>
              <w:left w:val="nil"/>
              <w:bottom w:val="nil"/>
              <w:right w:val="nil"/>
            </w:tcBorders>
            <w:shd w:val="clear" w:color="auto" w:fill="auto"/>
            <w:noWrap/>
            <w:vAlign w:val="bottom"/>
            <w:hideMark/>
          </w:tcPr>
          <w:p w14:paraId="5E3A03BB"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72ADF340"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3.57E-02</w:t>
            </w:r>
          </w:p>
        </w:tc>
        <w:tc>
          <w:tcPr>
            <w:tcW w:w="460" w:type="dxa"/>
            <w:gridSpan w:val="2"/>
            <w:tcBorders>
              <w:top w:val="nil"/>
              <w:left w:val="nil"/>
              <w:bottom w:val="nil"/>
              <w:right w:val="nil"/>
            </w:tcBorders>
            <w:shd w:val="clear" w:color="auto" w:fill="auto"/>
            <w:noWrap/>
            <w:vAlign w:val="bottom"/>
            <w:hideMark/>
          </w:tcPr>
          <w:p w14:paraId="1659C1AF"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0.05</w:t>
            </w:r>
          </w:p>
        </w:tc>
        <w:tc>
          <w:tcPr>
            <w:tcW w:w="240" w:type="dxa"/>
            <w:gridSpan w:val="2"/>
            <w:tcBorders>
              <w:top w:val="nil"/>
              <w:left w:val="nil"/>
              <w:bottom w:val="nil"/>
              <w:right w:val="nil"/>
            </w:tcBorders>
            <w:shd w:val="clear" w:color="auto" w:fill="auto"/>
            <w:noWrap/>
            <w:vAlign w:val="bottom"/>
            <w:hideMark/>
          </w:tcPr>
          <w:p w14:paraId="0C680B8D"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20" w:type="dxa"/>
            <w:gridSpan w:val="2"/>
            <w:tcBorders>
              <w:top w:val="nil"/>
              <w:left w:val="nil"/>
              <w:bottom w:val="nil"/>
              <w:right w:val="nil"/>
            </w:tcBorders>
            <w:shd w:val="clear" w:color="auto" w:fill="auto"/>
            <w:noWrap/>
            <w:vAlign w:val="bottom"/>
            <w:hideMark/>
          </w:tcPr>
          <w:p w14:paraId="0E8FE3D0"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1.51E-01</w:t>
            </w:r>
          </w:p>
        </w:tc>
        <w:tc>
          <w:tcPr>
            <w:tcW w:w="240" w:type="dxa"/>
            <w:gridSpan w:val="2"/>
            <w:tcBorders>
              <w:top w:val="nil"/>
              <w:left w:val="nil"/>
              <w:bottom w:val="nil"/>
              <w:right w:val="nil"/>
            </w:tcBorders>
            <w:shd w:val="clear" w:color="auto" w:fill="auto"/>
            <w:noWrap/>
            <w:vAlign w:val="bottom"/>
            <w:hideMark/>
          </w:tcPr>
          <w:p w14:paraId="41234FE5"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02BCD9EA"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3.16E-02</w:t>
            </w:r>
          </w:p>
        </w:tc>
        <w:tc>
          <w:tcPr>
            <w:tcW w:w="460" w:type="dxa"/>
            <w:gridSpan w:val="2"/>
            <w:tcBorders>
              <w:top w:val="nil"/>
              <w:left w:val="nil"/>
              <w:bottom w:val="nil"/>
              <w:right w:val="nil"/>
            </w:tcBorders>
            <w:shd w:val="clear" w:color="auto" w:fill="auto"/>
            <w:noWrap/>
            <w:vAlign w:val="bottom"/>
            <w:hideMark/>
          </w:tcPr>
          <w:p w14:paraId="220091B1"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9.6</w:t>
            </w:r>
          </w:p>
        </w:tc>
        <w:tc>
          <w:tcPr>
            <w:tcW w:w="240" w:type="dxa"/>
            <w:gridSpan w:val="2"/>
            <w:tcBorders>
              <w:top w:val="nil"/>
              <w:left w:val="nil"/>
              <w:bottom w:val="nil"/>
              <w:right w:val="nil"/>
            </w:tcBorders>
            <w:shd w:val="clear" w:color="auto" w:fill="auto"/>
            <w:noWrap/>
            <w:vAlign w:val="bottom"/>
            <w:hideMark/>
          </w:tcPr>
          <w:p w14:paraId="0AE2092D"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20" w:type="dxa"/>
            <w:gridSpan w:val="2"/>
            <w:tcBorders>
              <w:top w:val="nil"/>
              <w:left w:val="nil"/>
              <w:bottom w:val="nil"/>
              <w:right w:val="nil"/>
            </w:tcBorders>
            <w:shd w:val="clear" w:color="auto" w:fill="auto"/>
            <w:noWrap/>
            <w:vAlign w:val="bottom"/>
            <w:hideMark/>
          </w:tcPr>
          <w:p w14:paraId="1C86AD9C"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5.79E-03</w:t>
            </w:r>
          </w:p>
        </w:tc>
        <w:tc>
          <w:tcPr>
            <w:tcW w:w="250" w:type="dxa"/>
            <w:gridSpan w:val="2"/>
            <w:tcBorders>
              <w:top w:val="nil"/>
              <w:left w:val="nil"/>
              <w:bottom w:val="nil"/>
              <w:right w:val="nil"/>
            </w:tcBorders>
            <w:shd w:val="clear" w:color="auto" w:fill="auto"/>
            <w:noWrap/>
            <w:vAlign w:val="bottom"/>
            <w:hideMark/>
          </w:tcPr>
          <w:p w14:paraId="75BEFE3A"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3B2BFEFE"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9.23E-04</w:t>
            </w:r>
          </w:p>
        </w:tc>
        <w:tc>
          <w:tcPr>
            <w:tcW w:w="460" w:type="dxa"/>
            <w:gridSpan w:val="2"/>
            <w:tcBorders>
              <w:top w:val="nil"/>
              <w:left w:val="nil"/>
              <w:bottom w:val="nil"/>
              <w:right w:val="nil"/>
            </w:tcBorders>
            <w:shd w:val="clear" w:color="auto" w:fill="auto"/>
            <w:noWrap/>
            <w:vAlign w:val="bottom"/>
            <w:hideMark/>
          </w:tcPr>
          <w:p w14:paraId="21E21CEF"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4.89</w:t>
            </w:r>
          </w:p>
        </w:tc>
      </w:tr>
      <w:tr w:rsidR="00CE547F" w:rsidRPr="00FA362E" w14:paraId="66C28F81" w14:textId="77777777" w:rsidTr="00452ADC">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1E2AD8A3" w14:textId="77777777" w:rsidR="00CE547F" w:rsidRPr="00FA362E" w:rsidRDefault="00CE547F" w:rsidP="00452ADC">
            <w:pPr>
              <w:overflowPunct/>
              <w:autoSpaceDE/>
              <w:autoSpaceDN/>
              <w:adjustRightInd/>
              <w:spacing w:line="240" w:lineRule="auto"/>
              <w:textAlignment w:val="auto"/>
              <w:rPr>
                <w:rFonts w:ascii="Arial" w:hAnsi="Arial" w:cs="Arial"/>
                <w:sz w:val="18"/>
                <w:szCs w:val="18"/>
                <w:lang w:val="sk-SK"/>
              </w:rPr>
            </w:pPr>
            <w:r w:rsidRPr="00FA362E">
              <w:rPr>
                <w:rFonts w:ascii="Arial" w:hAnsi="Arial" w:cs="Arial"/>
                <w:sz w:val="18"/>
                <w:szCs w:val="18"/>
                <w:lang w:val="sk-SK"/>
              </w:rPr>
              <w:t>13</w:t>
            </w:r>
          </w:p>
        </w:tc>
        <w:tc>
          <w:tcPr>
            <w:tcW w:w="820" w:type="dxa"/>
            <w:tcBorders>
              <w:top w:val="nil"/>
              <w:left w:val="nil"/>
              <w:bottom w:val="nil"/>
              <w:right w:val="nil"/>
            </w:tcBorders>
            <w:shd w:val="clear" w:color="auto" w:fill="auto"/>
            <w:noWrap/>
            <w:vAlign w:val="bottom"/>
            <w:hideMark/>
          </w:tcPr>
          <w:p w14:paraId="6CC5A055"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2.20E-01</w:t>
            </w:r>
          </w:p>
        </w:tc>
        <w:tc>
          <w:tcPr>
            <w:tcW w:w="240" w:type="dxa"/>
            <w:gridSpan w:val="2"/>
            <w:tcBorders>
              <w:top w:val="nil"/>
              <w:left w:val="nil"/>
              <w:bottom w:val="nil"/>
              <w:right w:val="nil"/>
            </w:tcBorders>
            <w:shd w:val="clear" w:color="auto" w:fill="auto"/>
            <w:noWrap/>
            <w:vAlign w:val="bottom"/>
            <w:hideMark/>
          </w:tcPr>
          <w:p w14:paraId="74A4C2C7"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6FD14DB1"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6.61E-01</w:t>
            </w:r>
          </w:p>
        </w:tc>
        <w:tc>
          <w:tcPr>
            <w:tcW w:w="460" w:type="dxa"/>
            <w:gridSpan w:val="2"/>
            <w:tcBorders>
              <w:top w:val="nil"/>
              <w:left w:val="nil"/>
              <w:bottom w:val="nil"/>
              <w:right w:val="nil"/>
            </w:tcBorders>
            <w:shd w:val="clear" w:color="auto" w:fill="auto"/>
            <w:noWrap/>
            <w:vAlign w:val="bottom"/>
            <w:hideMark/>
          </w:tcPr>
          <w:p w14:paraId="4B9E73D0"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0.37</w:t>
            </w:r>
          </w:p>
        </w:tc>
        <w:tc>
          <w:tcPr>
            <w:tcW w:w="240" w:type="dxa"/>
            <w:gridSpan w:val="2"/>
            <w:tcBorders>
              <w:top w:val="nil"/>
              <w:left w:val="nil"/>
              <w:bottom w:val="nil"/>
              <w:right w:val="nil"/>
            </w:tcBorders>
            <w:shd w:val="clear" w:color="auto" w:fill="auto"/>
            <w:noWrap/>
            <w:vAlign w:val="bottom"/>
            <w:hideMark/>
          </w:tcPr>
          <w:p w14:paraId="18CDDDCA"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20" w:type="dxa"/>
            <w:gridSpan w:val="2"/>
            <w:tcBorders>
              <w:top w:val="nil"/>
              <w:left w:val="nil"/>
              <w:bottom w:val="nil"/>
              <w:right w:val="nil"/>
            </w:tcBorders>
            <w:shd w:val="clear" w:color="auto" w:fill="auto"/>
            <w:noWrap/>
            <w:vAlign w:val="bottom"/>
            <w:hideMark/>
          </w:tcPr>
          <w:p w14:paraId="2CC23F16"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1.41E-01</w:t>
            </w:r>
          </w:p>
        </w:tc>
        <w:tc>
          <w:tcPr>
            <w:tcW w:w="240" w:type="dxa"/>
            <w:gridSpan w:val="2"/>
            <w:tcBorders>
              <w:top w:val="nil"/>
              <w:left w:val="nil"/>
              <w:bottom w:val="nil"/>
              <w:right w:val="nil"/>
            </w:tcBorders>
            <w:shd w:val="clear" w:color="auto" w:fill="auto"/>
            <w:noWrap/>
            <w:vAlign w:val="bottom"/>
            <w:hideMark/>
          </w:tcPr>
          <w:p w14:paraId="32FB0B61"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63F060A7"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1.13E-01</w:t>
            </w:r>
          </w:p>
        </w:tc>
        <w:tc>
          <w:tcPr>
            <w:tcW w:w="460" w:type="dxa"/>
            <w:gridSpan w:val="2"/>
            <w:tcBorders>
              <w:top w:val="nil"/>
              <w:left w:val="nil"/>
              <w:bottom w:val="nil"/>
              <w:right w:val="nil"/>
            </w:tcBorders>
            <w:shd w:val="clear" w:color="auto" w:fill="auto"/>
            <w:noWrap/>
            <w:vAlign w:val="bottom"/>
            <w:hideMark/>
          </w:tcPr>
          <w:p w14:paraId="17B8CD66"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19.0</w:t>
            </w:r>
          </w:p>
        </w:tc>
        <w:tc>
          <w:tcPr>
            <w:tcW w:w="240" w:type="dxa"/>
            <w:gridSpan w:val="2"/>
            <w:tcBorders>
              <w:top w:val="nil"/>
              <w:left w:val="nil"/>
              <w:bottom w:val="nil"/>
              <w:right w:val="nil"/>
            </w:tcBorders>
            <w:shd w:val="clear" w:color="auto" w:fill="auto"/>
            <w:noWrap/>
            <w:vAlign w:val="bottom"/>
            <w:hideMark/>
          </w:tcPr>
          <w:p w14:paraId="27AC76A8"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20" w:type="dxa"/>
            <w:gridSpan w:val="2"/>
            <w:tcBorders>
              <w:top w:val="nil"/>
              <w:left w:val="nil"/>
              <w:bottom w:val="nil"/>
              <w:right w:val="nil"/>
            </w:tcBorders>
            <w:shd w:val="clear" w:color="auto" w:fill="auto"/>
            <w:noWrap/>
            <w:vAlign w:val="bottom"/>
            <w:hideMark/>
          </w:tcPr>
          <w:p w14:paraId="1E50D224"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1.00E-02</w:t>
            </w:r>
          </w:p>
        </w:tc>
        <w:tc>
          <w:tcPr>
            <w:tcW w:w="250" w:type="dxa"/>
            <w:gridSpan w:val="2"/>
            <w:tcBorders>
              <w:top w:val="nil"/>
              <w:left w:val="nil"/>
              <w:bottom w:val="nil"/>
              <w:right w:val="nil"/>
            </w:tcBorders>
            <w:shd w:val="clear" w:color="auto" w:fill="auto"/>
            <w:noWrap/>
            <w:vAlign w:val="bottom"/>
            <w:hideMark/>
          </w:tcPr>
          <w:p w14:paraId="1D9A7104"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48EE7A4C"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6.28E-03</w:t>
            </w:r>
          </w:p>
        </w:tc>
        <w:tc>
          <w:tcPr>
            <w:tcW w:w="460" w:type="dxa"/>
            <w:gridSpan w:val="2"/>
            <w:tcBorders>
              <w:top w:val="nil"/>
              <w:left w:val="nil"/>
              <w:bottom w:val="nil"/>
              <w:right w:val="nil"/>
            </w:tcBorders>
            <w:shd w:val="clear" w:color="auto" w:fill="auto"/>
            <w:noWrap/>
            <w:vAlign w:val="bottom"/>
            <w:hideMark/>
          </w:tcPr>
          <w:p w14:paraId="7FD69943"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9.42</w:t>
            </w:r>
          </w:p>
        </w:tc>
      </w:tr>
      <w:tr w:rsidR="00CE547F" w:rsidRPr="00FA362E" w14:paraId="4DE11697" w14:textId="77777777" w:rsidTr="00452ADC">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510844EB" w14:textId="77777777" w:rsidR="00CE547F" w:rsidRPr="00FA362E" w:rsidRDefault="00CE547F" w:rsidP="00452ADC">
            <w:pPr>
              <w:overflowPunct/>
              <w:autoSpaceDE/>
              <w:autoSpaceDN/>
              <w:adjustRightInd/>
              <w:spacing w:line="240" w:lineRule="auto"/>
              <w:textAlignment w:val="auto"/>
              <w:rPr>
                <w:rFonts w:ascii="Arial" w:hAnsi="Arial" w:cs="Arial"/>
                <w:sz w:val="18"/>
                <w:szCs w:val="18"/>
                <w:lang w:val="sk-SK"/>
              </w:rPr>
            </w:pPr>
            <w:r w:rsidRPr="00FA362E">
              <w:rPr>
                <w:rFonts w:ascii="Arial" w:hAnsi="Arial" w:cs="Arial"/>
                <w:sz w:val="18"/>
                <w:szCs w:val="18"/>
                <w:lang w:val="sk-SK"/>
              </w:rPr>
              <w:t>14</w:t>
            </w:r>
          </w:p>
        </w:tc>
        <w:tc>
          <w:tcPr>
            <w:tcW w:w="820" w:type="dxa"/>
            <w:tcBorders>
              <w:top w:val="nil"/>
              <w:left w:val="nil"/>
              <w:bottom w:val="nil"/>
              <w:right w:val="nil"/>
            </w:tcBorders>
            <w:shd w:val="clear" w:color="auto" w:fill="auto"/>
            <w:noWrap/>
            <w:vAlign w:val="bottom"/>
            <w:hideMark/>
          </w:tcPr>
          <w:p w14:paraId="4548CB48"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6.27E-02</w:t>
            </w:r>
          </w:p>
        </w:tc>
        <w:tc>
          <w:tcPr>
            <w:tcW w:w="240" w:type="dxa"/>
            <w:gridSpan w:val="2"/>
            <w:tcBorders>
              <w:top w:val="nil"/>
              <w:left w:val="nil"/>
              <w:bottom w:val="nil"/>
              <w:right w:val="nil"/>
            </w:tcBorders>
            <w:shd w:val="clear" w:color="auto" w:fill="auto"/>
            <w:noWrap/>
            <w:vAlign w:val="bottom"/>
            <w:hideMark/>
          </w:tcPr>
          <w:p w14:paraId="14AB4FD1"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0B21C36B"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9.20E-02</w:t>
            </w:r>
          </w:p>
        </w:tc>
        <w:tc>
          <w:tcPr>
            <w:tcW w:w="460" w:type="dxa"/>
            <w:gridSpan w:val="2"/>
            <w:tcBorders>
              <w:top w:val="nil"/>
              <w:left w:val="nil"/>
              <w:bottom w:val="nil"/>
              <w:right w:val="nil"/>
            </w:tcBorders>
            <w:shd w:val="clear" w:color="auto" w:fill="auto"/>
            <w:noWrap/>
            <w:vAlign w:val="bottom"/>
            <w:hideMark/>
          </w:tcPr>
          <w:p w14:paraId="2952A615"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0.10</w:t>
            </w:r>
          </w:p>
        </w:tc>
        <w:tc>
          <w:tcPr>
            <w:tcW w:w="240" w:type="dxa"/>
            <w:gridSpan w:val="2"/>
            <w:tcBorders>
              <w:top w:val="nil"/>
              <w:left w:val="nil"/>
              <w:bottom w:val="nil"/>
              <w:right w:val="nil"/>
            </w:tcBorders>
            <w:shd w:val="clear" w:color="auto" w:fill="auto"/>
            <w:noWrap/>
            <w:vAlign w:val="bottom"/>
            <w:hideMark/>
          </w:tcPr>
          <w:p w14:paraId="62BA2EAC"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20" w:type="dxa"/>
            <w:gridSpan w:val="2"/>
            <w:tcBorders>
              <w:top w:val="nil"/>
              <w:left w:val="nil"/>
              <w:bottom w:val="nil"/>
              <w:right w:val="nil"/>
            </w:tcBorders>
            <w:shd w:val="clear" w:color="auto" w:fill="auto"/>
            <w:noWrap/>
            <w:vAlign w:val="bottom"/>
            <w:hideMark/>
          </w:tcPr>
          <w:p w14:paraId="1B9D5B6C"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1.28E-01</w:t>
            </w:r>
          </w:p>
        </w:tc>
        <w:tc>
          <w:tcPr>
            <w:tcW w:w="240" w:type="dxa"/>
            <w:gridSpan w:val="2"/>
            <w:tcBorders>
              <w:top w:val="nil"/>
              <w:left w:val="nil"/>
              <w:bottom w:val="nil"/>
              <w:right w:val="nil"/>
            </w:tcBorders>
            <w:shd w:val="clear" w:color="auto" w:fill="auto"/>
            <w:noWrap/>
            <w:vAlign w:val="bottom"/>
            <w:hideMark/>
          </w:tcPr>
          <w:p w14:paraId="7EC8F707"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7EB9BB9A"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8.25E-02</w:t>
            </w:r>
          </w:p>
        </w:tc>
        <w:tc>
          <w:tcPr>
            <w:tcW w:w="460" w:type="dxa"/>
            <w:gridSpan w:val="2"/>
            <w:tcBorders>
              <w:top w:val="nil"/>
              <w:left w:val="nil"/>
              <w:bottom w:val="nil"/>
              <w:right w:val="nil"/>
            </w:tcBorders>
            <w:shd w:val="clear" w:color="auto" w:fill="auto"/>
            <w:noWrap/>
            <w:vAlign w:val="bottom"/>
            <w:hideMark/>
          </w:tcPr>
          <w:p w14:paraId="365F1116"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17.7</w:t>
            </w:r>
          </w:p>
        </w:tc>
        <w:tc>
          <w:tcPr>
            <w:tcW w:w="240" w:type="dxa"/>
            <w:gridSpan w:val="2"/>
            <w:tcBorders>
              <w:top w:val="nil"/>
              <w:left w:val="nil"/>
              <w:bottom w:val="nil"/>
              <w:right w:val="nil"/>
            </w:tcBorders>
            <w:shd w:val="clear" w:color="auto" w:fill="auto"/>
            <w:noWrap/>
            <w:vAlign w:val="bottom"/>
            <w:hideMark/>
          </w:tcPr>
          <w:p w14:paraId="781F427E"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20" w:type="dxa"/>
            <w:gridSpan w:val="2"/>
            <w:tcBorders>
              <w:top w:val="nil"/>
              <w:left w:val="nil"/>
              <w:bottom w:val="nil"/>
              <w:right w:val="nil"/>
            </w:tcBorders>
            <w:shd w:val="clear" w:color="auto" w:fill="auto"/>
            <w:noWrap/>
            <w:vAlign w:val="bottom"/>
            <w:hideMark/>
          </w:tcPr>
          <w:p w14:paraId="6246E33E"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9.12E-03</w:t>
            </w:r>
          </w:p>
        </w:tc>
        <w:tc>
          <w:tcPr>
            <w:tcW w:w="250" w:type="dxa"/>
            <w:gridSpan w:val="2"/>
            <w:tcBorders>
              <w:top w:val="nil"/>
              <w:left w:val="nil"/>
              <w:bottom w:val="nil"/>
              <w:right w:val="nil"/>
            </w:tcBorders>
            <w:shd w:val="clear" w:color="auto" w:fill="auto"/>
            <w:noWrap/>
            <w:vAlign w:val="bottom"/>
            <w:hideMark/>
          </w:tcPr>
          <w:p w14:paraId="5488AAF2"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1A12F58F"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3.96E-03</w:t>
            </w:r>
          </w:p>
        </w:tc>
        <w:tc>
          <w:tcPr>
            <w:tcW w:w="460" w:type="dxa"/>
            <w:gridSpan w:val="2"/>
            <w:tcBorders>
              <w:top w:val="nil"/>
              <w:left w:val="nil"/>
              <w:bottom w:val="nil"/>
              <w:right w:val="nil"/>
            </w:tcBorders>
            <w:shd w:val="clear" w:color="auto" w:fill="auto"/>
            <w:noWrap/>
            <w:vAlign w:val="bottom"/>
            <w:hideMark/>
          </w:tcPr>
          <w:p w14:paraId="64633B26"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8.82</w:t>
            </w:r>
          </w:p>
        </w:tc>
      </w:tr>
      <w:tr w:rsidR="00CE547F" w:rsidRPr="00FA362E" w14:paraId="46BDCAA5" w14:textId="77777777" w:rsidTr="00452ADC">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4F2C8D60" w14:textId="77777777" w:rsidR="00CE547F" w:rsidRPr="00FA362E" w:rsidRDefault="00CE547F" w:rsidP="00452ADC">
            <w:pPr>
              <w:overflowPunct/>
              <w:autoSpaceDE/>
              <w:autoSpaceDN/>
              <w:adjustRightInd/>
              <w:spacing w:line="240" w:lineRule="auto"/>
              <w:textAlignment w:val="auto"/>
              <w:rPr>
                <w:rFonts w:ascii="Arial" w:hAnsi="Arial" w:cs="Arial"/>
                <w:sz w:val="18"/>
                <w:szCs w:val="18"/>
                <w:lang w:val="sk-SK"/>
              </w:rPr>
            </w:pPr>
            <w:r w:rsidRPr="00FA362E">
              <w:rPr>
                <w:rFonts w:ascii="Arial" w:hAnsi="Arial" w:cs="Arial"/>
                <w:sz w:val="18"/>
                <w:szCs w:val="18"/>
                <w:lang w:val="sk-SK"/>
              </w:rPr>
              <w:t>15</w:t>
            </w:r>
          </w:p>
        </w:tc>
        <w:tc>
          <w:tcPr>
            <w:tcW w:w="820" w:type="dxa"/>
            <w:tcBorders>
              <w:top w:val="nil"/>
              <w:left w:val="nil"/>
              <w:bottom w:val="nil"/>
              <w:right w:val="nil"/>
            </w:tcBorders>
            <w:shd w:val="clear" w:color="auto" w:fill="auto"/>
            <w:noWrap/>
            <w:vAlign w:val="bottom"/>
            <w:hideMark/>
          </w:tcPr>
          <w:p w14:paraId="7B3872A4" w14:textId="77777777" w:rsidR="00CE547F" w:rsidRPr="00534238"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2.35E</w:t>
            </w:r>
            <w:r w:rsidRPr="00534238">
              <w:rPr>
                <w:rFonts w:ascii="Calibri" w:hAnsi="Calibri" w:cs="Calibri"/>
                <w:color w:val="000000"/>
                <w:sz w:val="18"/>
                <w:szCs w:val="18"/>
                <w:lang w:val="sk-SK"/>
              </w:rPr>
              <w:t>-01</w:t>
            </w:r>
          </w:p>
        </w:tc>
        <w:tc>
          <w:tcPr>
            <w:tcW w:w="240" w:type="dxa"/>
            <w:gridSpan w:val="2"/>
            <w:tcBorders>
              <w:top w:val="nil"/>
              <w:left w:val="nil"/>
              <w:bottom w:val="nil"/>
              <w:right w:val="nil"/>
            </w:tcBorders>
            <w:shd w:val="clear" w:color="auto" w:fill="auto"/>
            <w:noWrap/>
            <w:vAlign w:val="bottom"/>
            <w:hideMark/>
          </w:tcPr>
          <w:p w14:paraId="3F92E474"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01531F1F"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2.39E-01</w:t>
            </w:r>
          </w:p>
        </w:tc>
        <w:tc>
          <w:tcPr>
            <w:tcW w:w="460" w:type="dxa"/>
            <w:gridSpan w:val="2"/>
            <w:tcBorders>
              <w:top w:val="nil"/>
              <w:left w:val="nil"/>
              <w:bottom w:val="nil"/>
              <w:right w:val="nil"/>
            </w:tcBorders>
            <w:shd w:val="clear" w:color="auto" w:fill="auto"/>
            <w:noWrap/>
            <w:vAlign w:val="bottom"/>
            <w:hideMark/>
          </w:tcPr>
          <w:p w14:paraId="6CDD87BB"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0.19</w:t>
            </w:r>
          </w:p>
        </w:tc>
        <w:tc>
          <w:tcPr>
            <w:tcW w:w="240" w:type="dxa"/>
            <w:gridSpan w:val="2"/>
            <w:tcBorders>
              <w:top w:val="nil"/>
              <w:left w:val="nil"/>
              <w:bottom w:val="nil"/>
              <w:right w:val="nil"/>
            </w:tcBorders>
            <w:shd w:val="clear" w:color="auto" w:fill="auto"/>
            <w:noWrap/>
            <w:vAlign w:val="bottom"/>
            <w:hideMark/>
          </w:tcPr>
          <w:p w14:paraId="09ACF5DE"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20" w:type="dxa"/>
            <w:gridSpan w:val="2"/>
            <w:tcBorders>
              <w:top w:val="nil"/>
              <w:left w:val="nil"/>
              <w:bottom w:val="nil"/>
              <w:right w:val="nil"/>
            </w:tcBorders>
            <w:shd w:val="clear" w:color="auto" w:fill="auto"/>
            <w:noWrap/>
            <w:vAlign w:val="bottom"/>
            <w:hideMark/>
          </w:tcPr>
          <w:p w14:paraId="4B60F813"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3.54E-01</w:t>
            </w:r>
          </w:p>
        </w:tc>
        <w:tc>
          <w:tcPr>
            <w:tcW w:w="240" w:type="dxa"/>
            <w:gridSpan w:val="2"/>
            <w:tcBorders>
              <w:top w:val="nil"/>
              <w:left w:val="nil"/>
              <w:bottom w:val="nil"/>
              <w:right w:val="nil"/>
            </w:tcBorders>
            <w:shd w:val="clear" w:color="auto" w:fill="auto"/>
            <w:noWrap/>
            <w:vAlign w:val="bottom"/>
            <w:hideMark/>
          </w:tcPr>
          <w:p w14:paraId="6219D41B"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13EAFC88"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1.84E-01</w:t>
            </w:r>
          </w:p>
        </w:tc>
        <w:tc>
          <w:tcPr>
            <w:tcW w:w="460" w:type="dxa"/>
            <w:gridSpan w:val="2"/>
            <w:tcBorders>
              <w:top w:val="nil"/>
              <w:left w:val="nil"/>
              <w:bottom w:val="nil"/>
              <w:right w:val="nil"/>
            </w:tcBorders>
            <w:shd w:val="clear" w:color="auto" w:fill="auto"/>
            <w:noWrap/>
            <w:vAlign w:val="bottom"/>
            <w:hideMark/>
          </w:tcPr>
          <w:p w14:paraId="38E6B663"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18.4</w:t>
            </w:r>
          </w:p>
        </w:tc>
        <w:tc>
          <w:tcPr>
            <w:tcW w:w="240" w:type="dxa"/>
            <w:gridSpan w:val="2"/>
            <w:tcBorders>
              <w:top w:val="nil"/>
              <w:left w:val="nil"/>
              <w:bottom w:val="nil"/>
              <w:right w:val="nil"/>
            </w:tcBorders>
            <w:shd w:val="clear" w:color="auto" w:fill="auto"/>
            <w:noWrap/>
            <w:vAlign w:val="bottom"/>
            <w:hideMark/>
          </w:tcPr>
          <w:p w14:paraId="05EFCAA9"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20" w:type="dxa"/>
            <w:gridSpan w:val="2"/>
            <w:tcBorders>
              <w:top w:val="nil"/>
              <w:left w:val="nil"/>
              <w:bottom w:val="nil"/>
              <w:right w:val="nil"/>
            </w:tcBorders>
            <w:shd w:val="clear" w:color="auto" w:fill="auto"/>
            <w:noWrap/>
            <w:vAlign w:val="bottom"/>
            <w:hideMark/>
          </w:tcPr>
          <w:p w14:paraId="5B3E6EF0"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1.17E-02</w:t>
            </w:r>
          </w:p>
        </w:tc>
        <w:tc>
          <w:tcPr>
            <w:tcW w:w="250" w:type="dxa"/>
            <w:gridSpan w:val="2"/>
            <w:tcBorders>
              <w:top w:val="nil"/>
              <w:left w:val="nil"/>
              <w:bottom w:val="nil"/>
              <w:right w:val="nil"/>
            </w:tcBorders>
            <w:shd w:val="clear" w:color="auto" w:fill="auto"/>
            <w:noWrap/>
            <w:vAlign w:val="bottom"/>
            <w:hideMark/>
          </w:tcPr>
          <w:p w14:paraId="0532DA36"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nil"/>
              <w:right w:val="nil"/>
            </w:tcBorders>
            <w:shd w:val="clear" w:color="auto" w:fill="auto"/>
            <w:noWrap/>
            <w:vAlign w:val="bottom"/>
            <w:hideMark/>
          </w:tcPr>
          <w:p w14:paraId="0AEA081C"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5.62E-03</w:t>
            </w:r>
          </w:p>
        </w:tc>
        <w:tc>
          <w:tcPr>
            <w:tcW w:w="460" w:type="dxa"/>
            <w:gridSpan w:val="2"/>
            <w:tcBorders>
              <w:top w:val="nil"/>
              <w:left w:val="nil"/>
              <w:bottom w:val="nil"/>
              <w:right w:val="nil"/>
            </w:tcBorders>
            <w:shd w:val="clear" w:color="auto" w:fill="auto"/>
            <w:noWrap/>
            <w:vAlign w:val="bottom"/>
            <w:hideMark/>
          </w:tcPr>
          <w:p w14:paraId="4F45E061"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9.46</w:t>
            </w:r>
          </w:p>
        </w:tc>
      </w:tr>
      <w:tr w:rsidR="00CE547F" w:rsidRPr="00FA362E" w14:paraId="7951DB97" w14:textId="77777777" w:rsidTr="00452ADC">
        <w:trPr>
          <w:gridAfter w:val="1"/>
          <w:wAfter w:w="209" w:type="dxa"/>
          <w:trHeight w:val="300"/>
        </w:trPr>
        <w:tc>
          <w:tcPr>
            <w:tcW w:w="619" w:type="dxa"/>
            <w:gridSpan w:val="2"/>
            <w:tcBorders>
              <w:top w:val="nil"/>
              <w:left w:val="nil"/>
              <w:bottom w:val="single" w:sz="4" w:space="0" w:color="auto"/>
              <w:right w:val="nil"/>
            </w:tcBorders>
            <w:shd w:val="clear" w:color="auto" w:fill="auto"/>
            <w:noWrap/>
            <w:vAlign w:val="bottom"/>
            <w:hideMark/>
          </w:tcPr>
          <w:p w14:paraId="7A13FADF" w14:textId="77777777" w:rsidR="00CE547F" w:rsidRPr="00FA362E" w:rsidRDefault="00CE547F" w:rsidP="00452ADC">
            <w:pPr>
              <w:overflowPunct/>
              <w:autoSpaceDE/>
              <w:autoSpaceDN/>
              <w:adjustRightInd/>
              <w:spacing w:line="240" w:lineRule="auto"/>
              <w:textAlignment w:val="auto"/>
              <w:rPr>
                <w:rFonts w:ascii="Arial" w:hAnsi="Arial" w:cs="Arial"/>
                <w:sz w:val="18"/>
                <w:szCs w:val="18"/>
                <w:lang w:val="sk-SK"/>
              </w:rPr>
            </w:pPr>
            <w:r w:rsidRPr="00FA362E">
              <w:rPr>
                <w:rFonts w:ascii="Arial" w:hAnsi="Arial" w:cs="Arial"/>
                <w:sz w:val="18"/>
                <w:szCs w:val="18"/>
                <w:lang w:val="sk-SK"/>
              </w:rPr>
              <w:t>16</w:t>
            </w:r>
          </w:p>
        </w:tc>
        <w:tc>
          <w:tcPr>
            <w:tcW w:w="820" w:type="dxa"/>
            <w:tcBorders>
              <w:top w:val="nil"/>
              <w:left w:val="nil"/>
              <w:bottom w:val="single" w:sz="4" w:space="0" w:color="auto"/>
              <w:right w:val="nil"/>
            </w:tcBorders>
            <w:shd w:val="clear" w:color="auto" w:fill="auto"/>
            <w:noWrap/>
            <w:vAlign w:val="bottom"/>
            <w:hideMark/>
          </w:tcPr>
          <w:p w14:paraId="6B8C4288"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1.77E-01</w:t>
            </w:r>
          </w:p>
        </w:tc>
        <w:tc>
          <w:tcPr>
            <w:tcW w:w="240" w:type="dxa"/>
            <w:gridSpan w:val="2"/>
            <w:tcBorders>
              <w:top w:val="nil"/>
              <w:left w:val="nil"/>
              <w:bottom w:val="single" w:sz="4" w:space="0" w:color="auto"/>
              <w:right w:val="nil"/>
            </w:tcBorders>
            <w:shd w:val="clear" w:color="auto" w:fill="auto"/>
            <w:noWrap/>
            <w:vAlign w:val="bottom"/>
            <w:hideMark/>
          </w:tcPr>
          <w:p w14:paraId="7EE14F9E"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single" w:sz="4" w:space="0" w:color="auto"/>
              <w:right w:val="nil"/>
            </w:tcBorders>
            <w:shd w:val="clear" w:color="auto" w:fill="auto"/>
            <w:noWrap/>
            <w:vAlign w:val="bottom"/>
            <w:hideMark/>
          </w:tcPr>
          <w:p w14:paraId="24B8561D"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1.53E-01</w:t>
            </w:r>
          </w:p>
        </w:tc>
        <w:tc>
          <w:tcPr>
            <w:tcW w:w="460" w:type="dxa"/>
            <w:gridSpan w:val="2"/>
            <w:tcBorders>
              <w:top w:val="nil"/>
              <w:left w:val="nil"/>
              <w:bottom w:val="single" w:sz="4" w:space="0" w:color="auto"/>
              <w:right w:val="nil"/>
            </w:tcBorders>
            <w:shd w:val="clear" w:color="auto" w:fill="auto"/>
            <w:noWrap/>
            <w:vAlign w:val="bottom"/>
            <w:hideMark/>
          </w:tcPr>
          <w:p w14:paraId="4ECC57CC"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0.14</w:t>
            </w:r>
          </w:p>
        </w:tc>
        <w:tc>
          <w:tcPr>
            <w:tcW w:w="240" w:type="dxa"/>
            <w:gridSpan w:val="2"/>
            <w:tcBorders>
              <w:top w:val="nil"/>
              <w:left w:val="nil"/>
              <w:bottom w:val="single" w:sz="4" w:space="0" w:color="auto"/>
              <w:right w:val="nil"/>
            </w:tcBorders>
            <w:shd w:val="clear" w:color="auto" w:fill="auto"/>
            <w:noWrap/>
            <w:vAlign w:val="bottom"/>
            <w:hideMark/>
          </w:tcPr>
          <w:p w14:paraId="10510EF8"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22"/>
                <w:szCs w:val="22"/>
                <w:lang w:val="sk-SK"/>
              </w:rPr>
            </w:pPr>
            <w:r w:rsidRPr="00FA362E">
              <w:rPr>
                <w:rFonts w:ascii="Calibri" w:hAnsi="Calibri" w:cs="Calibri"/>
                <w:color w:val="000000"/>
                <w:sz w:val="22"/>
                <w:szCs w:val="22"/>
                <w:lang w:val="sk-SK"/>
              </w:rPr>
              <w:t> </w:t>
            </w:r>
          </w:p>
        </w:tc>
        <w:tc>
          <w:tcPr>
            <w:tcW w:w="820" w:type="dxa"/>
            <w:gridSpan w:val="2"/>
            <w:tcBorders>
              <w:top w:val="nil"/>
              <w:left w:val="nil"/>
              <w:bottom w:val="single" w:sz="4" w:space="0" w:color="auto"/>
              <w:right w:val="nil"/>
            </w:tcBorders>
            <w:shd w:val="clear" w:color="auto" w:fill="auto"/>
            <w:noWrap/>
            <w:vAlign w:val="bottom"/>
            <w:hideMark/>
          </w:tcPr>
          <w:p w14:paraId="10B7FC1D"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6.05E-01</w:t>
            </w:r>
          </w:p>
        </w:tc>
        <w:tc>
          <w:tcPr>
            <w:tcW w:w="240" w:type="dxa"/>
            <w:gridSpan w:val="2"/>
            <w:tcBorders>
              <w:top w:val="nil"/>
              <w:left w:val="nil"/>
              <w:bottom w:val="single" w:sz="4" w:space="0" w:color="auto"/>
              <w:right w:val="nil"/>
            </w:tcBorders>
            <w:shd w:val="clear" w:color="auto" w:fill="auto"/>
            <w:noWrap/>
            <w:vAlign w:val="bottom"/>
            <w:hideMark/>
          </w:tcPr>
          <w:p w14:paraId="7D4FAAF7"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single" w:sz="4" w:space="0" w:color="auto"/>
              <w:right w:val="nil"/>
            </w:tcBorders>
            <w:shd w:val="clear" w:color="auto" w:fill="auto"/>
            <w:noWrap/>
            <w:vAlign w:val="bottom"/>
            <w:hideMark/>
          </w:tcPr>
          <w:p w14:paraId="745EBC0A"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1.44E+00</w:t>
            </w:r>
          </w:p>
        </w:tc>
        <w:tc>
          <w:tcPr>
            <w:tcW w:w="460" w:type="dxa"/>
            <w:gridSpan w:val="2"/>
            <w:tcBorders>
              <w:top w:val="nil"/>
              <w:left w:val="nil"/>
              <w:bottom w:val="single" w:sz="4" w:space="0" w:color="auto"/>
              <w:right w:val="nil"/>
            </w:tcBorders>
            <w:shd w:val="clear" w:color="auto" w:fill="auto"/>
            <w:noWrap/>
            <w:vAlign w:val="bottom"/>
            <w:hideMark/>
          </w:tcPr>
          <w:p w14:paraId="7160C4A4"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25.5</w:t>
            </w:r>
          </w:p>
        </w:tc>
        <w:tc>
          <w:tcPr>
            <w:tcW w:w="240" w:type="dxa"/>
            <w:gridSpan w:val="2"/>
            <w:tcBorders>
              <w:top w:val="nil"/>
              <w:left w:val="nil"/>
              <w:bottom w:val="single" w:sz="4" w:space="0" w:color="auto"/>
              <w:right w:val="nil"/>
            </w:tcBorders>
            <w:shd w:val="clear" w:color="auto" w:fill="auto"/>
            <w:noWrap/>
            <w:vAlign w:val="bottom"/>
            <w:hideMark/>
          </w:tcPr>
          <w:p w14:paraId="2864AEE8"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 </w:t>
            </w:r>
          </w:p>
        </w:tc>
        <w:tc>
          <w:tcPr>
            <w:tcW w:w="820" w:type="dxa"/>
            <w:gridSpan w:val="2"/>
            <w:tcBorders>
              <w:top w:val="nil"/>
              <w:left w:val="nil"/>
              <w:bottom w:val="single" w:sz="4" w:space="0" w:color="auto"/>
              <w:right w:val="nil"/>
            </w:tcBorders>
            <w:shd w:val="clear" w:color="auto" w:fill="auto"/>
            <w:noWrap/>
            <w:vAlign w:val="bottom"/>
            <w:hideMark/>
          </w:tcPr>
          <w:p w14:paraId="3996C057"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1.22E-02</w:t>
            </w:r>
          </w:p>
        </w:tc>
        <w:tc>
          <w:tcPr>
            <w:tcW w:w="250" w:type="dxa"/>
            <w:gridSpan w:val="2"/>
            <w:tcBorders>
              <w:top w:val="nil"/>
              <w:left w:val="nil"/>
              <w:bottom w:val="single" w:sz="4" w:space="0" w:color="auto"/>
              <w:right w:val="nil"/>
            </w:tcBorders>
            <w:shd w:val="clear" w:color="auto" w:fill="auto"/>
            <w:noWrap/>
            <w:vAlign w:val="bottom"/>
            <w:hideMark/>
          </w:tcPr>
          <w:p w14:paraId="675D9D13"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940" w:type="dxa"/>
            <w:gridSpan w:val="2"/>
            <w:tcBorders>
              <w:top w:val="nil"/>
              <w:left w:val="nil"/>
              <w:bottom w:val="single" w:sz="4" w:space="0" w:color="auto"/>
              <w:right w:val="nil"/>
            </w:tcBorders>
            <w:shd w:val="clear" w:color="auto" w:fill="auto"/>
            <w:noWrap/>
            <w:vAlign w:val="bottom"/>
            <w:hideMark/>
          </w:tcPr>
          <w:p w14:paraId="0D5FC915"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1.42E-02</w:t>
            </w:r>
          </w:p>
        </w:tc>
        <w:tc>
          <w:tcPr>
            <w:tcW w:w="460" w:type="dxa"/>
            <w:gridSpan w:val="2"/>
            <w:tcBorders>
              <w:top w:val="nil"/>
              <w:left w:val="nil"/>
              <w:bottom w:val="single" w:sz="4" w:space="0" w:color="auto"/>
              <w:right w:val="nil"/>
            </w:tcBorders>
            <w:shd w:val="clear" w:color="auto" w:fill="auto"/>
            <w:noWrap/>
            <w:vAlign w:val="bottom"/>
            <w:hideMark/>
          </w:tcPr>
          <w:p w14:paraId="2EB1E2AD"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9.15</w:t>
            </w:r>
          </w:p>
        </w:tc>
      </w:tr>
    </w:tbl>
    <w:p w14:paraId="2035BBA3" w14:textId="3E471AB3" w:rsidR="00B05B26" w:rsidRPr="00FA362E" w:rsidRDefault="006A7E77" w:rsidP="00B05B26">
      <w:pPr>
        <w:pStyle w:val="Popis"/>
        <w:rPr>
          <w:vanish/>
          <w:lang w:val="sk-SK"/>
          <w:specVanish/>
        </w:rPr>
      </w:pPr>
      <w:bookmarkStart w:id="279" w:name="_Ref513900121"/>
      <w:bookmarkStart w:id="280" w:name="_Toc513981548"/>
      <w:bookmarkStart w:id="281" w:name="_Toc513584628"/>
      <w:r>
        <w:t xml:space="preserve">Tabuľka </w:t>
      </w:r>
      <w:r>
        <w:fldChar w:fldCharType="begin"/>
      </w:r>
      <w:r>
        <w:instrText xml:space="preserve"> SEQ Tabuľka \* ARABIC </w:instrText>
      </w:r>
      <w:r>
        <w:fldChar w:fldCharType="separate"/>
      </w:r>
      <w:r w:rsidR="00B85020">
        <w:rPr>
          <w:noProof/>
        </w:rPr>
        <w:t>9</w:t>
      </w:r>
      <w:r>
        <w:fldChar w:fldCharType="end"/>
      </w:r>
      <w:bookmarkEnd w:id="279"/>
      <w:r>
        <w:t xml:space="preserve">: </w:t>
      </w:r>
      <w:r w:rsidR="00B05B26">
        <w:t>Popisná štatistika výchylky parametrov počas spontnánneho dýchania pre 30</w:t>
      </w:r>
      <w:r w:rsidR="00B05B26" w:rsidRPr="00FA362E">
        <w:rPr>
          <w:lang w:val="sk-SK"/>
        </w:rPr>
        <w:t xml:space="preserve"> dobrovoľník</w:t>
      </w:r>
      <w:r w:rsidR="00B05B26">
        <w:rPr>
          <w:lang w:val="sk-SK"/>
        </w:rPr>
        <w:t>ov.</w:t>
      </w:r>
      <w:bookmarkEnd w:id="280"/>
    </w:p>
    <w:bookmarkEnd w:id="281"/>
    <w:p w14:paraId="600E0C84" w14:textId="6C780509" w:rsidR="006A7E77" w:rsidRDefault="00B05B26" w:rsidP="006A7E77">
      <w:pPr>
        <w:pStyle w:val="Popis"/>
      </w:pPr>
      <w:r>
        <w:t xml:space="preserve"> Z výchylky </w:t>
      </w:r>
      <w:r w:rsidR="006A7E77">
        <w:t xml:space="preserve">parametrov </w:t>
      </w:r>
      <w:r w:rsidR="005328F0">
        <w:rPr>
          <w:lang w:val="sk-SK"/>
        </w:rPr>
        <w:t xml:space="preserve">počas merania ako definuje </w:t>
      </w:r>
      <w:r w:rsidR="005328F0">
        <w:rPr>
          <w:lang w:val="sk-SK"/>
        </w:rPr>
        <w:fldChar w:fldCharType="begin"/>
      </w:r>
      <w:r w:rsidR="005328F0">
        <w:rPr>
          <w:lang w:val="sk-SK"/>
        </w:rPr>
        <w:instrText xml:space="preserve"> REF _Ref513892756 \h </w:instrText>
      </w:r>
      <w:r w:rsidR="005328F0">
        <w:rPr>
          <w:lang w:val="sk-SK"/>
        </w:rPr>
      </w:r>
      <w:r w:rsidR="005328F0">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13</w:t>
      </w:r>
      <w:r w:rsidR="005328F0">
        <w:rPr>
          <w:lang w:val="sk-SK"/>
        </w:rPr>
        <w:fldChar w:fldCharType="end"/>
      </w:r>
      <w:r w:rsidR="005328F0">
        <w:rPr>
          <w:lang w:val="sk-SK"/>
        </w:rPr>
        <w:t xml:space="preserve"> </w:t>
      </w:r>
      <w:r w:rsidR="006A7E77">
        <w:t xml:space="preserve">boli spočítané priemerné hodnoty a smerodatné odchylky </w:t>
      </w:r>
      <w:r w:rsidR="006A7E77" w:rsidRPr="00FA362E">
        <w:t>pre 30 dobrovoľníkov</w:t>
      </w:r>
      <w:r w:rsidR="006A7E77">
        <w:t xml:space="preserve">, ktoré udáva </w:t>
      </w:r>
      <w:r w:rsidR="006A7E77">
        <w:lastRenderedPageBreak/>
        <w:t xml:space="preserve">stĺpec mean +- std. Hodnota v stĺpci označenom %, udáva pomer medzi </w:t>
      </w:r>
      <w:r>
        <w:t>hodnotou parametru (</w:t>
      </w:r>
      <w:r>
        <w:fldChar w:fldCharType="begin"/>
      </w:r>
      <w:r>
        <w:instrText xml:space="preserve"> REF _Ref513894977 \h </w:instrText>
      </w:r>
      <w:r>
        <w:fldChar w:fldCharType="separate"/>
      </w:r>
      <w:r w:rsidR="00B85020">
        <w:t xml:space="preserve">Tabuľka </w:t>
      </w:r>
      <w:r w:rsidR="00B85020">
        <w:rPr>
          <w:noProof/>
        </w:rPr>
        <w:t>8</w:t>
      </w:r>
      <w:r>
        <w:fldChar w:fldCharType="end"/>
      </w:r>
      <w:r>
        <w:t>) a výchylkou parametru</w:t>
      </w:r>
      <w:r w:rsidR="00292C99">
        <w:t xml:space="preserve"> (</w:t>
      </w:r>
      <w:r w:rsidR="00292C99">
        <w:fldChar w:fldCharType="begin"/>
      </w:r>
      <w:r w:rsidR="00292C99">
        <w:instrText xml:space="preserve"> REF _Ref513900121 \h </w:instrText>
      </w:r>
      <w:r w:rsidR="00292C99">
        <w:fldChar w:fldCharType="separate"/>
      </w:r>
      <w:r w:rsidR="00B85020">
        <w:t xml:space="preserve">Tabuľka </w:t>
      </w:r>
      <w:r w:rsidR="00B85020">
        <w:rPr>
          <w:noProof/>
        </w:rPr>
        <w:t>9</w:t>
      </w:r>
      <w:r w:rsidR="00292C99">
        <w:fldChar w:fldCharType="end"/>
      </w:r>
      <w:r w:rsidR="00292C99">
        <w:t>)</w:t>
      </w:r>
      <w:r>
        <w:t>.</w:t>
      </w:r>
    </w:p>
    <w:p w14:paraId="54621A67" w14:textId="77777777" w:rsidR="00CE547F" w:rsidRPr="00FA362E" w:rsidRDefault="00CE547F" w:rsidP="00CE547F">
      <w:pPr>
        <w:rPr>
          <w:lang w:val="sk-SK" w:eastAsia="en-US" w:bidi="en-US"/>
        </w:rPr>
      </w:pPr>
    </w:p>
    <w:p w14:paraId="529BC6A5" w14:textId="08AE2555" w:rsidR="00CE547F" w:rsidRPr="00FA362E" w:rsidRDefault="00CE547F" w:rsidP="00CE547F">
      <w:pPr>
        <w:rPr>
          <w:lang w:val="sk-SK"/>
        </w:rPr>
      </w:pPr>
      <w:r w:rsidRPr="00FA362E">
        <w:rPr>
          <w:lang w:val="sk-SK"/>
        </w:rPr>
        <w:t xml:space="preserve">Hodnota v stĺpci </w:t>
      </w:r>
      <w:r w:rsidRPr="00FA362E">
        <w:rPr>
          <w:highlight w:val="yellow"/>
          <w:lang w:val="sk-SK"/>
        </w:rPr>
        <w:t xml:space="preserve">∆ mean vyjadruje priemernú </w:t>
      </w:r>
      <w:r w:rsidR="00292C99" w:rsidRPr="008353C2">
        <w:rPr>
          <w:highlight w:val="yellow"/>
          <w:lang w:val="sk-SK"/>
          <w:rPrChange w:id="282" w:author="Pavel Jurak" w:date="2018-06-01T10:49:00Z">
            <w:rPr>
              <w:lang w:val="sk-SK"/>
            </w:rPr>
          </w:rPrChange>
        </w:rPr>
        <w:t>hodnotu výchylky</w:t>
      </w:r>
      <w:r w:rsidRPr="008353C2">
        <w:rPr>
          <w:highlight w:val="yellow"/>
          <w:lang w:val="sk-SK"/>
          <w:rPrChange w:id="283" w:author="Pavel Jurak" w:date="2018-06-01T10:49:00Z">
            <w:rPr>
              <w:lang w:val="sk-SK"/>
            </w:rPr>
          </w:rPrChange>
        </w:rPr>
        <w:t xml:space="preserve"> parametra naprieč všetkými subjektami.</w:t>
      </w:r>
      <w:r w:rsidRPr="00FA362E">
        <w:rPr>
          <w:lang w:val="sk-SK"/>
        </w:rPr>
        <w:t xml:space="preserve"> Hodnota v sĺpci std vyjadruje </w:t>
      </w:r>
      <w:r w:rsidR="00292C99">
        <w:rPr>
          <w:lang w:val="sk-SK"/>
        </w:rPr>
        <w:t>smerodatnú odchylku</w:t>
      </w:r>
      <w:r w:rsidR="00AE4A53">
        <w:rPr>
          <w:lang w:val="sk-SK"/>
        </w:rPr>
        <w:t xml:space="preserve"> výchylky</w:t>
      </w:r>
      <w:r w:rsidR="00292C99">
        <w:rPr>
          <w:lang w:val="sk-SK"/>
        </w:rPr>
        <w:t xml:space="preserve"> parametra</w:t>
      </w:r>
      <w:r w:rsidRPr="00FA362E">
        <w:rPr>
          <w:lang w:val="sk-SK"/>
        </w:rPr>
        <w:t xml:space="preserve"> počas merania naprieč všetkými subjektami. </w:t>
      </w:r>
      <w:commentRangeStart w:id="284"/>
      <w:r w:rsidRPr="00FA362E">
        <w:rPr>
          <w:lang w:val="sk-SK"/>
        </w:rPr>
        <w:t xml:space="preserve">Stĺpec % vyjadruje percentuálnu zmenu parametra v priebehu merania. </w:t>
      </w:r>
      <w:commentRangeEnd w:id="284"/>
      <w:r w:rsidRPr="00FA362E">
        <w:rPr>
          <w:rStyle w:val="Odkaznakomentr"/>
          <w:lang w:val="sk-SK"/>
        </w:rPr>
        <w:commentReference w:id="284"/>
      </w:r>
      <w:r w:rsidRPr="00FA362E">
        <w:rPr>
          <w:lang w:val="sk-SK"/>
        </w:rPr>
        <w:t xml:space="preserve">Je to podiel priemernej </w:t>
      </w:r>
      <w:r w:rsidR="00AE4A53">
        <w:rPr>
          <w:lang w:val="sk-SK"/>
        </w:rPr>
        <w:t>hodnoty výchylky</w:t>
      </w:r>
      <w:r w:rsidRPr="00FA362E">
        <w:rPr>
          <w:lang w:val="sk-SK"/>
        </w:rPr>
        <w:t xml:space="preserve"> parametra počas merania uvedeného v</w:t>
      </w:r>
      <w:r>
        <w:rPr>
          <w:lang w:val="sk-SK"/>
        </w:rPr>
        <w:t xml:space="preserve"> </w:t>
      </w:r>
      <w:r w:rsidR="00AE4A53">
        <w:rPr>
          <w:lang w:val="sk-SK"/>
        </w:rPr>
        <w:fldChar w:fldCharType="begin"/>
      </w:r>
      <w:r w:rsidR="00AE4A53">
        <w:rPr>
          <w:lang w:val="sk-SK"/>
        </w:rPr>
        <w:instrText xml:space="preserve"> REF _Ref513900121 \h </w:instrText>
      </w:r>
      <w:r w:rsidR="00AE4A53">
        <w:rPr>
          <w:lang w:val="sk-SK"/>
        </w:rPr>
      </w:r>
      <w:r w:rsidR="00AE4A53">
        <w:rPr>
          <w:lang w:val="sk-SK"/>
        </w:rPr>
        <w:fldChar w:fldCharType="separate"/>
      </w:r>
      <w:r w:rsidR="00B85020">
        <w:t xml:space="preserve">Tabuľka </w:t>
      </w:r>
      <w:r w:rsidR="00B85020">
        <w:rPr>
          <w:noProof/>
        </w:rPr>
        <w:t>9</w:t>
      </w:r>
      <w:r w:rsidR="00AE4A53">
        <w:rPr>
          <w:lang w:val="sk-SK"/>
        </w:rPr>
        <w:fldChar w:fldCharType="end"/>
      </w:r>
      <w:r w:rsidR="00AE4A53">
        <w:rPr>
          <w:lang w:val="sk-SK"/>
        </w:rPr>
        <w:t xml:space="preserve"> </w:t>
      </w:r>
      <w:r w:rsidRPr="00FA362E">
        <w:rPr>
          <w:lang w:val="sk-SK"/>
        </w:rPr>
        <w:t>a prie</w:t>
      </w:r>
      <w:r w:rsidR="00AE4A53">
        <w:rPr>
          <w:lang w:val="sk-SK"/>
        </w:rPr>
        <w:t>mernej hodnoty parametru ako uvá</w:t>
      </w:r>
      <w:r w:rsidRPr="00FA362E">
        <w:rPr>
          <w:lang w:val="sk-SK"/>
        </w:rPr>
        <w:t xml:space="preserve">dza </w:t>
      </w:r>
      <w:r w:rsidR="00AE4A53">
        <w:rPr>
          <w:lang w:val="sk-SK"/>
        </w:rPr>
        <w:fldChar w:fldCharType="begin"/>
      </w:r>
      <w:r w:rsidR="00AE4A53">
        <w:rPr>
          <w:lang w:val="sk-SK"/>
        </w:rPr>
        <w:instrText xml:space="preserve"> REF _Ref513894977 \h </w:instrText>
      </w:r>
      <w:r w:rsidR="00AE4A53">
        <w:rPr>
          <w:lang w:val="sk-SK"/>
        </w:rPr>
      </w:r>
      <w:r w:rsidR="00AE4A53">
        <w:rPr>
          <w:lang w:val="sk-SK"/>
        </w:rPr>
        <w:fldChar w:fldCharType="separate"/>
      </w:r>
      <w:r w:rsidR="00B85020">
        <w:t xml:space="preserve">Tabuľka </w:t>
      </w:r>
      <w:r w:rsidR="00B85020">
        <w:rPr>
          <w:noProof/>
        </w:rPr>
        <w:t>8</w:t>
      </w:r>
      <w:r w:rsidR="00AE4A53">
        <w:rPr>
          <w:lang w:val="sk-SK"/>
        </w:rPr>
        <w:fldChar w:fldCharType="end"/>
      </w:r>
      <w:r w:rsidR="00AE4A53">
        <w:rPr>
          <w:lang w:val="sk-SK"/>
        </w:rPr>
        <w:t xml:space="preserve">. </w:t>
      </w:r>
      <w:r w:rsidRPr="00FA362E">
        <w:rPr>
          <w:lang w:val="sk-SK"/>
        </w:rPr>
        <w:t xml:space="preserve">Percentuálna zmena je dôležitou informáciou, vyjadruje, ktorý parameter a do akej mieri ovplyvňuje variabilitu vypočítaného SV a CO počas merania. Pri pohľade na kanál 3 vidíme, že hodnota </w:t>
      </w:r>
      <m:oMath>
        <m:sSub>
          <m:sSubPr>
            <m:ctrlPr>
              <w:rPr>
                <w:rFonts w:ascii="Cambria Math" w:hAnsi="Cambria Math"/>
                <w:lang w:val="sk-SK"/>
              </w:rPr>
            </m:ctrlPr>
          </m:sSubPr>
          <m:e>
            <m:r>
              <w:rPr>
                <w:rFonts w:ascii="Cambria Math" w:hAnsi="Cambria Math"/>
                <w:lang w:val="sk-SK"/>
              </w:rPr>
              <m:t>Z</m:t>
            </m:r>
          </m:e>
          <m:sub>
            <m:r>
              <m:rPr>
                <m:sty m:val="p"/>
              </m:rPr>
              <w:rPr>
                <w:rFonts w:ascii="Cambria Math" w:hAnsi="Cambria Math"/>
                <w:lang w:val="sk-SK"/>
              </w:rPr>
              <m:t>0</m:t>
            </m:r>
          </m:sub>
        </m:sSub>
      </m:oMath>
      <w:r w:rsidRPr="00FA362E">
        <w:rPr>
          <w:lang w:val="sk-SK"/>
        </w:rPr>
        <w:t xml:space="preserve"> má variabilitu menšiu ako 1% a hodnota -dZ/dt max má variabilitu skoro 10%. Smerom k perifériám je tento rozdiel ešte väčší. Na základe informácií </w:t>
      </w:r>
      <w:r>
        <w:rPr>
          <w:lang w:val="sk-SK"/>
        </w:rPr>
        <w:t>v </w:t>
      </w:r>
      <w:r w:rsidR="00AE4A53">
        <w:rPr>
          <w:lang w:val="sk-SK"/>
        </w:rPr>
        <w:fldChar w:fldCharType="begin"/>
      </w:r>
      <w:r w:rsidR="00AE4A53">
        <w:rPr>
          <w:lang w:val="sk-SK"/>
        </w:rPr>
        <w:instrText xml:space="preserve"> REF _Ref513900121 \h </w:instrText>
      </w:r>
      <w:r w:rsidR="00AE4A53">
        <w:rPr>
          <w:lang w:val="sk-SK"/>
        </w:rPr>
      </w:r>
      <w:r w:rsidR="00AE4A53">
        <w:rPr>
          <w:lang w:val="sk-SK"/>
        </w:rPr>
        <w:fldChar w:fldCharType="separate"/>
      </w:r>
      <w:r w:rsidR="00B85020">
        <w:t xml:space="preserve">Tabuľka </w:t>
      </w:r>
      <w:r w:rsidR="00B85020">
        <w:rPr>
          <w:noProof/>
        </w:rPr>
        <w:t>9</w:t>
      </w:r>
      <w:r w:rsidR="00AE4A53">
        <w:rPr>
          <w:lang w:val="sk-SK"/>
        </w:rPr>
        <w:fldChar w:fldCharType="end"/>
      </w:r>
      <w:r w:rsidR="00AE4A53">
        <w:rPr>
          <w:lang w:val="sk-SK"/>
        </w:rPr>
        <w:t xml:space="preserve"> </w:t>
      </w:r>
      <w:r w:rsidRPr="00FA362E">
        <w:rPr>
          <w:lang w:val="sk-SK"/>
        </w:rPr>
        <w:t xml:space="preserve">vidíme, že variabilita hodnoty SV a CO počas merania vypočítaného z impedancie je ovplyvnená hlavne zmenami v hodnotách parametru -dZ/dt </w:t>
      </w:r>
      <w:commentRangeStart w:id="285"/>
      <w:r w:rsidRPr="00FA362E">
        <w:rPr>
          <w:lang w:val="sk-SK"/>
        </w:rPr>
        <w:t>max</w:t>
      </w:r>
      <w:commentRangeEnd w:id="285"/>
      <w:r w:rsidRPr="00FA362E">
        <w:rPr>
          <w:rStyle w:val="Odkaznakomentr"/>
          <w:lang w:val="sk-SK"/>
        </w:rPr>
        <w:commentReference w:id="285"/>
      </w:r>
      <w:r w:rsidRPr="00FA362E">
        <w:rPr>
          <w:lang w:val="sk-SK"/>
        </w:rPr>
        <w:t>.</w:t>
      </w:r>
    </w:p>
    <w:p w14:paraId="3D2090FE" w14:textId="77777777" w:rsidR="00CE547F" w:rsidRPr="00FA362E" w:rsidRDefault="00CE547F" w:rsidP="00CE547F">
      <w:pPr>
        <w:overflowPunct/>
        <w:autoSpaceDE/>
        <w:autoSpaceDN/>
        <w:adjustRightInd/>
        <w:spacing w:line="240" w:lineRule="auto"/>
        <w:textAlignment w:val="auto"/>
        <w:rPr>
          <w:lang w:val="sk-SK"/>
        </w:rPr>
      </w:pPr>
    </w:p>
    <w:p w14:paraId="25672D14" w14:textId="77777777" w:rsidR="00CE547F" w:rsidRPr="00FA362E" w:rsidRDefault="00CE547F" w:rsidP="00CE547F">
      <w:pPr>
        <w:pStyle w:val="Nadpis3"/>
        <w:rPr>
          <w:lang w:val="sk-SK"/>
        </w:rPr>
      </w:pPr>
      <w:bookmarkStart w:id="286" w:name="_Toc513981488"/>
      <w:r w:rsidRPr="00FA362E">
        <w:rPr>
          <w:lang w:val="sk-SK"/>
        </w:rPr>
        <w:t>Popisná štatistika - Hlboké dýchanie</w:t>
      </w:r>
      <w:bookmarkEnd w:id="286"/>
    </w:p>
    <w:p w14:paraId="023912B7" w14:textId="77777777" w:rsidR="00CE547F" w:rsidRPr="00FA362E" w:rsidRDefault="00CE547F" w:rsidP="00CE547F">
      <w:pPr>
        <w:rPr>
          <w:lang w:val="sk-SK"/>
        </w:rPr>
      </w:pPr>
    </w:p>
    <w:p w14:paraId="3ACA202C" w14:textId="4AB4A63D" w:rsidR="00CE547F" w:rsidRPr="007610A7" w:rsidRDefault="00CE547F" w:rsidP="00CE547F">
      <w:pPr>
        <w:rPr>
          <w:lang w:val="sk-SK"/>
        </w:rPr>
      </w:pPr>
      <w:r w:rsidRPr="00FA362E">
        <w:rPr>
          <w:lang w:val="sk-SK"/>
        </w:rPr>
        <w:t xml:space="preserve">Dýchanie vyvoláva tlakové zmeny v hrudníku. Tlakové zmeny sú významným faktorom ovplyvňujúcim funkciu srdcovocievneho systému a spôsobujú zmeny tepu, krvného tlaku, toku krvi a distribúcie krvi v tele. Excitácia srdcovocievneho systému riadeným dýchaním s frekvenciou 0.1 Hz nazývame hlboké dýchanie. Pri hlbokom dýchaní dochádza k vyšším tlakovým zmenám v hrudníku oproti spontánnemu dýchaniu. Pri spontánnom nádychu je rozdiel medzi okolitým atmosférickým tlakom a vnútrohrudníkovým tlakom -6 mmHg, kďežto pri hlbokom dýchaní je rozdiel tlakom až -30 mmHg </w:t>
      </w:r>
      <w:r w:rsidRPr="00FA362E">
        <w:rPr>
          <w:lang w:val="sk-SK"/>
        </w:rPr>
        <w:fldChar w:fldCharType="begin"/>
      </w:r>
      <w:r w:rsidR="004B0F7D">
        <w:rPr>
          <w:lang w:val="sk-SK"/>
        </w:rPr>
        <w:instrText xml:space="preserve"> ADDIN EN.CITE &lt;EndNote&gt;&lt;Cite&gt;&lt;Author&gt;Barrett&lt;/Author&gt;&lt;Year&gt;2012&lt;/Year&gt;&lt;IDText&gt;Ganong&amp;apos;s review of medical physiology&lt;/IDText&gt;&lt;DisplayText&gt;[72]&lt;/DisplayText&gt;&lt;record&gt;&lt;isbn&gt;9780071780032 0071780033 9781259009624 1259009629&lt;/isbn&gt;&lt;titles&gt;&lt;title&gt;Ganong&amp;apos;s review of medical physiology&lt;/title&gt;&lt;/titles&gt;&lt;contributors&gt;&lt;authors&gt;&lt;author&gt;Barrett, Kim E.&lt;/author&gt;&lt;author&gt;Ganong, William F.&lt;/author&gt;&lt;/authors&gt;&lt;/contributors&gt;&lt;added-date format="utc"&gt;1521994576&lt;/added-date&gt;&lt;pub-location&gt;New York; London&lt;/pub-location&gt;&lt;ref-type name="Book"&gt;6&lt;/ref-type&gt;&lt;dates&gt;&lt;year&gt;2012&lt;/year&gt;&lt;/dates&gt;&lt;rec-number&gt;63&lt;/rec-number&gt;&lt;publisher&gt;McGraw-Hill Medical ; McGraw-Hill [distributor]&lt;/publisher&gt;&lt;last-updated-date format="utc"&gt;1521994576&lt;/last-updated-date&gt;&lt;accession-num&gt;779244271&lt;/accession-num&gt;&lt;/record&gt;&lt;/Cite&gt;&lt;/EndNote&gt;</w:instrText>
      </w:r>
      <w:r w:rsidRPr="00FA362E">
        <w:rPr>
          <w:lang w:val="sk-SK"/>
        </w:rPr>
        <w:fldChar w:fldCharType="separate"/>
      </w:r>
      <w:r w:rsidR="004B0F7D">
        <w:rPr>
          <w:noProof/>
          <w:lang w:val="sk-SK"/>
        </w:rPr>
        <w:t>[72]</w:t>
      </w:r>
      <w:r w:rsidRPr="00FA362E">
        <w:rPr>
          <w:lang w:val="sk-SK"/>
        </w:rPr>
        <w:fldChar w:fldCharType="end"/>
      </w:r>
      <w:r w:rsidRPr="00FA362E">
        <w:rPr>
          <w:lang w:val="sk-SK"/>
        </w:rPr>
        <w:t xml:space="preserve">. Tieto zmeny tlaku významne ovplyvnia kardiovaskulárne parametre vrátane žilného návratu, plnenia srdca srdečného  výdaja a arteriálneho tlaku. Arteriálny krvný tlak kolíše o 4 až 6 mmHg v priebehu spontnánneho dýchania, ale až 20mmHg v priebehu hlbokého dýchania </w:t>
      </w:r>
      <w:r w:rsidRPr="00FA362E">
        <w:rPr>
          <w:lang w:val="sk-SK"/>
        </w:rPr>
        <w:fldChar w:fldCharType="begin"/>
      </w:r>
      <w:r w:rsidR="004B0F7D">
        <w:rPr>
          <w:lang w:val="sk-SK"/>
        </w:rPr>
        <w:instrText xml:space="preserve"> ADDIN EN.CITE &lt;EndNote&gt;&lt;Cite&gt;&lt;Author&gt;Hall&lt;/Author&gt;&lt;Year&gt;2011&lt;/Year&gt;&lt;IDText&gt;Guyton and Hall textbook of medical physiology&lt;/IDText&gt;&lt;DisplayText&gt;[73]&lt;/DisplayText&gt;&lt;record&gt;&lt;isbn&gt;9781416045748 1416045740 9780808924005 0808924001&lt;/isbn&gt;&lt;titles&gt;&lt;title&gt;Guyton and Hall textbook of medical physiology&lt;/title&gt;&lt;/titles&gt;&lt;contributors&gt;&lt;authors&gt;&lt;author&gt;Hall, John E.&lt;/author&gt;&lt;author&gt;Guyton, Arthur C.&lt;/author&gt;&lt;/authors&gt;&lt;/contributors&gt;&lt;added-date format="utc"&gt;1521994743&lt;/added-date&gt;&lt;ref-type name="Book"&gt;6&lt;/ref-type&gt;&lt;dates&gt;&lt;year&gt;2011&lt;/year&gt;&lt;/dates&gt;&lt;rec-number&gt;64&lt;/rec-number&gt;&lt;last-updated-date format="utc"&gt;1521994743&lt;/last-updated-date&gt;&lt;accession-num&gt;434319356&lt;/accession-num&gt;&lt;/record&gt;&lt;/Cite&gt;&lt;/EndNote&gt;</w:instrText>
      </w:r>
      <w:r w:rsidRPr="00FA362E">
        <w:rPr>
          <w:lang w:val="sk-SK"/>
        </w:rPr>
        <w:fldChar w:fldCharType="separate"/>
      </w:r>
      <w:r w:rsidR="004B0F7D">
        <w:rPr>
          <w:noProof/>
          <w:lang w:val="sk-SK"/>
        </w:rPr>
        <w:t>[73]</w:t>
      </w:r>
      <w:r w:rsidRPr="00FA362E">
        <w:rPr>
          <w:lang w:val="sk-SK"/>
        </w:rPr>
        <w:fldChar w:fldCharType="end"/>
      </w:r>
      <w:r w:rsidR="003E40AE">
        <w:rPr>
          <w:lang w:val="sk-SK"/>
        </w:rPr>
        <w:t xml:space="preserve">. </w:t>
      </w:r>
      <w:r w:rsidR="003E40AE">
        <w:rPr>
          <w:lang w:val="sk-SK"/>
        </w:rPr>
        <w:fldChar w:fldCharType="begin"/>
      </w:r>
      <w:r w:rsidR="003E40AE">
        <w:rPr>
          <w:lang w:val="sk-SK"/>
        </w:rPr>
        <w:instrText xml:space="preserve"> REF _Ref513901364 \h </w:instrText>
      </w:r>
      <w:r w:rsidR="003E40AE">
        <w:rPr>
          <w:lang w:val="sk-SK"/>
        </w:rPr>
      </w:r>
      <w:r w:rsidR="003E40AE">
        <w:rPr>
          <w:lang w:val="sk-SK"/>
        </w:rPr>
        <w:fldChar w:fldCharType="separate"/>
      </w:r>
      <w:r w:rsidR="00B85020">
        <w:t xml:space="preserve">Tabuľka </w:t>
      </w:r>
      <w:r w:rsidR="00B85020">
        <w:rPr>
          <w:noProof/>
        </w:rPr>
        <w:t>10</w:t>
      </w:r>
      <w:r w:rsidR="003E40AE">
        <w:rPr>
          <w:lang w:val="sk-SK"/>
        </w:rPr>
        <w:fldChar w:fldCharType="end"/>
      </w:r>
      <w:r w:rsidR="003E40AE">
        <w:rPr>
          <w:lang w:val="sk-SK"/>
        </w:rPr>
        <w:t xml:space="preserve"> </w:t>
      </w:r>
      <w:r w:rsidRPr="007610A7">
        <w:rPr>
          <w:lang w:val="sk-SK"/>
        </w:rPr>
        <w:t xml:space="preserve">uvádza popisnú štatistiku parametrov Z0, -dZ/dt max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Pr="007610A7">
        <w:rPr>
          <w:lang w:val="sk-SK"/>
        </w:rPr>
        <w:t xml:space="preserve"> pri hlbokom dýchaní. Táto štatistika je spracovaná rovnakým spôsobom ako bola spracovaná štatistika pre spontánne dýchanie ktoré uviedla </w:t>
      </w:r>
      <w:r w:rsidR="003E40AE">
        <w:rPr>
          <w:lang w:val="sk-SK"/>
        </w:rPr>
        <w:fldChar w:fldCharType="begin"/>
      </w:r>
      <w:r w:rsidR="003E40AE">
        <w:rPr>
          <w:lang w:val="sk-SK"/>
        </w:rPr>
        <w:instrText xml:space="preserve"> REF _Ref513894977 \h </w:instrText>
      </w:r>
      <w:r w:rsidR="003E40AE">
        <w:rPr>
          <w:lang w:val="sk-SK"/>
        </w:rPr>
      </w:r>
      <w:r w:rsidR="003E40AE">
        <w:rPr>
          <w:lang w:val="sk-SK"/>
        </w:rPr>
        <w:fldChar w:fldCharType="separate"/>
      </w:r>
      <w:r w:rsidR="00B85020">
        <w:t xml:space="preserve">Tabuľka </w:t>
      </w:r>
      <w:r w:rsidR="00B85020">
        <w:rPr>
          <w:noProof/>
        </w:rPr>
        <w:t>8</w:t>
      </w:r>
      <w:r w:rsidR="003E40AE">
        <w:rPr>
          <w:lang w:val="sk-SK"/>
        </w:rPr>
        <w:fldChar w:fldCharType="end"/>
      </w:r>
      <w:r w:rsidR="003E40AE">
        <w:rPr>
          <w:lang w:val="sk-SK"/>
        </w:rPr>
        <w:t>.</w:t>
      </w:r>
    </w:p>
    <w:tbl>
      <w:tblPr>
        <w:tblW w:w="8698" w:type="dxa"/>
        <w:tblCellMar>
          <w:left w:w="70" w:type="dxa"/>
          <w:right w:w="70" w:type="dxa"/>
        </w:tblCellMar>
        <w:tblLook w:val="04A0" w:firstRow="1" w:lastRow="0" w:firstColumn="1" w:lastColumn="0" w:noHBand="0" w:noVBand="1"/>
      </w:tblPr>
      <w:tblGrid>
        <w:gridCol w:w="609"/>
        <w:gridCol w:w="849"/>
        <w:gridCol w:w="240"/>
        <w:gridCol w:w="67"/>
        <w:gridCol w:w="853"/>
        <w:gridCol w:w="62"/>
        <w:gridCol w:w="448"/>
        <w:gridCol w:w="64"/>
        <w:gridCol w:w="126"/>
        <w:gridCol w:w="64"/>
        <w:gridCol w:w="778"/>
        <w:gridCol w:w="61"/>
        <w:gridCol w:w="179"/>
        <w:gridCol w:w="136"/>
        <w:gridCol w:w="784"/>
        <w:gridCol w:w="129"/>
        <w:gridCol w:w="381"/>
        <w:gridCol w:w="126"/>
        <w:gridCol w:w="64"/>
        <w:gridCol w:w="150"/>
        <w:gridCol w:w="692"/>
        <w:gridCol w:w="145"/>
        <w:gridCol w:w="94"/>
        <w:gridCol w:w="202"/>
        <w:gridCol w:w="718"/>
        <w:gridCol w:w="343"/>
        <w:gridCol w:w="507"/>
      </w:tblGrid>
      <w:tr w:rsidR="00AE4A53" w:rsidRPr="007610A7" w14:paraId="32B7C84D" w14:textId="77777777" w:rsidTr="00E471EA">
        <w:trPr>
          <w:trHeight w:val="781"/>
        </w:trPr>
        <w:tc>
          <w:tcPr>
            <w:tcW w:w="8698" w:type="dxa"/>
            <w:gridSpan w:val="27"/>
            <w:tcBorders>
              <w:top w:val="single" w:sz="4" w:space="0" w:color="auto"/>
              <w:left w:val="nil"/>
              <w:bottom w:val="nil"/>
              <w:right w:val="nil"/>
            </w:tcBorders>
            <w:shd w:val="clear" w:color="auto" w:fill="auto"/>
            <w:noWrap/>
            <w:vAlign w:val="bottom"/>
            <w:hideMark/>
          </w:tcPr>
          <w:p w14:paraId="2616F7D2" w14:textId="6B5136C5" w:rsidR="00AE4A53" w:rsidRPr="006A7E77" w:rsidRDefault="00AE4A53" w:rsidP="00E471EA">
            <w:pPr>
              <w:overflowPunct/>
              <w:autoSpaceDE/>
              <w:autoSpaceDN/>
              <w:adjustRightInd/>
              <w:spacing w:line="240" w:lineRule="auto"/>
              <w:jc w:val="center"/>
              <w:textAlignment w:val="auto"/>
              <w:rPr>
                <w:rFonts w:ascii="Arial" w:hAnsi="Arial" w:cs="Arial"/>
                <w:b/>
                <w:sz w:val="32"/>
                <w:szCs w:val="32"/>
                <w:lang w:val="sk-SK"/>
              </w:rPr>
            </w:pPr>
            <w:r w:rsidRPr="006A7E77">
              <w:rPr>
                <w:rFonts w:ascii="Arial" w:hAnsi="Arial" w:cs="Arial"/>
                <w:b/>
                <w:sz w:val="32"/>
                <w:szCs w:val="32"/>
                <w:lang w:val="sk-SK"/>
              </w:rPr>
              <w:lastRenderedPageBreak/>
              <w:t>Hodnota parametra –</w:t>
            </w:r>
            <w:r>
              <w:rPr>
                <w:rFonts w:ascii="Arial" w:hAnsi="Arial" w:cs="Arial"/>
                <w:b/>
                <w:sz w:val="32"/>
                <w:szCs w:val="32"/>
                <w:lang w:val="sk-SK"/>
              </w:rPr>
              <w:t xml:space="preserve"> hlboké</w:t>
            </w:r>
            <w:r w:rsidRPr="006A7E77">
              <w:rPr>
                <w:rFonts w:ascii="Arial" w:hAnsi="Arial" w:cs="Arial"/>
                <w:b/>
                <w:sz w:val="32"/>
                <w:szCs w:val="32"/>
                <w:lang w:val="sk-SK"/>
              </w:rPr>
              <w:t xml:space="preserve"> dýchanie</w:t>
            </w:r>
          </w:p>
          <w:p w14:paraId="5A2E0662" w14:textId="77777777" w:rsidR="00AE4A53" w:rsidRPr="007610A7" w:rsidRDefault="00AE4A53" w:rsidP="00E471EA">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 </w:t>
            </w:r>
          </w:p>
        </w:tc>
      </w:tr>
      <w:tr w:rsidR="00AE4A53" w:rsidRPr="007610A7" w14:paraId="770AD71F" w14:textId="77777777" w:rsidTr="00E471EA">
        <w:trPr>
          <w:trHeight w:val="1470"/>
        </w:trPr>
        <w:tc>
          <w:tcPr>
            <w:tcW w:w="604" w:type="dxa"/>
            <w:tcBorders>
              <w:top w:val="single" w:sz="4" w:space="0" w:color="auto"/>
              <w:left w:val="nil"/>
              <w:bottom w:val="nil"/>
              <w:right w:val="nil"/>
            </w:tcBorders>
            <w:shd w:val="clear" w:color="auto" w:fill="auto"/>
            <w:noWrap/>
            <w:vAlign w:val="bottom"/>
            <w:hideMark/>
          </w:tcPr>
          <w:p w14:paraId="4F8BFEA0" w14:textId="77777777" w:rsidR="00AE4A53" w:rsidRPr="007610A7" w:rsidRDefault="00AE4A53" w:rsidP="00E471EA">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 </w:t>
            </w:r>
          </w:p>
        </w:tc>
        <w:tc>
          <w:tcPr>
            <w:tcW w:w="849" w:type="dxa"/>
            <w:tcBorders>
              <w:top w:val="single" w:sz="4" w:space="0" w:color="auto"/>
              <w:left w:val="nil"/>
              <w:bottom w:val="nil"/>
              <w:right w:val="nil"/>
            </w:tcBorders>
            <w:shd w:val="clear" w:color="auto" w:fill="auto"/>
            <w:noWrap/>
            <w:vAlign w:val="bottom"/>
            <w:hideMark/>
          </w:tcPr>
          <w:p w14:paraId="48B412FF" w14:textId="77777777" w:rsidR="00AE4A53" w:rsidRPr="007610A7" w:rsidRDefault="00AE4A53" w:rsidP="00E471EA">
            <w:pPr>
              <w:overflowPunct/>
              <w:autoSpaceDE/>
              <w:autoSpaceDN/>
              <w:adjustRightInd/>
              <w:spacing w:line="240" w:lineRule="auto"/>
              <w:textAlignment w:val="auto"/>
              <w:rPr>
                <w:rFonts w:ascii="Arial" w:hAnsi="Arial" w:cs="Arial"/>
                <w:sz w:val="22"/>
                <w:szCs w:val="22"/>
                <w:lang w:val="sk-SK"/>
              </w:rPr>
            </w:pPr>
            <w:r w:rsidRPr="007610A7">
              <w:rPr>
                <w:rFonts w:ascii="Arial" w:hAnsi="Arial" w:cs="Arial"/>
                <w:sz w:val="22"/>
                <w:szCs w:val="22"/>
                <w:lang w:val="sk-SK"/>
              </w:rPr>
              <w:t> </w:t>
            </w:r>
          </w:p>
        </w:tc>
        <w:tc>
          <w:tcPr>
            <w:tcW w:w="297" w:type="dxa"/>
            <w:gridSpan w:val="2"/>
            <w:tcBorders>
              <w:top w:val="single" w:sz="4" w:space="0" w:color="auto"/>
              <w:left w:val="nil"/>
              <w:bottom w:val="nil"/>
              <w:right w:val="nil"/>
            </w:tcBorders>
            <w:shd w:val="clear" w:color="auto" w:fill="auto"/>
            <w:noWrap/>
            <w:vAlign w:val="bottom"/>
            <w:hideMark/>
          </w:tcPr>
          <w:p w14:paraId="3F49966E" w14:textId="77777777" w:rsidR="00AE4A53" w:rsidRPr="007610A7" w:rsidRDefault="00AE4A53" w:rsidP="00E471EA">
            <w:pPr>
              <w:overflowPunct/>
              <w:autoSpaceDE/>
              <w:autoSpaceDN/>
              <w:adjustRightInd/>
              <w:spacing w:line="240" w:lineRule="auto"/>
              <w:jc w:val="center"/>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915" w:type="dxa"/>
            <w:gridSpan w:val="2"/>
            <w:tcBorders>
              <w:top w:val="single" w:sz="4" w:space="0" w:color="auto"/>
              <w:left w:val="nil"/>
              <w:bottom w:val="nil"/>
              <w:right w:val="nil"/>
            </w:tcBorders>
            <w:shd w:val="clear" w:color="auto" w:fill="auto"/>
            <w:noWrap/>
            <w:vAlign w:val="bottom"/>
            <w:hideMark/>
          </w:tcPr>
          <w:p w14:paraId="051CD2FB" w14:textId="77777777" w:rsidR="00AE4A53" w:rsidRPr="007610A7" w:rsidRDefault="00AE4A53" w:rsidP="00E471EA">
            <w:pPr>
              <w:overflowPunct/>
              <w:autoSpaceDE/>
              <w:autoSpaceDN/>
              <w:adjustRightInd/>
              <w:spacing w:line="240" w:lineRule="auto"/>
              <w:textAlignment w:val="auto"/>
              <w:rPr>
                <w:rFonts w:ascii="Calibri" w:hAnsi="Calibri" w:cs="Calibri"/>
                <w:color w:val="000000"/>
                <w:sz w:val="22"/>
                <w:szCs w:val="22"/>
                <w:lang w:val="sk-SK"/>
              </w:rPr>
            </w:pPr>
            <w:r>
              <w:rPr>
                <w:noProof/>
              </w:rPr>
              <mc:AlternateContent>
                <mc:Choice Requires="wps">
                  <w:drawing>
                    <wp:anchor distT="0" distB="0" distL="114300" distR="114300" simplePos="0" relativeHeight="251848704" behindDoc="0" locked="0" layoutInCell="1" allowOverlap="1" wp14:anchorId="75EBAD81" wp14:editId="6D6C27C5">
                      <wp:simplePos x="0" y="0"/>
                      <wp:positionH relativeFrom="column">
                        <wp:posOffset>2540</wp:posOffset>
                      </wp:positionH>
                      <wp:positionV relativeFrom="paragraph">
                        <wp:posOffset>-434975</wp:posOffset>
                      </wp:positionV>
                      <wp:extent cx="143510" cy="163830"/>
                      <wp:effectExtent l="0" t="0" r="0" b="0"/>
                      <wp:wrapNone/>
                      <wp:docPr id="112"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510" cy="16383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55D68F67" w14:textId="77777777" w:rsidR="006A11AF" w:rsidRDefault="000603AB" w:rsidP="00AE4A53">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75EBAD81" id="_x0000_s1039" type="#_x0000_t202" style="position:absolute;left:0;text-align:left;margin-left:.2pt;margin-top:-34.25pt;width:11.3pt;height:12.9pt;z-index:2518487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" filled="f" stroked="f">
                      <v:path arrowok="t"/>
                      <v:textbox style="mso-fit-shape-to-text:t" inset="0,0,0,0">
                        <w:txbxContent>
                          <w:p w14:paraId="55D68F67" w14:textId="77777777" w:rsidR="006A11AF" w:rsidRDefault="000603AB" w:rsidP="00AE4A53">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v:textbox>
                    </v:shape>
                  </w:pict>
                </mc:Fallback>
              </mc:AlternateContent>
            </w:r>
            <w:r w:rsidRPr="007610A7">
              <w:rPr>
                <w:rFonts w:ascii="Calibri" w:hAnsi="Calibri" w:cs="Calibri"/>
                <w:color w:val="000000"/>
                <w:sz w:val="22"/>
                <w:szCs w:val="22"/>
                <w:lang w:val="sk-SK"/>
              </w:rPr>
              <w:t> </w:t>
            </w:r>
          </w:p>
        </w:tc>
        <w:tc>
          <w:tcPr>
            <w:tcW w:w="512" w:type="dxa"/>
            <w:gridSpan w:val="2"/>
            <w:tcBorders>
              <w:top w:val="single" w:sz="4" w:space="0" w:color="auto"/>
              <w:left w:val="nil"/>
              <w:bottom w:val="nil"/>
              <w:right w:val="nil"/>
            </w:tcBorders>
            <w:shd w:val="clear" w:color="auto" w:fill="auto"/>
            <w:noWrap/>
            <w:vAlign w:val="bottom"/>
            <w:hideMark/>
          </w:tcPr>
          <w:p w14:paraId="3DD69291" w14:textId="77777777" w:rsidR="00AE4A53" w:rsidRPr="007610A7" w:rsidRDefault="00AE4A53" w:rsidP="00E471EA">
            <w:pPr>
              <w:overflowPunct/>
              <w:autoSpaceDE/>
              <w:autoSpaceDN/>
              <w:adjustRightInd/>
              <w:spacing w:line="240" w:lineRule="auto"/>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190" w:type="dxa"/>
            <w:gridSpan w:val="2"/>
            <w:tcBorders>
              <w:top w:val="single" w:sz="4" w:space="0" w:color="auto"/>
              <w:left w:val="nil"/>
              <w:bottom w:val="nil"/>
              <w:right w:val="nil"/>
            </w:tcBorders>
            <w:shd w:val="clear" w:color="auto" w:fill="auto"/>
            <w:noWrap/>
            <w:vAlign w:val="bottom"/>
            <w:hideMark/>
          </w:tcPr>
          <w:p w14:paraId="6BC1A508" w14:textId="77777777" w:rsidR="00AE4A53" w:rsidRPr="007610A7" w:rsidRDefault="00AE4A53" w:rsidP="00E471EA">
            <w:pPr>
              <w:overflowPunct/>
              <w:autoSpaceDE/>
              <w:autoSpaceDN/>
              <w:adjustRightInd/>
              <w:spacing w:line="240" w:lineRule="auto"/>
              <w:jc w:val="right"/>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836" w:type="dxa"/>
            <w:gridSpan w:val="2"/>
            <w:tcBorders>
              <w:top w:val="single" w:sz="4" w:space="0" w:color="auto"/>
              <w:left w:val="nil"/>
              <w:bottom w:val="nil"/>
              <w:right w:val="nil"/>
            </w:tcBorders>
            <w:shd w:val="clear" w:color="auto" w:fill="auto"/>
            <w:noWrap/>
            <w:vAlign w:val="bottom"/>
            <w:hideMark/>
          </w:tcPr>
          <w:p w14:paraId="7EE5145F" w14:textId="77777777" w:rsidR="00AE4A53" w:rsidRPr="007610A7" w:rsidRDefault="00AE4A53" w:rsidP="00E471EA">
            <w:pPr>
              <w:overflowPunct/>
              <w:autoSpaceDE/>
              <w:autoSpaceDN/>
              <w:adjustRightInd/>
              <w:spacing w:line="240" w:lineRule="auto"/>
              <w:jc w:val="center"/>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308" w:type="dxa"/>
            <w:gridSpan w:val="2"/>
            <w:tcBorders>
              <w:top w:val="single" w:sz="4" w:space="0" w:color="auto"/>
              <w:left w:val="nil"/>
              <w:bottom w:val="nil"/>
              <w:right w:val="nil"/>
            </w:tcBorders>
            <w:shd w:val="clear" w:color="auto" w:fill="auto"/>
            <w:noWrap/>
            <w:vAlign w:val="bottom"/>
            <w:hideMark/>
          </w:tcPr>
          <w:p w14:paraId="354B7314" w14:textId="77777777" w:rsidR="00AE4A53" w:rsidRPr="007610A7" w:rsidRDefault="00AE4A53" w:rsidP="00E471EA">
            <w:pPr>
              <w:overflowPunct/>
              <w:autoSpaceDE/>
              <w:autoSpaceDN/>
              <w:adjustRightInd/>
              <w:spacing w:line="240" w:lineRule="auto"/>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913" w:type="dxa"/>
            <w:gridSpan w:val="2"/>
            <w:tcBorders>
              <w:top w:val="single" w:sz="4" w:space="0" w:color="auto"/>
              <w:left w:val="nil"/>
              <w:bottom w:val="nil"/>
              <w:right w:val="nil"/>
            </w:tcBorders>
            <w:shd w:val="clear" w:color="auto" w:fill="auto"/>
            <w:noWrap/>
            <w:vAlign w:val="bottom"/>
            <w:hideMark/>
          </w:tcPr>
          <w:p w14:paraId="2A8A95C4" w14:textId="77777777" w:rsidR="00AE4A53" w:rsidRPr="007610A7" w:rsidRDefault="00AE4A53" w:rsidP="00E471EA">
            <w:pPr>
              <w:overflowPunct/>
              <w:autoSpaceDE/>
              <w:autoSpaceDN/>
              <w:adjustRightInd/>
              <w:spacing w:line="240" w:lineRule="auto"/>
              <w:textAlignment w:val="auto"/>
              <w:rPr>
                <w:rFonts w:ascii="Calibri" w:hAnsi="Calibri" w:cs="Calibri"/>
                <w:color w:val="000000"/>
                <w:sz w:val="22"/>
                <w:szCs w:val="22"/>
                <w:lang w:val="sk-SK"/>
              </w:rPr>
            </w:pPr>
            <w:r w:rsidRPr="007610A7">
              <w:rPr>
                <w:noProof/>
              </w:rPr>
              <w:drawing>
                <wp:anchor distT="0" distB="0" distL="114300" distR="114300" simplePos="0" relativeHeight="251849728" behindDoc="0" locked="0" layoutInCell="1" allowOverlap="1" wp14:anchorId="693E9EC9" wp14:editId="225E665B">
                  <wp:simplePos x="0" y="0"/>
                  <wp:positionH relativeFrom="column">
                    <wp:posOffset>-345440</wp:posOffset>
                  </wp:positionH>
                  <wp:positionV relativeFrom="paragraph">
                    <wp:posOffset>-439420</wp:posOffset>
                  </wp:positionV>
                  <wp:extent cx="915670" cy="247650"/>
                  <wp:effectExtent l="0" t="0" r="0" b="0"/>
                  <wp:wrapNone/>
                  <wp:docPr id="11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4"/>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5670" cy="247650"/>
                          </a:xfrm>
                          <a:prstGeom prst="rect">
                            <a:avLst/>
                          </a:prstGeom>
                          <a:noFill/>
                          <a:extLst/>
                        </pic:spPr>
                      </pic:pic>
                    </a:graphicData>
                  </a:graphic>
                </wp:anchor>
              </w:drawing>
            </w:r>
            <w:r w:rsidRPr="007610A7">
              <w:rPr>
                <w:rFonts w:ascii="Calibri" w:hAnsi="Calibri" w:cs="Calibri"/>
                <w:color w:val="000000"/>
                <w:sz w:val="22"/>
                <w:szCs w:val="22"/>
                <w:lang w:val="sk-SK"/>
              </w:rPr>
              <w:t> </w:t>
            </w:r>
          </w:p>
        </w:tc>
        <w:tc>
          <w:tcPr>
            <w:tcW w:w="507" w:type="dxa"/>
            <w:gridSpan w:val="2"/>
            <w:tcBorders>
              <w:top w:val="single" w:sz="4" w:space="0" w:color="auto"/>
              <w:left w:val="nil"/>
              <w:bottom w:val="nil"/>
              <w:right w:val="nil"/>
            </w:tcBorders>
            <w:shd w:val="clear" w:color="auto" w:fill="auto"/>
            <w:noWrap/>
            <w:vAlign w:val="bottom"/>
            <w:hideMark/>
          </w:tcPr>
          <w:p w14:paraId="21A04F54" w14:textId="77777777" w:rsidR="00AE4A53" w:rsidRPr="007610A7" w:rsidRDefault="00AE4A53" w:rsidP="00E471EA">
            <w:pPr>
              <w:overflowPunct/>
              <w:autoSpaceDE/>
              <w:autoSpaceDN/>
              <w:adjustRightInd/>
              <w:spacing w:line="240" w:lineRule="auto"/>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214" w:type="dxa"/>
            <w:gridSpan w:val="2"/>
            <w:tcBorders>
              <w:top w:val="single" w:sz="4" w:space="0" w:color="auto"/>
              <w:left w:val="nil"/>
              <w:bottom w:val="nil"/>
              <w:right w:val="nil"/>
            </w:tcBorders>
            <w:shd w:val="clear" w:color="auto" w:fill="auto"/>
            <w:noWrap/>
            <w:vAlign w:val="bottom"/>
            <w:hideMark/>
          </w:tcPr>
          <w:p w14:paraId="1E101C2A" w14:textId="77777777" w:rsidR="00AE4A53" w:rsidRPr="007610A7" w:rsidRDefault="00AE4A53" w:rsidP="00E471EA">
            <w:pPr>
              <w:overflowPunct/>
              <w:autoSpaceDE/>
              <w:autoSpaceDN/>
              <w:adjustRightInd/>
              <w:spacing w:line="240" w:lineRule="auto"/>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837" w:type="dxa"/>
            <w:gridSpan w:val="2"/>
            <w:tcBorders>
              <w:top w:val="single" w:sz="4" w:space="0" w:color="auto"/>
              <w:left w:val="nil"/>
              <w:bottom w:val="nil"/>
              <w:right w:val="nil"/>
            </w:tcBorders>
            <w:shd w:val="clear" w:color="auto" w:fill="auto"/>
            <w:noWrap/>
            <w:vAlign w:val="bottom"/>
            <w:hideMark/>
          </w:tcPr>
          <w:p w14:paraId="6B153825" w14:textId="77777777" w:rsidR="00AE4A53" w:rsidRPr="007610A7" w:rsidRDefault="00AE4A53" w:rsidP="00E471EA">
            <w:pPr>
              <w:overflowPunct/>
              <w:autoSpaceDE/>
              <w:autoSpaceDN/>
              <w:adjustRightInd/>
              <w:spacing w:line="240" w:lineRule="auto"/>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296" w:type="dxa"/>
            <w:gridSpan w:val="2"/>
            <w:tcBorders>
              <w:top w:val="single" w:sz="4" w:space="0" w:color="auto"/>
              <w:left w:val="nil"/>
              <w:bottom w:val="nil"/>
              <w:right w:val="nil"/>
            </w:tcBorders>
            <w:shd w:val="clear" w:color="auto" w:fill="auto"/>
            <w:noWrap/>
            <w:vAlign w:val="bottom"/>
            <w:hideMark/>
          </w:tcPr>
          <w:p w14:paraId="2817C8D2" w14:textId="77777777" w:rsidR="00AE4A53" w:rsidRPr="007610A7" w:rsidRDefault="00AE4A53" w:rsidP="00E471EA">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 </w:t>
            </w:r>
          </w:p>
        </w:tc>
        <w:tc>
          <w:tcPr>
            <w:tcW w:w="913" w:type="dxa"/>
            <w:gridSpan w:val="2"/>
            <w:tcBorders>
              <w:top w:val="single" w:sz="4" w:space="0" w:color="auto"/>
              <w:left w:val="nil"/>
              <w:bottom w:val="nil"/>
              <w:right w:val="nil"/>
            </w:tcBorders>
            <w:shd w:val="clear" w:color="auto" w:fill="auto"/>
            <w:noWrap/>
            <w:vAlign w:val="bottom"/>
            <w:hideMark/>
          </w:tcPr>
          <w:p w14:paraId="337FF0FD" w14:textId="77777777" w:rsidR="00AE4A53" w:rsidRPr="007610A7" w:rsidRDefault="00AE4A53" w:rsidP="00E471EA">
            <w:pPr>
              <w:overflowPunct/>
              <w:autoSpaceDE/>
              <w:autoSpaceDN/>
              <w:adjustRightInd/>
              <w:spacing w:line="240" w:lineRule="auto"/>
              <w:textAlignment w:val="auto"/>
              <w:rPr>
                <w:rFonts w:ascii="Calibri" w:hAnsi="Calibri" w:cs="Calibri"/>
                <w:color w:val="000000"/>
                <w:sz w:val="18"/>
                <w:szCs w:val="18"/>
                <w:lang w:val="sk-SK"/>
              </w:rPr>
            </w:pPr>
            <w:r>
              <w:rPr>
                <w:noProof/>
              </w:rPr>
              <mc:AlternateContent>
                <mc:Choice Requires="wps">
                  <w:drawing>
                    <wp:anchor distT="0" distB="0" distL="114300" distR="114300" simplePos="0" relativeHeight="251850752" behindDoc="0" locked="0" layoutInCell="1" allowOverlap="1" wp14:anchorId="1A8962AA" wp14:editId="239AD0AD">
                      <wp:simplePos x="0" y="0"/>
                      <wp:positionH relativeFrom="column">
                        <wp:posOffset>-426720</wp:posOffset>
                      </wp:positionH>
                      <wp:positionV relativeFrom="paragraph">
                        <wp:posOffset>-590550</wp:posOffset>
                      </wp:positionV>
                      <wp:extent cx="1019175" cy="495300"/>
                      <wp:effectExtent l="0" t="0" r="0" b="0"/>
                      <wp:wrapNone/>
                      <wp:docPr id="113"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234841F4" w14:textId="77777777" w:rsidR="006A11AF" w:rsidRDefault="000603AB" w:rsidP="00AE4A53">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m:t>
                                                  </m:r>
                                                </m:num>
                                                <m:den>
                                                  <m:r>
                                                    <w:rPr>
                                                      <w:rFonts w:ascii="Cambria Math" w:hAnsi="Cambria Math" w:cstheme="minorBidi"/>
                                                      <w:color w:val="000000" w:themeColor="text1"/>
                                                      <w:sz w:val="22"/>
                                                      <w:szCs w:val="22"/>
                                                      <w:lang w:val="sk-SK"/>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t</m:t>
                                                      </m:r>
                                                    </m:e>
                                                    <m:sub>
                                                      <m:r>
                                                        <w:rPr>
                                                          <w:rFonts w:ascii="Cambria Math" w:hAnsi="Cambria Math" w:cstheme="minorBidi"/>
                                                          <w:color w:val="000000" w:themeColor="text1"/>
                                                          <w:sz w:val="22"/>
                                                          <w:szCs w:val="22"/>
                                                          <w:lang w:val="sk-SK"/>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den>
                                          </m:f>
                                        </m:e>
                                      </m:rad>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1A8962AA" id="_x0000_s1040" type="#_x0000_t202" style="position:absolute;left:0;text-align:left;margin-left:-33.6pt;margin-top:-46.5pt;width:80.25pt;height:39pt;z-index:2518507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" filled="f" stroked="f">
                      <v:path arrowok="t"/>
                      <v:textbox style="mso-fit-shape-to-text:t" inset="0,0,0,0">
                        <w:txbxContent>
                          <w:p w14:paraId="234841F4" w14:textId="77777777" w:rsidR="006A11AF" w:rsidRDefault="000603AB" w:rsidP="00AE4A53">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m:t>
                                            </m:r>
                                          </m:num>
                                          <m:den>
                                            <m:r>
                                              <w:rPr>
                                                <w:rFonts w:ascii="Cambria Math" w:hAnsi="Cambria Math" w:cstheme="minorBidi"/>
                                                <w:color w:val="000000" w:themeColor="text1"/>
                                                <w:sz w:val="22"/>
                                                <w:szCs w:val="22"/>
                                                <w:lang w:val="sk-SK"/>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t</m:t>
                                                </m:r>
                                              </m:e>
                                              <m:sub>
                                                <m:r>
                                                  <w:rPr>
                                                    <w:rFonts w:ascii="Cambria Math" w:hAnsi="Cambria Math" w:cstheme="minorBidi"/>
                                                    <w:color w:val="000000" w:themeColor="text1"/>
                                                    <w:sz w:val="22"/>
                                                    <w:szCs w:val="22"/>
                                                    <w:lang w:val="sk-SK"/>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den>
                                    </m:f>
                                  </m:e>
                                </m:rad>
                              </m:oMath>
                            </m:oMathPara>
                          </w:p>
                        </w:txbxContent>
                      </v:textbox>
                    </v:shape>
                  </w:pict>
                </mc:Fallback>
              </mc:AlternateContent>
            </w:r>
            <w:r w:rsidRPr="007610A7">
              <w:rPr>
                <w:rFonts w:ascii="Calibri" w:hAnsi="Calibri" w:cs="Calibri"/>
                <w:color w:val="000000"/>
                <w:sz w:val="18"/>
                <w:szCs w:val="18"/>
                <w:lang w:val="sk-SK"/>
              </w:rPr>
              <w:t> </w:t>
            </w:r>
          </w:p>
        </w:tc>
        <w:tc>
          <w:tcPr>
            <w:tcW w:w="507" w:type="dxa"/>
            <w:tcBorders>
              <w:top w:val="single" w:sz="4" w:space="0" w:color="auto"/>
              <w:left w:val="nil"/>
              <w:bottom w:val="nil"/>
              <w:right w:val="nil"/>
            </w:tcBorders>
            <w:shd w:val="clear" w:color="auto" w:fill="auto"/>
            <w:noWrap/>
            <w:vAlign w:val="bottom"/>
            <w:hideMark/>
          </w:tcPr>
          <w:p w14:paraId="4E4CE570" w14:textId="77777777" w:rsidR="00AE4A53" w:rsidRPr="007610A7" w:rsidRDefault="00AE4A53" w:rsidP="00E471EA">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 </w:t>
            </w:r>
          </w:p>
        </w:tc>
      </w:tr>
      <w:tr w:rsidR="00CE547F" w:rsidRPr="007610A7" w14:paraId="35145E40" w14:textId="77777777" w:rsidTr="00452ADC">
        <w:trPr>
          <w:gridAfter w:val="1"/>
          <w:wAfter w:w="340" w:type="dxa"/>
          <w:trHeight w:val="300"/>
        </w:trPr>
        <w:tc>
          <w:tcPr>
            <w:tcW w:w="609" w:type="dxa"/>
            <w:tcBorders>
              <w:top w:val="nil"/>
              <w:left w:val="nil"/>
              <w:bottom w:val="single" w:sz="4" w:space="0" w:color="auto"/>
              <w:right w:val="nil"/>
            </w:tcBorders>
            <w:shd w:val="clear" w:color="auto" w:fill="auto"/>
            <w:noWrap/>
            <w:vAlign w:val="bottom"/>
            <w:hideMark/>
          </w:tcPr>
          <w:p w14:paraId="154E5636"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kanál</w:t>
            </w:r>
          </w:p>
        </w:tc>
        <w:tc>
          <w:tcPr>
            <w:tcW w:w="842" w:type="dxa"/>
            <w:tcBorders>
              <w:top w:val="single" w:sz="4" w:space="0" w:color="auto"/>
              <w:left w:val="nil"/>
              <w:bottom w:val="single" w:sz="4" w:space="0" w:color="auto"/>
              <w:right w:val="nil"/>
            </w:tcBorders>
            <w:shd w:val="clear" w:color="auto" w:fill="auto"/>
            <w:noWrap/>
            <w:vAlign w:val="bottom"/>
            <w:hideMark/>
          </w:tcPr>
          <w:p w14:paraId="794E0A5D"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mean</w:t>
            </w:r>
          </w:p>
        </w:tc>
        <w:tc>
          <w:tcPr>
            <w:tcW w:w="230" w:type="dxa"/>
            <w:tcBorders>
              <w:top w:val="single" w:sz="4" w:space="0" w:color="auto"/>
              <w:left w:val="nil"/>
              <w:bottom w:val="single" w:sz="4" w:space="0" w:color="auto"/>
              <w:right w:val="nil"/>
            </w:tcBorders>
            <w:shd w:val="clear" w:color="auto" w:fill="auto"/>
            <w:noWrap/>
            <w:vAlign w:val="bottom"/>
            <w:hideMark/>
          </w:tcPr>
          <w:p w14:paraId="41F08D31"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0" w:type="dxa"/>
            <w:gridSpan w:val="2"/>
            <w:tcBorders>
              <w:top w:val="single" w:sz="4" w:space="0" w:color="auto"/>
              <w:left w:val="nil"/>
              <w:bottom w:val="single" w:sz="4" w:space="0" w:color="auto"/>
              <w:right w:val="nil"/>
            </w:tcBorders>
            <w:shd w:val="clear" w:color="auto" w:fill="auto"/>
            <w:noWrap/>
            <w:vAlign w:val="bottom"/>
            <w:hideMark/>
          </w:tcPr>
          <w:p w14:paraId="446570EF"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std</w:t>
            </w:r>
          </w:p>
        </w:tc>
        <w:tc>
          <w:tcPr>
            <w:tcW w:w="510" w:type="dxa"/>
            <w:gridSpan w:val="2"/>
            <w:tcBorders>
              <w:top w:val="single" w:sz="4" w:space="0" w:color="auto"/>
              <w:left w:val="nil"/>
              <w:bottom w:val="single" w:sz="4" w:space="0" w:color="auto"/>
              <w:right w:val="nil"/>
            </w:tcBorders>
            <w:shd w:val="clear" w:color="auto" w:fill="auto"/>
            <w:noWrap/>
            <w:vAlign w:val="bottom"/>
            <w:hideMark/>
          </w:tcPr>
          <w:p w14:paraId="02AA5C64"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190" w:type="dxa"/>
            <w:gridSpan w:val="2"/>
            <w:tcBorders>
              <w:top w:val="nil"/>
              <w:left w:val="nil"/>
              <w:bottom w:val="nil"/>
              <w:right w:val="nil"/>
            </w:tcBorders>
            <w:shd w:val="clear" w:color="auto" w:fill="auto"/>
            <w:noWrap/>
            <w:vAlign w:val="bottom"/>
            <w:hideMark/>
          </w:tcPr>
          <w:p w14:paraId="5CA71A74"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Pr>
                <w:rFonts w:ascii="Calibri" w:hAnsi="Calibri" w:cs="Calibri"/>
                <w:noProof/>
                <w:color w:val="000000"/>
                <w:sz w:val="18"/>
                <w:szCs w:val="18"/>
              </w:rPr>
              <mc:AlternateContent>
                <mc:Choice Requires="wps">
                  <w:drawing>
                    <wp:anchor distT="0" distB="0" distL="114299" distR="114299" simplePos="0" relativeHeight="251811840" behindDoc="0" locked="0" layoutInCell="1" allowOverlap="1" wp14:anchorId="67E30EAC" wp14:editId="0CB6CC0E">
                      <wp:simplePos x="0" y="0"/>
                      <wp:positionH relativeFrom="column">
                        <wp:posOffset>-1</wp:posOffset>
                      </wp:positionH>
                      <wp:positionV relativeFrom="paragraph">
                        <wp:posOffset>171450</wp:posOffset>
                      </wp:positionV>
                      <wp:extent cx="0" cy="171450"/>
                      <wp:effectExtent l="0" t="0" r="0" b="0"/>
                      <wp:wrapNone/>
                      <wp:docPr id="1191" name="Textové pole 1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377251FC" id="Textové pole 1191" o:spid="_x0000_s1026" type="#_x0000_t202" style="position:absolute;margin-left:0;margin-top:13.5pt;width:0;height:13.5pt;z-index:25181184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HQA&#10;5gE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42" w:type="dxa"/>
            <w:gridSpan w:val="2"/>
            <w:tcBorders>
              <w:top w:val="single" w:sz="4" w:space="0" w:color="auto"/>
              <w:left w:val="nil"/>
              <w:bottom w:val="single" w:sz="4" w:space="0" w:color="auto"/>
              <w:right w:val="nil"/>
            </w:tcBorders>
            <w:shd w:val="clear" w:color="auto" w:fill="auto"/>
            <w:noWrap/>
            <w:vAlign w:val="bottom"/>
            <w:hideMark/>
          </w:tcPr>
          <w:p w14:paraId="11AEC1D7"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 xml:space="preserve"> mean</w:t>
            </w:r>
          </w:p>
        </w:tc>
        <w:tc>
          <w:tcPr>
            <w:tcW w:w="230" w:type="dxa"/>
            <w:gridSpan w:val="2"/>
            <w:tcBorders>
              <w:top w:val="single" w:sz="4" w:space="0" w:color="auto"/>
              <w:left w:val="nil"/>
              <w:bottom w:val="single" w:sz="4" w:space="0" w:color="auto"/>
              <w:right w:val="nil"/>
            </w:tcBorders>
            <w:shd w:val="clear" w:color="auto" w:fill="auto"/>
            <w:noWrap/>
            <w:vAlign w:val="bottom"/>
            <w:hideMark/>
          </w:tcPr>
          <w:p w14:paraId="784F1C95"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0" w:type="dxa"/>
            <w:gridSpan w:val="2"/>
            <w:tcBorders>
              <w:top w:val="single" w:sz="4" w:space="0" w:color="auto"/>
              <w:left w:val="nil"/>
              <w:bottom w:val="single" w:sz="4" w:space="0" w:color="auto"/>
              <w:right w:val="nil"/>
            </w:tcBorders>
            <w:shd w:val="clear" w:color="auto" w:fill="auto"/>
            <w:noWrap/>
            <w:vAlign w:val="bottom"/>
            <w:hideMark/>
          </w:tcPr>
          <w:p w14:paraId="0E088B46"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Pr>
                <w:rFonts w:ascii="Calibri" w:hAnsi="Calibri" w:cs="Calibri"/>
                <w:noProof/>
                <w:color w:val="000000"/>
                <w:sz w:val="18"/>
                <w:szCs w:val="18"/>
              </w:rPr>
              <mc:AlternateContent>
                <mc:Choice Requires="wps">
                  <w:drawing>
                    <wp:anchor distT="0" distB="0" distL="114299" distR="114299" simplePos="0" relativeHeight="251812864" behindDoc="0" locked="0" layoutInCell="1" allowOverlap="1" wp14:anchorId="5BBEFA51" wp14:editId="4895EF55">
                      <wp:simplePos x="0" y="0"/>
                      <wp:positionH relativeFrom="column">
                        <wp:posOffset>380999</wp:posOffset>
                      </wp:positionH>
                      <wp:positionV relativeFrom="paragraph">
                        <wp:posOffset>171450</wp:posOffset>
                      </wp:positionV>
                      <wp:extent cx="0" cy="171450"/>
                      <wp:effectExtent l="0" t="0" r="0" b="0"/>
                      <wp:wrapNone/>
                      <wp:docPr id="1190" name="Textové pole 1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336B4DFF" id="Textové pole 1190" o:spid="_x0000_s1026" type="#_x0000_t202" style="position:absolute;margin-left:30pt;margin-top:13.5pt;width:0;height:13.5pt;z-index:25181286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" filled="f" stroked="f">
                      <v:path arrowok="t"/>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299" distR="114299" simplePos="0" relativeHeight="251813888" behindDoc="0" locked="0" layoutInCell="1" allowOverlap="1" wp14:anchorId="3B0B7E06" wp14:editId="42EE8678">
                      <wp:simplePos x="0" y="0"/>
                      <wp:positionH relativeFrom="column">
                        <wp:posOffset>380999</wp:posOffset>
                      </wp:positionH>
                      <wp:positionV relativeFrom="paragraph">
                        <wp:posOffset>171450</wp:posOffset>
                      </wp:positionV>
                      <wp:extent cx="0" cy="171450"/>
                      <wp:effectExtent l="0" t="0" r="0" b="0"/>
                      <wp:wrapNone/>
                      <wp:docPr id="1189" name="Textové pole 1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5A7B7597" id="Textové pole 1189" o:spid="_x0000_s1026" type="#_x0000_t202" style="position:absolute;margin-left:30pt;margin-top:13.5pt;width:0;height:13.5pt;z-index:25181388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" filled="f" stroked="f">
                      <v:path arrowok="t"/>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299" distR="114299" simplePos="0" relativeHeight="251836416" behindDoc="0" locked="0" layoutInCell="1" allowOverlap="1" wp14:anchorId="53A97EB6" wp14:editId="286EF325">
                      <wp:simplePos x="0" y="0"/>
                      <wp:positionH relativeFrom="column">
                        <wp:posOffset>380999</wp:posOffset>
                      </wp:positionH>
                      <wp:positionV relativeFrom="paragraph">
                        <wp:posOffset>171450</wp:posOffset>
                      </wp:positionV>
                      <wp:extent cx="0" cy="171450"/>
                      <wp:effectExtent l="0" t="0" r="0" b="0"/>
                      <wp:wrapNone/>
                      <wp:docPr id="1188" name="Textové pole 1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4D683FF2" id="Textové pole 1188" o:spid="_x0000_s1026" type="#_x0000_t202" style="position:absolute;margin-left:30pt;margin-top:13.5pt;width:0;height:13.5pt;z-index:25183641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" filled="f" stroked="f">
                      <v:path arrowok="t"/>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299" distR="114299" simplePos="0" relativeHeight="251837440" behindDoc="0" locked="0" layoutInCell="1" allowOverlap="1" wp14:anchorId="4372A2EA" wp14:editId="1FE0C7FF">
                      <wp:simplePos x="0" y="0"/>
                      <wp:positionH relativeFrom="column">
                        <wp:posOffset>380999</wp:posOffset>
                      </wp:positionH>
                      <wp:positionV relativeFrom="paragraph">
                        <wp:posOffset>171450</wp:posOffset>
                      </wp:positionV>
                      <wp:extent cx="0" cy="171450"/>
                      <wp:effectExtent l="0" t="0" r="0" b="0"/>
                      <wp:wrapNone/>
                      <wp:docPr id="1187" name="Textové pole 1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15CC8CEB" id="Textové pole 1187" o:spid="_x0000_s1026" type="#_x0000_t202" style="position:absolute;margin-left:30pt;margin-top:13.5pt;width:0;height:13.5pt;z-index:25183744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" filled="f" stroked="f">
                      <v:path arrowok="t"/>
                      <v:textbox style="mso-fit-shape-to-text:t" inset="0,0,0,0"/>
                    </v:shape>
                  </w:pict>
                </mc:Fallback>
              </mc:AlternateContent>
            </w:r>
            <w:r w:rsidRPr="007610A7">
              <w:rPr>
                <w:rFonts w:ascii="Calibri" w:hAnsi="Calibri" w:cs="Calibri"/>
                <w:color w:val="000000"/>
                <w:sz w:val="18"/>
                <w:szCs w:val="18"/>
                <w:lang w:val="sk-SK"/>
              </w:rPr>
              <w:t>std</w:t>
            </w:r>
          </w:p>
        </w:tc>
        <w:tc>
          <w:tcPr>
            <w:tcW w:w="510" w:type="dxa"/>
            <w:gridSpan w:val="2"/>
            <w:tcBorders>
              <w:top w:val="single" w:sz="4" w:space="0" w:color="auto"/>
              <w:left w:val="nil"/>
              <w:bottom w:val="single" w:sz="4" w:space="0" w:color="auto"/>
              <w:right w:val="nil"/>
            </w:tcBorders>
            <w:shd w:val="clear" w:color="auto" w:fill="auto"/>
            <w:noWrap/>
            <w:vAlign w:val="bottom"/>
            <w:hideMark/>
          </w:tcPr>
          <w:p w14:paraId="78D3BBBE"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190" w:type="dxa"/>
            <w:gridSpan w:val="2"/>
            <w:tcBorders>
              <w:top w:val="nil"/>
              <w:left w:val="nil"/>
              <w:bottom w:val="nil"/>
              <w:right w:val="nil"/>
            </w:tcBorders>
            <w:shd w:val="clear" w:color="auto" w:fill="auto"/>
            <w:noWrap/>
            <w:vAlign w:val="bottom"/>
            <w:hideMark/>
          </w:tcPr>
          <w:p w14:paraId="6DD65484"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42" w:type="dxa"/>
            <w:gridSpan w:val="2"/>
            <w:tcBorders>
              <w:top w:val="single" w:sz="4" w:space="0" w:color="auto"/>
              <w:left w:val="nil"/>
              <w:bottom w:val="single" w:sz="4" w:space="0" w:color="auto"/>
              <w:right w:val="nil"/>
            </w:tcBorders>
            <w:shd w:val="clear" w:color="auto" w:fill="auto"/>
            <w:noWrap/>
            <w:vAlign w:val="bottom"/>
            <w:hideMark/>
          </w:tcPr>
          <w:p w14:paraId="52754CC1"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mean</w:t>
            </w:r>
          </w:p>
        </w:tc>
        <w:tc>
          <w:tcPr>
            <w:tcW w:w="239" w:type="dxa"/>
            <w:gridSpan w:val="2"/>
            <w:tcBorders>
              <w:top w:val="single" w:sz="4" w:space="0" w:color="auto"/>
              <w:left w:val="nil"/>
              <w:bottom w:val="single" w:sz="4" w:space="0" w:color="auto"/>
              <w:right w:val="nil"/>
            </w:tcBorders>
            <w:shd w:val="clear" w:color="auto" w:fill="auto"/>
            <w:noWrap/>
            <w:vAlign w:val="bottom"/>
            <w:hideMark/>
          </w:tcPr>
          <w:p w14:paraId="790E6B3E"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w:t>
            </w:r>
          </w:p>
        </w:tc>
        <w:tc>
          <w:tcPr>
            <w:tcW w:w="920" w:type="dxa"/>
            <w:gridSpan w:val="2"/>
            <w:tcBorders>
              <w:top w:val="single" w:sz="4" w:space="0" w:color="auto"/>
              <w:left w:val="nil"/>
              <w:bottom w:val="single" w:sz="4" w:space="0" w:color="auto"/>
              <w:right w:val="nil"/>
            </w:tcBorders>
            <w:shd w:val="clear" w:color="auto" w:fill="auto"/>
            <w:noWrap/>
            <w:vAlign w:val="bottom"/>
            <w:hideMark/>
          </w:tcPr>
          <w:p w14:paraId="39350F47"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std</w:t>
            </w:r>
          </w:p>
        </w:tc>
        <w:tc>
          <w:tcPr>
            <w:tcW w:w="160" w:type="dxa"/>
            <w:tcBorders>
              <w:top w:val="single" w:sz="4" w:space="0" w:color="auto"/>
              <w:left w:val="nil"/>
              <w:bottom w:val="single" w:sz="4" w:space="0" w:color="auto"/>
              <w:right w:val="nil"/>
            </w:tcBorders>
            <w:shd w:val="clear" w:color="auto" w:fill="auto"/>
            <w:noWrap/>
            <w:vAlign w:val="bottom"/>
            <w:hideMark/>
          </w:tcPr>
          <w:p w14:paraId="4397E40B"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r>
      <w:tr w:rsidR="00CE547F" w:rsidRPr="007610A7" w14:paraId="36DB177B" w14:textId="77777777" w:rsidTr="00452ADC">
        <w:trPr>
          <w:gridAfter w:val="1"/>
          <w:wAfter w:w="340" w:type="dxa"/>
          <w:trHeight w:val="300"/>
        </w:trPr>
        <w:tc>
          <w:tcPr>
            <w:tcW w:w="609" w:type="dxa"/>
            <w:tcBorders>
              <w:top w:val="nil"/>
              <w:left w:val="nil"/>
              <w:bottom w:val="nil"/>
              <w:right w:val="nil"/>
            </w:tcBorders>
            <w:shd w:val="clear" w:color="auto" w:fill="auto"/>
            <w:noWrap/>
            <w:vAlign w:val="bottom"/>
            <w:hideMark/>
          </w:tcPr>
          <w:p w14:paraId="6970986F" w14:textId="77777777" w:rsidR="00CE547F" w:rsidRPr="007610A7" w:rsidRDefault="00CE547F" w:rsidP="00452ADC">
            <w:pPr>
              <w:overflowPunct/>
              <w:autoSpaceDE/>
              <w:autoSpaceDN/>
              <w:adjustRightInd/>
              <w:spacing w:line="240" w:lineRule="auto"/>
              <w:textAlignment w:val="auto"/>
              <w:rPr>
                <w:rFonts w:ascii="Arial" w:hAnsi="Arial" w:cs="Arial"/>
                <w:sz w:val="20"/>
                <w:lang w:val="sk-SK"/>
              </w:rPr>
            </w:pPr>
            <w:r w:rsidRPr="007610A7">
              <w:rPr>
                <w:rFonts w:ascii="Arial" w:hAnsi="Arial" w:cs="Arial"/>
                <w:sz w:val="20"/>
                <w:lang w:val="sk-SK"/>
              </w:rPr>
              <w:t>1</w:t>
            </w:r>
          </w:p>
        </w:tc>
        <w:tc>
          <w:tcPr>
            <w:tcW w:w="842" w:type="dxa"/>
            <w:tcBorders>
              <w:top w:val="nil"/>
              <w:left w:val="nil"/>
              <w:bottom w:val="nil"/>
              <w:right w:val="nil"/>
            </w:tcBorders>
            <w:shd w:val="clear" w:color="auto" w:fill="auto"/>
            <w:noWrap/>
            <w:vAlign w:val="bottom"/>
            <w:hideMark/>
          </w:tcPr>
          <w:p w14:paraId="1F94DCB4"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32.58</w:t>
            </w:r>
          </w:p>
        </w:tc>
        <w:tc>
          <w:tcPr>
            <w:tcW w:w="230" w:type="dxa"/>
            <w:tcBorders>
              <w:top w:val="nil"/>
              <w:left w:val="nil"/>
              <w:bottom w:val="nil"/>
              <w:right w:val="nil"/>
            </w:tcBorders>
            <w:shd w:val="clear" w:color="auto" w:fill="auto"/>
            <w:noWrap/>
            <w:vAlign w:val="bottom"/>
            <w:hideMark/>
          </w:tcPr>
          <w:p w14:paraId="2CE39AF7"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32BCCAB3"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5.65</w:t>
            </w:r>
          </w:p>
        </w:tc>
        <w:tc>
          <w:tcPr>
            <w:tcW w:w="510" w:type="dxa"/>
            <w:gridSpan w:val="2"/>
            <w:tcBorders>
              <w:top w:val="nil"/>
              <w:left w:val="nil"/>
              <w:bottom w:val="nil"/>
              <w:right w:val="nil"/>
            </w:tcBorders>
            <w:shd w:val="clear" w:color="auto" w:fill="auto"/>
            <w:noWrap/>
            <w:vAlign w:val="bottom"/>
            <w:hideMark/>
          </w:tcPr>
          <w:p w14:paraId="0FB90E1F"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17.3</w:t>
            </w:r>
          </w:p>
        </w:tc>
        <w:tc>
          <w:tcPr>
            <w:tcW w:w="190" w:type="dxa"/>
            <w:gridSpan w:val="2"/>
            <w:tcBorders>
              <w:top w:val="nil"/>
              <w:left w:val="nil"/>
              <w:bottom w:val="nil"/>
              <w:right w:val="nil"/>
            </w:tcBorders>
            <w:shd w:val="clear" w:color="auto" w:fill="auto"/>
            <w:noWrap/>
            <w:vAlign w:val="bottom"/>
            <w:hideMark/>
          </w:tcPr>
          <w:p w14:paraId="495F6D9D"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Pr>
                <w:rFonts w:ascii="Calibri" w:hAnsi="Calibri" w:cs="Calibri"/>
                <w:noProof/>
                <w:color w:val="000000"/>
                <w:sz w:val="20"/>
              </w:rPr>
              <mc:AlternateContent>
                <mc:Choice Requires="wps">
                  <w:drawing>
                    <wp:anchor distT="0" distB="0" distL="114299" distR="114299" simplePos="0" relativeHeight="251814912" behindDoc="0" locked="0" layoutInCell="1" allowOverlap="1" wp14:anchorId="0D654513" wp14:editId="0117AFAA">
                      <wp:simplePos x="0" y="0"/>
                      <wp:positionH relativeFrom="column">
                        <wp:posOffset>-1</wp:posOffset>
                      </wp:positionH>
                      <wp:positionV relativeFrom="paragraph">
                        <wp:posOffset>171450</wp:posOffset>
                      </wp:positionV>
                      <wp:extent cx="0" cy="171450"/>
                      <wp:effectExtent l="0" t="0" r="0" b="0"/>
                      <wp:wrapNone/>
                      <wp:docPr id="1186" name="Textové pole 1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7B25B44B" id="Textové pole 1186" o:spid="_x0000_s1026" type="#_x0000_t202" style="position:absolute;margin-left:0;margin-top:13.5pt;width:0;height:13.5pt;z-index:25181491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BN&#10;v2MN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6CFCFC45"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1.13</w:t>
            </w:r>
          </w:p>
        </w:tc>
        <w:tc>
          <w:tcPr>
            <w:tcW w:w="230" w:type="dxa"/>
            <w:gridSpan w:val="2"/>
            <w:tcBorders>
              <w:top w:val="nil"/>
              <w:left w:val="nil"/>
              <w:bottom w:val="nil"/>
              <w:right w:val="nil"/>
            </w:tcBorders>
            <w:shd w:val="clear" w:color="auto" w:fill="auto"/>
            <w:noWrap/>
            <w:vAlign w:val="bottom"/>
            <w:hideMark/>
          </w:tcPr>
          <w:p w14:paraId="4066D3E9"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43DC5A66"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0.51</w:t>
            </w:r>
          </w:p>
        </w:tc>
        <w:tc>
          <w:tcPr>
            <w:tcW w:w="510" w:type="dxa"/>
            <w:gridSpan w:val="2"/>
            <w:tcBorders>
              <w:top w:val="nil"/>
              <w:left w:val="nil"/>
              <w:bottom w:val="nil"/>
              <w:right w:val="nil"/>
            </w:tcBorders>
            <w:shd w:val="clear" w:color="auto" w:fill="auto"/>
            <w:noWrap/>
            <w:vAlign w:val="bottom"/>
            <w:hideMark/>
          </w:tcPr>
          <w:p w14:paraId="7784E334"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44.9</w:t>
            </w:r>
          </w:p>
        </w:tc>
        <w:tc>
          <w:tcPr>
            <w:tcW w:w="190" w:type="dxa"/>
            <w:gridSpan w:val="2"/>
            <w:tcBorders>
              <w:top w:val="single" w:sz="4" w:space="0" w:color="auto"/>
              <w:left w:val="nil"/>
              <w:bottom w:val="nil"/>
              <w:right w:val="nil"/>
            </w:tcBorders>
            <w:shd w:val="clear" w:color="auto" w:fill="auto"/>
            <w:noWrap/>
            <w:vAlign w:val="bottom"/>
            <w:hideMark/>
          </w:tcPr>
          <w:p w14:paraId="400D2E2A"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 </w:t>
            </w:r>
          </w:p>
        </w:tc>
        <w:tc>
          <w:tcPr>
            <w:tcW w:w="842" w:type="dxa"/>
            <w:gridSpan w:val="2"/>
            <w:tcBorders>
              <w:top w:val="nil"/>
              <w:left w:val="nil"/>
              <w:bottom w:val="nil"/>
              <w:right w:val="nil"/>
            </w:tcBorders>
            <w:shd w:val="clear" w:color="auto" w:fill="auto"/>
            <w:noWrap/>
            <w:vAlign w:val="bottom"/>
            <w:hideMark/>
          </w:tcPr>
          <w:p w14:paraId="54B0C6DE"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0.18</w:t>
            </w:r>
          </w:p>
        </w:tc>
        <w:tc>
          <w:tcPr>
            <w:tcW w:w="239" w:type="dxa"/>
            <w:gridSpan w:val="2"/>
            <w:tcBorders>
              <w:top w:val="nil"/>
              <w:left w:val="nil"/>
              <w:bottom w:val="nil"/>
              <w:right w:val="nil"/>
            </w:tcBorders>
            <w:shd w:val="clear" w:color="auto" w:fill="auto"/>
            <w:noWrap/>
            <w:vAlign w:val="bottom"/>
            <w:hideMark/>
          </w:tcPr>
          <w:p w14:paraId="1CCA02AD"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0CD55A07"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0.033</w:t>
            </w:r>
          </w:p>
        </w:tc>
        <w:tc>
          <w:tcPr>
            <w:tcW w:w="160" w:type="dxa"/>
            <w:tcBorders>
              <w:top w:val="nil"/>
              <w:left w:val="nil"/>
              <w:bottom w:val="nil"/>
              <w:right w:val="nil"/>
            </w:tcBorders>
            <w:shd w:val="clear" w:color="auto" w:fill="auto"/>
            <w:noWrap/>
            <w:vAlign w:val="bottom"/>
            <w:hideMark/>
          </w:tcPr>
          <w:p w14:paraId="6FEB7457"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18</w:t>
            </w:r>
          </w:p>
        </w:tc>
      </w:tr>
      <w:tr w:rsidR="00CE547F" w:rsidRPr="007610A7" w14:paraId="1A325648" w14:textId="77777777" w:rsidTr="00452ADC">
        <w:trPr>
          <w:gridAfter w:val="1"/>
          <w:wAfter w:w="340" w:type="dxa"/>
          <w:trHeight w:val="300"/>
        </w:trPr>
        <w:tc>
          <w:tcPr>
            <w:tcW w:w="609" w:type="dxa"/>
            <w:tcBorders>
              <w:top w:val="nil"/>
              <w:left w:val="nil"/>
              <w:bottom w:val="nil"/>
              <w:right w:val="nil"/>
            </w:tcBorders>
            <w:shd w:val="clear" w:color="auto" w:fill="auto"/>
            <w:noWrap/>
            <w:vAlign w:val="bottom"/>
            <w:hideMark/>
          </w:tcPr>
          <w:p w14:paraId="0E20967D" w14:textId="77777777" w:rsidR="00CE547F" w:rsidRPr="007610A7" w:rsidRDefault="00CE547F" w:rsidP="00452ADC">
            <w:pPr>
              <w:overflowPunct/>
              <w:autoSpaceDE/>
              <w:autoSpaceDN/>
              <w:adjustRightInd/>
              <w:spacing w:line="240" w:lineRule="auto"/>
              <w:textAlignment w:val="auto"/>
              <w:rPr>
                <w:rFonts w:ascii="Arial" w:hAnsi="Arial" w:cs="Arial"/>
                <w:sz w:val="20"/>
                <w:lang w:val="sk-SK"/>
              </w:rPr>
            </w:pPr>
            <w:r w:rsidRPr="007610A7">
              <w:rPr>
                <w:rFonts w:ascii="Arial" w:hAnsi="Arial" w:cs="Arial"/>
                <w:sz w:val="20"/>
                <w:lang w:val="sk-SK"/>
              </w:rPr>
              <w:t>2</w:t>
            </w:r>
          </w:p>
        </w:tc>
        <w:tc>
          <w:tcPr>
            <w:tcW w:w="842" w:type="dxa"/>
            <w:tcBorders>
              <w:top w:val="nil"/>
              <w:left w:val="nil"/>
              <w:bottom w:val="nil"/>
              <w:right w:val="nil"/>
            </w:tcBorders>
            <w:shd w:val="clear" w:color="auto" w:fill="auto"/>
            <w:noWrap/>
            <w:vAlign w:val="bottom"/>
            <w:hideMark/>
          </w:tcPr>
          <w:p w14:paraId="1339F3DB"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32.09</w:t>
            </w:r>
          </w:p>
        </w:tc>
        <w:tc>
          <w:tcPr>
            <w:tcW w:w="230" w:type="dxa"/>
            <w:tcBorders>
              <w:top w:val="nil"/>
              <w:left w:val="nil"/>
              <w:bottom w:val="nil"/>
              <w:right w:val="nil"/>
            </w:tcBorders>
            <w:shd w:val="clear" w:color="auto" w:fill="auto"/>
            <w:noWrap/>
            <w:vAlign w:val="bottom"/>
            <w:hideMark/>
          </w:tcPr>
          <w:p w14:paraId="314CE61C"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6E2499EF"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6.74</w:t>
            </w:r>
          </w:p>
        </w:tc>
        <w:tc>
          <w:tcPr>
            <w:tcW w:w="510" w:type="dxa"/>
            <w:gridSpan w:val="2"/>
            <w:tcBorders>
              <w:top w:val="nil"/>
              <w:left w:val="nil"/>
              <w:bottom w:val="nil"/>
              <w:right w:val="nil"/>
            </w:tcBorders>
            <w:shd w:val="clear" w:color="auto" w:fill="auto"/>
            <w:noWrap/>
            <w:vAlign w:val="bottom"/>
            <w:hideMark/>
          </w:tcPr>
          <w:p w14:paraId="0D3256E5"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21</w:t>
            </w:r>
          </w:p>
        </w:tc>
        <w:tc>
          <w:tcPr>
            <w:tcW w:w="190" w:type="dxa"/>
            <w:gridSpan w:val="2"/>
            <w:tcBorders>
              <w:top w:val="nil"/>
              <w:left w:val="nil"/>
              <w:bottom w:val="nil"/>
              <w:right w:val="nil"/>
            </w:tcBorders>
            <w:shd w:val="clear" w:color="auto" w:fill="auto"/>
            <w:noWrap/>
            <w:vAlign w:val="bottom"/>
            <w:hideMark/>
          </w:tcPr>
          <w:p w14:paraId="5F3C4669"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Pr>
                <w:rFonts w:ascii="Calibri" w:hAnsi="Calibri" w:cs="Calibri"/>
                <w:noProof/>
                <w:color w:val="000000"/>
                <w:sz w:val="20"/>
              </w:rPr>
              <mc:AlternateContent>
                <mc:Choice Requires="wps">
                  <w:drawing>
                    <wp:anchor distT="0" distB="0" distL="114299" distR="114299" simplePos="0" relativeHeight="251815936" behindDoc="0" locked="0" layoutInCell="1" allowOverlap="1" wp14:anchorId="04BAC45C" wp14:editId="0C0BA85C">
                      <wp:simplePos x="0" y="0"/>
                      <wp:positionH relativeFrom="column">
                        <wp:posOffset>-1</wp:posOffset>
                      </wp:positionH>
                      <wp:positionV relativeFrom="paragraph">
                        <wp:posOffset>171450</wp:posOffset>
                      </wp:positionV>
                      <wp:extent cx="0" cy="171450"/>
                      <wp:effectExtent l="0" t="0" r="0" b="0"/>
                      <wp:wrapNone/>
                      <wp:docPr id="1185" name="Textové pole 1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77F29C23" id="Textové pole 1185" o:spid="_x0000_s1026" type="#_x0000_t202" style="position:absolute;margin-left:0;margin-top:13.5pt;width:0;height:13.5pt;z-index:25181593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Cu&#10;3jJH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26662554"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1.11</w:t>
            </w:r>
          </w:p>
        </w:tc>
        <w:tc>
          <w:tcPr>
            <w:tcW w:w="230" w:type="dxa"/>
            <w:gridSpan w:val="2"/>
            <w:tcBorders>
              <w:top w:val="nil"/>
              <w:left w:val="nil"/>
              <w:bottom w:val="nil"/>
              <w:right w:val="nil"/>
            </w:tcBorders>
            <w:shd w:val="clear" w:color="auto" w:fill="auto"/>
            <w:noWrap/>
            <w:vAlign w:val="bottom"/>
            <w:hideMark/>
          </w:tcPr>
          <w:p w14:paraId="37B2D2AB"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6248CB14"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0.46</w:t>
            </w:r>
          </w:p>
        </w:tc>
        <w:tc>
          <w:tcPr>
            <w:tcW w:w="510" w:type="dxa"/>
            <w:gridSpan w:val="2"/>
            <w:tcBorders>
              <w:top w:val="nil"/>
              <w:left w:val="nil"/>
              <w:bottom w:val="nil"/>
              <w:right w:val="nil"/>
            </w:tcBorders>
            <w:shd w:val="clear" w:color="auto" w:fill="auto"/>
            <w:noWrap/>
            <w:vAlign w:val="bottom"/>
            <w:hideMark/>
          </w:tcPr>
          <w:p w14:paraId="1DA399C1"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41.3</w:t>
            </w:r>
          </w:p>
        </w:tc>
        <w:tc>
          <w:tcPr>
            <w:tcW w:w="190" w:type="dxa"/>
            <w:gridSpan w:val="2"/>
            <w:tcBorders>
              <w:top w:val="nil"/>
              <w:left w:val="nil"/>
              <w:bottom w:val="nil"/>
              <w:right w:val="nil"/>
            </w:tcBorders>
            <w:shd w:val="clear" w:color="auto" w:fill="auto"/>
            <w:noWrap/>
            <w:vAlign w:val="bottom"/>
            <w:hideMark/>
          </w:tcPr>
          <w:p w14:paraId="284E52A3"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p>
        </w:tc>
        <w:tc>
          <w:tcPr>
            <w:tcW w:w="842" w:type="dxa"/>
            <w:gridSpan w:val="2"/>
            <w:tcBorders>
              <w:top w:val="nil"/>
              <w:left w:val="nil"/>
              <w:bottom w:val="nil"/>
              <w:right w:val="nil"/>
            </w:tcBorders>
            <w:shd w:val="clear" w:color="auto" w:fill="auto"/>
            <w:noWrap/>
            <w:vAlign w:val="bottom"/>
            <w:hideMark/>
          </w:tcPr>
          <w:p w14:paraId="5FC502AB"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0.18</w:t>
            </w:r>
          </w:p>
        </w:tc>
        <w:tc>
          <w:tcPr>
            <w:tcW w:w="239" w:type="dxa"/>
            <w:gridSpan w:val="2"/>
            <w:tcBorders>
              <w:top w:val="nil"/>
              <w:left w:val="nil"/>
              <w:bottom w:val="nil"/>
              <w:right w:val="nil"/>
            </w:tcBorders>
            <w:shd w:val="clear" w:color="auto" w:fill="auto"/>
            <w:noWrap/>
            <w:vAlign w:val="bottom"/>
            <w:hideMark/>
          </w:tcPr>
          <w:p w14:paraId="24043097"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4FC8DBDC"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0.033</w:t>
            </w:r>
          </w:p>
        </w:tc>
        <w:tc>
          <w:tcPr>
            <w:tcW w:w="160" w:type="dxa"/>
            <w:tcBorders>
              <w:top w:val="nil"/>
              <w:left w:val="nil"/>
              <w:bottom w:val="nil"/>
              <w:right w:val="nil"/>
            </w:tcBorders>
            <w:shd w:val="clear" w:color="auto" w:fill="auto"/>
            <w:noWrap/>
            <w:vAlign w:val="bottom"/>
            <w:hideMark/>
          </w:tcPr>
          <w:p w14:paraId="67A759F1"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18</w:t>
            </w:r>
          </w:p>
        </w:tc>
      </w:tr>
      <w:tr w:rsidR="00CE547F" w:rsidRPr="007610A7" w14:paraId="47B48EA4" w14:textId="77777777" w:rsidTr="00452ADC">
        <w:trPr>
          <w:gridAfter w:val="1"/>
          <w:wAfter w:w="340" w:type="dxa"/>
          <w:trHeight w:val="300"/>
        </w:trPr>
        <w:tc>
          <w:tcPr>
            <w:tcW w:w="609" w:type="dxa"/>
            <w:tcBorders>
              <w:top w:val="nil"/>
              <w:left w:val="nil"/>
              <w:bottom w:val="nil"/>
              <w:right w:val="nil"/>
            </w:tcBorders>
            <w:shd w:val="clear" w:color="auto" w:fill="auto"/>
            <w:noWrap/>
            <w:vAlign w:val="bottom"/>
            <w:hideMark/>
          </w:tcPr>
          <w:p w14:paraId="1824D8EF" w14:textId="77777777" w:rsidR="00CE547F" w:rsidRPr="007610A7" w:rsidRDefault="00CE547F" w:rsidP="00452ADC">
            <w:pPr>
              <w:overflowPunct/>
              <w:autoSpaceDE/>
              <w:autoSpaceDN/>
              <w:adjustRightInd/>
              <w:spacing w:line="240" w:lineRule="auto"/>
              <w:textAlignment w:val="auto"/>
              <w:rPr>
                <w:rFonts w:ascii="Arial" w:hAnsi="Arial" w:cs="Arial"/>
                <w:sz w:val="20"/>
                <w:lang w:val="sk-SK"/>
              </w:rPr>
            </w:pPr>
            <w:r w:rsidRPr="007610A7">
              <w:rPr>
                <w:rFonts w:ascii="Arial" w:hAnsi="Arial" w:cs="Arial"/>
                <w:sz w:val="20"/>
                <w:lang w:val="sk-SK"/>
              </w:rPr>
              <w:t>3</w:t>
            </w:r>
          </w:p>
        </w:tc>
        <w:tc>
          <w:tcPr>
            <w:tcW w:w="842" w:type="dxa"/>
            <w:tcBorders>
              <w:top w:val="nil"/>
              <w:left w:val="nil"/>
              <w:bottom w:val="nil"/>
              <w:right w:val="nil"/>
            </w:tcBorders>
            <w:shd w:val="clear" w:color="auto" w:fill="auto"/>
            <w:noWrap/>
            <w:vAlign w:val="bottom"/>
            <w:hideMark/>
          </w:tcPr>
          <w:p w14:paraId="58A2F4F5"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19.40</w:t>
            </w:r>
          </w:p>
        </w:tc>
        <w:tc>
          <w:tcPr>
            <w:tcW w:w="230" w:type="dxa"/>
            <w:tcBorders>
              <w:top w:val="nil"/>
              <w:left w:val="nil"/>
              <w:bottom w:val="nil"/>
              <w:right w:val="nil"/>
            </w:tcBorders>
            <w:shd w:val="clear" w:color="auto" w:fill="auto"/>
            <w:noWrap/>
            <w:vAlign w:val="bottom"/>
            <w:hideMark/>
          </w:tcPr>
          <w:p w14:paraId="7E9C3451"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498FF50C"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3.64</w:t>
            </w:r>
          </w:p>
        </w:tc>
        <w:tc>
          <w:tcPr>
            <w:tcW w:w="510" w:type="dxa"/>
            <w:gridSpan w:val="2"/>
            <w:tcBorders>
              <w:top w:val="nil"/>
              <w:left w:val="nil"/>
              <w:bottom w:val="nil"/>
              <w:right w:val="nil"/>
            </w:tcBorders>
            <w:shd w:val="clear" w:color="auto" w:fill="auto"/>
            <w:noWrap/>
            <w:vAlign w:val="bottom"/>
            <w:hideMark/>
          </w:tcPr>
          <w:p w14:paraId="32B89D4F"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18.7</w:t>
            </w:r>
          </w:p>
        </w:tc>
        <w:tc>
          <w:tcPr>
            <w:tcW w:w="190" w:type="dxa"/>
            <w:gridSpan w:val="2"/>
            <w:tcBorders>
              <w:top w:val="nil"/>
              <w:left w:val="nil"/>
              <w:bottom w:val="nil"/>
              <w:right w:val="nil"/>
            </w:tcBorders>
            <w:shd w:val="clear" w:color="auto" w:fill="auto"/>
            <w:noWrap/>
            <w:vAlign w:val="bottom"/>
            <w:hideMark/>
          </w:tcPr>
          <w:p w14:paraId="6F77B245"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Pr>
                <w:rFonts w:ascii="Calibri" w:hAnsi="Calibri" w:cs="Calibri"/>
                <w:noProof/>
                <w:color w:val="000000"/>
                <w:sz w:val="20"/>
              </w:rPr>
              <mc:AlternateContent>
                <mc:Choice Requires="wps">
                  <w:drawing>
                    <wp:anchor distT="0" distB="0" distL="114299" distR="114299" simplePos="0" relativeHeight="251816960" behindDoc="0" locked="0" layoutInCell="1" allowOverlap="1" wp14:anchorId="36469378" wp14:editId="4C942616">
                      <wp:simplePos x="0" y="0"/>
                      <wp:positionH relativeFrom="column">
                        <wp:posOffset>-1</wp:posOffset>
                      </wp:positionH>
                      <wp:positionV relativeFrom="paragraph">
                        <wp:posOffset>171450</wp:posOffset>
                      </wp:positionV>
                      <wp:extent cx="0" cy="171450"/>
                      <wp:effectExtent l="0" t="0" r="0" b="0"/>
                      <wp:wrapNone/>
                      <wp:docPr id="1184" name="Textové pole 1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18EC22B6" id="Textové pole 1184" o:spid="_x0000_s1026" type="#_x0000_t202" style="position:absolute;margin-left:0;margin-top:13.5pt;width:0;height:13.5pt;z-index:25181696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AP&#10;/v1+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Pr>
                <w:rFonts w:ascii="Calibri" w:hAnsi="Calibri" w:cs="Calibri"/>
                <w:noProof/>
                <w:color w:val="000000"/>
                <w:sz w:val="20"/>
              </w:rPr>
              <mc:AlternateContent>
                <mc:Choice Requires="wps">
                  <w:drawing>
                    <wp:anchor distT="0" distB="0" distL="114299" distR="114299" simplePos="0" relativeHeight="251817984" behindDoc="0" locked="0" layoutInCell="1" allowOverlap="1" wp14:anchorId="6A85EE95" wp14:editId="2F1ECD1B">
                      <wp:simplePos x="0" y="0"/>
                      <wp:positionH relativeFrom="column">
                        <wp:posOffset>-1</wp:posOffset>
                      </wp:positionH>
                      <wp:positionV relativeFrom="paragraph">
                        <wp:posOffset>171450</wp:posOffset>
                      </wp:positionV>
                      <wp:extent cx="0" cy="171450"/>
                      <wp:effectExtent l="0" t="0" r="0" b="0"/>
                      <wp:wrapNone/>
                      <wp:docPr id="1183" name="Textové pole 1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27E939D2" id="Textové pole 1183" o:spid="_x0000_s1026" type="#_x0000_t202" style="position:absolute;margin-left:0;margin-top:13.5pt;width:0;height:13.5pt;z-index:25181798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Ggd&#10;kNM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5DFEE159"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1.52</w:t>
            </w:r>
          </w:p>
        </w:tc>
        <w:tc>
          <w:tcPr>
            <w:tcW w:w="230" w:type="dxa"/>
            <w:gridSpan w:val="2"/>
            <w:tcBorders>
              <w:top w:val="nil"/>
              <w:left w:val="nil"/>
              <w:bottom w:val="nil"/>
              <w:right w:val="nil"/>
            </w:tcBorders>
            <w:shd w:val="clear" w:color="auto" w:fill="auto"/>
            <w:noWrap/>
            <w:vAlign w:val="bottom"/>
            <w:hideMark/>
          </w:tcPr>
          <w:p w14:paraId="1617FCE9"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314E2780"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0.59</w:t>
            </w:r>
          </w:p>
        </w:tc>
        <w:tc>
          <w:tcPr>
            <w:tcW w:w="510" w:type="dxa"/>
            <w:gridSpan w:val="2"/>
            <w:tcBorders>
              <w:top w:val="nil"/>
              <w:left w:val="nil"/>
              <w:bottom w:val="nil"/>
              <w:right w:val="nil"/>
            </w:tcBorders>
            <w:shd w:val="clear" w:color="auto" w:fill="auto"/>
            <w:noWrap/>
            <w:vAlign w:val="bottom"/>
            <w:hideMark/>
          </w:tcPr>
          <w:p w14:paraId="1E4E1D76"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38.8</w:t>
            </w:r>
          </w:p>
        </w:tc>
        <w:tc>
          <w:tcPr>
            <w:tcW w:w="190" w:type="dxa"/>
            <w:gridSpan w:val="2"/>
            <w:tcBorders>
              <w:top w:val="nil"/>
              <w:left w:val="nil"/>
              <w:bottom w:val="nil"/>
              <w:right w:val="nil"/>
            </w:tcBorders>
            <w:shd w:val="clear" w:color="auto" w:fill="auto"/>
            <w:noWrap/>
            <w:vAlign w:val="bottom"/>
            <w:hideMark/>
          </w:tcPr>
          <w:p w14:paraId="35CD080B"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p>
        </w:tc>
        <w:tc>
          <w:tcPr>
            <w:tcW w:w="842" w:type="dxa"/>
            <w:gridSpan w:val="2"/>
            <w:tcBorders>
              <w:top w:val="nil"/>
              <w:left w:val="nil"/>
              <w:bottom w:val="nil"/>
              <w:right w:val="nil"/>
            </w:tcBorders>
            <w:shd w:val="clear" w:color="auto" w:fill="auto"/>
            <w:noWrap/>
            <w:vAlign w:val="bottom"/>
            <w:hideMark/>
          </w:tcPr>
          <w:p w14:paraId="15BA4F1D"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0.27</w:t>
            </w:r>
          </w:p>
        </w:tc>
        <w:tc>
          <w:tcPr>
            <w:tcW w:w="239" w:type="dxa"/>
            <w:gridSpan w:val="2"/>
            <w:tcBorders>
              <w:top w:val="nil"/>
              <w:left w:val="nil"/>
              <w:bottom w:val="nil"/>
              <w:right w:val="nil"/>
            </w:tcBorders>
            <w:shd w:val="clear" w:color="auto" w:fill="auto"/>
            <w:noWrap/>
            <w:vAlign w:val="bottom"/>
            <w:hideMark/>
          </w:tcPr>
          <w:p w14:paraId="2779B918"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03BE91FC"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0.035</w:t>
            </w:r>
          </w:p>
        </w:tc>
        <w:tc>
          <w:tcPr>
            <w:tcW w:w="160" w:type="dxa"/>
            <w:tcBorders>
              <w:top w:val="nil"/>
              <w:left w:val="nil"/>
              <w:bottom w:val="nil"/>
              <w:right w:val="nil"/>
            </w:tcBorders>
            <w:shd w:val="clear" w:color="auto" w:fill="auto"/>
            <w:noWrap/>
            <w:vAlign w:val="bottom"/>
            <w:hideMark/>
          </w:tcPr>
          <w:p w14:paraId="40F30FDE"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13</w:t>
            </w:r>
          </w:p>
        </w:tc>
      </w:tr>
      <w:tr w:rsidR="00CE547F" w:rsidRPr="007610A7" w14:paraId="095C0374" w14:textId="77777777" w:rsidTr="00452ADC">
        <w:trPr>
          <w:gridAfter w:val="1"/>
          <w:wAfter w:w="340" w:type="dxa"/>
          <w:trHeight w:val="300"/>
        </w:trPr>
        <w:tc>
          <w:tcPr>
            <w:tcW w:w="609" w:type="dxa"/>
            <w:tcBorders>
              <w:top w:val="nil"/>
              <w:left w:val="nil"/>
              <w:bottom w:val="nil"/>
              <w:right w:val="nil"/>
            </w:tcBorders>
            <w:shd w:val="clear" w:color="auto" w:fill="auto"/>
            <w:noWrap/>
            <w:vAlign w:val="bottom"/>
            <w:hideMark/>
          </w:tcPr>
          <w:p w14:paraId="74D0FEFE" w14:textId="77777777" w:rsidR="00CE547F" w:rsidRPr="007610A7" w:rsidRDefault="00CE547F" w:rsidP="00452ADC">
            <w:pPr>
              <w:overflowPunct/>
              <w:autoSpaceDE/>
              <w:autoSpaceDN/>
              <w:adjustRightInd/>
              <w:spacing w:line="240" w:lineRule="auto"/>
              <w:textAlignment w:val="auto"/>
              <w:rPr>
                <w:rFonts w:ascii="Arial" w:hAnsi="Arial" w:cs="Arial"/>
                <w:sz w:val="20"/>
                <w:lang w:val="sk-SK"/>
              </w:rPr>
            </w:pPr>
            <w:r w:rsidRPr="007610A7">
              <w:rPr>
                <w:rFonts w:ascii="Arial" w:hAnsi="Arial" w:cs="Arial"/>
                <w:sz w:val="20"/>
                <w:lang w:val="sk-SK"/>
              </w:rPr>
              <w:t>4</w:t>
            </w:r>
          </w:p>
        </w:tc>
        <w:tc>
          <w:tcPr>
            <w:tcW w:w="842" w:type="dxa"/>
            <w:tcBorders>
              <w:top w:val="nil"/>
              <w:left w:val="nil"/>
              <w:bottom w:val="nil"/>
              <w:right w:val="nil"/>
            </w:tcBorders>
            <w:shd w:val="clear" w:color="auto" w:fill="auto"/>
            <w:noWrap/>
            <w:vAlign w:val="bottom"/>
            <w:hideMark/>
          </w:tcPr>
          <w:p w14:paraId="10D3592D"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19.88</w:t>
            </w:r>
          </w:p>
        </w:tc>
        <w:tc>
          <w:tcPr>
            <w:tcW w:w="230" w:type="dxa"/>
            <w:tcBorders>
              <w:top w:val="nil"/>
              <w:left w:val="nil"/>
              <w:bottom w:val="nil"/>
              <w:right w:val="nil"/>
            </w:tcBorders>
            <w:shd w:val="clear" w:color="auto" w:fill="auto"/>
            <w:noWrap/>
            <w:vAlign w:val="bottom"/>
            <w:hideMark/>
          </w:tcPr>
          <w:p w14:paraId="1710D36A"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7B8B4898"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3.73</w:t>
            </w:r>
          </w:p>
        </w:tc>
        <w:tc>
          <w:tcPr>
            <w:tcW w:w="510" w:type="dxa"/>
            <w:gridSpan w:val="2"/>
            <w:tcBorders>
              <w:top w:val="nil"/>
              <w:left w:val="nil"/>
              <w:bottom w:val="nil"/>
              <w:right w:val="nil"/>
            </w:tcBorders>
            <w:shd w:val="clear" w:color="auto" w:fill="auto"/>
            <w:noWrap/>
            <w:vAlign w:val="bottom"/>
            <w:hideMark/>
          </w:tcPr>
          <w:p w14:paraId="296CED2D"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18.8</w:t>
            </w:r>
          </w:p>
        </w:tc>
        <w:tc>
          <w:tcPr>
            <w:tcW w:w="190" w:type="dxa"/>
            <w:gridSpan w:val="2"/>
            <w:tcBorders>
              <w:top w:val="nil"/>
              <w:left w:val="nil"/>
              <w:bottom w:val="nil"/>
              <w:right w:val="nil"/>
            </w:tcBorders>
            <w:shd w:val="clear" w:color="auto" w:fill="auto"/>
            <w:noWrap/>
            <w:vAlign w:val="bottom"/>
            <w:hideMark/>
          </w:tcPr>
          <w:p w14:paraId="52D397DC"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Pr>
                <w:rFonts w:ascii="Calibri" w:hAnsi="Calibri" w:cs="Calibri"/>
                <w:noProof/>
                <w:color w:val="000000"/>
                <w:sz w:val="20"/>
              </w:rPr>
              <mc:AlternateContent>
                <mc:Choice Requires="wps">
                  <w:drawing>
                    <wp:anchor distT="0" distB="0" distL="114299" distR="114299" simplePos="0" relativeHeight="251819008" behindDoc="0" locked="0" layoutInCell="1" allowOverlap="1" wp14:anchorId="4BAF4BC4" wp14:editId="1EFA7892">
                      <wp:simplePos x="0" y="0"/>
                      <wp:positionH relativeFrom="column">
                        <wp:posOffset>-1</wp:posOffset>
                      </wp:positionH>
                      <wp:positionV relativeFrom="paragraph">
                        <wp:posOffset>171450</wp:posOffset>
                      </wp:positionV>
                      <wp:extent cx="0" cy="171450"/>
                      <wp:effectExtent l="0" t="0" r="0" b="0"/>
                      <wp:wrapNone/>
                      <wp:docPr id="1182" name="Textové pole 1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0D3A733D" id="Textové pole 1182" o:spid="_x0000_s1026" type="#_x0000_t202" style="position:absolute;margin-left:0;margin-top:13.5pt;width:0;height:13.5pt;z-index:25181900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Mk9&#10;X+o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Pr>
                <w:rFonts w:ascii="Calibri" w:hAnsi="Calibri" w:cs="Calibri"/>
                <w:noProof/>
                <w:color w:val="000000"/>
                <w:sz w:val="20"/>
              </w:rPr>
              <mc:AlternateContent>
                <mc:Choice Requires="wps">
                  <w:drawing>
                    <wp:anchor distT="0" distB="0" distL="114299" distR="114299" simplePos="0" relativeHeight="251820032" behindDoc="0" locked="0" layoutInCell="1" allowOverlap="1" wp14:anchorId="09F02EC4" wp14:editId="5E3ED1BE">
                      <wp:simplePos x="0" y="0"/>
                      <wp:positionH relativeFrom="column">
                        <wp:posOffset>-1</wp:posOffset>
                      </wp:positionH>
                      <wp:positionV relativeFrom="paragraph">
                        <wp:posOffset>171450</wp:posOffset>
                      </wp:positionV>
                      <wp:extent cx="0" cy="171450"/>
                      <wp:effectExtent l="0" t="0" r="0" b="0"/>
                      <wp:wrapNone/>
                      <wp:docPr id="1181" name="Textové pole 1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2A22F6DB" id="Textové pole 1181" o:spid="_x0000_s1026" type="#_x0000_t202" style="position:absolute;margin-left:0;margin-top:13.5pt;width:0;height:13.5pt;z-index:25182003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Cpc&#10;DqA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1A75BBD3"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1.46</w:t>
            </w:r>
          </w:p>
        </w:tc>
        <w:tc>
          <w:tcPr>
            <w:tcW w:w="230" w:type="dxa"/>
            <w:gridSpan w:val="2"/>
            <w:tcBorders>
              <w:top w:val="nil"/>
              <w:left w:val="nil"/>
              <w:bottom w:val="nil"/>
              <w:right w:val="nil"/>
            </w:tcBorders>
            <w:shd w:val="clear" w:color="auto" w:fill="auto"/>
            <w:noWrap/>
            <w:vAlign w:val="bottom"/>
            <w:hideMark/>
          </w:tcPr>
          <w:p w14:paraId="31B34C85"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468B4D01"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0.55</w:t>
            </w:r>
          </w:p>
        </w:tc>
        <w:tc>
          <w:tcPr>
            <w:tcW w:w="510" w:type="dxa"/>
            <w:gridSpan w:val="2"/>
            <w:tcBorders>
              <w:top w:val="nil"/>
              <w:left w:val="nil"/>
              <w:bottom w:val="nil"/>
              <w:right w:val="nil"/>
            </w:tcBorders>
            <w:shd w:val="clear" w:color="auto" w:fill="auto"/>
            <w:noWrap/>
            <w:vAlign w:val="bottom"/>
            <w:hideMark/>
          </w:tcPr>
          <w:p w14:paraId="6915EC2A"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38</w:t>
            </w:r>
          </w:p>
        </w:tc>
        <w:tc>
          <w:tcPr>
            <w:tcW w:w="190" w:type="dxa"/>
            <w:gridSpan w:val="2"/>
            <w:tcBorders>
              <w:top w:val="nil"/>
              <w:left w:val="nil"/>
              <w:bottom w:val="nil"/>
              <w:right w:val="nil"/>
            </w:tcBorders>
            <w:shd w:val="clear" w:color="auto" w:fill="auto"/>
            <w:noWrap/>
            <w:vAlign w:val="bottom"/>
            <w:hideMark/>
          </w:tcPr>
          <w:p w14:paraId="0911E812"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p>
        </w:tc>
        <w:tc>
          <w:tcPr>
            <w:tcW w:w="842" w:type="dxa"/>
            <w:gridSpan w:val="2"/>
            <w:tcBorders>
              <w:top w:val="nil"/>
              <w:left w:val="nil"/>
              <w:bottom w:val="nil"/>
              <w:right w:val="nil"/>
            </w:tcBorders>
            <w:shd w:val="clear" w:color="auto" w:fill="auto"/>
            <w:noWrap/>
            <w:vAlign w:val="bottom"/>
            <w:hideMark/>
          </w:tcPr>
          <w:p w14:paraId="0F00A1BB"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0.27</w:t>
            </w:r>
          </w:p>
        </w:tc>
        <w:tc>
          <w:tcPr>
            <w:tcW w:w="239" w:type="dxa"/>
            <w:gridSpan w:val="2"/>
            <w:tcBorders>
              <w:top w:val="nil"/>
              <w:left w:val="nil"/>
              <w:bottom w:val="nil"/>
              <w:right w:val="nil"/>
            </w:tcBorders>
            <w:shd w:val="clear" w:color="auto" w:fill="auto"/>
            <w:noWrap/>
            <w:vAlign w:val="bottom"/>
            <w:hideMark/>
          </w:tcPr>
          <w:p w14:paraId="26493656"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61B64BF2"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0.035</w:t>
            </w:r>
          </w:p>
        </w:tc>
        <w:tc>
          <w:tcPr>
            <w:tcW w:w="160" w:type="dxa"/>
            <w:tcBorders>
              <w:top w:val="nil"/>
              <w:left w:val="nil"/>
              <w:bottom w:val="nil"/>
              <w:right w:val="nil"/>
            </w:tcBorders>
            <w:shd w:val="clear" w:color="auto" w:fill="auto"/>
            <w:noWrap/>
            <w:vAlign w:val="bottom"/>
            <w:hideMark/>
          </w:tcPr>
          <w:p w14:paraId="298C606D"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13</w:t>
            </w:r>
          </w:p>
        </w:tc>
      </w:tr>
      <w:tr w:rsidR="00CE547F" w:rsidRPr="007610A7" w14:paraId="3205019D" w14:textId="77777777" w:rsidTr="00452ADC">
        <w:trPr>
          <w:gridAfter w:val="1"/>
          <w:wAfter w:w="340" w:type="dxa"/>
          <w:trHeight w:val="300"/>
        </w:trPr>
        <w:tc>
          <w:tcPr>
            <w:tcW w:w="609" w:type="dxa"/>
            <w:tcBorders>
              <w:top w:val="nil"/>
              <w:left w:val="nil"/>
              <w:bottom w:val="nil"/>
              <w:right w:val="nil"/>
            </w:tcBorders>
            <w:shd w:val="clear" w:color="auto" w:fill="auto"/>
            <w:noWrap/>
            <w:vAlign w:val="bottom"/>
            <w:hideMark/>
          </w:tcPr>
          <w:p w14:paraId="29FD220E" w14:textId="77777777" w:rsidR="00CE547F" w:rsidRPr="007610A7" w:rsidRDefault="00CE547F" w:rsidP="00452ADC">
            <w:pPr>
              <w:overflowPunct/>
              <w:autoSpaceDE/>
              <w:autoSpaceDN/>
              <w:adjustRightInd/>
              <w:spacing w:line="240" w:lineRule="auto"/>
              <w:textAlignment w:val="auto"/>
              <w:rPr>
                <w:rFonts w:ascii="Arial" w:hAnsi="Arial" w:cs="Arial"/>
                <w:sz w:val="20"/>
                <w:lang w:val="sk-SK"/>
              </w:rPr>
            </w:pPr>
            <w:r w:rsidRPr="007610A7">
              <w:rPr>
                <w:rFonts w:ascii="Arial" w:hAnsi="Arial" w:cs="Arial"/>
                <w:sz w:val="20"/>
                <w:lang w:val="sk-SK"/>
              </w:rPr>
              <w:t>5</w:t>
            </w:r>
          </w:p>
        </w:tc>
        <w:tc>
          <w:tcPr>
            <w:tcW w:w="842" w:type="dxa"/>
            <w:tcBorders>
              <w:top w:val="nil"/>
              <w:left w:val="nil"/>
              <w:bottom w:val="nil"/>
              <w:right w:val="nil"/>
            </w:tcBorders>
            <w:shd w:val="clear" w:color="auto" w:fill="auto"/>
            <w:noWrap/>
            <w:vAlign w:val="bottom"/>
            <w:hideMark/>
          </w:tcPr>
          <w:p w14:paraId="6F102D4D"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51.75</w:t>
            </w:r>
          </w:p>
        </w:tc>
        <w:tc>
          <w:tcPr>
            <w:tcW w:w="230" w:type="dxa"/>
            <w:tcBorders>
              <w:top w:val="nil"/>
              <w:left w:val="nil"/>
              <w:bottom w:val="nil"/>
              <w:right w:val="nil"/>
            </w:tcBorders>
            <w:shd w:val="clear" w:color="auto" w:fill="auto"/>
            <w:noWrap/>
            <w:vAlign w:val="bottom"/>
            <w:hideMark/>
          </w:tcPr>
          <w:p w14:paraId="5AA6E858"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502C5E18"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11.36</w:t>
            </w:r>
          </w:p>
        </w:tc>
        <w:tc>
          <w:tcPr>
            <w:tcW w:w="510" w:type="dxa"/>
            <w:gridSpan w:val="2"/>
            <w:tcBorders>
              <w:top w:val="nil"/>
              <w:left w:val="nil"/>
              <w:bottom w:val="nil"/>
              <w:right w:val="nil"/>
            </w:tcBorders>
            <w:shd w:val="clear" w:color="auto" w:fill="auto"/>
            <w:noWrap/>
            <w:vAlign w:val="bottom"/>
            <w:hideMark/>
          </w:tcPr>
          <w:p w14:paraId="5122AEA9"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21.9</w:t>
            </w:r>
          </w:p>
        </w:tc>
        <w:tc>
          <w:tcPr>
            <w:tcW w:w="190" w:type="dxa"/>
            <w:gridSpan w:val="2"/>
            <w:tcBorders>
              <w:top w:val="nil"/>
              <w:left w:val="nil"/>
              <w:bottom w:val="nil"/>
              <w:right w:val="nil"/>
            </w:tcBorders>
            <w:shd w:val="clear" w:color="auto" w:fill="auto"/>
            <w:noWrap/>
            <w:vAlign w:val="bottom"/>
            <w:hideMark/>
          </w:tcPr>
          <w:p w14:paraId="3A937178"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Pr>
                <w:rFonts w:ascii="Calibri" w:hAnsi="Calibri" w:cs="Calibri"/>
                <w:noProof/>
                <w:color w:val="000000"/>
                <w:sz w:val="20"/>
              </w:rPr>
              <mc:AlternateContent>
                <mc:Choice Requires="wps">
                  <w:drawing>
                    <wp:anchor distT="0" distB="0" distL="114299" distR="114299" simplePos="0" relativeHeight="251821056" behindDoc="0" locked="0" layoutInCell="1" allowOverlap="1" wp14:anchorId="2B015D3C" wp14:editId="6E62A042">
                      <wp:simplePos x="0" y="0"/>
                      <wp:positionH relativeFrom="column">
                        <wp:posOffset>-1</wp:posOffset>
                      </wp:positionH>
                      <wp:positionV relativeFrom="paragraph">
                        <wp:posOffset>171450</wp:posOffset>
                      </wp:positionV>
                      <wp:extent cx="0" cy="171450"/>
                      <wp:effectExtent l="0" t="0" r="0" b="0"/>
                      <wp:wrapNone/>
                      <wp:docPr id="1180" name="Textové pole 1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0F522508" id="Textové pole 1180" o:spid="_x0000_s1026" type="#_x0000_t202" style="position:absolute;margin-left:0;margin-top:13.5pt;width:0;height:13.5pt;z-index:25182105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" filled="f" stroked="f">
                      <v:path arrowok="t"/>
                      <v:textbox style="mso-fit-shape-to-text:t" inset="0,0,0,0"/>
                    </v:shape>
                  </w:pict>
                </mc:Fallback>
              </mc:AlternateContent>
            </w:r>
            <w:r>
              <w:rPr>
                <w:rFonts w:ascii="Calibri" w:hAnsi="Calibri" w:cs="Calibri"/>
                <w:noProof/>
                <w:color w:val="000000"/>
                <w:sz w:val="20"/>
              </w:rPr>
              <mc:AlternateContent>
                <mc:Choice Requires="wps">
                  <w:drawing>
                    <wp:anchor distT="0" distB="0" distL="114299" distR="114299" simplePos="0" relativeHeight="251822080" behindDoc="0" locked="0" layoutInCell="1" allowOverlap="1" wp14:anchorId="58AAFF88" wp14:editId="3319F27A">
                      <wp:simplePos x="0" y="0"/>
                      <wp:positionH relativeFrom="column">
                        <wp:posOffset>-1</wp:posOffset>
                      </wp:positionH>
                      <wp:positionV relativeFrom="paragraph">
                        <wp:posOffset>171450</wp:posOffset>
                      </wp:positionV>
                      <wp:extent cx="0" cy="171450"/>
                      <wp:effectExtent l="0" t="0" r="0" b="0"/>
                      <wp:wrapNone/>
                      <wp:docPr id="1179" name="Textové pole 1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36277F88" id="Textové pole 1179" o:spid="_x0000_s1026" type="#_x0000_t202" style="position:absolute;margin-left:0;margin-top:13.5pt;width:0;height:13.5pt;z-index:25182208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BM&#10;N2hp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4574EDE6"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0.60</w:t>
            </w:r>
          </w:p>
        </w:tc>
        <w:tc>
          <w:tcPr>
            <w:tcW w:w="230" w:type="dxa"/>
            <w:gridSpan w:val="2"/>
            <w:tcBorders>
              <w:top w:val="nil"/>
              <w:left w:val="nil"/>
              <w:bottom w:val="nil"/>
              <w:right w:val="nil"/>
            </w:tcBorders>
            <w:shd w:val="clear" w:color="auto" w:fill="auto"/>
            <w:noWrap/>
            <w:vAlign w:val="bottom"/>
            <w:hideMark/>
          </w:tcPr>
          <w:p w14:paraId="31D75A36"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2DAC924D"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0.20</w:t>
            </w:r>
          </w:p>
        </w:tc>
        <w:tc>
          <w:tcPr>
            <w:tcW w:w="510" w:type="dxa"/>
            <w:gridSpan w:val="2"/>
            <w:tcBorders>
              <w:top w:val="nil"/>
              <w:left w:val="nil"/>
              <w:bottom w:val="nil"/>
              <w:right w:val="nil"/>
            </w:tcBorders>
            <w:shd w:val="clear" w:color="auto" w:fill="auto"/>
            <w:noWrap/>
            <w:vAlign w:val="bottom"/>
            <w:hideMark/>
          </w:tcPr>
          <w:p w14:paraId="50754ECA"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32.9</w:t>
            </w:r>
          </w:p>
        </w:tc>
        <w:tc>
          <w:tcPr>
            <w:tcW w:w="190" w:type="dxa"/>
            <w:gridSpan w:val="2"/>
            <w:tcBorders>
              <w:top w:val="nil"/>
              <w:left w:val="nil"/>
              <w:bottom w:val="nil"/>
              <w:right w:val="nil"/>
            </w:tcBorders>
            <w:shd w:val="clear" w:color="auto" w:fill="auto"/>
            <w:noWrap/>
            <w:vAlign w:val="bottom"/>
            <w:hideMark/>
          </w:tcPr>
          <w:p w14:paraId="3F5C8BC7"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p>
        </w:tc>
        <w:tc>
          <w:tcPr>
            <w:tcW w:w="842" w:type="dxa"/>
            <w:gridSpan w:val="2"/>
            <w:tcBorders>
              <w:top w:val="nil"/>
              <w:left w:val="nil"/>
              <w:bottom w:val="nil"/>
              <w:right w:val="nil"/>
            </w:tcBorders>
            <w:shd w:val="clear" w:color="auto" w:fill="auto"/>
            <w:noWrap/>
            <w:vAlign w:val="bottom"/>
            <w:hideMark/>
          </w:tcPr>
          <w:p w14:paraId="5C6B1673"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0.11</w:t>
            </w:r>
          </w:p>
        </w:tc>
        <w:tc>
          <w:tcPr>
            <w:tcW w:w="239" w:type="dxa"/>
            <w:gridSpan w:val="2"/>
            <w:tcBorders>
              <w:top w:val="nil"/>
              <w:left w:val="nil"/>
              <w:bottom w:val="nil"/>
              <w:right w:val="nil"/>
            </w:tcBorders>
            <w:shd w:val="clear" w:color="auto" w:fill="auto"/>
            <w:noWrap/>
            <w:vAlign w:val="bottom"/>
            <w:hideMark/>
          </w:tcPr>
          <w:p w14:paraId="13492CB8"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79455ABE"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0.009</w:t>
            </w:r>
          </w:p>
        </w:tc>
        <w:tc>
          <w:tcPr>
            <w:tcW w:w="160" w:type="dxa"/>
            <w:tcBorders>
              <w:top w:val="nil"/>
              <w:left w:val="nil"/>
              <w:bottom w:val="nil"/>
              <w:right w:val="nil"/>
            </w:tcBorders>
            <w:shd w:val="clear" w:color="auto" w:fill="auto"/>
            <w:noWrap/>
            <w:vAlign w:val="bottom"/>
            <w:hideMark/>
          </w:tcPr>
          <w:p w14:paraId="74B72B4C"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8</w:t>
            </w:r>
          </w:p>
        </w:tc>
      </w:tr>
      <w:tr w:rsidR="00CE547F" w:rsidRPr="007610A7" w14:paraId="74B37AF6" w14:textId="77777777" w:rsidTr="00452ADC">
        <w:trPr>
          <w:gridAfter w:val="1"/>
          <w:wAfter w:w="340" w:type="dxa"/>
          <w:trHeight w:val="300"/>
        </w:trPr>
        <w:tc>
          <w:tcPr>
            <w:tcW w:w="609" w:type="dxa"/>
            <w:tcBorders>
              <w:top w:val="nil"/>
              <w:left w:val="nil"/>
              <w:bottom w:val="nil"/>
              <w:right w:val="nil"/>
            </w:tcBorders>
            <w:shd w:val="clear" w:color="auto" w:fill="auto"/>
            <w:noWrap/>
            <w:vAlign w:val="bottom"/>
            <w:hideMark/>
          </w:tcPr>
          <w:p w14:paraId="051BB962" w14:textId="77777777" w:rsidR="00CE547F" w:rsidRPr="007610A7" w:rsidRDefault="00CE547F" w:rsidP="00452ADC">
            <w:pPr>
              <w:overflowPunct/>
              <w:autoSpaceDE/>
              <w:autoSpaceDN/>
              <w:adjustRightInd/>
              <w:spacing w:line="240" w:lineRule="auto"/>
              <w:textAlignment w:val="auto"/>
              <w:rPr>
                <w:rFonts w:ascii="Arial" w:hAnsi="Arial" w:cs="Arial"/>
                <w:sz w:val="20"/>
                <w:lang w:val="sk-SK"/>
              </w:rPr>
            </w:pPr>
            <w:r w:rsidRPr="007610A7">
              <w:rPr>
                <w:rFonts w:ascii="Arial" w:hAnsi="Arial" w:cs="Arial"/>
                <w:sz w:val="20"/>
                <w:lang w:val="sk-SK"/>
              </w:rPr>
              <w:t>6</w:t>
            </w:r>
          </w:p>
        </w:tc>
        <w:tc>
          <w:tcPr>
            <w:tcW w:w="842" w:type="dxa"/>
            <w:tcBorders>
              <w:top w:val="nil"/>
              <w:left w:val="nil"/>
              <w:bottom w:val="nil"/>
              <w:right w:val="nil"/>
            </w:tcBorders>
            <w:shd w:val="clear" w:color="auto" w:fill="auto"/>
            <w:noWrap/>
            <w:vAlign w:val="bottom"/>
            <w:hideMark/>
          </w:tcPr>
          <w:p w14:paraId="13A393CF"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51.38</w:t>
            </w:r>
          </w:p>
        </w:tc>
        <w:tc>
          <w:tcPr>
            <w:tcW w:w="230" w:type="dxa"/>
            <w:tcBorders>
              <w:top w:val="nil"/>
              <w:left w:val="nil"/>
              <w:bottom w:val="nil"/>
              <w:right w:val="nil"/>
            </w:tcBorders>
            <w:shd w:val="clear" w:color="auto" w:fill="auto"/>
            <w:noWrap/>
            <w:vAlign w:val="bottom"/>
            <w:hideMark/>
          </w:tcPr>
          <w:p w14:paraId="056A3050"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55CC24CF"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10.56</w:t>
            </w:r>
          </w:p>
        </w:tc>
        <w:tc>
          <w:tcPr>
            <w:tcW w:w="510" w:type="dxa"/>
            <w:gridSpan w:val="2"/>
            <w:tcBorders>
              <w:top w:val="nil"/>
              <w:left w:val="nil"/>
              <w:bottom w:val="nil"/>
              <w:right w:val="nil"/>
            </w:tcBorders>
            <w:shd w:val="clear" w:color="auto" w:fill="auto"/>
            <w:noWrap/>
            <w:vAlign w:val="bottom"/>
            <w:hideMark/>
          </w:tcPr>
          <w:p w14:paraId="13ACF870"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20.5</w:t>
            </w:r>
          </w:p>
        </w:tc>
        <w:tc>
          <w:tcPr>
            <w:tcW w:w="190" w:type="dxa"/>
            <w:gridSpan w:val="2"/>
            <w:tcBorders>
              <w:top w:val="nil"/>
              <w:left w:val="nil"/>
              <w:bottom w:val="nil"/>
              <w:right w:val="nil"/>
            </w:tcBorders>
            <w:shd w:val="clear" w:color="auto" w:fill="auto"/>
            <w:noWrap/>
            <w:vAlign w:val="bottom"/>
            <w:hideMark/>
          </w:tcPr>
          <w:p w14:paraId="6DC38EFE"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Pr>
                <w:rFonts w:ascii="Calibri" w:hAnsi="Calibri" w:cs="Calibri"/>
                <w:noProof/>
                <w:color w:val="000000"/>
                <w:sz w:val="20"/>
              </w:rPr>
              <mc:AlternateContent>
                <mc:Choice Requires="wps">
                  <w:drawing>
                    <wp:anchor distT="0" distB="0" distL="114299" distR="114299" simplePos="0" relativeHeight="251823104" behindDoc="0" locked="0" layoutInCell="1" allowOverlap="1" wp14:anchorId="057805A5" wp14:editId="687D3DD1">
                      <wp:simplePos x="0" y="0"/>
                      <wp:positionH relativeFrom="column">
                        <wp:posOffset>-1</wp:posOffset>
                      </wp:positionH>
                      <wp:positionV relativeFrom="paragraph">
                        <wp:posOffset>171450</wp:posOffset>
                      </wp:positionV>
                      <wp:extent cx="0" cy="171450"/>
                      <wp:effectExtent l="0" t="0" r="0" b="0"/>
                      <wp:wrapNone/>
                      <wp:docPr id="1178" name="Textové pole 1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77403DD0" id="Textové pole 1178" o:spid="_x0000_s1026" type="#_x0000_t202" style="position:absolute;margin-left:0;margin-top:13.5pt;width:0;height:13.5pt;z-index:25182310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O0X&#10;p1A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Pr>
                <w:rFonts w:ascii="Calibri" w:hAnsi="Calibri" w:cs="Calibri"/>
                <w:noProof/>
                <w:color w:val="000000"/>
                <w:sz w:val="20"/>
              </w:rPr>
              <mc:AlternateContent>
                <mc:Choice Requires="wps">
                  <w:drawing>
                    <wp:anchor distT="0" distB="0" distL="114299" distR="114299" simplePos="0" relativeHeight="251824128" behindDoc="0" locked="0" layoutInCell="1" allowOverlap="1" wp14:anchorId="27B96194" wp14:editId="0DE13EC3">
                      <wp:simplePos x="0" y="0"/>
                      <wp:positionH relativeFrom="column">
                        <wp:posOffset>-1</wp:posOffset>
                      </wp:positionH>
                      <wp:positionV relativeFrom="paragraph">
                        <wp:posOffset>171450</wp:posOffset>
                      </wp:positionV>
                      <wp:extent cx="0" cy="171450"/>
                      <wp:effectExtent l="0" t="0" r="0" b="0"/>
                      <wp:wrapNone/>
                      <wp:docPr id="1177" name="Textové pole 1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2A536922" id="Textové pole 1177" o:spid="_x0000_s1026" type="#_x0000_t202" style="position:absolute;margin-left:0;margin-top:13.5pt;width:0;height:13.5pt;z-index:25182412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DD&#10;98Lo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025189DB"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0.59</w:t>
            </w:r>
          </w:p>
        </w:tc>
        <w:tc>
          <w:tcPr>
            <w:tcW w:w="230" w:type="dxa"/>
            <w:gridSpan w:val="2"/>
            <w:tcBorders>
              <w:top w:val="nil"/>
              <w:left w:val="nil"/>
              <w:bottom w:val="nil"/>
              <w:right w:val="nil"/>
            </w:tcBorders>
            <w:shd w:val="clear" w:color="auto" w:fill="auto"/>
            <w:noWrap/>
            <w:vAlign w:val="bottom"/>
            <w:hideMark/>
          </w:tcPr>
          <w:p w14:paraId="0D225979"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79CF324D"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0.19</w:t>
            </w:r>
          </w:p>
        </w:tc>
        <w:tc>
          <w:tcPr>
            <w:tcW w:w="510" w:type="dxa"/>
            <w:gridSpan w:val="2"/>
            <w:tcBorders>
              <w:top w:val="nil"/>
              <w:left w:val="nil"/>
              <w:bottom w:val="nil"/>
              <w:right w:val="nil"/>
            </w:tcBorders>
            <w:shd w:val="clear" w:color="auto" w:fill="auto"/>
            <w:noWrap/>
            <w:vAlign w:val="bottom"/>
            <w:hideMark/>
          </w:tcPr>
          <w:p w14:paraId="1CC99F6A"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32.5</w:t>
            </w:r>
          </w:p>
        </w:tc>
        <w:tc>
          <w:tcPr>
            <w:tcW w:w="190" w:type="dxa"/>
            <w:gridSpan w:val="2"/>
            <w:tcBorders>
              <w:top w:val="nil"/>
              <w:left w:val="nil"/>
              <w:bottom w:val="nil"/>
              <w:right w:val="nil"/>
            </w:tcBorders>
            <w:shd w:val="clear" w:color="auto" w:fill="auto"/>
            <w:noWrap/>
            <w:vAlign w:val="bottom"/>
            <w:hideMark/>
          </w:tcPr>
          <w:p w14:paraId="7DF55BFA"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p>
        </w:tc>
        <w:tc>
          <w:tcPr>
            <w:tcW w:w="842" w:type="dxa"/>
            <w:gridSpan w:val="2"/>
            <w:tcBorders>
              <w:top w:val="nil"/>
              <w:left w:val="nil"/>
              <w:bottom w:val="nil"/>
              <w:right w:val="nil"/>
            </w:tcBorders>
            <w:shd w:val="clear" w:color="auto" w:fill="auto"/>
            <w:noWrap/>
            <w:vAlign w:val="bottom"/>
            <w:hideMark/>
          </w:tcPr>
          <w:p w14:paraId="48D6880C"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0.11</w:t>
            </w:r>
          </w:p>
        </w:tc>
        <w:tc>
          <w:tcPr>
            <w:tcW w:w="239" w:type="dxa"/>
            <w:gridSpan w:val="2"/>
            <w:tcBorders>
              <w:top w:val="nil"/>
              <w:left w:val="nil"/>
              <w:bottom w:val="nil"/>
              <w:right w:val="nil"/>
            </w:tcBorders>
            <w:shd w:val="clear" w:color="auto" w:fill="auto"/>
            <w:noWrap/>
            <w:vAlign w:val="bottom"/>
            <w:hideMark/>
          </w:tcPr>
          <w:p w14:paraId="692E0282"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25232060"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0.009</w:t>
            </w:r>
          </w:p>
        </w:tc>
        <w:tc>
          <w:tcPr>
            <w:tcW w:w="160" w:type="dxa"/>
            <w:tcBorders>
              <w:top w:val="nil"/>
              <w:left w:val="nil"/>
              <w:bottom w:val="nil"/>
              <w:right w:val="nil"/>
            </w:tcBorders>
            <w:shd w:val="clear" w:color="auto" w:fill="auto"/>
            <w:noWrap/>
            <w:vAlign w:val="bottom"/>
            <w:hideMark/>
          </w:tcPr>
          <w:p w14:paraId="4F9DD2F9"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9</w:t>
            </w:r>
          </w:p>
        </w:tc>
      </w:tr>
      <w:tr w:rsidR="00CE547F" w:rsidRPr="007610A7" w14:paraId="634EC1DE" w14:textId="77777777" w:rsidTr="00452ADC">
        <w:trPr>
          <w:gridAfter w:val="1"/>
          <w:wAfter w:w="340" w:type="dxa"/>
          <w:trHeight w:val="300"/>
        </w:trPr>
        <w:tc>
          <w:tcPr>
            <w:tcW w:w="609" w:type="dxa"/>
            <w:tcBorders>
              <w:top w:val="nil"/>
              <w:left w:val="nil"/>
              <w:bottom w:val="nil"/>
              <w:right w:val="nil"/>
            </w:tcBorders>
            <w:shd w:val="clear" w:color="auto" w:fill="auto"/>
            <w:noWrap/>
            <w:vAlign w:val="bottom"/>
            <w:hideMark/>
          </w:tcPr>
          <w:p w14:paraId="24812DC6" w14:textId="77777777" w:rsidR="00CE547F" w:rsidRPr="007610A7" w:rsidRDefault="00CE547F" w:rsidP="00452ADC">
            <w:pPr>
              <w:overflowPunct/>
              <w:autoSpaceDE/>
              <w:autoSpaceDN/>
              <w:adjustRightInd/>
              <w:spacing w:line="240" w:lineRule="auto"/>
              <w:textAlignment w:val="auto"/>
              <w:rPr>
                <w:rFonts w:ascii="Arial" w:hAnsi="Arial" w:cs="Arial"/>
                <w:sz w:val="20"/>
                <w:lang w:val="sk-SK"/>
              </w:rPr>
            </w:pPr>
            <w:r w:rsidRPr="007610A7">
              <w:rPr>
                <w:rFonts w:ascii="Arial" w:hAnsi="Arial" w:cs="Arial"/>
                <w:sz w:val="20"/>
                <w:lang w:val="sk-SK"/>
              </w:rPr>
              <w:t>7</w:t>
            </w:r>
          </w:p>
        </w:tc>
        <w:tc>
          <w:tcPr>
            <w:tcW w:w="842" w:type="dxa"/>
            <w:tcBorders>
              <w:top w:val="nil"/>
              <w:left w:val="nil"/>
              <w:bottom w:val="nil"/>
              <w:right w:val="nil"/>
            </w:tcBorders>
            <w:shd w:val="clear" w:color="auto" w:fill="auto"/>
            <w:noWrap/>
            <w:vAlign w:val="bottom"/>
            <w:hideMark/>
          </w:tcPr>
          <w:p w14:paraId="0AC5C8E5"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112.37</w:t>
            </w:r>
          </w:p>
        </w:tc>
        <w:tc>
          <w:tcPr>
            <w:tcW w:w="230" w:type="dxa"/>
            <w:tcBorders>
              <w:top w:val="nil"/>
              <w:left w:val="nil"/>
              <w:bottom w:val="nil"/>
              <w:right w:val="nil"/>
            </w:tcBorders>
            <w:shd w:val="clear" w:color="auto" w:fill="auto"/>
            <w:noWrap/>
            <w:vAlign w:val="bottom"/>
            <w:hideMark/>
          </w:tcPr>
          <w:p w14:paraId="60B8A300"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26521E7A"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17.72</w:t>
            </w:r>
          </w:p>
        </w:tc>
        <w:tc>
          <w:tcPr>
            <w:tcW w:w="510" w:type="dxa"/>
            <w:gridSpan w:val="2"/>
            <w:tcBorders>
              <w:top w:val="nil"/>
              <w:left w:val="nil"/>
              <w:bottom w:val="nil"/>
              <w:right w:val="nil"/>
            </w:tcBorders>
            <w:shd w:val="clear" w:color="auto" w:fill="auto"/>
            <w:noWrap/>
            <w:vAlign w:val="bottom"/>
            <w:hideMark/>
          </w:tcPr>
          <w:p w14:paraId="3768023E"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15.8</w:t>
            </w:r>
          </w:p>
        </w:tc>
        <w:tc>
          <w:tcPr>
            <w:tcW w:w="190" w:type="dxa"/>
            <w:gridSpan w:val="2"/>
            <w:tcBorders>
              <w:top w:val="nil"/>
              <w:left w:val="nil"/>
              <w:bottom w:val="nil"/>
              <w:right w:val="nil"/>
            </w:tcBorders>
            <w:shd w:val="clear" w:color="auto" w:fill="auto"/>
            <w:noWrap/>
            <w:vAlign w:val="bottom"/>
            <w:hideMark/>
          </w:tcPr>
          <w:p w14:paraId="2C2AC8C9"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Pr>
                <w:rFonts w:ascii="Calibri" w:hAnsi="Calibri" w:cs="Calibri"/>
                <w:noProof/>
                <w:color w:val="000000"/>
                <w:sz w:val="20"/>
              </w:rPr>
              <mc:AlternateContent>
                <mc:Choice Requires="wps">
                  <w:drawing>
                    <wp:anchor distT="0" distB="0" distL="114299" distR="114299" simplePos="0" relativeHeight="251825152" behindDoc="0" locked="0" layoutInCell="1" allowOverlap="1" wp14:anchorId="15318A12" wp14:editId="288A961A">
                      <wp:simplePos x="0" y="0"/>
                      <wp:positionH relativeFrom="column">
                        <wp:posOffset>-1</wp:posOffset>
                      </wp:positionH>
                      <wp:positionV relativeFrom="paragraph">
                        <wp:posOffset>171450</wp:posOffset>
                      </wp:positionV>
                      <wp:extent cx="0" cy="171450"/>
                      <wp:effectExtent l="0" t="0" r="0" b="0"/>
                      <wp:wrapNone/>
                      <wp:docPr id="1176" name="Textové pole 1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070ED931" id="Textové pole 1176" o:spid="_x0000_s1026" type="#_x0000_t202" style="position:absolute;margin-left:0;margin-top:13.5pt;width:0;height:13.5pt;z-index:25182515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Bi&#10;1w3R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Pr>
                <w:rFonts w:ascii="Calibri" w:hAnsi="Calibri" w:cs="Calibri"/>
                <w:noProof/>
                <w:color w:val="000000"/>
                <w:sz w:val="20"/>
              </w:rPr>
              <mc:AlternateContent>
                <mc:Choice Requires="wps">
                  <w:drawing>
                    <wp:anchor distT="0" distB="0" distL="114299" distR="114299" simplePos="0" relativeHeight="251826176" behindDoc="0" locked="0" layoutInCell="1" allowOverlap="1" wp14:anchorId="67AD3ACF" wp14:editId="7BB60F75">
                      <wp:simplePos x="0" y="0"/>
                      <wp:positionH relativeFrom="column">
                        <wp:posOffset>-1</wp:posOffset>
                      </wp:positionH>
                      <wp:positionV relativeFrom="paragraph">
                        <wp:posOffset>171450</wp:posOffset>
                      </wp:positionV>
                      <wp:extent cx="0" cy="171450"/>
                      <wp:effectExtent l="0" t="0" r="0" b="0"/>
                      <wp:wrapNone/>
                      <wp:docPr id="1175" name="Textové pole 1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7FA66237" id="Textové pole 1175" o:spid="_x0000_s1026" type="#_x0000_t202" style="position:absolute;margin-left:0;margin-top:13.5pt;width:0;height:13.5pt;z-index:25182617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CB&#10;tlyb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00658CB5"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1.59</w:t>
            </w:r>
          </w:p>
        </w:tc>
        <w:tc>
          <w:tcPr>
            <w:tcW w:w="230" w:type="dxa"/>
            <w:gridSpan w:val="2"/>
            <w:tcBorders>
              <w:top w:val="nil"/>
              <w:left w:val="nil"/>
              <w:bottom w:val="nil"/>
              <w:right w:val="nil"/>
            </w:tcBorders>
            <w:shd w:val="clear" w:color="auto" w:fill="auto"/>
            <w:noWrap/>
            <w:vAlign w:val="bottom"/>
            <w:hideMark/>
          </w:tcPr>
          <w:p w14:paraId="52D3AC62"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1D890106"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0.47</w:t>
            </w:r>
          </w:p>
        </w:tc>
        <w:tc>
          <w:tcPr>
            <w:tcW w:w="510" w:type="dxa"/>
            <w:gridSpan w:val="2"/>
            <w:tcBorders>
              <w:top w:val="nil"/>
              <w:left w:val="nil"/>
              <w:bottom w:val="nil"/>
              <w:right w:val="nil"/>
            </w:tcBorders>
            <w:shd w:val="clear" w:color="auto" w:fill="auto"/>
            <w:noWrap/>
            <w:vAlign w:val="bottom"/>
            <w:hideMark/>
          </w:tcPr>
          <w:p w14:paraId="2BF907BE"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29.4</w:t>
            </w:r>
          </w:p>
        </w:tc>
        <w:tc>
          <w:tcPr>
            <w:tcW w:w="190" w:type="dxa"/>
            <w:gridSpan w:val="2"/>
            <w:tcBorders>
              <w:top w:val="nil"/>
              <w:left w:val="nil"/>
              <w:bottom w:val="nil"/>
              <w:right w:val="nil"/>
            </w:tcBorders>
            <w:shd w:val="clear" w:color="auto" w:fill="auto"/>
            <w:noWrap/>
            <w:vAlign w:val="bottom"/>
            <w:hideMark/>
          </w:tcPr>
          <w:p w14:paraId="0BAABF38"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p>
        </w:tc>
        <w:tc>
          <w:tcPr>
            <w:tcW w:w="842" w:type="dxa"/>
            <w:gridSpan w:val="2"/>
            <w:tcBorders>
              <w:top w:val="nil"/>
              <w:left w:val="nil"/>
              <w:bottom w:val="nil"/>
              <w:right w:val="nil"/>
            </w:tcBorders>
            <w:shd w:val="clear" w:color="auto" w:fill="auto"/>
            <w:noWrap/>
            <w:vAlign w:val="bottom"/>
            <w:hideMark/>
          </w:tcPr>
          <w:p w14:paraId="30768DDA"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0.12</w:t>
            </w:r>
          </w:p>
        </w:tc>
        <w:tc>
          <w:tcPr>
            <w:tcW w:w="239" w:type="dxa"/>
            <w:gridSpan w:val="2"/>
            <w:tcBorders>
              <w:top w:val="nil"/>
              <w:left w:val="nil"/>
              <w:bottom w:val="nil"/>
              <w:right w:val="nil"/>
            </w:tcBorders>
            <w:shd w:val="clear" w:color="auto" w:fill="auto"/>
            <w:noWrap/>
            <w:vAlign w:val="bottom"/>
            <w:hideMark/>
          </w:tcPr>
          <w:p w14:paraId="4F2CBB1D"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021315FD"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0.012</w:t>
            </w:r>
          </w:p>
        </w:tc>
        <w:tc>
          <w:tcPr>
            <w:tcW w:w="160" w:type="dxa"/>
            <w:tcBorders>
              <w:top w:val="nil"/>
              <w:left w:val="nil"/>
              <w:bottom w:val="nil"/>
              <w:right w:val="nil"/>
            </w:tcBorders>
            <w:shd w:val="clear" w:color="auto" w:fill="auto"/>
            <w:noWrap/>
            <w:vAlign w:val="bottom"/>
            <w:hideMark/>
          </w:tcPr>
          <w:p w14:paraId="313F4535"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10</w:t>
            </w:r>
          </w:p>
        </w:tc>
      </w:tr>
      <w:tr w:rsidR="00CE547F" w:rsidRPr="007610A7" w14:paraId="152C5ECC" w14:textId="77777777" w:rsidTr="00452ADC">
        <w:trPr>
          <w:gridAfter w:val="1"/>
          <w:wAfter w:w="340" w:type="dxa"/>
          <w:trHeight w:val="300"/>
        </w:trPr>
        <w:tc>
          <w:tcPr>
            <w:tcW w:w="609" w:type="dxa"/>
            <w:tcBorders>
              <w:top w:val="nil"/>
              <w:left w:val="nil"/>
              <w:bottom w:val="nil"/>
              <w:right w:val="nil"/>
            </w:tcBorders>
            <w:shd w:val="clear" w:color="auto" w:fill="auto"/>
            <w:noWrap/>
            <w:vAlign w:val="bottom"/>
            <w:hideMark/>
          </w:tcPr>
          <w:p w14:paraId="5F705AA8" w14:textId="77777777" w:rsidR="00CE547F" w:rsidRPr="007610A7" w:rsidRDefault="00CE547F" w:rsidP="00452ADC">
            <w:pPr>
              <w:overflowPunct/>
              <w:autoSpaceDE/>
              <w:autoSpaceDN/>
              <w:adjustRightInd/>
              <w:spacing w:line="240" w:lineRule="auto"/>
              <w:textAlignment w:val="auto"/>
              <w:rPr>
                <w:rFonts w:ascii="Arial" w:hAnsi="Arial" w:cs="Arial"/>
                <w:sz w:val="20"/>
                <w:lang w:val="sk-SK"/>
              </w:rPr>
            </w:pPr>
            <w:r w:rsidRPr="007610A7">
              <w:rPr>
                <w:rFonts w:ascii="Arial" w:hAnsi="Arial" w:cs="Arial"/>
                <w:sz w:val="20"/>
                <w:lang w:val="sk-SK"/>
              </w:rPr>
              <w:t>8</w:t>
            </w:r>
          </w:p>
        </w:tc>
        <w:tc>
          <w:tcPr>
            <w:tcW w:w="842" w:type="dxa"/>
            <w:tcBorders>
              <w:top w:val="nil"/>
              <w:left w:val="nil"/>
              <w:bottom w:val="nil"/>
              <w:right w:val="nil"/>
            </w:tcBorders>
            <w:shd w:val="clear" w:color="auto" w:fill="auto"/>
            <w:noWrap/>
            <w:vAlign w:val="bottom"/>
            <w:hideMark/>
          </w:tcPr>
          <w:p w14:paraId="7452C648"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111.81</w:t>
            </w:r>
          </w:p>
        </w:tc>
        <w:tc>
          <w:tcPr>
            <w:tcW w:w="230" w:type="dxa"/>
            <w:tcBorders>
              <w:top w:val="nil"/>
              <w:left w:val="nil"/>
              <w:bottom w:val="nil"/>
              <w:right w:val="nil"/>
            </w:tcBorders>
            <w:shd w:val="clear" w:color="auto" w:fill="auto"/>
            <w:noWrap/>
            <w:vAlign w:val="bottom"/>
            <w:hideMark/>
          </w:tcPr>
          <w:p w14:paraId="268D9D89"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21E16178"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16.88</w:t>
            </w:r>
          </w:p>
        </w:tc>
        <w:tc>
          <w:tcPr>
            <w:tcW w:w="510" w:type="dxa"/>
            <w:gridSpan w:val="2"/>
            <w:tcBorders>
              <w:top w:val="nil"/>
              <w:left w:val="nil"/>
              <w:bottom w:val="nil"/>
              <w:right w:val="nil"/>
            </w:tcBorders>
            <w:shd w:val="clear" w:color="auto" w:fill="auto"/>
            <w:noWrap/>
            <w:vAlign w:val="bottom"/>
            <w:hideMark/>
          </w:tcPr>
          <w:p w14:paraId="5E65041F"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15.1</w:t>
            </w:r>
          </w:p>
        </w:tc>
        <w:tc>
          <w:tcPr>
            <w:tcW w:w="190" w:type="dxa"/>
            <w:gridSpan w:val="2"/>
            <w:tcBorders>
              <w:top w:val="nil"/>
              <w:left w:val="nil"/>
              <w:bottom w:val="nil"/>
              <w:right w:val="nil"/>
            </w:tcBorders>
            <w:shd w:val="clear" w:color="auto" w:fill="auto"/>
            <w:noWrap/>
            <w:vAlign w:val="bottom"/>
            <w:hideMark/>
          </w:tcPr>
          <w:p w14:paraId="645BF6B2"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Pr>
                <w:rFonts w:ascii="Calibri" w:hAnsi="Calibri" w:cs="Calibri"/>
                <w:noProof/>
                <w:color w:val="000000"/>
                <w:sz w:val="20"/>
              </w:rPr>
              <mc:AlternateContent>
                <mc:Choice Requires="wps">
                  <w:drawing>
                    <wp:anchor distT="0" distB="0" distL="114299" distR="114299" simplePos="0" relativeHeight="251827200" behindDoc="0" locked="0" layoutInCell="1" allowOverlap="1" wp14:anchorId="127BE9CD" wp14:editId="36C51F56">
                      <wp:simplePos x="0" y="0"/>
                      <wp:positionH relativeFrom="column">
                        <wp:posOffset>-1</wp:posOffset>
                      </wp:positionH>
                      <wp:positionV relativeFrom="paragraph">
                        <wp:posOffset>171450</wp:posOffset>
                      </wp:positionV>
                      <wp:extent cx="0" cy="171450"/>
                      <wp:effectExtent l="0" t="0" r="0" b="0"/>
                      <wp:wrapNone/>
                      <wp:docPr id="1174" name="Textové pole 1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116FF93D" id="Textové pole 1174" o:spid="_x0000_s1026" type="#_x0000_t202" style="position:absolute;margin-left:0;margin-top:13.5pt;width:0;height:13.5pt;z-index:25182720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Ag&#10;lpOi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Pr>
                <w:rFonts w:ascii="Calibri" w:hAnsi="Calibri" w:cs="Calibri"/>
                <w:noProof/>
                <w:color w:val="000000"/>
                <w:sz w:val="20"/>
              </w:rPr>
              <mc:AlternateContent>
                <mc:Choice Requires="wps">
                  <w:drawing>
                    <wp:anchor distT="0" distB="0" distL="114299" distR="114299" simplePos="0" relativeHeight="251828224" behindDoc="0" locked="0" layoutInCell="1" allowOverlap="1" wp14:anchorId="434FF31E" wp14:editId="6D2EADAC">
                      <wp:simplePos x="0" y="0"/>
                      <wp:positionH relativeFrom="column">
                        <wp:posOffset>-1</wp:posOffset>
                      </wp:positionH>
                      <wp:positionV relativeFrom="paragraph">
                        <wp:posOffset>171450</wp:posOffset>
                      </wp:positionV>
                      <wp:extent cx="0" cy="171450"/>
                      <wp:effectExtent l="0" t="0" r="0" b="0"/>
                      <wp:wrapNone/>
                      <wp:docPr id="1173" name="Textové pole 1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7136D2FE" id="Textové pole 1173" o:spid="_x0000_s1026" type="#_x0000_t202" style="position:absolute;margin-left:0;margin-top:13.5pt;width:0;height:13.5pt;z-index:25182822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BH&#10;df4P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3713F7E9"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1.58</w:t>
            </w:r>
          </w:p>
        </w:tc>
        <w:tc>
          <w:tcPr>
            <w:tcW w:w="230" w:type="dxa"/>
            <w:gridSpan w:val="2"/>
            <w:tcBorders>
              <w:top w:val="nil"/>
              <w:left w:val="nil"/>
              <w:bottom w:val="nil"/>
              <w:right w:val="nil"/>
            </w:tcBorders>
            <w:shd w:val="clear" w:color="auto" w:fill="auto"/>
            <w:noWrap/>
            <w:vAlign w:val="bottom"/>
            <w:hideMark/>
          </w:tcPr>
          <w:p w14:paraId="141A790B"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56A254D7"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0.40</w:t>
            </w:r>
          </w:p>
        </w:tc>
        <w:tc>
          <w:tcPr>
            <w:tcW w:w="510" w:type="dxa"/>
            <w:gridSpan w:val="2"/>
            <w:tcBorders>
              <w:top w:val="nil"/>
              <w:left w:val="nil"/>
              <w:bottom w:val="nil"/>
              <w:right w:val="nil"/>
            </w:tcBorders>
            <w:shd w:val="clear" w:color="auto" w:fill="auto"/>
            <w:noWrap/>
            <w:vAlign w:val="bottom"/>
            <w:hideMark/>
          </w:tcPr>
          <w:p w14:paraId="2C9D9EA3"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25.5</w:t>
            </w:r>
          </w:p>
        </w:tc>
        <w:tc>
          <w:tcPr>
            <w:tcW w:w="190" w:type="dxa"/>
            <w:gridSpan w:val="2"/>
            <w:tcBorders>
              <w:top w:val="nil"/>
              <w:left w:val="nil"/>
              <w:bottom w:val="nil"/>
              <w:right w:val="nil"/>
            </w:tcBorders>
            <w:shd w:val="clear" w:color="auto" w:fill="auto"/>
            <w:noWrap/>
            <w:vAlign w:val="bottom"/>
            <w:hideMark/>
          </w:tcPr>
          <w:p w14:paraId="35DBA796"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p>
        </w:tc>
        <w:tc>
          <w:tcPr>
            <w:tcW w:w="842" w:type="dxa"/>
            <w:gridSpan w:val="2"/>
            <w:tcBorders>
              <w:top w:val="nil"/>
              <w:left w:val="nil"/>
              <w:bottom w:val="nil"/>
              <w:right w:val="nil"/>
            </w:tcBorders>
            <w:shd w:val="clear" w:color="auto" w:fill="auto"/>
            <w:noWrap/>
            <w:vAlign w:val="bottom"/>
            <w:hideMark/>
          </w:tcPr>
          <w:p w14:paraId="46B8ED33"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0.12</w:t>
            </w:r>
          </w:p>
        </w:tc>
        <w:tc>
          <w:tcPr>
            <w:tcW w:w="239" w:type="dxa"/>
            <w:gridSpan w:val="2"/>
            <w:tcBorders>
              <w:top w:val="nil"/>
              <w:left w:val="nil"/>
              <w:bottom w:val="nil"/>
              <w:right w:val="nil"/>
            </w:tcBorders>
            <w:shd w:val="clear" w:color="auto" w:fill="auto"/>
            <w:noWrap/>
            <w:vAlign w:val="bottom"/>
            <w:hideMark/>
          </w:tcPr>
          <w:p w14:paraId="3F7090D9"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5C71AE12"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0.011</w:t>
            </w:r>
          </w:p>
        </w:tc>
        <w:tc>
          <w:tcPr>
            <w:tcW w:w="160" w:type="dxa"/>
            <w:tcBorders>
              <w:top w:val="nil"/>
              <w:left w:val="nil"/>
              <w:bottom w:val="nil"/>
              <w:right w:val="nil"/>
            </w:tcBorders>
            <w:shd w:val="clear" w:color="auto" w:fill="auto"/>
            <w:noWrap/>
            <w:vAlign w:val="bottom"/>
            <w:hideMark/>
          </w:tcPr>
          <w:p w14:paraId="102FCF32"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9</w:t>
            </w:r>
          </w:p>
        </w:tc>
      </w:tr>
      <w:tr w:rsidR="00CE547F" w:rsidRPr="007610A7" w14:paraId="117E39C2" w14:textId="77777777" w:rsidTr="00452ADC">
        <w:trPr>
          <w:gridAfter w:val="1"/>
          <w:wAfter w:w="340" w:type="dxa"/>
          <w:trHeight w:val="300"/>
        </w:trPr>
        <w:tc>
          <w:tcPr>
            <w:tcW w:w="609" w:type="dxa"/>
            <w:tcBorders>
              <w:top w:val="nil"/>
              <w:left w:val="nil"/>
              <w:bottom w:val="nil"/>
              <w:right w:val="nil"/>
            </w:tcBorders>
            <w:shd w:val="clear" w:color="auto" w:fill="auto"/>
            <w:noWrap/>
            <w:vAlign w:val="bottom"/>
            <w:hideMark/>
          </w:tcPr>
          <w:p w14:paraId="623D8356" w14:textId="77777777" w:rsidR="00CE547F" w:rsidRPr="007610A7" w:rsidRDefault="00CE547F" w:rsidP="00452ADC">
            <w:pPr>
              <w:overflowPunct/>
              <w:autoSpaceDE/>
              <w:autoSpaceDN/>
              <w:adjustRightInd/>
              <w:spacing w:line="240" w:lineRule="auto"/>
              <w:textAlignment w:val="auto"/>
              <w:rPr>
                <w:rFonts w:ascii="Arial" w:hAnsi="Arial" w:cs="Arial"/>
                <w:sz w:val="20"/>
                <w:lang w:val="sk-SK"/>
              </w:rPr>
            </w:pPr>
            <w:r w:rsidRPr="007610A7">
              <w:rPr>
                <w:rFonts w:ascii="Arial" w:hAnsi="Arial" w:cs="Arial"/>
                <w:sz w:val="20"/>
                <w:lang w:val="sk-SK"/>
              </w:rPr>
              <w:t>13</w:t>
            </w:r>
          </w:p>
        </w:tc>
        <w:tc>
          <w:tcPr>
            <w:tcW w:w="842" w:type="dxa"/>
            <w:tcBorders>
              <w:top w:val="nil"/>
              <w:left w:val="nil"/>
              <w:bottom w:val="nil"/>
              <w:right w:val="nil"/>
            </w:tcBorders>
            <w:shd w:val="clear" w:color="auto" w:fill="auto"/>
            <w:noWrap/>
            <w:vAlign w:val="bottom"/>
            <w:hideMark/>
          </w:tcPr>
          <w:p w14:paraId="6CE4622A"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59.99</w:t>
            </w:r>
          </w:p>
        </w:tc>
        <w:tc>
          <w:tcPr>
            <w:tcW w:w="230" w:type="dxa"/>
            <w:tcBorders>
              <w:top w:val="nil"/>
              <w:left w:val="nil"/>
              <w:bottom w:val="nil"/>
              <w:right w:val="nil"/>
            </w:tcBorders>
            <w:shd w:val="clear" w:color="auto" w:fill="auto"/>
            <w:noWrap/>
            <w:vAlign w:val="bottom"/>
            <w:hideMark/>
          </w:tcPr>
          <w:p w14:paraId="1096E2FE"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078ED5F6"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20.33</w:t>
            </w:r>
          </w:p>
        </w:tc>
        <w:tc>
          <w:tcPr>
            <w:tcW w:w="510" w:type="dxa"/>
            <w:gridSpan w:val="2"/>
            <w:tcBorders>
              <w:top w:val="nil"/>
              <w:left w:val="nil"/>
              <w:bottom w:val="nil"/>
              <w:right w:val="nil"/>
            </w:tcBorders>
            <w:shd w:val="clear" w:color="auto" w:fill="auto"/>
            <w:noWrap/>
            <w:vAlign w:val="bottom"/>
            <w:hideMark/>
          </w:tcPr>
          <w:p w14:paraId="0DB2EDE0"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33.9</w:t>
            </w:r>
          </w:p>
        </w:tc>
        <w:tc>
          <w:tcPr>
            <w:tcW w:w="190" w:type="dxa"/>
            <w:gridSpan w:val="2"/>
            <w:tcBorders>
              <w:top w:val="nil"/>
              <w:left w:val="nil"/>
              <w:bottom w:val="nil"/>
              <w:right w:val="nil"/>
            </w:tcBorders>
            <w:shd w:val="clear" w:color="auto" w:fill="auto"/>
            <w:noWrap/>
            <w:vAlign w:val="bottom"/>
            <w:hideMark/>
          </w:tcPr>
          <w:p w14:paraId="245C63FF"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Pr>
                <w:rFonts w:ascii="Calibri" w:hAnsi="Calibri" w:cs="Calibri"/>
                <w:noProof/>
                <w:color w:val="000000"/>
                <w:sz w:val="20"/>
              </w:rPr>
              <mc:AlternateContent>
                <mc:Choice Requires="wps">
                  <w:drawing>
                    <wp:anchor distT="0" distB="0" distL="114299" distR="114299" simplePos="0" relativeHeight="251829248" behindDoc="0" locked="0" layoutInCell="1" allowOverlap="1" wp14:anchorId="32C98F47" wp14:editId="798A70EE">
                      <wp:simplePos x="0" y="0"/>
                      <wp:positionH relativeFrom="column">
                        <wp:posOffset>-1</wp:posOffset>
                      </wp:positionH>
                      <wp:positionV relativeFrom="paragraph">
                        <wp:posOffset>171450</wp:posOffset>
                      </wp:positionV>
                      <wp:extent cx="0" cy="171450"/>
                      <wp:effectExtent l="0" t="0" r="0" b="0"/>
                      <wp:wrapNone/>
                      <wp:docPr id="1172" name="Textové pole 1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64D1509B" id="Textové pole 1172" o:spid="_x0000_s1026" type="#_x0000_t202" style="position:absolute;margin-left:0;margin-top:13.5pt;width:0;height:13.5pt;z-index:25182924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Dm&#10;VTE2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Pr>
                <w:rFonts w:ascii="Calibri" w:hAnsi="Calibri" w:cs="Calibri"/>
                <w:noProof/>
                <w:color w:val="000000"/>
                <w:sz w:val="20"/>
              </w:rPr>
              <mc:AlternateContent>
                <mc:Choice Requires="wps">
                  <w:drawing>
                    <wp:anchor distT="0" distB="0" distL="114299" distR="114299" simplePos="0" relativeHeight="251830272" behindDoc="0" locked="0" layoutInCell="1" allowOverlap="1" wp14:anchorId="4F1B4801" wp14:editId="64A63DC8">
                      <wp:simplePos x="0" y="0"/>
                      <wp:positionH relativeFrom="column">
                        <wp:posOffset>-1</wp:posOffset>
                      </wp:positionH>
                      <wp:positionV relativeFrom="paragraph">
                        <wp:posOffset>171450</wp:posOffset>
                      </wp:positionV>
                      <wp:extent cx="0" cy="171450"/>
                      <wp:effectExtent l="0" t="0" r="0" b="0"/>
                      <wp:wrapNone/>
                      <wp:docPr id="1171" name="Textové pole 1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278C30DF" id="Textové pole 1171" o:spid="_x0000_s1026" type="#_x0000_t202" style="position:absolute;margin-left:0;margin-top:13.5pt;width:0;height:13.5pt;z-index:25183027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0774FB44"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0.72</w:t>
            </w:r>
          </w:p>
        </w:tc>
        <w:tc>
          <w:tcPr>
            <w:tcW w:w="230" w:type="dxa"/>
            <w:gridSpan w:val="2"/>
            <w:tcBorders>
              <w:top w:val="nil"/>
              <w:left w:val="nil"/>
              <w:bottom w:val="nil"/>
              <w:right w:val="nil"/>
            </w:tcBorders>
            <w:shd w:val="clear" w:color="auto" w:fill="auto"/>
            <w:noWrap/>
            <w:vAlign w:val="bottom"/>
            <w:hideMark/>
          </w:tcPr>
          <w:p w14:paraId="2DD81A13"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566D117C"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0.38</w:t>
            </w:r>
          </w:p>
        </w:tc>
        <w:tc>
          <w:tcPr>
            <w:tcW w:w="510" w:type="dxa"/>
            <w:gridSpan w:val="2"/>
            <w:tcBorders>
              <w:top w:val="nil"/>
              <w:left w:val="nil"/>
              <w:bottom w:val="nil"/>
              <w:right w:val="nil"/>
            </w:tcBorders>
            <w:shd w:val="clear" w:color="auto" w:fill="auto"/>
            <w:noWrap/>
            <w:vAlign w:val="bottom"/>
            <w:hideMark/>
          </w:tcPr>
          <w:p w14:paraId="31449FEF"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52.6</w:t>
            </w:r>
          </w:p>
        </w:tc>
        <w:tc>
          <w:tcPr>
            <w:tcW w:w="190" w:type="dxa"/>
            <w:gridSpan w:val="2"/>
            <w:tcBorders>
              <w:top w:val="nil"/>
              <w:left w:val="nil"/>
              <w:bottom w:val="nil"/>
              <w:right w:val="nil"/>
            </w:tcBorders>
            <w:shd w:val="clear" w:color="auto" w:fill="auto"/>
            <w:noWrap/>
            <w:vAlign w:val="bottom"/>
            <w:hideMark/>
          </w:tcPr>
          <w:p w14:paraId="30B85E28"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p>
        </w:tc>
        <w:tc>
          <w:tcPr>
            <w:tcW w:w="842" w:type="dxa"/>
            <w:gridSpan w:val="2"/>
            <w:tcBorders>
              <w:top w:val="nil"/>
              <w:left w:val="nil"/>
              <w:bottom w:val="nil"/>
              <w:right w:val="nil"/>
            </w:tcBorders>
            <w:shd w:val="clear" w:color="auto" w:fill="auto"/>
            <w:noWrap/>
            <w:vAlign w:val="bottom"/>
            <w:hideMark/>
          </w:tcPr>
          <w:p w14:paraId="2C00DF34"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0.11</w:t>
            </w:r>
          </w:p>
        </w:tc>
        <w:tc>
          <w:tcPr>
            <w:tcW w:w="239" w:type="dxa"/>
            <w:gridSpan w:val="2"/>
            <w:tcBorders>
              <w:top w:val="nil"/>
              <w:left w:val="nil"/>
              <w:bottom w:val="nil"/>
              <w:right w:val="nil"/>
            </w:tcBorders>
            <w:shd w:val="clear" w:color="auto" w:fill="auto"/>
            <w:noWrap/>
            <w:vAlign w:val="bottom"/>
            <w:hideMark/>
          </w:tcPr>
          <w:p w14:paraId="387F89FC"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0FDD55F3"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0.015</w:t>
            </w:r>
          </w:p>
        </w:tc>
        <w:tc>
          <w:tcPr>
            <w:tcW w:w="160" w:type="dxa"/>
            <w:tcBorders>
              <w:top w:val="nil"/>
              <w:left w:val="nil"/>
              <w:bottom w:val="nil"/>
              <w:right w:val="nil"/>
            </w:tcBorders>
            <w:shd w:val="clear" w:color="auto" w:fill="auto"/>
            <w:noWrap/>
            <w:vAlign w:val="bottom"/>
            <w:hideMark/>
          </w:tcPr>
          <w:p w14:paraId="3937171B"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14</w:t>
            </w:r>
          </w:p>
        </w:tc>
      </w:tr>
      <w:tr w:rsidR="00CE547F" w:rsidRPr="007610A7" w14:paraId="333E6CE4" w14:textId="77777777" w:rsidTr="00452ADC">
        <w:trPr>
          <w:gridAfter w:val="1"/>
          <w:wAfter w:w="340" w:type="dxa"/>
          <w:trHeight w:val="300"/>
        </w:trPr>
        <w:tc>
          <w:tcPr>
            <w:tcW w:w="609" w:type="dxa"/>
            <w:tcBorders>
              <w:top w:val="nil"/>
              <w:left w:val="nil"/>
              <w:bottom w:val="nil"/>
              <w:right w:val="nil"/>
            </w:tcBorders>
            <w:shd w:val="clear" w:color="auto" w:fill="auto"/>
            <w:noWrap/>
            <w:vAlign w:val="bottom"/>
            <w:hideMark/>
          </w:tcPr>
          <w:p w14:paraId="327A7DE0" w14:textId="77777777" w:rsidR="00CE547F" w:rsidRPr="007610A7" w:rsidRDefault="00CE547F" w:rsidP="00452ADC">
            <w:pPr>
              <w:overflowPunct/>
              <w:autoSpaceDE/>
              <w:autoSpaceDN/>
              <w:adjustRightInd/>
              <w:spacing w:line="240" w:lineRule="auto"/>
              <w:textAlignment w:val="auto"/>
              <w:rPr>
                <w:rFonts w:ascii="Arial" w:hAnsi="Arial" w:cs="Arial"/>
                <w:sz w:val="20"/>
                <w:lang w:val="sk-SK"/>
              </w:rPr>
            </w:pPr>
            <w:r w:rsidRPr="007610A7">
              <w:rPr>
                <w:rFonts w:ascii="Arial" w:hAnsi="Arial" w:cs="Arial"/>
                <w:sz w:val="20"/>
                <w:lang w:val="sk-SK"/>
              </w:rPr>
              <w:t>14</w:t>
            </w:r>
          </w:p>
        </w:tc>
        <w:tc>
          <w:tcPr>
            <w:tcW w:w="842" w:type="dxa"/>
            <w:tcBorders>
              <w:top w:val="nil"/>
              <w:left w:val="nil"/>
              <w:bottom w:val="nil"/>
              <w:right w:val="nil"/>
            </w:tcBorders>
            <w:shd w:val="clear" w:color="auto" w:fill="auto"/>
            <w:noWrap/>
            <w:vAlign w:val="bottom"/>
            <w:hideMark/>
          </w:tcPr>
          <w:p w14:paraId="203BCF45"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62.90</w:t>
            </w:r>
          </w:p>
        </w:tc>
        <w:tc>
          <w:tcPr>
            <w:tcW w:w="230" w:type="dxa"/>
            <w:tcBorders>
              <w:top w:val="nil"/>
              <w:left w:val="nil"/>
              <w:bottom w:val="nil"/>
              <w:right w:val="nil"/>
            </w:tcBorders>
            <w:shd w:val="clear" w:color="auto" w:fill="auto"/>
            <w:noWrap/>
            <w:vAlign w:val="bottom"/>
            <w:hideMark/>
          </w:tcPr>
          <w:p w14:paraId="318B5C30"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4A5C7A46"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21.50</w:t>
            </w:r>
          </w:p>
        </w:tc>
        <w:tc>
          <w:tcPr>
            <w:tcW w:w="510" w:type="dxa"/>
            <w:gridSpan w:val="2"/>
            <w:tcBorders>
              <w:top w:val="nil"/>
              <w:left w:val="nil"/>
              <w:bottom w:val="nil"/>
              <w:right w:val="nil"/>
            </w:tcBorders>
            <w:shd w:val="clear" w:color="auto" w:fill="auto"/>
            <w:noWrap/>
            <w:vAlign w:val="bottom"/>
            <w:hideMark/>
          </w:tcPr>
          <w:p w14:paraId="58CBAB4A"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34.2</w:t>
            </w:r>
          </w:p>
        </w:tc>
        <w:tc>
          <w:tcPr>
            <w:tcW w:w="190" w:type="dxa"/>
            <w:gridSpan w:val="2"/>
            <w:tcBorders>
              <w:top w:val="nil"/>
              <w:left w:val="nil"/>
              <w:bottom w:val="nil"/>
              <w:right w:val="nil"/>
            </w:tcBorders>
            <w:shd w:val="clear" w:color="auto" w:fill="auto"/>
            <w:noWrap/>
            <w:vAlign w:val="bottom"/>
            <w:hideMark/>
          </w:tcPr>
          <w:p w14:paraId="18772A40"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Pr>
                <w:rFonts w:ascii="Calibri" w:hAnsi="Calibri" w:cs="Calibri"/>
                <w:noProof/>
                <w:color w:val="000000"/>
                <w:sz w:val="20"/>
              </w:rPr>
              <mc:AlternateContent>
                <mc:Choice Requires="wps">
                  <w:drawing>
                    <wp:anchor distT="0" distB="0" distL="114299" distR="114299" simplePos="0" relativeHeight="251831296" behindDoc="0" locked="0" layoutInCell="1" allowOverlap="1" wp14:anchorId="589CFF51" wp14:editId="19FBA237">
                      <wp:simplePos x="0" y="0"/>
                      <wp:positionH relativeFrom="column">
                        <wp:posOffset>-1</wp:posOffset>
                      </wp:positionH>
                      <wp:positionV relativeFrom="paragraph">
                        <wp:posOffset>171450</wp:posOffset>
                      </wp:positionV>
                      <wp:extent cx="0" cy="171450"/>
                      <wp:effectExtent l="0" t="0" r="0" b="0"/>
                      <wp:wrapNone/>
                      <wp:docPr id="1170" name="Textové pole 1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3283F08B" id="Textové pole 1170" o:spid="_x0000_s1026" type="#_x0000_t202" style="position:absolute;margin-left:0;margin-top:13.5pt;width:0;height:13.5pt;z-index:25183129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" filled="f" stroked="f">
                      <v:path arrowok="t"/>
                      <v:textbox style="mso-fit-shape-to-text:t" inset="0,0,0,0"/>
                    </v:shape>
                  </w:pict>
                </mc:Fallback>
              </mc:AlternateContent>
            </w:r>
            <w:r>
              <w:rPr>
                <w:rFonts w:ascii="Calibri" w:hAnsi="Calibri" w:cs="Calibri"/>
                <w:noProof/>
                <w:color w:val="000000"/>
                <w:sz w:val="20"/>
              </w:rPr>
              <mc:AlternateContent>
                <mc:Choice Requires="wps">
                  <w:drawing>
                    <wp:anchor distT="0" distB="0" distL="114299" distR="114299" simplePos="0" relativeHeight="251832320" behindDoc="0" locked="0" layoutInCell="1" allowOverlap="1" wp14:anchorId="658ADF03" wp14:editId="1B9A576D">
                      <wp:simplePos x="0" y="0"/>
                      <wp:positionH relativeFrom="column">
                        <wp:posOffset>-1</wp:posOffset>
                      </wp:positionH>
                      <wp:positionV relativeFrom="paragraph">
                        <wp:posOffset>171450</wp:posOffset>
                      </wp:positionV>
                      <wp:extent cx="0" cy="171450"/>
                      <wp:effectExtent l="0" t="0" r="0" b="0"/>
                      <wp:wrapNone/>
                      <wp:docPr id="1169" name="Textové pole 1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0ED9115A" id="Textové pole 1169" o:spid="_x0000_s1026" type="#_x0000_t202" style="position:absolute;margin-left:0;margin-top:13.5pt;width:0;height:13.5pt;z-index:25183232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AS&#10;a4DI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2E9C9019"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0.72</w:t>
            </w:r>
          </w:p>
        </w:tc>
        <w:tc>
          <w:tcPr>
            <w:tcW w:w="230" w:type="dxa"/>
            <w:gridSpan w:val="2"/>
            <w:tcBorders>
              <w:top w:val="nil"/>
              <w:left w:val="nil"/>
              <w:bottom w:val="nil"/>
              <w:right w:val="nil"/>
            </w:tcBorders>
            <w:shd w:val="clear" w:color="auto" w:fill="auto"/>
            <w:noWrap/>
            <w:vAlign w:val="bottom"/>
            <w:hideMark/>
          </w:tcPr>
          <w:p w14:paraId="4750E76C"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05CAF9FF"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0.41</w:t>
            </w:r>
          </w:p>
        </w:tc>
        <w:tc>
          <w:tcPr>
            <w:tcW w:w="510" w:type="dxa"/>
            <w:gridSpan w:val="2"/>
            <w:tcBorders>
              <w:top w:val="nil"/>
              <w:left w:val="nil"/>
              <w:bottom w:val="nil"/>
              <w:right w:val="nil"/>
            </w:tcBorders>
            <w:shd w:val="clear" w:color="auto" w:fill="auto"/>
            <w:noWrap/>
            <w:vAlign w:val="bottom"/>
            <w:hideMark/>
          </w:tcPr>
          <w:p w14:paraId="56E5645B"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56.7</w:t>
            </w:r>
          </w:p>
        </w:tc>
        <w:tc>
          <w:tcPr>
            <w:tcW w:w="190" w:type="dxa"/>
            <w:gridSpan w:val="2"/>
            <w:tcBorders>
              <w:top w:val="nil"/>
              <w:left w:val="nil"/>
              <w:bottom w:val="nil"/>
              <w:right w:val="nil"/>
            </w:tcBorders>
            <w:shd w:val="clear" w:color="auto" w:fill="auto"/>
            <w:noWrap/>
            <w:vAlign w:val="bottom"/>
            <w:hideMark/>
          </w:tcPr>
          <w:p w14:paraId="3947E428"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p>
        </w:tc>
        <w:tc>
          <w:tcPr>
            <w:tcW w:w="842" w:type="dxa"/>
            <w:gridSpan w:val="2"/>
            <w:tcBorders>
              <w:top w:val="nil"/>
              <w:left w:val="nil"/>
              <w:bottom w:val="nil"/>
              <w:right w:val="nil"/>
            </w:tcBorders>
            <w:shd w:val="clear" w:color="auto" w:fill="auto"/>
            <w:noWrap/>
            <w:vAlign w:val="bottom"/>
            <w:hideMark/>
          </w:tcPr>
          <w:p w14:paraId="160897FE"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0.10</w:t>
            </w:r>
          </w:p>
        </w:tc>
        <w:tc>
          <w:tcPr>
            <w:tcW w:w="239" w:type="dxa"/>
            <w:gridSpan w:val="2"/>
            <w:tcBorders>
              <w:top w:val="nil"/>
              <w:left w:val="nil"/>
              <w:bottom w:val="nil"/>
              <w:right w:val="nil"/>
            </w:tcBorders>
            <w:shd w:val="clear" w:color="auto" w:fill="auto"/>
            <w:noWrap/>
            <w:vAlign w:val="bottom"/>
            <w:hideMark/>
          </w:tcPr>
          <w:p w14:paraId="62BBAD5C"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54F68434"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0.015</w:t>
            </w:r>
          </w:p>
        </w:tc>
        <w:tc>
          <w:tcPr>
            <w:tcW w:w="160" w:type="dxa"/>
            <w:tcBorders>
              <w:top w:val="nil"/>
              <w:left w:val="nil"/>
              <w:bottom w:val="nil"/>
              <w:right w:val="nil"/>
            </w:tcBorders>
            <w:shd w:val="clear" w:color="auto" w:fill="auto"/>
            <w:noWrap/>
            <w:vAlign w:val="bottom"/>
            <w:hideMark/>
          </w:tcPr>
          <w:p w14:paraId="103A9A4E"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15</w:t>
            </w:r>
          </w:p>
        </w:tc>
      </w:tr>
      <w:tr w:rsidR="00CE547F" w:rsidRPr="007610A7" w14:paraId="57F78F8E" w14:textId="77777777" w:rsidTr="00452ADC">
        <w:trPr>
          <w:gridAfter w:val="1"/>
          <w:wAfter w:w="340" w:type="dxa"/>
          <w:trHeight w:val="300"/>
        </w:trPr>
        <w:tc>
          <w:tcPr>
            <w:tcW w:w="609" w:type="dxa"/>
            <w:tcBorders>
              <w:top w:val="nil"/>
              <w:left w:val="nil"/>
              <w:bottom w:val="nil"/>
              <w:right w:val="nil"/>
            </w:tcBorders>
            <w:shd w:val="clear" w:color="auto" w:fill="auto"/>
            <w:noWrap/>
            <w:vAlign w:val="bottom"/>
            <w:hideMark/>
          </w:tcPr>
          <w:p w14:paraId="7CE43666" w14:textId="77777777" w:rsidR="00CE547F" w:rsidRPr="007610A7" w:rsidRDefault="00CE547F" w:rsidP="00452ADC">
            <w:pPr>
              <w:overflowPunct/>
              <w:autoSpaceDE/>
              <w:autoSpaceDN/>
              <w:adjustRightInd/>
              <w:spacing w:line="240" w:lineRule="auto"/>
              <w:textAlignment w:val="auto"/>
              <w:rPr>
                <w:rFonts w:ascii="Arial" w:hAnsi="Arial" w:cs="Arial"/>
                <w:sz w:val="20"/>
                <w:lang w:val="sk-SK"/>
              </w:rPr>
            </w:pPr>
            <w:r w:rsidRPr="007610A7">
              <w:rPr>
                <w:rFonts w:ascii="Arial" w:hAnsi="Arial" w:cs="Arial"/>
                <w:sz w:val="20"/>
                <w:lang w:val="sk-SK"/>
              </w:rPr>
              <w:t>15</w:t>
            </w:r>
          </w:p>
        </w:tc>
        <w:tc>
          <w:tcPr>
            <w:tcW w:w="842" w:type="dxa"/>
            <w:tcBorders>
              <w:top w:val="nil"/>
              <w:left w:val="nil"/>
              <w:bottom w:val="nil"/>
              <w:right w:val="nil"/>
            </w:tcBorders>
            <w:shd w:val="clear" w:color="auto" w:fill="auto"/>
            <w:noWrap/>
            <w:vAlign w:val="bottom"/>
            <w:hideMark/>
          </w:tcPr>
          <w:p w14:paraId="5A07E382"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121.85</w:t>
            </w:r>
          </w:p>
        </w:tc>
        <w:tc>
          <w:tcPr>
            <w:tcW w:w="230" w:type="dxa"/>
            <w:tcBorders>
              <w:top w:val="nil"/>
              <w:left w:val="nil"/>
              <w:bottom w:val="nil"/>
              <w:right w:val="nil"/>
            </w:tcBorders>
            <w:shd w:val="clear" w:color="auto" w:fill="auto"/>
            <w:noWrap/>
            <w:vAlign w:val="bottom"/>
            <w:hideMark/>
          </w:tcPr>
          <w:p w14:paraId="7BAFE730"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26450B09"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26.85</w:t>
            </w:r>
          </w:p>
        </w:tc>
        <w:tc>
          <w:tcPr>
            <w:tcW w:w="510" w:type="dxa"/>
            <w:gridSpan w:val="2"/>
            <w:tcBorders>
              <w:top w:val="nil"/>
              <w:left w:val="nil"/>
              <w:bottom w:val="nil"/>
              <w:right w:val="nil"/>
            </w:tcBorders>
            <w:shd w:val="clear" w:color="auto" w:fill="auto"/>
            <w:noWrap/>
            <w:vAlign w:val="bottom"/>
            <w:hideMark/>
          </w:tcPr>
          <w:p w14:paraId="41C50FA4"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22</w:t>
            </w:r>
          </w:p>
        </w:tc>
        <w:tc>
          <w:tcPr>
            <w:tcW w:w="190" w:type="dxa"/>
            <w:gridSpan w:val="2"/>
            <w:tcBorders>
              <w:top w:val="nil"/>
              <w:left w:val="nil"/>
              <w:bottom w:val="nil"/>
              <w:right w:val="nil"/>
            </w:tcBorders>
            <w:shd w:val="clear" w:color="auto" w:fill="auto"/>
            <w:noWrap/>
            <w:vAlign w:val="bottom"/>
            <w:hideMark/>
          </w:tcPr>
          <w:p w14:paraId="3FF5E955"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Pr>
                <w:rFonts w:ascii="Calibri" w:hAnsi="Calibri" w:cs="Calibri"/>
                <w:noProof/>
                <w:color w:val="000000"/>
                <w:sz w:val="20"/>
              </w:rPr>
              <mc:AlternateContent>
                <mc:Choice Requires="wps">
                  <w:drawing>
                    <wp:anchor distT="0" distB="0" distL="114299" distR="114299" simplePos="0" relativeHeight="251833344" behindDoc="0" locked="0" layoutInCell="1" allowOverlap="1" wp14:anchorId="0B18A234" wp14:editId="4B1361CF">
                      <wp:simplePos x="0" y="0"/>
                      <wp:positionH relativeFrom="column">
                        <wp:posOffset>-1</wp:posOffset>
                      </wp:positionH>
                      <wp:positionV relativeFrom="paragraph">
                        <wp:posOffset>171450</wp:posOffset>
                      </wp:positionV>
                      <wp:extent cx="0" cy="171450"/>
                      <wp:effectExtent l="0" t="0" r="0" b="0"/>
                      <wp:wrapNone/>
                      <wp:docPr id="1168" name="Textové pole 1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17A7EA92" id="Textové pole 1168" o:spid="_x0000_s1026" type="#_x0000_t202" style="position:absolute;margin-left:0;margin-top:13.5pt;width:0;height:13.5pt;z-index:25183334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LNL&#10;T/E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Pr>
                <w:rFonts w:ascii="Calibri" w:hAnsi="Calibri" w:cs="Calibri"/>
                <w:noProof/>
                <w:color w:val="000000"/>
                <w:sz w:val="20"/>
              </w:rPr>
              <mc:AlternateContent>
                <mc:Choice Requires="wps">
                  <w:drawing>
                    <wp:anchor distT="0" distB="0" distL="114299" distR="114299" simplePos="0" relativeHeight="251834368" behindDoc="0" locked="0" layoutInCell="1" allowOverlap="1" wp14:anchorId="419C0F87" wp14:editId="1B0C72E8">
                      <wp:simplePos x="0" y="0"/>
                      <wp:positionH relativeFrom="column">
                        <wp:posOffset>-1</wp:posOffset>
                      </wp:positionH>
                      <wp:positionV relativeFrom="paragraph">
                        <wp:posOffset>171450</wp:posOffset>
                      </wp:positionV>
                      <wp:extent cx="0" cy="171450"/>
                      <wp:effectExtent l="0" t="0" r="0" b="0"/>
                      <wp:wrapNone/>
                      <wp:docPr id="1167" name="Textové pole 1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0EB2684B" id="Textové pole 1167" o:spid="_x0000_s1026" type="#_x0000_t202" style="position:absolute;margin-left:0;margin-top:13.5pt;width:0;height:13.5pt;z-index:25183436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Cd&#10;qypJ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42" w:type="dxa"/>
            <w:gridSpan w:val="2"/>
            <w:tcBorders>
              <w:top w:val="nil"/>
              <w:left w:val="nil"/>
              <w:bottom w:val="nil"/>
              <w:right w:val="nil"/>
            </w:tcBorders>
            <w:shd w:val="clear" w:color="auto" w:fill="auto"/>
            <w:noWrap/>
            <w:vAlign w:val="bottom"/>
            <w:hideMark/>
          </w:tcPr>
          <w:p w14:paraId="58054B27"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1.97</w:t>
            </w:r>
          </w:p>
        </w:tc>
        <w:tc>
          <w:tcPr>
            <w:tcW w:w="230" w:type="dxa"/>
            <w:gridSpan w:val="2"/>
            <w:tcBorders>
              <w:top w:val="nil"/>
              <w:left w:val="nil"/>
              <w:bottom w:val="nil"/>
              <w:right w:val="nil"/>
            </w:tcBorders>
            <w:shd w:val="clear" w:color="auto" w:fill="auto"/>
            <w:noWrap/>
            <w:vAlign w:val="bottom"/>
            <w:hideMark/>
          </w:tcPr>
          <w:p w14:paraId="5E20F8DF"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31F87DD2"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0.68</w:t>
            </w:r>
          </w:p>
        </w:tc>
        <w:tc>
          <w:tcPr>
            <w:tcW w:w="510" w:type="dxa"/>
            <w:gridSpan w:val="2"/>
            <w:tcBorders>
              <w:top w:val="nil"/>
              <w:left w:val="nil"/>
              <w:bottom w:val="nil"/>
              <w:right w:val="nil"/>
            </w:tcBorders>
            <w:shd w:val="clear" w:color="auto" w:fill="auto"/>
            <w:noWrap/>
            <w:vAlign w:val="bottom"/>
            <w:hideMark/>
          </w:tcPr>
          <w:p w14:paraId="24FFAFF7"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34.8</w:t>
            </w:r>
          </w:p>
        </w:tc>
        <w:tc>
          <w:tcPr>
            <w:tcW w:w="190" w:type="dxa"/>
            <w:gridSpan w:val="2"/>
            <w:tcBorders>
              <w:top w:val="nil"/>
              <w:left w:val="nil"/>
              <w:bottom w:val="nil"/>
              <w:right w:val="nil"/>
            </w:tcBorders>
            <w:shd w:val="clear" w:color="auto" w:fill="auto"/>
            <w:noWrap/>
            <w:vAlign w:val="bottom"/>
            <w:hideMark/>
          </w:tcPr>
          <w:p w14:paraId="000E65EF"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p>
        </w:tc>
        <w:tc>
          <w:tcPr>
            <w:tcW w:w="842" w:type="dxa"/>
            <w:gridSpan w:val="2"/>
            <w:tcBorders>
              <w:top w:val="nil"/>
              <w:left w:val="nil"/>
              <w:bottom w:val="nil"/>
              <w:right w:val="nil"/>
            </w:tcBorders>
            <w:shd w:val="clear" w:color="auto" w:fill="auto"/>
            <w:noWrap/>
            <w:vAlign w:val="bottom"/>
            <w:hideMark/>
          </w:tcPr>
          <w:p w14:paraId="43693513"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0.13</w:t>
            </w:r>
          </w:p>
        </w:tc>
        <w:tc>
          <w:tcPr>
            <w:tcW w:w="239" w:type="dxa"/>
            <w:gridSpan w:val="2"/>
            <w:tcBorders>
              <w:top w:val="nil"/>
              <w:left w:val="nil"/>
              <w:bottom w:val="nil"/>
              <w:right w:val="nil"/>
            </w:tcBorders>
            <w:shd w:val="clear" w:color="auto" w:fill="auto"/>
            <w:noWrap/>
            <w:vAlign w:val="bottom"/>
            <w:hideMark/>
          </w:tcPr>
          <w:p w14:paraId="3625FD09"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nil"/>
              <w:right w:val="nil"/>
            </w:tcBorders>
            <w:shd w:val="clear" w:color="auto" w:fill="auto"/>
            <w:noWrap/>
            <w:vAlign w:val="bottom"/>
            <w:hideMark/>
          </w:tcPr>
          <w:p w14:paraId="6A690F4B"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0.014</w:t>
            </w:r>
          </w:p>
        </w:tc>
        <w:tc>
          <w:tcPr>
            <w:tcW w:w="160" w:type="dxa"/>
            <w:tcBorders>
              <w:top w:val="nil"/>
              <w:left w:val="nil"/>
              <w:bottom w:val="nil"/>
              <w:right w:val="nil"/>
            </w:tcBorders>
            <w:shd w:val="clear" w:color="auto" w:fill="auto"/>
            <w:noWrap/>
            <w:vAlign w:val="bottom"/>
            <w:hideMark/>
          </w:tcPr>
          <w:p w14:paraId="5B7CA5F5"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11</w:t>
            </w:r>
          </w:p>
        </w:tc>
      </w:tr>
      <w:tr w:rsidR="00CE547F" w:rsidRPr="007610A7" w14:paraId="7B6F0241" w14:textId="77777777" w:rsidTr="00452ADC">
        <w:trPr>
          <w:gridAfter w:val="1"/>
          <w:wAfter w:w="340" w:type="dxa"/>
          <w:trHeight w:val="300"/>
        </w:trPr>
        <w:tc>
          <w:tcPr>
            <w:tcW w:w="609" w:type="dxa"/>
            <w:tcBorders>
              <w:top w:val="nil"/>
              <w:left w:val="nil"/>
              <w:bottom w:val="single" w:sz="4" w:space="0" w:color="auto"/>
              <w:right w:val="nil"/>
            </w:tcBorders>
            <w:shd w:val="clear" w:color="auto" w:fill="auto"/>
            <w:noWrap/>
            <w:vAlign w:val="bottom"/>
            <w:hideMark/>
          </w:tcPr>
          <w:p w14:paraId="4F4B1579" w14:textId="77777777" w:rsidR="00CE547F" w:rsidRPr="007610A7" w:rsidRDefault="00CE547F" w:rsidP="00452ADC">
            <w:pPr>
              <w:overflowPunct/>
              <w:autoSpaceDE/>
              <w:autoSpaceDN/>
              <w:adjustRightInd/>
              <w:spacing w:line="240" w:lineRule="auto"/>
              <w:textAlignment w:val="auto"/>
              <w:rPr>
                <w:rFonts w:ascii="Arial" w:hAnsi="Arial" w:cs="Arial"/>
                <w:sz w:val="20"/>
                <w:lang w:val="sk-SK"/>
              </w:rPr>
            </w:pPr>
            <w:r w:rsidRPr="007610A7">
              <w:rPr>
                <w:rFonts w:ascii="Arial" w:hAnsi="Arial" w:cs="Arial"/>
                <w:sz w:val="20"/>
                <w:lang w:val="sk-SK"/>
              </w:rPr>
              <w:t>16</w:t>
            </w:r>
          </w:p>
        </w:tc>
        <w:tc>
          <w:tcPr>
            <w:tcW w:w="842" w:type="dxa"/>
            <w:tcBorders>
              <w:top w:val="nil"/>
              <w:left w:val="nil"/>
              <w:bottom w:val="single" w:sz="4" w:space="0" w:color="auto"/>
              <w:right w:val="nil"/>
            </w:tcBorders>
            <w:shd w:val="clear" w:color="auto" w:fill="auto"/>
            <w:noWrap/>
            <w:vAlign w:val="bottom"/>
            <w:hideMark/>
          </w:tcPr>
          <w:p w14:paraId="0E83A976"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126.87</w:t>
            </w:r>
          </w:p>
        </w:tc>
        <w:tc>
          <w:tcPr>
            <w:tcW w:w="230" w:type="dxa"/>
            <w:tcBorders>
              <w:top w:val="nil"/>
              <w:left w:val="nil"/>
              <w:bottom w:val="single" w:sz="4" w:space="0" w:color="auto"/>
              <w:right w:val="nil"/>
            </w:tcBorders>
            <w:shd w:val="clear" w:color="auto" w:fill="auto"/>
            <w:noWrap/>
            <w:vAlign w:val="bottom"/>
            <w:hideMark/>
          </w:tcPr>
          <w:p w14:paraId="6C08D9EC"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single" w:sz="4" w:space="0" w:color="auto"/>
              <w:right w:val="nil"/>
            </w:tcBorders>
            <w:shd w:val="clear" w:color="auto" w:fill="auto"/>
            <w:noWrap/>
            <w:vAlign w:val="bottom"/>
            <w:hideMark/>
          </w:tcPr>
          <w:p w14:paraId="2A9D2C92"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29.62</w:t>
            </w:r>
          </w:p>
        </w:tc>
        <w:tc>
          <w:tcPr>
            <w:tcW w:w="510" w:type="dxa"/>
            <w:gridSpan w:val="2"/>
            <w:tcBorders>
              <w:top w:val="nil"/>
              <w:left w:val="nil"/>
              <w:bottom w:val="single" w:sz="4" w:space="0" w:color="auto"/>
              <w:right w:val="nil"/>
            </w:tcBorders>
            <w:shd w:val="clear" w:color="auto" w:fill="auto"/>
            <w:noWrap/>
            <w:vAlign w:val="bottom"/>
            <w:hideMark/>
          </w:tcPr>
          <w:p w14:paraId="6AC39E00"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23.3</w:t>
            </w:r>
          </w:p>
        </w:tc>
        <w:tc>
          <w:tcPr>
            <w:tcW w:w="190" w:type="dxa"/>
            <w:gridSpan w:val="2"/>
            <w:tcBorders>
              <w:top w:val="nil"/>
              <w:left w:val="nil"/>
              <w:bottom w:val="single" w:sz="4" w:space="0" w:color="auto"/>
              <w:right w:val="nil"/>
            </w:tcBorders>
            <w:shd w:val="clear" w:color="auto" w:fill="auto"/>
            <w:noWrap/>
            <w:vAlign w:val="bottom"/>
            <w:hideMark/>
          </w:tcPr>
          <w:p w14:paraId="6D915258"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Pr>
                <w:rFonts w:ascii="Calibri" w:hAnsi="Calibri" w:cs="Calibri"/>
                <w:noProof/>
                <w:color w:val="000000"/>
                <w:sz w:val="20"/>
              </w:rPr>
              <mc:AlternateContent>
                <mc:Choice Requires="wps">
                  <w:drawing>
                    <wp:anchor distT="0" distB="0" distL="114299" distR="114299" simplePos="0" relativeHeight="251835392" behindDoc="0" locked="0" layoutInCell="1" allowOverlap="1" wp14:anchorId="47A0DEFC" wp14:editId="019745F0">
                      <wp:simplePos x="0" y="0"/>
                      <wp:positionH relativeFrom="column">
                        <wp:posOffset>-1</wp:posOffset>
                      </wp:positionH>
                      <wp:positionV relativeFrom="paragraph">
                        <wp:posOffset>171450</wp:posOffset>
                      </wp:positionV>
                      <wp:extent cx="0" cy="171450"/>
                      <wp:effectExtent l="0" t="0" r="0" b="0"/>
                      <wp:wrapNone/>
                      <wp:docPr id="1166" name="Textové pole 1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00211F8D" id="Textové pole 1166" o:spid="_x0000_s1026" type="#_x0000_t202" style="position:absolute;margin-left:0;margin-top:13.5pt;width:0;height:13.5pt;z-index:25183539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A8&#10;i+Vw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sidRPr="007610A7">
              <w:rPr>
                <w:rFonts w:ascii="Calibri" w:hAnsi="Calibri" w:cs="Calibri"/>
                <w:color w:val="000000"/>
                <w:sz w:val="20"/>
                <w:lang w:val="sk-SK"/>
              </w:rPr>
              <w:t> </w:t>
            </w:r>
          </w:p>
        </w:tc>
        <w:tc>
          <w:tcPr>
            <w:tcW w:w="842" w:type="dxa"/>
            <w:gridSpan w:val="2"/>
            <w:tcBorders>
              <w:top w:val="nil"/>
              <w:left w:val="nil"/>
              <w:bottom w:val="single" w:sz="4" w:space="0" w:color="auto"/>
              <w:right w:val="nil"/>
            </w:tcBorders>
            <w:shd w:val="clear" w:color="auto" w:fill="auto"/>
            <w:noWrap/>
            <w:vAlign w:val="bottom"/>
            <w:hideMark/>
          </w:tcPr>
          <w:p w14:paraId="7B10ECD5"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2.32</w:t>
            </w:r>
          </w:p>
        </w:tc>
        <w:tc>
          <w:tcPr>
            <w:tcW w:w="230" w:type="dxa"/>
            <w:gridSpan w:val="2"/>
            <w:tcBorders>
              <w:top w:val="nil"/>
              <w:left w:val="nil"/>
              <w:bottom w:val="single" w:sz="4" w:space="0" w:color="auto"/>
              <w:right w:val="nil"/>
            </w:tcBorders>
            <w:shd w:val="clear" w:color="auto" w:fill="auto"/>
            <w:noWrap/>
            <w:vAlign w:val="bottom"/>
            <w:hideMark/>
          </w:tcPr>
          <w:p w14:paraId="535A92C0"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single" w:sz="4" w:space="0" w:color="auto"/>
              <w:right w:val="nil"/>
            </w:tcBorders>
            <w:shd w:val="clear" w:color="auto" w:fill="auto"/>
            <w:noWrap/>
            <w:vAlign w:val="bottom"/>
            <w:hideMark/>
          </w:tcPr>
          <w:p w14:paraId="54BCB4D4"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0.79</w:t>
            </w:r>
          </w:p>
        </w:tc>
        <w:tc>
          <w:tcPr>
            <w:tcW w:w="510" w:type="dxa"/>
            <w:gridSpan w:val="2"/>
            <w:tcBorders>
              <w:top w:val="nil"/>
              <w:left w:val="nil"/>
              <w:bottom w:val="single" w:sz="4" w:space="0" w:color="auto"/>
              <w:right w:val="nil"/>
            </w:tcBorders>
            <w:shd w:val="clear" w:color="auto" w:fill="auto"/>
            <w:noWrap/>
            <w:vAlign w:val="bottom"/>
            <w:hideMark/>
          </w:tcPr>
          <w:p w14:paraId="66720420"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34</w:t>
            </w:r>
          </w:p>
        </w:tc>
        <w:tc>
          <w:tcPr>
            <w:tcW w:w="190" w:type="dxa"/>
            <w:gridSpan w:val="2"/>
            <w:tcBorders>
              <w:top w:val="nil"/>
              <w:left w:val="nil"/>
              <w:bottom w:val="single" w:sz="4" w:space="0" w:color="auto"/>
              <w:right w:val="nil"/>
            </w:tcBorders>
            <w:shd w:val="clear" w:color="auto" w:fill="auto"/>
            <w:noWrap/>
            <w:vAlign w:val="bottom"/>
            <w:hideMark/>
          </w:tcPr>
          <w:p w14:paraId="3F153B08"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 </w:t>
            </w:r>
          </w:p>
        </w:tc>
        <w:tc>
          <w:tcPr>
            <w:tcW w:w="842" w:type="dxa"/>
            <w:gridSpan w:val="2"/>
            <w:tcBorders>
              <w:top w:val="nil"/>
              <w:left w:val="nil"/>
              <w:bottom w:val="single" w:sz="4" w:space="0" w:color="auto"/>
              <w:right w:val="nil"/>
            </w:tcBorders>
            <w:shd w:val="clear" w:color="auto" w:fill="auto"/>
            <w:noWrap/>
            <w:vAlign w:val="bottom"/>
            <w:hideMark/>
          </w:tcPr>
          <w:p w14:paraId="2C8681F7"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20"/>
                <w:lang w:val="sk-SK"/>
              </w:rPr>
            </w:pPr>
            <w:r w:rsidRPr="007610A7">
              <w:rPr>
                <w:rFonts w:ascii="Calibri" w:hAnsi="Calibri" w:cs="Calibri"/>
                <w:color w:val="000000"/>
                <w:sz w:val="20"/>
                <w:lang w:val="sk-SK"/>
              </w:rPr>
              <w:t>0.13</w:t>
            </w:r>
          </w:p>
        </w:tc>
        <w:tc>
          <w:tcPr>
            <w:tcW w:w="239" w:type="dxa"/>
            <w:gridSpan w:val="2"/>
            <w:tcBorders>
              <w:top w:val="nil"/>
              <w:left w:val="nil"/>
              <w:bottom w:val="single" w:sz="4" w:space="0" w:color="auto"/>
              <w:right w:val="nil"/>
            </w:tcBorders>
            <w:shd w:val="clear" w:color="auto" w:fill="auto"/>
            <w:noWrap/>
            <w:vAlign w:val="bottom"/>
            <w:hideMark/>
          </w:tcPr>
          <w:p w14:paraId="3F34B553"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20"/>
                <w:lang w:val="sk-SK"/>
              </w:rPr>
            </w:pPr>
            <w:r w:rsidRPr="007610A7">
              <w:rPr>
                <w:rFonts w:ascii="Calibri" w:hAnsi="Calibri" w:cs="Calibri"/>
                <w:color w:val="000000"/>
                <w:sz w:val="20"/>
                <w:lang w:val="sk-SK"/>
              </w:rPr>
              <w:t>±</w:t>
            </w:r>
          </w:p>
        </w:tc>
        <w:tc>
          <w:tcPr>
            <w:tcW w:w="920" w:type="dxa"/>
            <w:gridSpan w:val="2"/>
            <w:tcBorders>
              <w:top w:val="nil"/>
              <w:left w:val="nil"/>
              <w:bottom w:val="single" w:sz="4" w:space="0" w:color="auto"/>
              <w:right w:val="nil"/>
            </w:tcBorders>
            <w:shd w:val="clear" w:color="auto" w:fill="auto"/>
            <w:noWrap/>
            <w:vAlign w:val="bottom"/>
            <w:hideMark/>
          </w:tcPr>
          <w:p w14:paraId="641D0DC3"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0.014</w:t>
            </w:r>
          </w:p>
        </w:tc>
        <w:tc>
          <w:tcPr>
            <w:tcW w:w="160" w:type="dxa"/>
            <w:tcBorders>
              <w:top w:val="nil"/>
              <w:left w:val="nil"/>
              <w:bottom w:val="single" w:sz="4" w:space="0" w:color="auto"/>
              <w:right w:val="nil"/>
            </w:tcBorders>
            <w:shd w:val="clear" w:color="auto" w:fill="auto"/>
            <w:noWrap/>
            <w:vAlign w:val="bottom"/>
            <w:hideMark/>
          </w:tcPr>
          <w:p w14:paraId="49A5DF29"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0"/>
                <w:lang w:val="sk-SK"/>
              </w:rPr>
            </w:pPr>
            <w:r w:rsidRPr="007610A7">
              <w:rPr>
                <w:rFonts w:ascii="Calibri" w:hAnsi="Calibri" w:cs="Calibri"/>
                <w:color w:val="000000"/>
                <w:sz w:val="20"/>
                <w:lang w:val="sk-SK"/>
              </w:rPr>
              <w:t>10</w:t>
            </w:r>
          </w:p>
        </w:tc>
      </w:tr>
    </w:tbl>
    <w:p w14:paraId="2B45F3F1" w14:textId="306A74A0" w:rsidR="00AE4A53" w:rsidRPr="00FA362E" w:rsidRDefault="00AE4A53" w:rsidP="00AE4A53">
      <w:pPr>
        <w:pStyle w:val="Popis"/>
        <w:rPr>
          <w:vanish/>
          <w:lang w:val="sk-SK"/>
          <w:specVanish/>
        </w:rPr>
      </w:pPr>
      <w:bookmarkStart w:id="287" w:name="_Ref513901364"/>
      <w:bookmarkStart w:id="288" w:name="_Toc513981549"/>
      <w:r>
        <w:t xml:space="preserve">Tabuľka </w:t>
      </w:r>
      <w:r>
        <w:fldChar w:fldCharType="begin"/>
      </w:r>
      <w:r>
        <w:instrText xml:space="preserve"> SEQ Tabuľka \* ARABIC </w:instrText>
      </w:r>
      <w:r>
        <w:fldChar w:fldCharType="separate"/>
      </w:r>
      <w:r w:rsidR="00B85020">
        <w:rPr>
          <w:noProof/>
        </w:rPr>
        <w:t>10</w:t>
      </w:r>
      <w:r>
        <w:fldChar w:fldCharType="end"/>
      </w:r>
      <w:bookmarkEnd w:id="287"/>
      <w:r>
        <w:t>: Popisná štatistika hodnoty parametrov počas hlbokého dýchania pre 30</w:t>
      </w:r>
      <w:r w:rsidRPr="00FA362E">
        <w:rPr>
          <w:lang w:val="sk-SK"/>
        </w:rPr>
        <w:t xml:space="preserve"> dobrovoľník</w:t>
      </w:r>
      <w:r>
        <w:rPr>
          <w:lang w:val="sk-SK"/>
        </w:rPr>
        <w:t>ov.</w:t>
      </w:r>
      <w:bookmarkEnd w:id="288"/>
    </w:p>
    <w:p w14:paraId="35AC1EC5" w14:textId="1089B772" w:rsidR="00AE4A53" w:rsidRPr="00FA362E" w:rsidRDefault="00AE4A53" w:rsidP="00AE4A53">
      <w:pPr>
        <w:pStyle w:val="Popis"/>
        <w:rPr>
          <w:lang w:val="sk-SK"/>
        </w:rPr>
      </w:pPr>
      <w:r w:rsidRPr="00FA362E">
        <w:rPr>
          <w:lang w:val="sk-SK"/>
        </w:rPr>
        <w:t xml:space="preserve"> </w:t>
      </w:r>
      <w:r>
        <w:rPr>
          <w:lang w:val="sk-SK"/>
        </w:rPr>
        <w:t xml:space="preserve">Z priemerných hodnôt parametrov </w:t>
      </w:r>
      <w:r w:rsidR="005328F0">
        <w:rPr>
          <w:lang w:val="sk-SK"/>
        </w:rPr>
        <w:t xml:space="preserve">počas merania ako definuje </w:t>
      </w:r>
      <w:r w:rsidR="005328F0">
        <w:rPr>
          <w:lang w:val="sk-SK"/>
        </w:rPr>
        <w:fldChar w:fldCharType="begin"/>
      </w:r>
      <w:r w:rsidR="005328F0">
        <w:rPr>
          <w:lang w:val="sk-SK"/>
        </w:rPr>
        <w:instrText xml:space="preserve"> REF _Ref513892756 \h </w:instrText>
      </w:r>
      <w:r w:rsidR="005328F0">
        <w:rPr>
          <w:lang w:val="sk-SK"/>
        </w:rPr>
      </w:r>
      <w:r w:rsidR="005328F0">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13</w:t>
      </w:r>
      <w:r w:rsidR="005328F0">
        <w:rPr>
          <w:lang w:val="sk-SK"/>
        </w:rPr>
        <w:fldChar w:fldCharType="end"/>
      </w:r>
      <w:r w:rsidR="005328F0">
        <w:rPr>
          <w:lang w:val="sk-SK"/>
        </w:rPr>
        <w:t xml:space="preserve"> </w:t>
      </w:r>
      <w:r>
        <w:rPr>
          <w:lang w:val="sk-SK"/>
        </w:rPr>
        <w:t xml:space="preserve">boli spočítané priemerné hodnoty a smerodatné odchylky </w:t>
      </w:r>
      <w:r w:rsidRPr="00FA362E">
        <w:rPr>
          <w:lang w:val="sk-SK"/>
        </w:rPr>
        <w:t>pre 30 dobrovoľníkov</w:t>
      </w:r>
      <w:r>
        <w:rPr>
          <w:lang w:val="sk-SK"/>
        </w:rPr>
        <w:t xml:space="preserve">. Výsledok udáva stĺpec mean +- std. Hodnota v stĺpci označenom </w:t>
      </w:r>
      <w:r>
        <w:t xml:space="preserve">%, </w:t>
      </w:r>
      <w:r>
        <w:rPr>
          <w:lang w:val="sk-SK"/>
        </w:rPr>
        <w:t>udáva pomer smerodatnej odchylky a priemernej hodnote v percentách.</w:t>
      </w:r>
    </w:p>
    <w:p w14:paraId="6CB67A10" w14:textId="32C0D8B2" w:rsidR="00CE547F" w:rsidRDefault="00CE547F" w:rsidP="00AE4A53">
      <w:pPr>
        <w:pStyle w:val="Popis"/>
        <w:rPr>
          <w:lang w:val="sk-SK"/>
        </w:rPr>
      </w:pPr>
    </w:p>
    <w:tbl>
      <w:tblPr>
        <w:tblW w:w="8698" w:type="dxa"/>
        <w:tblCellMar>
          <w:left w:w="70" w:type="dxa"/>
          <w:right w:w="70" w:type="dxa"/>
        </w:tblCellMar>
        <w:tblLook w:val="04A0" w:firstRow="1" w:lastRow="0" w:firstColumn="1" w:lastColumn="0" w:noHBand="0" w:noVBand="1"/>
      </w:tblPr>
      <w:tblGrid>
        <w:gridCol w:w="608"/>
        <w:gridCol w:w="849"/>
        <w:gridCol w:w="230"/>
        <w:gridCol w:w="69"/>
        <w:gridCol w:w="853"/>
        <w:gridCol w:w="62"/>
        <w:gridCol w:w="450"/>
        <w:gridCol w:w="62"/>
        <w:gridCol w:w="127"/>
        <w:gridCol w:w="63"/>
        <w:gridCol w:w="781"/>
        <w:gridCol w:w="55"/>
        <w:gridCol w:w="173"/>
        <w:gridCol w:w="135"/>
        <w:gridCol w:w="787"/>
        <w:gridCol w:w="126"/>
        <w:gridCol w:w="386"/>
        <w:gridCol w:w="121"/>
        <w:gridCol w:w="59"/>
        <w:gridCol w:w="155"/>
        <w:gridCol w:w="689"/>
        <w:gridCol w:w="148"/>
        <w:gridCol w:w="89"/>
        <w:gridCol w:w="207"/>
        <w:gridCol w:w="715"/>
        <w:gridCol w:w="198"/>
        <w:gridCol w:w="314"/>
        <w:gridCol w:w="194"/>
      </w:tblGrid>
      <w:tr w:rsidR="00AE4A53" w:rsidRPr="007610A7" w14:paraId="4813258D" w14:textId="77777777" w:rsidTr="00E471EA">
        <w:trPr>
          <w:trHeight w:val="781"/>
        </w:trPr>
        <w:tc>
          <w:tcPr>
            <w:tcW w:w="8698" w:type="dxa"/>
            <w:gridSpan w:val="28"/>
            <w:tcBorders>
              <w:top w:val="single" w:sz="4" w:space="0" w:color="auto"/>
              <w:left w:val="nil"/>
              <w:bottom w:val="nil"/>
              <w:right w:val="nil"/>
            </w:tcBorders>
            <w:shd w:val="clear" w:color="auto" w:fill="auto"/>
            <w:noWrap/>
            <w:vAlign w:val="bottom"/>
            <w:hideMark/>
          </w:tcPr>
          <w:p w14:paraId="2111657C" w14:textId="0BFAA438" w:rsidR="00AE4A53" w:rsidRPr="006A7E77" w:rsidRDefault="00AE4A53" w:rsidP="00E471EA">
            <w:pPr>
              <w:overflowPunct/>
              <w:autoSpaceDE/>
              <w:autoSpaceDN/>
              <w:adjustRightInd/>
              <w:spacing w:line="240" w:lineRule="auto"/>
              <w:jc w:val="center"/>
              <w:textAlignment w:val="auto"/>
              <w:rPr>
                <w:rFonts w:ascii="Arial" w:hAnsi="Arial" w:cs="Arial"/>
                <w:b/>
                <w:sz w:val="32"/>
                <w:szCs w:val="32"/>
                <w:lang w:val="sk-SK"/>
              </w:rPr>
            </w:pPr>
            <w:r>
              <w:rPr>
                <w:rFonts w:ascii="Arial" w:hAnsi="Arial" w:cs="Arial"/>
                <w:b/>
                <w:sz w:val="32"/>
                <w:szCs w:val="32"/>
                <w:lang w:val="sk-SK"/>
              </w:rPr>
              <w:t>Výchylka</w:t>
            </w:r>
            <w:r w:rsidRPr="006A7E77">
              <w:rPr>
                <w:rFonts w:ascii="Arial" w:hAnsi="Arial" w:cs="Arial"/>
                <w:b/>
                <w:sz w:val="32"/>
                <w:szCs w:val="32"/>
                <w:lang w:val="sk-SK"/>
              </w:rPr>
              <w:t xml:space="preserve"> parametra –</w:t>
            </w:r>
            <w:r>
              <w:rPr>
                <w:rFonts w:ascii="Arial" w:hAnsi="Arial" w:cs="Arial"/>
                <w:b/>
                <w:sz w:val="32"/>
                <w:szCs w:val="32"/>
                <w:lang w:val="sk-SK"/>
              </w:rPr>
              <w:t xml:space="preserve"> hlboké</w:t>
            </w:r>
            <w:r w:rsidRPr="006A7E77">
              <w:rPr>
                <w:rFonts w:ascii="Arial" w:hAnsi="Arial" w:cs="Arial"/>
                <w:b/>
                <w:sz w:val="32"/>
                <w:szCs w:val="32"/>
                <w:lang w:val="sk-SK"/>
              </w:rPr>
              <w:t xml:space="preserve"> dýchanie</w:t>
            </w:r>
          </w:p>
          <w:p w14:paraId="336F18B2" w14:textId="77777777" w:rsidR="00AE4A53" w:rsidRPr="007610A7" w:rsidRDefault="00AE4A53" w:rsidP="00E471EA">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 </w:t>
            </w:r>
          </w:p>
        </w:tc>
      </w:tr>
      <w:tr w:rsidR="00AE4A53" w:rsidRPr="007610A7" w14:paraId="5DD6A903" w14:textId="77777777" w:rsidTr="00E471EA">
        <w:trPr>
          <w:trHeight w:val="1470"/>
        </w:trPr>
        <w:tc>
          <w:tcPr>
            <w:tcW w:w="604" w:type="dxa"/>
            <w:tcBorders>
              <w:top w:val="single" w:sz="4" w:space="0" w:color="auto"/>
              <w:left w:val="nil"/>
              <w:bottom w:val="nil"/>
              <w:right w:val="nil"/>
            </w:tcBorders>
            <w:shd w:val="clear" w:color="auto" w:fill="auto"/>
            <w:noWrap/>
            <w:vAlign w:val="bottom"/>
            <w:hideMark/>
          </w:tcPr>
          <w:p w14:paraId="2194779A" w14:textId="77777777" w:rsidR="00AE4A53" w:rsidRPr="007610A7" w:rsidRDefault="00AE4A53" w:rsidP="00E471EA">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 </w:t>
            </w:r>
          </w:p>
        </w:tc>
        <w:tc>
          <w:tcPr>
            <w:tcW w:w="849" w:type="dxa"/>
            <w:tcBorders>
              <w:top w:val="single" w:sz="4" w:space="0" w:color="auto"/>
              <w:left w:val="nil"/>
              <w:bottom w:val="nil"/>
              <w:right w:val="nil"/>
            </w:tcBorders>
            <w:shd w:val="clear" w:color="auto" w:fill="auto"/>
            <w:noWrap/>
            <w:vAlign w:val="bottom"/>
            <w:hideMark/>
          </w:tcPr>
          <w:p w14:paraId="57BD1F91" w14:textId="77777777" w:rsidR="00AE4A53" w:rsidRPr="007610A7" w:rsidRDefault="00AE4A53" w:rsidP="00E471EA">
            <w:pPr>
              <w:overflowPunct/>
              <w:autoSpaceDE/>
              <w:autoSpaceDN/>
              <w:adjustRightInd/>
              <w:spacing w:line="240" w:lineRule="auto"/>
              <w:textAlignment w:val="auto"/>
              <w:rPr>
                <w:rFonts w:ascii="Arial" w:hAnsi="Arial" w:cs="Arial"/>
                <w:sz w:val="22"/>
                <w:szCs w:val="22"/>
                <w:lang w:val="sk-SK"/>
              </w:rPr>
            </w:pPr>
            <w:r w:rsidRPr="007610A7">
              <w:rPr>
                <w:rFonts w:ascii="Arial" w:hAnsi="Arial" w:cs="Arial"/>
                <w:sz w:val="22"/>
                <w:szCs w:val="22"/>
                <w:lang w:val="sk-SK"/>
              </w:rPr>
              <w:t> </w:t>
            </w:r>
          </w:p>
        </w:tc>
        <w:tc>
          <w:tcPr>
            <w:tcW w:w="297" w:type="dxa"/>
            <w:gridSpan w:val="2"/>
            <w:tcBorders>
              <w:top w:val="single" w:sz="4" w:space="0" w:color="auto"/>
              <w:left w:val="nil"/>
              <w:bottom w:val="nil"/>
              <w:right w:val="nil"/>
            </w:tcBorders>
            <w:shd w:val="clear" w:color="auto" w:fill="auto"/>
            <w:noWrap/>
            <w:vAlign w:val="bottom"/>
            <w:hideMark/>
          </w:tcPr>
          <w:p w14:paraId="0D70E89A" w14:textId="77777777" w:rsidR="00AE4A53" w:rsidRPr="007610A7" w:rsidRDefault="00AE4A53" w:rsidP="00E471EA">
            <w:pPr>
              <w:overflowPunct/>
              <w:autoSpaceDE/>
              <w:autoSpaceDN/>
              <w:adjustRightInd/>
              <w:spacing w:line="240" w:lineRule="auto"/>
              <w:jc w:val="center"/>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915" w:type="dxa"/>
            <w:gridSpan w:val="2"/>
            <w:tcBorders>
              <w:top w:val="single" w:sz="4" w:space="0" w:color="auto"/>
              <w:left w:val="nil"/>
              <w:bottom w:val="nil"/>
              <w:right w:val="nil"/>
            </w:tcBorders>
            <w:shd w:val="clear" w:color="auto" w:fill="auto"/>
            <w:noWrap/>
            <w:vAlign w:val="bottom"/>
            <w:hideMark/>
          </w:tcPr>
          <w:p w14:paraId="3F981724" w14:textId="77777777" w:rsidR="00AE4A53" w:rsidRPr="007610A7" w:rsidRDefault="00AE4A53" w:rsidP="00E471EA">
            <w:pPr>
              <w:overflowPunct/>
              <w:autoSpaceDE/>
              <w:autoSpaceDN/>
              <w:adjustRightInd/>
              <w:spacing w:line="240" w:lineRule="auto"/>
              <w:textAlignment w:val="auto"/>
              <w:rPr>
                <w:rFonts w:ascii="Calibri" w:hAnsi="Calibri" w:cs="Calibri"/>
                <w:color w:val="000000"/>
                <w:sz w:val="22"/>
                <w:szCs w:val="22"/>
                <w:lang w:val="sk-SK"/>
              </w:rPr>
            </w:pPr>
            <w:r>
              <w:rPr>
                <w:noProof/>
              </w:rPr>
              <mc:AlternateContent>
                <mc:Choice Requires="wps">
                  <w:drawing>
                    <wp:anchor distT="0" distB="0" distL="114300" distR="114300" simplePos="0" relativeHeight="251852800" behindDoc="0" locked="0" layoutInCell="1" allowOverlap="1" wp14:anchorId="0F1EB860" wp14:editId="2893FE03">
                      <wp:simplePos x="0" y="0"/>
                      <wp:positionH relativeFrom="column">
                        <wp:posOffset>2540</wp:posOffset>
                      </wp:positionH>
                      <wp:positionV relativeFrom="paragraph">
                        <wp:posOffset>-434975</wp:posOffset>
                      </wp:positionV>
                      <wp:extent cx="143510" cy="163830"/>
                      <wp:effectExtent l="0" t="0" r="0" b="0"/>
                      <wp:wrapNone/>
                      <wp:docPr id="198"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510" cy="16383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5974B10F" w14:textId="77777777" w:rsidR="006A11AF" w:rsidRDefault="000603AB" w:rsidP="00AE4A53">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0F1EB860" id="_x0000_s1041" type="#_x0000_t202" style="position:absolute;left:0;text-align:left;margin-left:.2pt;margin-top:-34.25pt;width:11.3pt;height:12.9pt;z-index:2518528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" filled="f" stroked="f">
                      <v:path arrowok="t"/>
                      <v:textbox style="mso-fit-shape-to-text:t" inset="0,0,0,0">
                        <w:txbxContent>
                          <w:p w14:paraId="5974B10F" w14:textId="77777777" w:rsidR="006A11AF" w:rsidRDefault="000603AB" w:rsidP="00AE4A53">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v:textbox>
                    </v:shape>
                  </w:pict>
                </mc:Fallback>
              </mc:AlternateContent>
            </w:r>
            <w:r w:rsidRPr="007610A7">
              <w:rPr>
                <w:rFonts w:ascii="Calibri" w:hAnsi="Calibri" w:cs="Calibri"/>
                <w:color w:val="000000"/>
                <w:sz w:val="22"/>
                <w:szCs w:val="22"/>
                <w:lang w:val="sk-SK"/>
              </w:rPr>
              <w:t> </w:t>
            </w:r>
          </w:p>
        </w:tc>
        <w:tc>
          <w:tcPr>
            <w:tcW w:w="512" w:type="dxa"/>
            <w:gridSpan w:val="2"/>
            <w:tcBorders>
              <w:top w:val="single" w:sz="4" w:space="0" w:color="auto"/>
              <w:left w:val="nil"/>
              <w:bottom w:val="nil"/>
              <w:right w:val="nil"/>
            </w:tcBorders>
            <w:shd w:val="clear" w:color="auto" w:fill="auto"/>
            <w:noWrap/>
            <w:vAlign w:val="bottom"/>
            <w:hideMark/>
          </w:tcPr>
          <w:p w14:paraId="48BC8696" w14:textId="77777777" w:rsidR="00AE4A53" w:rsidRPr="007610A7" w:rsidRDefault="00AE4A53" w:rsidP="00E471EA">
            <w:pPr>
              <w:overflowPunct/>
              <w:autoSpaceDE/>
              <w:autoSpaceDN/>
              <w:adjustRightInd/>
              <w:spacing w:line="240" w:lineRule="auto"/>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190" w:type="dxa"/>
            <w:gridSpan w:val="2"/>
            <w:tcBorders>
              <w:top w:val="single" w:sz="4" w:space="0" w:color="auto"/>
              <w:left w:val="nil"/>
              <w:bottom w:val="nil"/>
              <w:right w:val="nil"/>
            </w:tcBorders>
            <w:shd w:val="clear" w:color="auto" w:fill="auto"/>
            <w:noWrap/>
            <w:vAlign w:val="bottom"/>
            <w:hideMark/>
          </w:tcPr>
          <w:p w14:paraId="0383FF6A" w14:textId="77777777" w:rsidR="00AE4A53" w:rsidRPr="007610A7" w:rsidRDefault="00AE4A53" w:rsidP="00E471EA">
            <w:pPr>
              <w:overflowPunct/>
              <w:autoSpaceDE/>
              <w:autoSpaceDN/>
              <w:adjustRightInd/>
              <w:spacing w:line="240" w:lineRule="auto"/>
              <w:jc w:val="right"/>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836" w:type="dxa"/>
            <w:gridSpan w:val="2"/>
            <w:tcBorders>
              <w:top w:val="single" w:sz="4" w:space="0" w:color="auto"/>
              <w:left w:val="nil"/>
              <w:bottom w:val="nil"/>
              <w:right w:val="nil"/>
            </w:tcBorders>
            <w:shd w:val="clear" w:color="auto" w:fill="auto"/>
            <w:noWrap/>
            <w:vAlign w:val="bottom"/>
            <w:hideMark/>
          </w:tcPr>
          <w:p w14:paraId="79EA2D97" w14:textId="77777777" w:rsidR="00AE4A53" w:rsidRPr="007610A7" w:rsidRDefault="00AE4A53" w:rsidP="00E471EA">
            <w:pPr>
              <w:overflowPunct/>
              <w:autoSpaceDE/>
              <w:autoSpaceDN/>
              <w:adjustRightInd/>
              <w:spacing w:line="240" w:lineRule="auto"/>
              <w:jc w:val="center"/>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308" w:type="dxa"/>
            <w:gridSpan w:val="2"/>
            <w:tcBorders>
              <w:top w:val="single" w:sz="4" w:space="0" w:color="auto"/>
              <w:left w:val="nil"/>
              <w:bottom w:val="nil"/>
              <w:right w:val="nil"/>
            </w:tcBorders>
            <w:shd w:val="clear" w:color="auto" w:fill="auto"/>
            <w:noWrap/>
            <w:vAlign w:val="bottom"/>
            <w:hideMark/>
          </w:tcPr>
          <w:p w14:paraId="27E400E1" w14:textId="77777777" w:rsidR="00AE4A53" w:rsidRPr="007610A7" w:rsidRDefault="00AE4A53" w:rsidP="00E471EA">
            <w:pPr>
              <w:overflowPunct/>
              <w:autoSpaceDE/>
              <w:autoSpaceDN/>
              <w:adjustRightInd/>
              <w:spacing w:line="240" w:lineRule="auto"/>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913" w:type="dxa"/>
            <w:gridSpan w:val="2"/>
            <w:tcBorders>
              <w:top w:val="single" w:sz="4" w:space="0" w:color="auto"/>
              <w:left w:val="nil"/>
              <w:bottom w:val="nil"/>
              <w:right w:val="nil"/>
            </w:tcBorders>
            <w:shd w:val="clear" w:color="auto" w:fill="auto"/>
            <w:noWrap/>
            <w:vAlign w:val="bottom"/>
            <w:hideMark/>
          </w:tcPr>
          <w:p w14:paraId="71027780" w14:textId="77777777" w:rsidR="00AE4A53" w:rsidRPr="007610A7" w:rsidRDefault="00AE4A53" w:rsidP="00E471EA">
            <w:pPr>
              <w:overflowPunct/>
              <w:autoSpaceDE/>
              <w:autoSpaceDN/>
              <w:adjustRightInd/>
              <w:spacing w:line="240" w:lineRule="auto"/>
              <w:textAlignment w:val="auto"/>
              <w:rPr>
                <w:rFonts w:ascii="Calibri" w:hAnsi="Calibri" w:cs="Calibri"/>
                <w:color w:val="000000"/>
                <w:sz w:val="22"/>
                <w:szCs w:val="22"/>
                <w:lang w:val="sk-SK"/>
              </w:rPr>
            </w:pPr>
            <w:r w:rsidRPr="007610A7">
              <w:rPr>
                <w:noProof/>
              </w:rPr>
              <w:drawing>
                <wp:anchor distT="0" distB="0" distL="114300" distR="114300" simplePos="0" relativeHeight="251853824" behindDoc="0" locked="0" layoutInCell="1" allowOverlap="1" wp14:anchorId="50848956" wp14:editId="079596B1">
                  <wp:simplePos x="0" y="0"/>
                  <wp:positionH relativeFrom="column">
                    <wp:posOffset>-345440</wp:posOffset>
                  </wp:positionH>
                  <wp:positionV relativeFrom="paragraph">
                    <wp:posOffset>-439420</wp:posOffset>
                  </wp:positionV>
                  <wp:extent cx="915670" cy="247650"/>
                  <wp:effectExtent l="0" t="0" r="0" b="0"/>
                  <wp:wrapNone/>
                  <wp:docPr id="200"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4"/>
                          <pic:cNvPicPr>
                            <a:picLocks noChangeAspect="1" noChangeArrowheads="1"/>
                          </pic:cNvPicPr>
                        </pic:nvPicPr>
                        <pic:blipFill>
                          <a:blip r:embed="rId5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5670" cy="247650"/>
                          </a:xfrm>
                          <a:prstGeom prst="rect">
                            <a:avLst/>
                          </a:prstGeom>
                          <a:noFill/>
                          <a:extLst/>
                        </pic:spPr>
                      </pic:pic>
                    </a:graphicData>
                  </a:graphic>
                </wp:anchor>
              </w:drawing>
            </w:r>
            <w:r w:rsidRPr="007610A7">
              <w:rPr>
                <w:rFonts w:ascii="Calibri" w:hAnsi="Calibri" w:cs="Calibri"/>
                <w:color w:val="000000"/>
                <w:sz w:val="22"/>
                <w:szCs w:val="22"/>
                <w:lang w:val="sk-SK"/>
              </w:rPr>
              <w:t> </w:t>
            </w:r>
          </w:p>
        </w:tc>
        <w:tc>
          <w:tcPr>
            <w:tcW w:w="507" w:type="dxa"/>
            <w:gridSpan w:val="2"/>
            <w:tcBorders>
              <w:top w:val="single" w:sz="4" w:space="0" w:color="auto"/>
              <w:left w:val="nil"/>
              <w:bottom w:val="nil"/>
              <w:right w:val="nil"/>
            </w:tcBorders>
            <w:shd w:val="clear" w:color="auto" w:fill="auto"/>
            <w:noWrap/>
            <w:vAlign w:val="bottom"/>
            <w:hideMark/>
          </w:tcPr>
          <w:p w14:paraId="06AF5972" w14:textId="77777777" w:rsidR="00AE4A53" w:rsidRPr="007610A7" w:rsidRDefault="00AE4A53" w:rsidP="00E471EA">
            <w:pPr>
              <w:overflowPunct/>
              <w:autoSpaceDE/>
              <w:autoSpaceDN/>
              <w:adjustRightInd/>
              <w:spacing w:line="240" w:lineRule="auto"/>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214" w:type="dxa"/>
            <w:gridSpan w:val="2"/>
            <w:tcBorders>
              <w:top w:val="single" w:sz="4" w:space="0" w:color="auto"/>
              <w:left w:val="nil"/>
              <w:bottom w:val="nil"/>
              <w:right w:val="nil"/>
            </w:tcBorders>
            <w:shd w:val="clear" w:color="auto" w:fill="auto"/>
            <w:noWrap/>
            <w:vAlign w:val="bottom"/>
            <w:hideMark/>
          </w:tcPr>
          <w:p w14:paraId="10072C47" w14:textId="77777777" w:rsidR="00AE4A53" w:rsidRPr="007610A7" w:rsidRDefault="00AE4A53" w:rsidP="00E471EA">
            <w:pPr>
              <w:overflowPunct/>
              <w:autoSpaceDE/>
              <w:autoSpaceDN/>
              <w:adjustRightInd/>
              <w:spacing w:line="240" w:lineRule="auto"/>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837" w:type="dxa"/>
            <w:gridSpan w:val="2"/>
            <w:tcBorders>
              <w:top w:val="single" w:sz="4" w:space="0" w:color="auto"/>
              <w:left w:val="nil"/>
              <w:bottom w:val="nil"/>
              <w:right w:val="nil"/>
            </w:tcBorders>
            <w:shd w:val="clear" w:color="auto" w:fill="auto"/>
            <w:noWrap/>
            <w:vAlign w:val="bottom"/>
            <w:hideMark/>
          </w:tcPr>
          <w:p w14:paraId="7E3A6CAA" w14:textId="77777777" w:rsidR="00AE4A53" w:rsidRPr="007610A7" w:rsidRDefault="00AE4A53" w:rsidP="00E471EA">
            <w:pPr>
              <w:overflowPunct/>
              <w:autoSpaceDE/>
              <w:autoSpaceDN/>
              <w:adjustRightInd/>
              <w:spacing w:line="240" w:lineRule="auto"/>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296" w:type="dxa"/>
            <w:gridSpan w:val="2"/>
            <w:tcBorders>
              <w:top w:val="single" w:sz="4" w:space="0" w:color="auto"/>
              <w:left w:val="nil"/>
              <w:bottom w:val="nil"/>
              <w:right w:val="nil"/>
            </w:tcBorders>
            <w:shd w:val="clear" w:color="auto" w:fill="auto"/>
            <w:noWrap/>
            <w:vAlign w:val="bottom"/>
            <w:hideMark/>
          </w:tcPr>
          <w:p w14:paraId="2267C3E6" w14:textId="77777777" w:rsidR="00AE4A53" w:rsidRPr="007610A7" w:rsidRDefault="00AE4A53" w:rsidP="00E471EA">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 </w:t>
            </w:r>
          </w:p>
        </w:tc>
        <w:tc>
          <w:tcPr>
            <w:tcW w:w="913" w:type="dxa"/>
            <w:gridSpan w:val="2"/>
            <w:tcBorders>
              <w:top w:val="single" w:sz="4" w:space="0" w:color="auto"/>
              <w:left w:val="nil"/>
              <w:bottom w:val="nil"/>
              <w:right w:val="nil"/>
            </w:tcBorders>
            <w:shd w:val="clear" w:color="auto" w:fill="auto"/>
            <w:noWrap/>
            <w:vAlign w:val="bottom"/>
            <w:hideMark/>
          </w:tcPr>
          <w:p w14:paraId="01D31810" w14:textId="77777777" w:rsidR="00AE4A53" w:rsidRPr="007610A7" w:rsidRDefault="00AE4A53" w:rsidP="00E471EA">
            <w:pPr>
              <w:overflowPunct/>
              <w:autoSpaceDE/>
              <w:autoSpaceDN/>
              <w:adjustRightInd/>
              <w:spacing w:line="240" w:lineRule="auto"/>
              <w:textAlignment w:val="auto"/>
              <w:rPr>
                <w:rFonts w:ascii="Calibri" w:hAnsi="Calibri" w:cs="Calibri"/>
                <w:color w:val="000000"/>
                <w:sz w:val="18"/>
                <w:szCs w:val="18"/>
                <w:lang w:val="sk-SK"/>
              </w:rPr>
            </w:pPr>
            <w:r>
              <w:rPr>
                <w:noProof/>
              </w:rPr>
              <mc:AlternateContent>
                <mc:Choice Requires="wps">
                  <w:drawing>
                    <wp:anchor distT="0" distB="0" distL="114300" distR="114300" simplePos="0" relativeHeight="251854848" behindDoc="0" locked="0" layoutInCell="1" allowOverlap="1" wp14:anchorId="10C2ADBD" wp14:editId="178FF04C">
                      <wp:simplePos x="0" y="0"/>
                      <wp:positionH relativeFrom="column">
                        <wp:posOffset>-426720</wp:posOffset>
                      </wp:positionH>
                      <wp:positionV relativeFrom="paragraph">
                        <wp:posOffset>-590550</wp:posOffset>
                      </wp:positionV>
                      <wp:extent cx="1019175" cy="495300"/>
                      <wp:effectExtent l="0" t="0" r="0" b="0"/>
                      <wp:wrapNone/>
                      <wp:docPr id="199"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6CB9702D" w14:textId="77777777" w:rsidR="006A11AF" w:rsidRDefault="000603AB" w:rsidP="00AE4A53">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m:t>
                                                  </m:r>
                                                </m:num>
                                                <m:den>
                                                  <m:r>
                                                    <w:rPr>
                                                      <w:rFonts w:ascii="Cambria Math" w:hAnsi="Cambria Math" w:cstheme="minorBidi"/>
                                                      <w:color w:val="000000" w:themeColor="text1"/>
                                                      <w:sz w:val="22"/>
                                                      <w:szCs w:val="22"/>
                                                      <w:lang w:val="sk-SK"/>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t</m:t>
                                                      </m:r>
                                                    </m:e>
                                                    <m:sub>
                                                      <m:r>
                                                        <w:rPr>
                                                          <w:rFonts w:ascii="Cambria Math" w:hAnsi="Cambria Math" w:cstheme="minorBidi"/>
                                                          <w:color w:val="000000" w:themeColor="text1"/>
                                                          <w:sz w:val="22"/>
                                                          <w:szCs w:val="22"/>
                                                          <w:lang w:val="sk-SK"/>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den>
                                          </m:f>
                                        </m:e>
                                      </m:rad>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10C2ADBD" id="_x0000_s1042" type="#_x0000_t202" style="position:absolute;left:0;text-align:left;margin-left:-33.6pt;margin-top:-46.5pt;width:80.25pt;height:39pt;z-index:2518548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" filled="f" stroked="f">
                      <v:path arrowok="t"/>
                      <v:textbox style="mso-fit-shape-to-text:t" inset="0,0,0,0">
                        <w:txbxContent>
                          <w:p w14:paraId="6CB9702D" w14:textId="77777777" w:rsidR="006A11AF" w:rsidRDefault="000603AB" w:rsidP="00AE4A53">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m:t>
                                            </m:r>
                                          </m:num>
                                          <m:den>
                                            <m:r>
                                              <w:rPr>
                                                <w:rFonts w:ascii="Cambria Math" w:hAnsi="Cambria Math" w:cstheme="minorBidi"/>
                                                <w:color w:val="000000" w:themeColor="text1"/>
                                                <w:sz w:val="22"/>
                                                <w:szCs w:val="22"/>
                                                <w:lang w:val="sk-SK"/>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t</m:t>
                                                </m:r>
                                              </m:e>
                                              <m:sub>
                                                <m:r>
                                                  <w:rPr>
                                                    <w:rFonts w:ascii="Cambria Math" w:hAnsi="Cambria Math" w:cstheme="minorBidi"/>
                                                    <w:color w:val="000000" w:themeColor="text1"/>
                                                    <w:sz w:val="22"/>
                                                    <w:szCs w:val="22"/>
                                                    <w:lang w:val="sk-SK"/>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den>
                                    </m:f>
                                  </m:e>
                                </m:rad>
                              </m:oMath>
                            </m:oMathPara>
                          </w:p>
                        </w:txbxContent>
                      </v:textbox>
                    </v:shape>
                  </w:pict>
                </mc:Fallback>
              </mc:AlternateContent>
            </w:r>
            <w:r w:rsidRPr="007610A7">
              <w:rPr>
                <w:rFonts w:ascii="Calibri" w:hAnsi="Calibri" w:cs="Calibri"/>
                <w:color w:val="000000"/>
                <w:sz w:val="18"/>
                <w:szCs w:val="18"/>
                <w:lang w:val="sk-SK"/>
              </w:rPr>
              <w:t> </w:t>
            </w:r>
          </w:p>
        </w:tc>
        <w:tc>
          <w:tcPr>
            <w:tcW w:w="507" w:type="dxa"/>
            <w:gridSpan w:val="2"/>
            <w:tcBorders>
              <w:top w:val="single" w:sz="4" w:space="0" w:color="auto"/>
              <w:left w:val="nil"/>
              <w:bottom w:val="nil"/>
              <w:right w:val="nil"/>
            </w:tcBorders>
            <w:shd w:val="clear" w:color="auto" w:fill="auto"/>
            <w:noWrap/>
            <w:vAlign w:val="bottom"/>
            <w:hideMark/>
          </w:tcPr>
          <w:p w14:paraId="1A4ED88F" w14:textId="77777777" w:rsidR="00AE4A53" w:rsidRPr="007610A7" w:rsidRDefault="00AE4A53" w:rsidP="00E471EA">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 </w:t>
            </w:r>
          </w:p>
        </w:tc>
      </w:tr>
      <w:tr w:rsidR="00CE547F" w:rsidRPr="007610A7" w14:paraId="66E333A5" w14:textId="77777777" w:rsidTr="00452ADC">
        <w:trPr>
          <w:gridAfter w:val="1"/>
          <w:wAfter w:w="194" w:type="dxa"/>
          <w:trHeight w:val="300"/>
        </w:trPr>
        <w:tc>
          <w:tcPr>
            <w:tcW w:w="608" w:type="dxa"/>
            <w:tcBorders>
              <w:top w:val="nil"/>
              <w:left w:val="nil"/>
              <w:bottom w:val="single" w:sz="4" w:space="0" w:color="auto"/>
              <w:right w:val="nil"/>
            </w:tcBorders>
            <w:shd w:val="clear" w:color="auto" w:fill="auto"/>
            <w:noWrap/>
            <w:vAlign w:val="bottom"/>
            <w:hideMark/>
          </w:tcPr>
          <w:p w14:paraId="6A05E11B"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kanál</w:t>
            </w:r>
          </w:p>
        </w:tc>
        <w:tc>
          <w:tcPr>
            <w:tcW w:w="844" w:type="dxa"/>
            <w:tcBorders>
              <w:top w:val="single" w:sz="4" w:space="0" w:color="auto"/>
              <w:left w:val="nil"/>
              <w:bottom w:val="single" w:sz="4" w:space="0" w:color="auto"/>
              <w:right w:val="nil"/>
            </w:tcBorders>
            <w:shd w:val="clear" w:color="auto" w:fill="auto"/>
            <w:noWrap/>
            <w:vAlign w:val="bottom"/>
            <w:hideMark/>
          </w:tcPr>
          <w:p w14:paraId="7E99AA96"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 mean</w:t>
            </w:r>
          </w:p>
        </w:tc>
        <w:tc>
          <w:tcPr>
            <w:tcW w:w="228" w:type="dxa"/>
            <w:tcBorders>
              <w:top w:val="single" w:sz="4" w:space="0" w:color="auto"/>
              <w:left w:val="nil"/>
              <w:bottom w:val="single" w:sz="4" w:space="0" w:color="auto"/>
              <w:right w:val="nil"/>
            </w:tcBorders>
            <w:shd w:val="clear" w:color="auto" w:fill="auto"/>
            <w:noWrap/>
            <w:vAlign w:val="bottom"/>
            <w:hideMark/>
          </w:tcPr>
          <w:p w14:paraId="68323E44"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single" w:sz="4" w:space="0" w:color="auto"/>
              <w:left w:val="nil"/>
              <w:bottom w:val="single" w:sz="4" w:space="0" w:color="auto"/>
              <w:right w:val="nil"/>
            </w:tcBorders>
            <w:shd w:val="clear" w:color="auto" w:fill="auto"/>
            <w:noWrap/>
            <w:vAlign w:val="bottom"/>
            <w:hideMark/>
          </w:tcPr>
          <w:p w14:paraId="6A8BA79E"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std</w:t>
            </w:r>
          </w:p>
        </w:tc>
        <w:tc>
          <w:tcPr>
            <w:tcW w:w="512" w:type="dxa"/>
            <w:gridSpan w:val="2"/>
            <w:tcBorders>
              <w:top w:val="single" w:sz="4" w:space="0" w:color="auto"/>
              <w:left w:val="nil"/>
              <w:bottom w:val="single" w:sz="4" w:space="0" w:color="auto"/>
              <w:right w:val="nil"/>
            </w:tcBorders>
            <w:shd w:val="clear" w:color="auto" w:fill="auto"/>
            <w:noWrap/>
            <w:vAlign w:val="bottom"/>
            <w:hideMark/>
          </w:tcPr>
          <w:p w14:paraId="0AAA4E57"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189" w:type="dxa"/>
            <w:gridSpan w:val="2"/>
            <w:tcBorders>
              <w:top w:val="nil"/>
              <w:left w:val="nil"/>
              <w:bottom w:val="nil"/>
              <w:right w:val="nil"/>
            </w:tcBorders>
            <w:shd w:val="clear" w:color="auto" w:fill="auto"/>
            <w:noWrap/>
            <w:vAlign w:val="bottom"/>
            <w:hideMark/>
          </w:tcPr>
          <w:p w14:paraId="428C0F56"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44" w:type="dxa"/>
            <w:gridSpan w:val="2"/>
            <w:tcBorders>
              <w:top w:val="single" w:sz="4" w:space="0" w:color="auto"/>
              <w:left w:val="nil"/>
              <w:bottom w:val="single" w:sz="4" w:space="0" w:color="auto"/>
              <w:right w:val="nil"/>
            </w:tcBorders>
            <w:shd w:val="clear" w:color="auto" w:fill="auto"/>
            <w:noWrap/>
            <w:vAlign w:val="bottom"/>
            <w:hideMark/>
          </w:tcPr>
          <w:p w14:paraId="123524C5"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 mean</w:t>
            </w:r>
          </w:p>
        </w:tc>
        <w:tc>
          <w:tcPr>
            <w:tcW w:w="228" w:type="dxa"/>
            <w:gridSpan w:val="2"/>
            <w:tcBorders>
              <w:top w:val="single" w:sz="4" w:space="0" w:color="auto"/>
              <w:left w:val="nil"/>
              <w:bottom w:val="single" w:sz="4" w:space="0" w:color="auto"/>
              <w:right w:val="nil"/>
            </w:tcBorders>
            <w:shd w:val="clear" w:color="auto" w:fill="auto"/>
            <w:noWrap/>
            <w:vAlign w:val="bottom"/>
            <w:hideMark/>
          </w:tcPr>
          <w:p w14:paraId="1BD05AD5"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single" w:sz="4" w:space="0" w:color="auto"/>
              <w:left w:val="nil"/>
              <w:bottom w:val="single" w:sz="4" w:space="0" w:color="auto"/>
              <w:right w:val="nil"/>
            </w:tcBorders>
            <w:shd w:val="clear" w:color="auto" w:fill="auto"/>
            <w:noWrap/>
            <w:vAlign w:val="bottom"/>
            <w:hideMark/>
          </w:tcPr>
          <w:p w14:paraId="233958E0"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std</w:t>
            </w:r>
          </w:p>
        </w:tc>
        <w:tc>
          <w:tcPr>
            <w:tcW w:w="512" w:type="dxa"/>
            <w:gridSpan w:val="2"/>
            <w:tcBorders>
              <w:top w:val="single" w:sz="4" w:space="0" w:color="auto"/>
              <w:left w:val="nil"/>
              <w:bottom w:val="single" w:sz="4" w:space="0" w:color="auto"/>
              <w:right w:val="nil"/>
            </w:tcBorders>
            <w:shd w:val="clear" w:color="auto" w:fill="auto"/>
            <w:noWrap/>
            <w:vAlign w:val="bottom"/>
            <w:hideMark/>
          </w:tcPr>
          <w:p w14:paraId="6A134564"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180" w:type="dxa"/>
            <w:gridSpan w:val="2"/>
            <w:tcBorders>
              <w:top w:val="nil"/>
              <w:left w:val="nil"/>
              <w:bottom w:val="nil"/>
              <w:right w:val="nil"/>
            </w:tcBorders>
            <w:shd w:val="clear" w:color="auto" w:fill="auto"/>
            <w:noWrap/>
            <w:vAlign w:val="bottom"/>
            <w:hideMark/>
          </w:tcPr>
          <w:p w14:paraId="0059FA21"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44" w:type="dxa"/>
            <w:gridSpan w:val="2"/>
            <w:tcBorders>
              <w:top w:val="single" w:sz="4" w:space="0" w:color="auto"/>
              <w:left w:val="nil"/>
              <w:bottom w:val="single" w:sz="4" w:space="0" w:color="auto"/>
              <w:right w:val="nil"/>
            </w:tcBorders>
            <w:shd w:val="clear" w:color="auto" w:fill="auto"/>
            <w:noWrap/>
            <w:vAlign w:val="bottom"/>
            <w:hideMark/>
          </w:tcPr>
          <w:p w14:paraId="16DD6D94"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 mean</w:t>
            </w:r>
          </w:p>
        </w:tc>
        <w:tc>
          <w:tcPr>
            <w:tcW w:w="237" w:type="dxa"/>
            <w:gridSpan w:val="2"/>
            <w:tcBorders>
              <w:top w:val="single" w:sz="4" w:space="0" w:color="auto"/>
              <w:left w:val="nil"/>
              <w:bottom w:val="single" w:sz="4" w:space="0" w:color="auto"/>
              <w:right w:val="nil"/>
            </w:tcBorders>
            <w:shd w:val="clear" w:color="auto" w:fill="auto"/>
            <w:noWrap/>
            <w:vAlign w:val="bottom"/>
            <w:hideMark/>
          </w:tcPr>
          <w:p w14:paraId="47C172FA"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w:t>
            </w:r>
          </w:p>
        </w:tc>
        <w:tc>
          <w:tcPr>
            <w:tcW w:w="922" w:type="dxa"/>
            <w:gridSpan w:val="2"/>
            <w:tcBorders>
              <w:top w:val="single" w:sz="4" w:space="0" w:color="auto"/>
              <w:left w:val="nil"/>
              <w:bottom w:val="single" w:sz="4" w:space="0" w:color="auto"/>
              <w:right w:val="nil"/>
            </w:tcBorders>
            <w:shd w:val="clear" w:color="auto" w:fill="auto"/>
            <w:noWrap/>
            <w:vAlign w:val="bottom"/>
            <w:hideMark/>
          </w:tcPr>
          <w:p w14:paraId="6364A91B"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std</w:t>
            </w:r>
          </w:p>
        </w:tc>
        <w:tc>
          <w:tcPr>
            <w:tcW w:w="512" w:type="dxa"/>
            <w:gridSpan w:val="2"/>
            <w:tcBorders>
              <w:top w:val="single" w:sz="4" w:space="0" w:color="auto"/>
              <w:left w:val="nil"/>
              <w:bottom w:val="single" w:sz="4" w:space="0" w:color="auto"/>
              <w:right w:val="nil"/>
            </w:tcBorders>
            <w:shd w:val="clear" w:color="auto" w:fill="auto"/>
            <w:noWrap/>
            <w:vAlign w:val="bottom"/>
            <w:hideMark/>
          </w:tcPr>
          <w:p w14:paraId="27B85D62"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r>
      <w:tr w:rsidR="00CE547F" w:rsidRPr="007610A7" w14:paraId="6DC43BDF" w14:textId="77777777" w:rsidTr="00452ADC">
        <w:trPr>
          <w:gridAfter w:val="1"/>
          <w:wAfter w:w="194" w:type="dxa"/>
          <w:trHeight w:val="300"/>
        </w:trPr>
        <w:tc>
          <w:tcPr>
            <w:tcW w:w="608" w:type="dxa"/>
            <w:tcBorders>
              <w:top w:val="nil"/>
              <w:left w:val="nil"/>
              <w:bottom w:val="nil"/>
              <w:right w:val="nil"/>
            </w:tcBorders>
            <w:shd w:val="clear" w:color="auto" w:fill="auto"/>
            <w:noWrap/>
            <w:vAlign w:val="bottom"/>
            <w:hideMark/>
          </w:tcPr>
          <w:p w14:paraId="35411FE0"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1</w:t>
            </w:r>
          </w:p>
        </w:tc>
        <w:tc>
          <w:tcPr>
            <w:tcW w:w="844" w:type="dxa"/>
            <w:tcBorders>
              <w:top w:val="nil"/>
              <w:left w:val="nil"/>
              <w:bottom w:val="nil"/>
              <w:right w:val="nil"/>
            </w:tcBorders>
            <w:shd w:val="clear" w:color="auto" w:fill="auto"/>
            <w:noWrap/>
            <w:vAlign w:val="bottom"/>
            <w:hideMark/>
          </w:tcPr>
          <w:p w14:paraId="1E70B389"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1.06E-01</w:t>
            </w:r>
          </w:p>
        </w:tc>
        <w:tc>
          <w:tcPr>
            <w:tcW w:w="228" w:type="dxa"/>
            <w:tcBorders>
              <w:top w:val="nil"/>
              <w:left w:val="nil"/>
              <w:bottom w:val="nil"/>
              <w:right w:val="nil"/>
            </w:tcBorders>
            <w:shd w:val="clear" w:color="auto" w:fill="auto"/>
            <w:noWrap/>
            <w:vAlign w:val="bottom"/>
            <w:hideMark/>
          </w:tcPr>
          <w:p w14:paraId="64A45C78"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107C4F4C"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6.81E-02</w:t>
            </w:r>
          </w:p>
        </w:tc>
        <w:tc>
          <w:tcPr>
            <w:tcW w:w="512" w:type="dxa"/>
            <w:gridSpan w:val="2"/>
            <w:tcBorders>
              <w:top w:val="nil"/>
              <w:left w:val="nil"/>
              <w:bottom w:val="nil"/>
              <w:right w:val="nil"/>
            </w:tcBorders>
            <w:shd w:val="clear" w:color="auto" w:fill="auto"/>
            <w:noWrap/>
            <w:vAlign w:val="bottom"/>
            <w:hideMark/>
          </w:tcPr>
          <w:p w14:paraId="0BFAD913"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0.33</w:t>
            </w:r>
          </w:p>
        </w:tc>
        <w:tc>
          <w:tcPr>
            <w:tcW w:w="189" w:type="dxa"/>
            <w:gridSpan w:val="2"/>
            <w:tcBorders>
              <w:top w:val="nil"/>
              <w:left w:val="nil"/>
              <w:bottom w:val="nil"/>
              <w:right w:val="nil"/>
            </w:tcBorders>
            <w:shd w:val="clear" w:color="auto" w:fill="auto"/>
            <w:noWrap/>
            <w:vAlign w:val="bottom"/>
            <w:hideMark/>
          </w:tcPr>
          <w:p w14:paraId="316665CD"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44" w:type="dxa"/>
            <w:gridSpan w:val="2"/>
            <w:tcBorders>
              <w:top w:val="nil"/>
              <w:left w:val="nil"/>
              <w:bottom w:val="nil"/>
              <w:right w:val="nil"/>
            </w:tcBorders>
            <w:shd w:val="clear" w:color="auto" w:fill="auto"/>
            <w:noWrap/>
            <w:vAlign w:val="bottom"/>
            <w:hideMark/>
          </w:tcPr>
          <w:p w14:paraId="405C3048"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1.49E-01</w:t>
            </w:r>
          </w:p>
        </w:tc>
        <w:tc>
          <w:tcPr>
            <w:tcW w:w="228" w:type="dxa"/>
            <w:gridSpan w:val="2"/>
            <w:tcBorders>
              <w:top w:val="nil"/>
              <w:left w:val="nil"/>
              <w:bottom w:val="nil"/>
              <w:right w:val="nil"/>
            </w:tcBorders>
            <w:shd w:val="clear" w:color="auto" w:fill="auto"/>
            <w:noWrap/>
            <w:vAlign w:val="bottom"/>
            <w:hideMark/>
          </w:tcPr>
          <w:p w14:paraId="2BB50696"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5ACA6675"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6.08E-02</w:t>
            </w:r>
          </w:p>
        </w:tc>
        <w:tc>
          <w:tcPr>
            <w:tcW w:w="512" w:type="dxa"/>
            <w:gridSpan w:val="2"/>
            <w:tcBorders>
              <w:top w:val="nil"/>
              <w:left w:val="nil"/>
              <w:bottom w:val="nil"/>
              <w:right w:val="nil"/>
            </w:tcBorders>
            <w:shd w:val="clear" w:color="auto" w:fill="auto"/>
            <w:noWrap/>
            <w:vAlign w:val="bottom"/>
            <w:hideMark/>
          </w:tcPr>
          <w:p w14:paraId="21C978AA"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13.1</w:t>
            </w:r>
          </w:p>
        </w:tc>
        <w:tc>
          <w:tcPr>
            <w:tcW w:w="180" w:type="dxa"/>
            <w:gridSpan w:val="2"/>
            <w:tcBorders>
              <w:top w:val="nil"/>
              <w:left w:val="nil"/>
              <w:bottom w:val="nil"/>
              <w:right w:val="nil"/>
            </w:tcBorders>
            <w:shd w:val="clear" w:color="auto" w:fill="auto"/>
            <w:noWrap/>
            <w:vAlign w:val="bottom"/>
            <w:hideMark/>
          </w:tcPr>
          <w:p w14:paraId="4926C349"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44" w:type="dxa"/>
            <w:gridSpan w:val="2"/>
            <w:tcBorders>
              <w:top w:val="nil"/>
              <w:left w:val="nil"/>
              <w:bottom w:val="nil"/>
              <w:right w:val="nil"/>
            </w:tcBorders>
            <w:shd w:val="clear" w:color="auto" w:fill="auto"/>
            <w:noWrap/>
            <w:vAlign w:val="bottom"/>
            <w:hideMark/>
          </w:tcPr>
          <w:p w14:paraId="6F1EA3D4"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1.20E-02</w:t>
            </w:r>
          </w:p>
        </w:tc>
        <w:tc>
          <w:tcPr>
            <w:tcW w:w="237" w:type="dxa"/>
            <w:gridSpan w:val="2"/>
            <w:tcBorders>
              <w:top w:val="nil"/>
              <w:left w:val="nil"/>
              <w:bottom w:val="nil"/>
              <w:right w:val="nil"/>
            </w:tcBorders>
            <w:shd w:val="clear" w:color="auto" w:fill="auto"/>
            <w:noWrap/>
            <w:vAlign w:val="bottom"/>
            <w:hideMark/>
          </w:tcPr>
          <w:p w14:paraId="057FF3D4"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18B9D094"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4.74E-03</w:t>
            </w:r>
          </w:p>
        </w:tc>
        <w:tc>
          <w:tcPr>
            <w:tcW w:w="512" w:type="dxa"/>
            <w:gridSpan w:val="2"/>
            <w:tcBorders>
              <w:top w:val="nil"/>
              <w:left w:val="nil"/>
              <w:bottom w:val="nil"/>
              <w:right w:val="nil"/>
            </w:tcBorders>
            <w:shd w:val="clear" w:color="auto" w:fill="auto"/>
            <w:noWrap/>
            <w:vAlign w:val="bottom"/>
            <w:hideMark/>
          </w:tcPr>
          <w:p w14:paraId="2B8378F6"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6.57</w:t>
            </w:r>
          </w:p>
        </w:tc>
      </w:tr>
      <w:tr w:rsidR="00CE547F" w:rsidRPr="007610A7" w14:paraId="002DEECA" w14:textId="77777777" w:rsidTr="00452ADC">
        <w:trPr>
          <w:gridAfter w:val="1"/>
          <w:wAfter w:w="194" w:type="dxa"/>
          <w:trHeight w:val="300"/>
        </w:trPr>
        <w:tc>
          <w:tcPr>
            <w:tcW w:w="608" w:type="dxa"/>
            <w:tcBorders>
              <w:top w:val="nil"/>
              <w:left w:val="nil"/>
              <w:bottom w:val="nil"/>
              <w:right w:val="nil"/>
            </w:tcBorders>
            <w:shd w:val="clear" w:color="auto" w:fill="auto"/>
            <w:noWrap/>
            <w:vAlign w:val="bottom"/>
            <w:hideMark/>
          </w:tcPr>
          <w:p w14:paraId="1C39D74B"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2</w:t>
            </w:r>
          </w:p>
        </w:tc>
        <w:tc>
          <w:tcPr>
            <w:tcW w:w="844" w:type="dxa"/>
            <w:tcBorders>
              <w:top w:val="nil"/>
              <w:left w:val="nil"/>
              <w:bottom w:val="nil"/>
              <w:right w:val="nil"/>
            </w:tcBorders>
            <w:shd w:val="clear" w:color="auto" w:fill="auto"/>
            <w:noWrap/>
            <w:vAlign w:val="bottom"/>
            <w:hideMark/>
          </w:tcPr>
          <w:p w14:paraId="720526B1"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1.38E-01</w:t>
            </w:r>
          </w:p>
        </w:tc>
        <w:tc>
          <w:tcPr>
            <w:tcW w:w="228" w:type="dxa"/>
            <w:tcBorders>
              <w:top w:val="nil"/>
              <w:left w:val="nil"/>
              <w:bottom w:val="nil"/>
              <w:right w:val="nil"/>
            </w:tcBorders>
            <w:shd w:val="clear" w:color="auto" w:fill="auto"/>
            <w:noWrap/>
            <w:vAlign w:val="bottom"/>
            <w:hideMark/>
          </w:tcPr>
          <w:p w14:paraId="4AAA5B52"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047E3EEC"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1.09E-01</w:t>
            </w:r>
          </w:p>
        </w:tc>
        <w:tc>
          <w:tcPr>
            <w:tcW w:w="512" w:type="dxa"/>
            <w:gridSpan w:val="2"/>
            <w:tcBorders>
              <w:top w:val="nil"/>
              <w:left w:val="nil"/>
              <w:bottom w:val="nil"/>
              <w:right w:val="nil"/>
            </w:tcBorders>
            <w:shd w:val="clear" w:color="auto" w:fill="auto"/>
            <w:noWrap/>
            <w:vAlign w:val="bottom"/>
            <w:hideMark/>
          </w:tcPr>
          <w:p w14:paraId="7A4086F3"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0.43</w:t>
            </w:r>
          </w:p>
        </w:tc>
        <w:tc>
          <w:tcPr>
            <w:tcW w:w="189" w:type="dxa"/>
            <w:gridSpan w:val="2"/>
            <w:tcBorders>
              <w:top w:val="nil"/>
              <w:left w:val="nil"/>
              <w:bottom w:val="nil"/>
              <w:right w:val="nil"/>
            </w:tcBorders>
            <w:shd w:val="clear" w:color="auto" w:fill="auto"/>
            <w:noWrap/>
            <w:vAlign w:val="bottom"/>
            <w:hideMark/>
          </w:tcPr>
          <w:p w14:paraId="1886005B"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44" w:type="dxa"/>
            <w:gridSpan w:val="2"/>
            <w:tcBorders>
              <w:top w:val="nil"/>
              <w:left w:val="nil"/>
              <w:bottom w:val="nil"/>
              <w:right w:val="nil"/>
            </w:tcBorders>
            <w:shd w:val="clear" w:color="auto" w:fill="auto"/>
            <w:noWrap/>
            <w:vAlign w:val="bottom"/>
            <w:hideMark/>
          </w:tcPr>
          <w:p w14:paraId="67C86212"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1.99E-01</w:t>
            </w:r>
          </w:p>
        </w:tc>
        <w:tc>
          <w:tcPr>
            <w:tcW w:w="228" w:type="dxa"/>
            <w:gridSpan w:val="2"/>
            <w:tcBorders>
              <w:top w:val="nil"/>
              <w:left w:val="nil"/>
              <w:bottom w:val="nil"/>
              <w:right w:val="nil"/>
            </w:tcBorders>
            <w:shd w:val="clear" w:color="auto" w:fill="auto"/>
            <w:noWrap/>
            <w:vAlign w:val="bottom"/>
            <w:hideMark/>
          </w:tcPr>
          <w:p w14:paraId="0D674387"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4D96569A"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1.07E-01</w:t>
            </w:r>
          </w:p>
        </w:tc>
        <w:tc>
          <w:tcPr>
            <w:tcW w:w="512" w:type="dxa"/>
            <w:gridSpan w:val="2"/>
            <w:tcBorders>
              <w:top w:val="nil"/>
              <w:left w:val="nil"/>
              <w:bottom w:val="nil"/>
              <w:right w:val="nil"/>
            </w:tcBorders>
            <w:shd w:val="clear" w:color="auto" w:fill="auto"/>
            <w:noWrap/>
            <w:vAlign w:val="bottom"/>
            <w:hideMark/>
          </w:tcPr>
          <w:p w14:paraId="1B853381"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17.9</w:t>
            </w:r>
          </w:p>
        </w:tc>
        <w:tc>
          <w:tcPr>
            <w:tcW w:w="180" w:type="dxa"/>
            <w:gridSpan w:val="2"/>
            <w:tcBorders>
              <w:top w:val="nil"/>
              <w:left w:val="nil"/>
              <w:bottom w:val="nil"/>
              <w:right w:val="nil"/>
            </w:tcBorders>
            <w:shd w:val="clear" w:color="auto" w:fill="auto"/>
            <w:noWrap/>
            <w:vAlign w:val="bottom"/>
            <w:hideMark/>
          </w:tcPr>
          <w:p w14:paraId="6015A25F"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44" w:type="dxa"/>
            <w:gridSpan w:val="2"/>
            <w:tcBorders>
              <w:top w:val="nil"/>
              <w:left w:val="nil"/>
              <w:bottom w:val="nil"/>
              <w:right w:val="nil"/>
            </w:tcBorders>
            <w:shd w:val="clear" w:color="auto" w:fill="auto"/>
            <w:noWrap/>
            <w:vAlign w:val="bottom"/>
            <w:hideMark/>
          </w:tcPr>
          <w:p w14:paraId="3902ED6E"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1.50E-02</w:t>
            </w:r>
          </w:p>
        </w:tc>
        <w:tc>
          <w:tcPr>
            <w:tcW w:w="237" w:type="dxa"/>
            <w:gridSpan w:val="2"/>
            <w:tcBorders>
              <w:top w:val="nil"/>
              <w:left w:val="nil"/>
              <w:bottom w:val="nil"/>
              <w:right w:val="nil"/>
            </w:tcBorders>
            <w:shd w:val="clear" w:color="auto" w:fill="auto"/>
            <w:noWrap/>
            <w:vAlign w:val="bottom"/>
            <w:hideMark/>
          </w:tcPr>
          <w:p w14:paraId="405B6369"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0D0193CE"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6.75E-03</w:t>
            </w:r>
          </w:p>
        </w:tc>
        <w:tc>
          <w:tcPr>
            <w:tcW w:w="512" w:type="dxa"/>
            <w:gridSpan w:val="2"/>
            <w:tcBorders>
              <w:top w:val="nil"/>
              <w:left w:val="nil"/>
              <w:bottom w:val="nil"/>
              <w:right w:val="nil"/>
            </w:tcBorders>
            <w:shd w:val="clear" w:color="auto" w:fill="auto"/>
            <w:noWrap/>
            <w:vAlign w:val="bottom"/>
            <w:hideMark/>
          </w:tcPr>
          <w:p w14:paraId="10900574"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8.17</w:t>
            </w:r>
          </w:p>
        </w:tc>
      </w:tr>
      <w:tr w:rsidR="00CE547F" w:rsidRPr="007610A7" w14:paraId="38EB217F" w14:textId="77777777" w:rsidTr="00452ADC">
        <w:trPr>
          <w:gridAfter w:val="1"/>
          <w:wAfter w:w="194" w:type="dxa"/>
          <w:trHeight w:val="300"/>
        </w:trPr>
        <w:tc>
          <w:tcPr>
            <w:tcW w:w="608" w:type="dxa"/>
            <w:tcBorders>
              <w:top w:val="nil"/>
              <w:left w:val="nil"/>
              <w:bottom w:val="nil"/>
              <w:right w:val="nil"/>
            </w:tcBorders>
            <w:shd w:val="clear" w:color="auto" w:fill="auto"/>
            <w:noWrap/>
            <w:vAlign w:val="bottom"/>
            <w:hideMark/>
          </w:tcPr>
          <w:p w14:paraId="7D2E5EF8"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3</w:t>
            </w:r>
          </w:p>
        </w:tc>
        <w:tc>
          <w:tcPr>
            <w:tcW w:w="844" w:type="dxa"/>
            <w:tcBorders>
              <w:top w:val="nil"/>
              <w:left w:val="nil"/>
              <w:bottom w:val="nil"/>
              <w:right w:val="nil"/>
            </w:tcBorders>
            <w:shd w:val="clear" w:color="auto" w:fill="auto"/>
            <w:noWrap/>
            <w:vAlign w:val="bottom"/>
            <w:hideMark/>
          </w:tcPr>
          <w:p w14:paraId="76FE5B02"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1.73E-01</w:t>
            </w:r>
          </w:p>
        </w:tc>
        <w:tc>
          <w:tcPr>
            <w:tcW w:w="228" w:type="dxa"/>
            <w:tcBorders>
              <w:top w:val="nil"/>
              <w:left w:val="nil"/>
              <w:bottom w:val="nil"/>
              <w:right w:val="nil"/>
            </w:tcBorders>
            <w:shd w:val="clear" w:color="auto" w:fill="auto"/>
            <w:noWrap/>
            <w:vAlign w:val="bottom"/>
            <w:hideMark/>
          </w:tcPr>
          <w:p w14:paraId="16F6612D"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04FAC229"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6.57E-02</w:t>
            </w:r>
          </w:p>
        </w:tc>
        <w:tc>
          <w:tcPr>
            <w:tcW w:w="512" w:type="dxa"/>
            <w:gridSpan w:val="2"/>
            <w:tcBorders>
              <w:top w:val="nil"/>
              <w:left w:val="nil"/>
              <w:bottom w:val="nil"/>
              <w:right w:val="nil"/>
            </w:tcBorders>
            <w:shd w:val="clear" w:color="auto" w:fill="auto"/>
            <w:noWrap/>
            <w:vAlign w:val="bottom"/>
            <w:hideMark/>
          </w:tcPr>
          <w:p w14:paraId="22F744F6"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0.89</w:t>
            </w:r>
          </w:p>
        </w:tc>
        <w:tc>
          <w:tcPr>
            <w:tcW w:w="189" w:type="dxa"/>
            <w:gridSpan w:val="2"/>
            <w:tcBorders>
              <w:top w:val="nil"/>
              <w:left w:val="nil"/>
              <w:bottom w:val="nil"/>
              <w:right w:val="nil"/>
            </w:tcBorders>
            <w:shd w:val="clear" w:color="auto" w:fill="auto"/>
            <w:noWrap/>
            <w:vAlign w:val="bottom"/>
            <w:hideMark/>
          </w:tcPr>
          <w:p w14:paraId="031D4F56"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44" w:type="dxa"/>
            <w:gridSpan w:val="2"/>
            <w:tcBorders>
              <w:top w:val="nil"/>
              <w:left w:val="nil"/>
              <w:bottom w:val="nil"/>
              <w:right w:val="nil"/>
            </w:tcBorders>
            <w:shd w:val="clear" w:color="auto" w:fill="auto"/>
            <w:noWrap/>
            <w:vAlign w:val="bottom"/>
            <w:hideMark/>
          </w:tcPr>
          <w:p w14:paraId="1679520A"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1.27E-01</w:t>
            </w:r>
          </w:p>
        </w:tc>
        <w:tc>
          <w:tcPr>
            <w:tcW w:w="228" w:type="dxa"/>
            <w:gridSpan w:val="2"/>
            <w:tcBorders>
              <w:top w:val="nil"/>
              <w:left w:val="nil"/>
              <w:bottom w:val="nil"/>
              <w:right w:val="nil"/>
            </w:tcBorders>
            <w:shd w:val="clear" w:color="auto" w:fill="auto"/>
            <w:noWrap/>
            <w:vAlign w:val="bottom"/>
            <w:hideMark/>
          </w:tcPr>
          <w:p w14:paraId="474CFB2A"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6F4C4735"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6.02E-02</w:t>
            </w:r>
          </w:p>
        </w:tc>
        <w:tc>
          <w:tcPr>
            <w:tcW w:w="512" w:type="dxa"/>
            <w:gridSpan w:val="2"/>
            <w:tcBorders>
              <w:top w:val="nil"/>
              <w:left w:val="nil"/>
              <w:bottom w:val="nil"/>
              <w:right w:val="nil"/>
            </w:tcBorders>
            <w:shd w:val="clear" w:color="auto" w:fill="auto"/>
            <w:noWrap/>
            <w:vAlign w:val="bottom"/>
            <w:hideMark/>
          </w:tcPr>
          <w:p w14:paraId="5C54AAFF"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8.4</w:t>
            </w:r>
          </w:p>
        </w:tc>
        <w:tc>
          <w:tcPr>
            <w:tcW w:w="180" w:type="dxa"/>
            <w:gridSpan w:val="2"/>
            <w:tcBorders>
              <w:top w:val="nil"/>
              <w:left w:val="nil"/>
              <w:bottom w:val="nil"/>
              <w:right w:val="nil"/>
            </w:tcBorders>
            <w:shd w:val="clear" w:color="auto" w:fill="auto"/>
            <w:noWrap/>
            <w:vAlign w:val="bottom"/>
            <w:hideMark/>
          </w:tcPr>
          <w:p w14:paraId="3730E476"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44" w:type="dxa"/>
            <w:gridSpan w:val="2"/>
            <w:tcBorders>
              <w:top w:val="nil"/>
              <w:left w:val="nil"/>
              <w:bottom w:val="nil"/>
              <w:right w:val="nil"/>
            </w:tcBorders>
            <w:shd w:val="clear" w:color="auto" w:fill="auto"/>
            <w:noWrap/>
            <w:vAlign w:val="bottom"/>
            <w:hideMark/>
          </w:tcPr>
          <w:p w14:paraId="69B944F4"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1.13E-02</w:t>
            </w:r>
          </w:p>
        </w:tc>
        <w:tc>
          <w:tcPr>
            <w:tcW w:w="237" w:type="dxa"/>
            <w:gridSpan w:val="2"/>
            <w:tcBorders>
              <w:top w:val="nil"/>
              <w:left w:val="nil"/>
              <w:bottom w:val="nil"/>
              <w:right w:val="nil"/>
            </w:tcBorders>
            <w:shd w:val="clear" w:color="auto" w:fill="auto"/>
            <w:noWrap/>
            <w:vAlign w:val="bottom"/>
            <w:hideMark/>
          </w:tcPr>
          <w:p w14:paraId="0397266D"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58A9D8A5"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4.30E-03</w:t>
            </w:r>
          </w:p>
        </w:tc>
        <w:tc>
          <w:tcPr>
            <w:tcW w:w="512" w:type="dxa"/>
            <w:gridSpan w:val="2"/>
            <w:tcBorders>
              <w:top w:val="nil"/>
              <w:left w:val="nil"/>
              <w:bottom w:val="nil"/>
              <w:right w:val="nil"/>
            </w:tcBorders>
            <w:shd w:val="clear" w:color="auto" w:fill="auto"/>
            <w:noWrap/>
            <w:vAlign w:val="bottom"/>
            <w:hideMark/>
          </w:tcPr>
          <w:p w14:paraId="06E922DD"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4.11</w:t>
            </w:r>
          </w:p>
        </w:tc>
      </w:tr>
      <w:tr w:rsidR="00CE547F" w:rsidRPr="007610A7" w14:paraId="2CA97D77" w14:textId="77777777" w:rsidTr="00452ADC">
        <w:trPr>
          <w:gridAfter w:val="1"/>
          <w:wAfter w:w="194" w:type="dxa"/>
          <w:trHeight w:val="87"/>
        </w:trPr>
        <w:tc>
          <w:tcPr>
            <w:tcW w:w="608" w:type="dxa"/>
            <w:tcBorders>
              <w:top w:val="nil"/>
              <w:left w:val="nil"/>
              <w:bottom w:val="nil"/>
              <w:right w:val="nil"/>
            </w:tcBorders>
            <w:shd w:val="clear" w:color="auto" w:fill="auto"/>
            <w:noWrap/>
            <w:vAlign w:val="bottom"/>
            <w:hideMark/>
          </w:tcPr>
          <w:p w14:paraId="2F70DB3B"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4</w:t>
            </w:r>
          </w:p>
        </w:tc>
        <w:tc>
          <w:tcPr>
            <w:tcW w:w="844" w:type="dxa"/>
            <w:tcBorders>
              <w:top w:val="nil"/>
              <w:left w:val="nil"/>
              <w:bottom w:val="nil"/>
              <w:right w:val="nil"/>
            </w:tcBorders>
            <w:shd w:val="clear" w:color="auto" w:fill="auto"/>
            <w:noWrap/>
            <w:vAlign w:val="bottom"/>
            <w:hideMark/>
          </w:tcPr>
          <w:p w14:paraId="179734F6"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1.77E-01</w:t>
            </w:r>
          </w:p>
        </w:tc>
        <w:tc>
          <w:tcPr>
            <w:tcW w:w="228" w:type="dxa"/>
            <w:tcBorders>
              <w:top w:val="nil"/>
              <w:left w:val="nil"/>
              <w:bottom w:val="nil"/>
              <w:right w:val="nil"/>
            </w:tcBorders>
            <w:shd w:val="clear" w:color="auto" w:fill="auto"/>
            <w:noWrap/>
            <w:vAlign w:val="bottom"/>
            <w:hideMark/>
          </w:tcPr>
          <w:p w14:paraId="1ED782A2"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4CBB3C58"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6.84E-02</w:t>
            </w:r>
          </w:p>
        </w:tc>
        <w:tc>
          <w:tcPr>
            <w:tcW w:w="512" w:type="dxa"/>
            <w:gridSpan w:val="2"/>
            <w:tcBorders>
              <w:top w:val="nil"/>
              <w:left w:val="nil"/>
              <w:bottom w:val="nil"/>
              <w:right w:val="nil"/>
            </w:tcBorders>
            <w:shd w:val="clear" w:color="auto" w:fill="auto"/>
            <w:noWrap/>
            <w:vAlign w:val="bottom"/>
            <w:hideMark/>
          </w:tcPr>
          <w:p w14:paraId="4606DE59"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Pr>
                <w:rFonts w:ascii="Calibri" w:hAnsi="Calibri" w:cs="Calibri"/>
                <w:noProof/>
                <w:color w:val="000000"/>
                <w:sz w:val="18"/>
                <w:szCs w:val="18"/>
              </w:rPr>
              <mc:AlternateContent>
                <mc:Choice Requires="wps">
                  <w:drawing>
                    <wp:anchor distT="0" distB="0" distL="114299" distR="114299" simplePos="0" relativeHeight="251791360" behindDoc="0" locked="0" layoutInCell="1" allowOverlap="1" wp14:anchorId="272A5C0E" wp14:editId="1F1A50F4">
                      <wp:simplePos x="0" y="0"/>
                      <wp:positionH relativeFrom="column">
                        <wp:posOffset>247649</wp:posOffset>
                      </wp:positionH>
                      <wp:positionV relativeFrom="paragraph">
                        <wp:posOffset>152400</wp:posOffset>
                      </wp:positionV>
                      <wp:extent cx="0" cy="171450"/>
                      <wp:effectExtent l="0" t="0" r="0" b="0"/>
                      <wp:wrapNone/>
                      <wp:docPr id="218" name="Textové pole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66CB6092" id="Textové pole 218" o:spid="_x0000_s1026" type="#_x0000_t202" style="position:absolute;margin-left:19.5pt;margin-top:12pt;width:0;height:13.5pt;z-index:25179136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" filled="f" stroked="f">
                      <v:path arrowok="t"/>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299" distR="114299" simplePos="0" relativeHeight="251794432" behindDoc="0" locked="0" layoutInCell="1" allowOverlap="1" wp14:anchorId="4FA063E3" wp14:editId="5724E959">
                      <wp:simplePos x="0" y="0"/>
                      <wp:positionH relativeFrom="column">
                        <wp:posOffset>247649</wp:posOffset>
                      </wp:positionH>
                      <wp:positionV relativeFrom="paragraph">
                        <wp:posOffset>342900</wp:posOffset>
                      </wp:positionV>
                      <wp:extent cx="0" cy="171450"/>
                      <wp:effectExtent l="0" t="0" r="0" b="0"/>
                      <wp:wrapNone/>
                      <wp:docPr id="219" name="Textové pole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1F90CC95" id="Textové pole 219" o:spid="_x0000_s1026" type="#_x0000_t202" style="position:absolute;margin-left:19.5pt;margin-top:27pt;width:0;height:13.5pt;z-index:25179443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" filled="f" stroked="f">
                      <v:path arrowok="t"/>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299" distR="114299" simplePos="0" relativeHeight="251795456" behindDoc="0" locked="0" layoutInCell="1" allowOverlap="1" wp14:anchorId="3E18D073" wp14:editId="5901B2CD">
                      <wp:simplePos x="0" y="0"/>
                      <wp:positionH relativeFrom="column">
                        <wp:posOffset>247649</wp:posOffset>
                      </wp:positionH>
                      <wp:positionV relativeFrom="paragraph">
                        <wp:posOffset>533400</wp:posOffset>
                      </wp:positionV>
                      <wp:extent cx="0" cy="171450"/>
                      <wp:effectExtent l="0" t="0" r="0" b="0"/>
                      <wp:wrapNone/>
                      <wp:docPr id="220" name="Textové pole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08E02216" id="Textové pole 220" o:spid="_x0000_s1026" type="#_x0000_t202" style="position:absolute;margin-left:19.5pt;margin-top:42pt;width:0;height:13.5pt;z-index:25179545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" filled="f" stroked="f">
                      <v:path arrowok="t"/>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299" distR="114299" simplePos="0" relativeHeight="251796480" behindDoc="0" locked="0" layoutInCell="1" allowOverlap="1" wp14:anchorId="3135594F" wp14:editId="66B008AF">
                      <wp:simplePos x="0" y="0"/>
                      <wp:positionH relativeFrom="column">
                        <wp:posOffset>247649</wp:posOffset>
                      </wp:positionH>
                      <wp:positionV relativeFrom="paragraph">
                        <wp:posOffset>723900</wp:posOffset>
                      </wp:positionV>
                      <wp:extent cx="0" cy="171450"/>
                      <wp:effectExtent l="0" t="0" r="0" b="0"/>
                      <wp:wrapNone/>
                      <wp:docPr id="221" name="Textové pole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14CBC74A" id="Textové pole 221" o:spid="_x0000_s1026" type="#_x0000_t202" style="position:absolute;margin-left:19.5pt;margin-top:57pt;width:0;height:13.5pt;z-index:25179648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" filled="f" stroked="f">
                      <v:path arrowok="t"/>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299" distR="114299" simplePos="0" relativeHeight="251797504" behindDoc="0" locked="0" layoutInCell="1" allowOverlap="1" wp14:anchorId="0A4A0B60" wp14:editId="55A327A2">
                      <wp:simplePos x="0" y="0"/>
                      <wp:positionH relativeFrom="column">
                        <wp:posOffset>247649</wp:posOffset>
                      </wp:positionH>
                      <wp:positionV relativeFrom="paragraph">
                        <wp:posOffset>723900</wp:posOffset>
                      </wp:positionV>
                      <wp:extent cx="0" cy="171450"/>
                      <wp:effectExtent l="0" t="0" r="0" b="0"/>
                      <wp:wrapNone/>
                      <wp:docPr id="222" name="Textové pole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3A9BF717" id="Textové pole 222" o:spid="_x0000_s1026" type="#_x0000_t202" style="position:absolute;margin-left:19.5pt;margin-top:57pt;width:0;height:13.5pt;z-index:25179750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" filled="f" stroked="f">
                      <v:path arrowok="t"/>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299" distR="114299" simplePos="0" relativeHeight="251798528" behindDoc="0" locked="0" layoutInCell="1" allowOverlap="1" wp14:anchorId="6F344FCF" wp14:editId="44E6AFDC">
                      <wp:simplePos x="0" y="0"/>
                      <wp:positionH relativeFrom="column">
                        <wp:posOffset>247649</wp:posOffset>
                      </wp:positionH>
                      <wp:positionV relativeFrom="paragraph">
                        <wp:posOffset>914400</wp:posOffset>
                      </wp:positionV>
                      <wp:extent cx="0" cy="171450"/>
                      <wp:effectExtent l="0" t="0" r="0" b="0"/>
                      <wp:wrapNone/>
                      <wp:docPr id="223" name="Textové pole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4E716BB2" id="Textové pole 223" o:spid="_x0000_s1026" type="#_x0000_t202" style="position:absolute;margin-left:19.5pt;margin-top:1in;width:0;height:13.5pt;z-index:25179852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" filled="f" stroked="f">
                      <v:path arrowok="t"/>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299" distR="114299" simplePos="0" relativeHeight="251799552" behindDoc="0" locked="0" layoutInCell="1" allowOverlap="1" wp14:anchorId="60F567E8" wp14:editId="41A01915">
                      <wp:simplePos x="0" y="0"/>
                      <wp:positionH relativeFrom="column">
                        <wp:posOffset>247649</wp:posOffset>
                      </wp:positionH>
                      <wp:positionV relativeFrom="paragraph">
                        <wp:posOffset>914400</wp:posOffset>
                      </wp:positionV>
                      <wp:extent cx="0" cy="171450"/>
                      <wp:effectExtent l="0" t="0" r="0" b="0"/>
                      <wp:wrapNone/>
                      <wp:docPr id="224" name="Textové pole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1E89E0EB" id="Textové pole 224" o:spid="_x0000_s1026" type="#_x0000_t202" style="position:absolute;margin-left:19.5pt;margin-top:1in;width:0;height:13.5pt;z-index:25179955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" filled="f" stroked="f">
                      <v:path arrowok="t"/>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299" distR="114299" simplePos="0" relativeHeight="251800576" behindDoc="0" locked="0" layoutInCell="1" allowOverlap="1" wp14:anchorId="35EF0063" wp14:editId="2CEEB3ED">
                      <wp:simplePos x="0" y="0"/>
                      <wp:positionH relativeFrom="column">
                        <wp:posOffset>247649</wp:posOffset>
                      </wp:positionH>
                      <wp:positionV relativeFrom="paragraph">
                        <wp:posOffset>1104900</wp:posOffset>
                      </wp:positionV>
                      <wp:extent cx="0" cy="171450"/>
                      <wp:effectExtent l="0" t="0" r="0" b="0"/>
                      <wp:wrapNone/>
                      <wp:docPr id="225" name="Textové pole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320883EB" id="Textové pole 225" o:spid="_x0000_s1026" type="#_x0000_t202" style="position:absolute;margin-left:19.5pt;margin-top:87pt;width:0;height:13.5pt;z-index:25180057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" filled="f" stroked="f">
                      <v:path arrowok="t"/>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299" distR="114299" simplePos="0" relativeHeight="251801600" behindDoc="0" locked="0" layoutInCell="1" allowOverlap="1" wp14:anchorId="5C795C65" wp14:editId="36DA6B9A">
                      <wp:simplePos x="0" y="0"/>
                      <wp:positionH relativeFrom="column">
                        <wp:posOffset>247649</wp:posOffset>
                      </wp:positionH>
                      <wp:positionV relativeFrom="paragraph">
                        <wp:posOffset>1104900</wp:posOffset>
                      </wp:positionV>
                      <wp:extent cx="0" cy="171450"/>
                      <wp:effectExtent l="0" t="0" r="0" b="0"/>
                      <wp:wrapNone/>
                      <wp:docPr id="226" name="Textové pole 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301284CF" id="Textové pole 226" o:spid="_x0000_s1026" type="#_x0000_t202" style="position:absolute;margin-left:19.5pt;margin-top:87pt;width:0;height:13.5pt;z-index:25180160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" filled="f" stroked="f">
                      <v:path arrowok="t"/>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299" distR="114299" simplePos="0" relativeHeight="251802624" behindDoc="0" locked="0" layoutInCell="1" allowOverlap="1" wp14:anchorId="745ED5C6" wp14:editId="753BFD2B">
                      <wp:simplePos x="0" y="0"/>
                      <wp:positionH relativeFrom="column">
                        <wp:posOffset>247649</wp:posOffset>
                      </wp:positionH>
                      <wp:positionV relativeFrom="paragraph">
                        <wp:posOffset>1295400</wp:posOffset>
                      </wp:positionV>
                      <wp:extent cx="0" cy="171450"/>
                      <wp:effectExtent l="0" t="0" r="0" b="0"/>
                      <wp:wrapNone/>
                      <wp:docPr id="227" name="Textové pole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420D6B6E" id="Textové pole 227" o:spid="_x0000_s1026" type="#_x0000_t202" style="position:absolute;margin-left:19.5pt;margin-top:102pt;width:0;height:13.5pt;z-index:25180262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" filled="f" stroked="f">
                      <v:path arrowok="t"/>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299" distR="114299" simplePos="0" relativeHeight="251803648" behindDoc="0" locked="0" layoutInCell="1" allowOverlap="1" wp14:anchorId="196C5EB9" wp14:editId="6D7A9BAC">
                      <wp:simplePos x="0" y="0"/>
                      <wp:positionH relativeFrom="column">
                        <wp:posOffset>247649</wp:posOffset>
                      </wp:positionH>
                      <wp:positionV relativeFrom="paragraph">
                        <wp:posOffset>1295400</wp:posOffset>
                      </wp:positionV>
                      <wp:extent cx="0" cy="171450"/>
                      <wp:effectExtent l="0" t="0" r="0" b="0"/>
                      <wp:wrapNone/>
                      <wp:docPr id="228" name="Textové pole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6E820048" id="Textové pole 228" o:spid="_x0000_s1026" type="#_x0000_t202" style="position:absolute;margin-left:19.5pt;margin-top:102pt;width:0;height:13.5pt;z-index:25180364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" filled="f" stroked="f">
                      <v:path arrowok="t"/>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299" distR="114299" simplePos="0" relativeHeight="251804672" behindDoc="0" locked="0" layoutInCell="1" allowOverlap="1" wp14:anchorId="13B305BB" wp14:editId="55EF8E4E">
                      <wp:simplePos x="0" y="0"/>
                      <wp:positionH relativeFrom="column">
                        <wp:posOffset>247649</wp:posOffset>
                      </wp:positionH>
                      <wp:positionV relativeFrom="paragraph">
                        <wp:posOffset>1485900</wp:posOffset>
                      </wp:positionV>
                      <wp:extent cx="0" cy="171450"/>
                      <wp:effectExtent l="0" t="0" r="0" b="0"/>
                      <wp:wrapNone/>
                      <wp:docPr id="229" name="Textové pole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1B46D36B" id="Textové pole 229" o:spid="_x0000_s1026" type="#_x0000_t202" style="position:absolute;margin-left:19.5pt;margin-top:117pt;width:0;height:13.5pt;z-index:25180467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" filled="f" stroked="f">
                      <v:path arrowok="t"/>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299" distR="114299" simplePos="0" relativeHeight="251805696" behindDoc="0" locked="0" layoutInCell="1" allowOverlap="1" wp14:anchorId="62332917" wp14:editId="5FBC40A1">
                      <wp:simplePos x="0" y="0"/>
                      <wp:positionH relativeFrom="column">
                        <wp:posOffset>247649</wp:posOffset>
                      </wp:positionH>
                      <wp:positionV relativeFrom="paragraph">
                        <wp:posOffset>1485900</wp:posOffset>
                      </wp:positionV>
                      <wp:extent cx="0" cy="171450"/>
                      <wp:effectExtent l="0" t="0" r="0" b="0"/>
                      <wp:wrapNone/>
                      <wp:docPr id="230" name="Textové pole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404E2567" id="Textové pole 230" o:spid="_x0000_s1026" type="#_x0000_t202" style="position:absolute;margin-left:19.5pt;margin-top:117pt;width:0;height:13.5pt;z-index:25180569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" filled="f" stroked="f">
                      <v:path arrowok="t"/>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299" distR="114299" simplePos="0" relativeHeight="251806720" behindDoc="0" locked="0" layoutInCell="1" allowOverlap="1" wp14:anchorId="54084232" wp14:editId="5BE04C9B">
                      <wp:simplePos x="0" y="0"/>
                      <wp:positionH relativeFrom="column">
                        <wp:posOffset>247649</wp:posOffset>
                      </wp:positionH>
                      <wp:positionV relativeFrom="paragraph">
                        <wp:posOffset>1676400</wp:posOffset>
                      </wp:positionV>
                      <wp:extent cx="0" cy="171450"/>
                      <wp:effectExtent l="0" t="0" r="0" b="0"/>
                      <wp:wrapNone/>
                      <wp:docPr id="231" name="Textové pole 2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4E9B601C" id="Textové pole 231" o:spid="_x0000_s1026" type="#_x0000_t202" style="position:absolute;margin-left:19.5pt;margin-top:132pt;width:0;height:13.5pt;z-index:25180672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" filled="f" stroked="f">
                      <v:path arrowok="t"/>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299" distR="114299" simplePos="0" relativeHeight="251807744" behindDoc="0" locked="0" layoutInCell="1" allowOverlap="1" wp14:anchorId="46E7CB59" wp14:editId="4570E488">
                      <wp:simplePos x="0" y="0"/>
                      <wp:positionH relativeFrom="column">
                        <wp:posOffset>247649</wp:posOffset>
                      </wp:positionH>
                      <wp:positionV relativeFrom="paragraph">
                        <wp:posOffset>1676400</wp:posOffset>
                      </wp:positionV>
                      <wp:extent cx="0" cy="171450"/>
                      <wp:effectExtent l="0" t="0" r="0" b="0"/>
                      <wp:wrapNone/>
                      <wp:docPr id="232" name="Textové pole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5A2BAC6C" id="Textové pole 232" o:spid="_x0000_s1026" type="#_x0000_t202" style="position:absolute;margin-left:19.5pt;margin-top:132pt;width:0;height:13.5pt;z-index:25180774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" filled="f" stroked="f">
                      <v:path arrowok="t"/>
                      <v:textbox style="mso-fit-shape-to-text:t" inset="0,0,0,0"/>
                    </v:shape>
                  </w:pict>
                </mc:Fallback>
              </mc:AlternateContent>
            </w:r>
            <w:r w:rsidRPr="007610A7">
              <w:rPr>
                <w:rFonts w:ascii="Calibri" w:hAnsi="Calibri" w:cs="Calibri"/>
                <w:color w:val="000000"/>
                <w:sz w:val="18"/>
                <w:szCs w:val="18"/>
                <w:lang w:val="sk-SK"/>
              </w:rPr>
              <w:t>0.89</w:t>
            </w:r>
          </w:p>
        </w:tc>
        <w:tc>
          <w:tcPr>
            <w:tcW w:w="189" w:type="dxa"/>
            <w:gridSpan w:val="2"/>
            <w:tcBorders>
              <w:top w:val="nil"/>
              <w:left w:val="nil"/>
              <w:bottom w:val="nil"/>
              <w:right w:val="nil"/>
            </w:tcBorders>
            <w:shd w:val="clear" w:color="auto" w:fill="auto"/>
            <w:noWrap/>
            <w:vAlign w:val="bottom"/>
            <w:hideMark/>
          </w:tcPr>
          <w:p w14:paraId="108CE922"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44" w:type="dxa"/>
            <w:gridSpan w:val="2"/>
            <w:tcBorders>
              <w:top w:val="nil"/>
              <w:left w:val="nil"/>
              <w:bottom w:val="nil"/>
              <w:right w:val="nil"/>
            </w:tcBorders>
            <w:shd w:val="clear" w:color="auto" w:fill="auto"/>
            <w:noWrap/>
            <w:vAlign w:val="bottom"/>
            <w:hideMark/>
          </w:tcPr>
          <w:p w14:paraId="08D866F1"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1.36E-01</w:t>
            </w:r>
          </w:p>
        </w:tc>
        <w:tc>
          <w:tcPr>
            <w:tcW w:w="228" w:type="dxa"/>
            <w:gridSpan w:val="2"/>
            <w:tcBorders>
              <w:top w:val="nil"/>
              <w:left w:val="nil"/>
              <w:bottom w:val="nil"/>
              <w:right w:val="nil"/>
            </w:tcBorders>
            <w:shd w:val="clear" w:color="auto" w:fill="auto"/>
            <w:noWrap/>
            <w:vAlign w:val="bottom"/>
            <w:hideMark/>
          </w:tcPr>
          <w:p w14:paraId="70F1D7C1"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08EF0DC3"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Pr>
                <w:rFonts w:ascii="Calibri" w:hAnsi="Calibri" w:cs="Calibri"/>
                <w:noProof/>
                <w:color w:val="000000"/>
                <w:sz w:val="18"/>
                <w:szCs w:val="18"/>
              </w:rPr>
              <mc:AlternateContent>
                <mc:Choice Requires="wps">
                  <w:drawing>
                    <wp:anchor distT="0" distB="0" distL="114299" distR="114299" simplePos="0" relativeHeight="251792384" behindDoc="0" locked="0" layoutInCell="1" allowOverlap="1" wp14:anchorId="16FC0F06" wp14:editId="5ED915F2">
                      <wp:simplePos x="0" y="0"/>
                      <wp:positionH relativeFrom="column">
                        <wp:posOffset>352424</wp:posOffset>
                      </wp:positionH>
                      <wp:positionV relativeFrom="paragraph">
                        <wp:posOffset>152400</wp:posOffset>
                      </wp:positionV>
                      <wp:extent cx="0" cy="171450"/>
                      <wp:effectExtent l="0" t="0" r="0" b="0"/>
                      <wp:wrapNone/>
                      <wp:docPr id="233" name="Textové pole 2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5C3D83EF" id="Textové pole 233" o:spid="_x0000_s1026" type="#_x0000_t202" style="position:absolute;margin-left:27.75pt;margin-top:12pt;width:0;height:13.5pt;z-index:25179238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" filled="f" stroked="f">
                      <v:path arrowok="t"/>
                      <v:textbox style="mso-fit-shape-to-text:t" inset="0,0,0,0"/>
                    </v:shape>
                  </w:pict>
                </mc:Fallback>
              </mc:AlternateContent>
            </w:r>
            <w:r>
              <w:rPr>
                <w:rFonts w:ascii="Calibri" w:hAnsi="Calibri" w:cs="Calibri"/>
                <w:noProof/>
                <w:color w:val="000000"/>
                <w:sz w:val="18"/>
                <w:szCs w:val="18"/>
              </w:rPr>
              <mc:AlternateContent>
                <mc:Choice Requires="wps">
                  <w:drawing>
                    <wp:anchor distT="0" distB="0" distL="114299" distR="114299" simplePos="0" relativeHeight="251793408" behindDoc="0" locked="0" layoutInCell="1" allowOverlap="1" wp14:anchorId="492BCAAB" wp14:editId="300ACF39">
                      <wp:simplePos x="0" y="0"/>
                      <wp:positionH relativeFrom="column">
                        <wp:posOffset>352424</wp:posOffset>
                      </wp:positionH>
                      <wp:positionV relativeFrom="paragraph">
                        <wp:posOffset>152400</wp:posOffset>
                      </wp:positionV>
                      <wp:extent cx="0" cy="171450"/>
                      <wp:effectExtent l="0" t="0" r="0" b="0"/>
                      <wp:wrapNone/>
                      <wp:docPr id="234" name="Textové pole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7C77FF0E" id="Textové pole 234" o:spid="_x0000_s1026" type="#_x0000_t202" style="position:absolute;margin-left:27.75pt;margin-top:12pt;width:0;height:13.5pt;z-index:25179340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" filled="f" stroked="f">
                      <v:path arrowok="t"/>
                      <v:textbox style="mso-fit-shape-to-text:t" inset="0,0,0,0"/>
                    </v:shape>
                  </w:pict>
                </mc:Fallback>
              </mc:AlternateContent>
            </w:r>
            <w:r w:rsidRPr="007610A7">
              <w:rPr>
                <w:rFonts w:ascii="Calibri" w:hAnsi="Calibri" w:cs="Calibri"/>
                <w:color w:val="000000"/>
                <w:sz w:val="18"/>
                <w:szCs w:val="18"/>
                <w:lang w:val="sk-SK"/>
              </w:rPr>
              <w:t>5.70E-02</w:t>
            </w:r>
          </w:p>
        </w:tc>
        <w:tc>
          <w:tcPr>
            <w:tcW w:w="512" w:type="dxa"/>
            <w:gridSpan w:val="2"/>
            <w:tcBorders>
              <w:top w:val="nil"/>
              <w:left w:val="nil"/>
              <w:bottom w:val="nil"/>
              <w:right w:val="nil"/>
            </w:tcBorders>
            <w:shd w:val="clear" w:color="auto" w:fill="auto"/>
            <w:noWrap/>
            <w:vAlign w:val="bottom"/>
            <w:hideMark/>
          </w:tcPr>
          <w:p w14:paraId="55EFB50D"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9.3</w:t>
            </w:r>
          </w:p>
        </w:tc>
        <w:tc>
          <w:tcPr>
            <w:tcW w:w="180" w:type="dxa"/>
            <w:gridSpan w:val="2"/>
            <w:tcBorders>
              <w:top w:val="nil"/>
              <w:left w:val="nil"/>
              <w:bottom w:val="nil"/>
              <w:right w:val="nil"/>
            </w:tcBorders>
            <w:shd w:val="clear" w:color="auto" w:fill="auto"/>
            <w:noWrap/>
            <w:vAlign w:val="bottom"/>
            <w:hideMark/>
          </w:tcPr>
          <w:p w14:paraId="68018AF0"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44" w:type="dxa"/>
            <w:gridSpan w:val="2"/>
            <w:tcBorders>
              <w:top w:val="nil"/>
              <w:left w:val="nil"/>
              <w:bottom w:val="nil"/>
              <w:right w:val="nil"/>
            </w:tcBorders>
            <w:shd w:val="clear" w:color="auto" w:fill="auto"/>
            <w:noWrap/>
            <w:vAlign w:val="bottom"/>
            <w:hideMark/>
          </w:tcPr>
          <w:p w14:paraId="1E3C0383"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1.20E-02</w:t>
            </w:r>
          </w:p>
        </w:tc>
        <w:tc>
          <w:tcPr>
            <w:tcW w:w="237" w:type="dxa"/>
            <w:gridSpan w:val="2"/>
            <w:tcBorders>
              <w:top w:val="nil"/>
              <w:left w:val="nil"/>
              <w:bottom w:val="nil"/>
              <w:right w:val="nil"/>
            </w:tcBorders>
            <w:shd w:val="clear" w:color="auto" w:fill="auto"/>
            <w:noWrap/>
            <w:vAlign w:val="bottom"/>
            <w:hideMark/>
          </w:tcPr>
          <w:p w14:paraId="7F5F88C2"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0F0E8852"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3.80E-03</w:t>
            </w:r>
          </w:p>
        </w:tc>
        <w:tc>
          <w:tcPr>
            <w:tcW w:w="512" w:type="dxa"/>
            <w:gridSpan w:val="2"/>
            <w:tcBorders>
              <w:top w:val="nil"/>
              <w:left w:val="nil"/>
              <w:bottom w:val="nil"/>
              <w:right w:val="nil"/>
            </w:tcBorders>
            <w:shd w:val="clear" w:color="auto" w:fill="auto"/>
            <w:noWrap/>
            <w:vAlign w:val="bottom"/>
            <w:hideMark/>
          </w:tcPr>
          <w:p w14:paraId="3B905F6C"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4.53</w:t>
            </w:r>
          </w:p>
        </w:tc>
      </w:tr>
      <w:tr w:rsidR="00CE547F" w:rsidRPr="007610A7" w14:paraId="42950D0D" w14:textId="77777777" w:rsidTr="00452ADC">
        <w:trPr>
          <w:gridAfter w:val="1"/>
          <w:wAfter w:w="194" w:type="dxa"/>
          <w:trHeight w:val="300"/>
        </w:trPr>
        <w:tc>
          <w:tcPr>
            <w:tcW w:w="608" w:type="dxa"/>
            <w:tcBorders>
              <w:top w:val="nil"/>
              <w:left w:val="nil"/>
              <w:bottom w:val="nil"/>
              <w:right w:val="nil"/>
            </w:tcBorders>
            <w:shd w:val="clear" w:color="auto" w:fill="auto"/>
            <w:noWrap/>
            <w:vAlign w:val="bottom"/>
            <w:hideMark/>
          </w:tcPr>
          <w:p w14:paraId="7D3EFFCA"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5</w:t>
            </w:r>
          </w:p>
        </w:tc>
        <w:tc>
          <w:tcPr>
            <w:tcW w:w="844" w:type="dxa"/>
            <w:tcBorders>
              <w:top w:val="nil"/>
              <w:left w:val="nil"/>
              <w:bottom w:val="nil"/>
              <w:right w:val="nil"/>
            </w:tcBorders>
            <w:shd w:val="clear" w:color="auto" w:fill="auto"/>
            <w:noWrap/>
            <w:vAlign w:val="bottom"/>
            <w:hideMark/>
          </w:tcPr>
          <w:p w14:paraId="74E7E61C"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3.41E-02</w:t>
            </w:r>
          </w:p>
        </w:tc>
        <w:tc>
          <w:tcPr>
            <w:tcW w:w="228" w:type="dxa"/>
            <w:tcBorders>
              <w:top w:val="nil"/>
              <w:left w:val="nil"/>
              <w:bottom w:val="nil"/>
              <w:right w:val="nil"/>
            </w:tcBorders>
            <w:shd w:val="clear" w:color="auto" w:fill="auto"/>
            <w:noWrap/>
            <w:vAlign w:val="bottom"/>
            <w:hideMark/>
          </w:tcPr>
          <w:p w14:paraId="7F73B894"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157D0213"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3.08E-02</w:t>
            </w:r>
          </w:p>
        </w:tc>
        <w:tc>
          <w:tcPr>
            <w:tcW w:w="512" w:type="dxa"/>
            <w:gridSpan w:val="2"/>
            <w:tcBorders>
              <w:top w:val="nil"/>
              <w:left w:val="nil"/>
              <w:bottom w:val="nil"/>
              <w:right w:val="nil"/>
            </w:tcBorders>
            <w:shd w:val="clear" w:color="auto" w:fill="auto"/>
            <w:noWrap/>
            <w:vAlign w:val="bottom"/>
            <w:hideMark/>
          </w:tcPr>
          <w:p w14:paraId="77C55390"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0.07</w:t>
            </w:r>
          </w:p>
        </w:tc>
        <w:tc>
          <w:tcPr>
            <w:tcW w:w="189" w:type="dxa"/>
            <w:gridSpan w:val="2"/>
            <w:tcBorders>
              <w:top w:val="nil"/>
              <w:left w:val="nil"/>
              <w:bottom w:val="nil"/>
              <w:right w:val="nil"/>
            </w:tcBorders>
            <w:shd w:val="clear" w:color="auto" w:fill="auto"/>
            <w:noWrap/>
            <w:vAlign w:val="bottom"/>
            <w:hideMark/>
          </w:tcPr>
          <w:p w14:paraId="6823B226"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44" w:type="dxa"/>
            <w:gridSpan w:val="2"/>
            <w:tcBorders>
              <w:top w:val="nil"/>
              <w:left w:val="nil"/>
              <w:bottom w:val="nil"/>
              <w:right w:val="nil"/>
            </w:tcBorders>
            <w:shd w:val="clear" w:color="auto" w:fill="auto"/>
            <w:noWrap/>
            <w:vAlign w:val="bottom"/>
            <w:hideMark/>
          </w:tcPr>
          <w:p w14:paraId="3C7638F1"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6.34E-02</w:t>
            </w:r>
          </w:p>
        </w:tc>
        <w:tc>
          <w:tcPr>
            <w:tcW w:w="228" w:type="dxa"/>
            <w:gridSpan w:val="2"/>
            <w:tcBorders>
              <w:top w:val="nil"/>
              <w:left w:val="nil"/>
              <w:bottom w:val="nil"/>
              <w:right w:val="nil"/>
            </w:tcBorders>
            <w:shd w:val="clear" w:color="auto" w:fill="auto"/>
            <w:noWrap/>
            <w:vAlign w:val="bottom"/>
            <w:hideMark/>
          </w:tcPr>
          <w:p w14:paraId="1E7346ED"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4774AF9D"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1.78E-02</w:t>
            </w:r>
          </w:p>
        </w:tc>
        <w:tc>
          <w:tcPr>
            <w:tcW w:w="512" w:type="dxa"/>
            <w:gridSpan w:val="2"/>
            <w:tcBorders>
              <w:top w:val="nil"/>
              <w:left w:val="nil"/>
              <w:bottom w:val="nil"/>
              <w:right w:val="nil"/>
            </w:tcBorders>
            <w:shd w:val="clear" w:color="auto" w:fill="auto"/>
            <w:noWrap/>
            <w:vAlign w:val="bottom"/>
            <w:hideMark/>
          </w:tcPr>
          <w:p w14:paraId="6281F8BE"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10.5</w:t>
            </w:r>
          </w:p>
        </w:tc>
        <w:tc>
          <w:tcPr>
            <w:tcW w:w="180" w:type="dxa"/>
            <w:gridSpan w:val="2"/>
            <w:tcBorders>
              <w:top w:val="nil"/>
              <w:left w:val="nil"/>
              <w:bottom w:val="nil"/>
              <w:right w:val="nil"/>
            </w:tcBorders>
            <w:shd w:val="clear" w:color="auto" w:fill="auto"/>
            <w:noWrap/>
            <w:vAlign w:val="bottom"/>
            <w:hideMark/>
          </w:tcPr>
          <w:p w14:paraId="2F3081A4"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44" w:type="dxa"/>
            <w:gridSpan w:val="2"/>
            <w:tcBorders>
              <w:top w:val="nil"/>
              <w:left w:val="nil"/>
              <w:bottom w:val="nil"/>
              <w:right w:val="nil"/>
            </w:tcBorders>
            <w:shd w:val="clear" w:color="auto" w:fill="auto"/>
            <w:noWrap/>
            <w:vAlign w:val="bottom"/>
            <w:hideMark/>
          </w:tcPr>
          <w:p w14:paraId="72EA4AA4"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5.83E-03</w:t>
            </w:r>
          </w:p>
        </w:tc>
        <w:tc>
          <w:tcPr>
            <w:tcW w:w="237" w:type="dxa"/>
            <w:gridSpan w:val="2"/>
            <w:tcBorders>
              <w:top w:val="nil"/>
              <w:left w:val="nil"/>
              <w:bottom w:val="nil"/>
              <w:right w:val="nil"/>
            </w:tcBorders>
            <w:shd w:val="clear" w:color="auto" w:fill="auto"/>
            <w:noWrap/>
            <w:vAlign w:val="bottom"/>
            <w:hideMark/>
          </w:tcPr>
          <w:p w14:paraId="213E5C28"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706237A1"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1.52E-03</w:t>
            </w:r>
          </w:p>
        </w:tc>
        <w:tc>
          <w:tcPr>
            <w:tcW w:w="512" w:type="dxa"/>
            <w:gridSpan w:val="2"/>
            <w:tcBorders>
              <w:top w:val="nil"/>
              <w:left w:val="nil"/>
              <w:bottom w:val="nil"/>
              <w:right w:val="nil"/>
            </w:tcBorders>
            <w:shd w:val="clear" w:color="auto" w:fill="auto"/>
            <w:noWrap/>
            <w:vAlign w:val="bottom"/>
            <w:hideMark/>
          </w:tcPr>
          <w:p w14:paraId="02FD182C"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5.46</w:t>
            </w:r>
          </w:p>
        </w:tc>
      </w:tr>
      <w:tr w:rsidR="00CE547F" w:rsidRPr="007610A7" w14:paraId="5C20D409" w14:textId="77777777" w:rsidTr="00452ADC">
        <w:trPr>
          <w:gridAfter w:val="1"/>
          <w:wAfter w:w="194" w:type="dxa"/>
          <w:trHeight w:val="300"/>
        </w:trPr>
        <w:tc>
          <w:tcPr>
            <w:tcW w:w="608" w:type="dxa"/>
            <w:tcBorders>
              <w:top w:val="nil"/>
              <w:left w:val="nil"/>
              <w:bottom w:val="nil"/>
              <w:right w:val="nil"/>
            </w:tcBorders>
            <w:shd w:val="clear" w:color="auto" w:fill="auto"/>
            <w:noWrap/>
            <w:vAlign w:val="bottom"/>
            <w:hideMark/>
          </w:tcPr>
          <w:p w14:paraId="6B2286FC"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6</w:t>
            </w:r>
          </w:p>
        </w:tc>
        <w:tc>
          <w:tcPr>
            <w:tcW w:w="844" w:type="dxa"/>
            <w:tcBorders>
              <w:top w:val="nil"/>
              <w:left w:val="nil"/>
              <w:bottom w:val="nil"/>
              <w:right w:val="nil"/>
            </w:tcBorders>
            <w:shd w:val="clear" w:color="auto" w:fill="auto"/>
            <w:noWrap/>
            <w:vAlign w:val="bottom"/>
            <w:hideMark/>
          </w:tcPr>
          <w:p w14:paraId="26A16B88"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3.33E-02</w:t>
            </w:r>
          </w:p>
        </w:tc>
        <w:tc>
          <w:tcPr>
            <w:tcW w:w="228" w:type="dxa"/>
            <w:tcBorders>
              <w:top w:val="nil"/>
              <w:left w:val="nil"/>
              <w:bottom w:val="nil"/>
              <w:right w:val="nil"/>
            </w:tcBorders>
            <w:shd w:val="clear" w:color="auto" w:fill="auto"/>
            <w:noWrap/>
            <w:vAlign w:val="bottom"/>
            <w:hideMark/>
          </w:tcPr>
          <w:p w14:paraId="19A70F29"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38FD47B3"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3.01E-02</w:t>
            </w:r>
          </w:p>
        </w:tc>
        <w:tc>
          <w:tcPr>
            <w:tcW w:w="512" w:type="dxa"/>
            <w:gridSpan w:val="2"/>
            <w:tcBorders>
              <w:top w:val="nil"/>
              <w:left w:val="nil"/>
              <w:bottom w:val="nil"/>
              <w:right w:val="nil"/>
            </w:tcBorders>
            <w:shd w:val="clear" w:color="auto" w:fill="auto"/>
            <w:noWrap/>
            <w:vAlign w:val="bottom"/>
            <w:hideMark/>
          </w:tcPr>
          <w:p w14:paraId="67B47385"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0.06</w:t>
            </w:r>
          </w:p>
        </w:tc>
        <w:tc>
          <w:tcPr>
            <w:tcW w:w="189" w:type="dxa"/>
            <w:gridSpan w:val="2"/>
            <w:tcBorders>
              <w:top w:val="nil"/>
              <w:left w:val="nil"/>
              <w:bottom w:val="nil"/>
              <w:right w:val="nil"/>
            </w:tcBorders>
            <w:shd w:val="clear" w:color="auto" w:fill="auto"/>
            <w:noWrap/>
            <w:vAlign w:val="bottom"/>
            <w:hideMark/>
          </w:tcPr>
          <w:p w14:paraId="10C098D3"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44" w:type="dxa"/>
            <w:gridSpan w:val="2"/>
            <w:tcBorders>
              <w:top w:val="nil"/>
              <w:left w:val="nil"/>
              <w:bottom w:val="nil"/>
              <w:right w:val="nil"/>
            </w:tcBorders>
            <w:shd w:val="clear" w:color="auto" w:fill="auto"/>
            <w:noWrap/>
            <w:vAlign w:val="bottom"/>
            <w:hideMark/>
          </w:tcPr>
          <w:p w14:paraId="47B39285"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6.88E-02</w:t>
            </w:r>
          </w:p>
        </w:tc>
        <w:tc>
          <w:tcPr>
            <w:tcW w:w="228" w:type="dxa"/>
            <w:gridSpan w:val="2"/>
            <w:tcBorders>
              <w:top w:val="nil"/>
              <w:left w:val="nil"/>
              <w:bottom w:val="nil"/>
              <w:right w:val="nil"/>
            </w:tcBorders>
            <w:shd w:val="clear" w:color="auto" w:fill="auto"/>
            <w:noWrap/>
            <w:vAlign w:val="bottom"/>
            <w:hideMark/>
          </w:tcPr>
          <w:p w14:paraId="4F08D72D"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2133B18A"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2.53E-02</w:t>
            </w:r>
          </w:p>
        </w:tc>
        <w:tc>
          <w:tcPr>
            <w:tcW w:w="512" w:type="dxa"/>
            <w:gridSpan w:val="2"/>
            <w:tcBorders>
              <w:top w:val="nil"/>
              <w:left w:val="nil"/>
              <w:bottom w:val="nil"/>
              <w:right w:val="nil"/>
            </w:tcBorders>
            <w:shd w:val="clear" w:color="auto" w:fill="auto"/>
            <w:noWrap/>
            <w:vAlign w:val="bottom"/>
            <w:hideMark/>
          </w:tcPr>
          <w:p w14:paraId="572ECCF4"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11.7</w:t>
            </w:r>
          </w:p>
        </w:tc>
        <w:tc>
          <w:tcPr>
            <w:tcW w:w="180" w:type="dxa"/>
            <w:gridSpan w:val="2"/>
            <w:tcBorders>
              <w:top w:val="nil"/>
              <w:left w:val="nil"/>
              <w:bottom w:val="nil"/>
              <w:right w:val="nil"/>
            </w:tcBorders>
            <w:shd w:val="clear" w:color="auto" w:fill="auto"/>
            <w:noWrap/>
            <w:vAlign w:val="bottom"/>
            <w:hideMark/>
          </w:tcPr>
          <w:p w14:paraId="397993F8"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44" w:type="dxa"/>
            <w:gridSpan w:val="2"/>
            <w:tcBorders>
              <w:top w:val="nil"/>
              <w:left w:val="nil"/>
              <w:bottom w:val="nil"/>
              <w:right w:val="nil"/>
            </w:tcBorders>
            <w:shd w:val="clear" w:color="auto" w:fill="auto"/>
            <w:noWrap/>
            <w:vAlign w:val="bottom"/>
            <w:hideMark/>
          </w:tcPr>
          <w:p w14:paraId="082E5715"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6.40E-03</w:t>
            </w:r>
          </w:p>
        </w:tc>
        <w:tc>
          <w:tcPr>
            <w:tcW w:w="237" w:type="dxa"/>
            <w:gridSpan w:val="2"/>
            <w:tcBorders>
              <w:top w:val="nil"/>
              <w:left w:val="nil"/>
              <w:bottom w:val="nil"/>
              <w:right w:val="nil"/>
            </w:tcBorders>
            <w:shd w:val="clear" w:color="auto" w:fill="auto"/>
            <w:noWrap/>
            <w:vAlign w:val="bottom"/>
            <w:hideMark/>
          </w:tcPr>
          <w:p w14:paraId="74CF66C4"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53A65880"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2.06E-03</w:t>
            </w:r>
          </w:p>
        </w:tc>
        <w:tc>
          <w:tcPr>
            <w:tcW w:w="512" w:type="dxa"/>
            <w:gridSpan w:val="2"/>
            <w:tcBorders>
              <w:top w:val="nil"/>
              <w:left w:val="nil"/>
              <w:bottom w:val="nil"/>
              <w:right w:val="nil"/>
            </w:tcBorders>
            <w:shd w:val="clear" w:color="auto" w:fill="auto"/>
            <w:noWrap/>
            <w:vAlign w:val="bottom"/>
            <w:hideMark/>
          </w:tcPr>
          <w:p w14:paraId="2F9E0489"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6.04</w:t>
            </w:r>
          </w:p>
        </w:tc>
      </w:tr>
      <w:tr w:rsidR="00CE547F" w:rsidRPr="007610A7" w14:paraId="760D0156" w14:textId="77777777" w:rsidTr="00452ADC">
        <w:trPr>
          <w:gridAfter w:val="1"/>
          <w:wAfter w:w="194" w:type="dxa"/>
          <w:trHeight w:val="300"/>
        </w:trPr>
        <w:tc>
          <w:tcPr>
            <w:tcW w:w="608" w:type="dxa"/>
            <w:tcBorders>
              <w:top w:val="nil"/>
              <w:left w:val="nil"/>
              <w:bottom w:val="nil"/>
              <w:right w:val="nil"/>
            </w:tcBorders>
            <w:shd w:val="clear" w:color="auto" w:fill="auto"/>
            <w:noWrap/>
            <w:vAlign w:val="bottom"/>
            <w:hideMark/>
          </w:tcPr>
          <w:p w14:paraId="7273360F"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7</w:t>
            </w:r>
          </w:p>
        </w:tc>
        <w:tc>
          <w:tcPr>
            <w:tcW w:w="844" w:type="dxa"/>
            <w:tcBorders>
              <w:top w:val="nil"/>
              <w:left w:val="nil"/>
              <w:bottom w:val="nil"/>
              <w:right w:val="nil"/>
            </w:tcBorders>
            <w:shd w:val="clear" w:color="auto" w:fill="auto"/>
            <w:noWrap/>
            <w:vAlign w:val="bottom"/>
            <w:hideMark/>
          </w:tcPr>
          <w:p w14:paraId="48EDC0A7"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6.12E-02</w:t>
            </w:r>
          </w:p>
        </w:tc>
        <w:tc>
          <w:tcPr>
            <w:tcW w:w="228" w:type="dxa"/>
            <w:tcBorders>
              <w:top w:val="nil"/>
              <w:left w:val="nil"/>
              <w:bottom w:val="nil"/>
              <w:right w:val="nil"/>
            </w:tcBorders>
            <w:shd w:val="clear" w:color="auto" w:fill="auto"/>
            <w:noWrap/>
            <w:vAlign w:val="bottom"/>
            <w:hideMark/>
          </w:tcPr>
          <w:p w14:paraId="6404B363"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2362CC4F"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5.08E-02</w:t>
            </w:r>
          </w:p>
        </w:tc>
        <w:tc>
          <w:tcPr>
            <w:tcW w:w="512" w:type="dxa"/>
            <w:gridSpan w:val="2"/>
            <w:tcBorders>
              <w:top w:val="nil"/>
              <w:left w:val="nil"/>
              <w:bottom w:val="nil"/>
              <w:right w:val="nil"/>
            </w:tcBorders>
            <w:shd w:val="clear" w:color="auto" w:fill="auto"/>
            <w:noWrap/>
            <w:vAlign w:val="bottom"/>
            <w:hideMark/>
          </w:tcPr>
          <w:p w14:paraId="2044C965"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0.05</w:t>
            </w:r>
          </w:p>
        </w:tc>
        <w:tc>
          <w:tcPr>
            <w:tcW w:w="189" w:type="dxa"/>
            <w:gridSpan w:val="2"/>
            <w:tcBorders>
              <w:top w:val="nil"/>
              <w:left w:val="nil"/>
              <w:bottom w:val="nil"/>
              <w:right w:val="nil"/>
            </w:tcBorders>
            <w:shd w:val="clear" w:color="auto" w:fill="auto"/>
            <w:noWrap/>
            <w:vAlign w:val="bottom"/>
            <w:hideMark/>
          </w:tcPr>
          <w:p w14:paraId="09EEE13D"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44" w:type="dxa"/>
            <w:gridSpan w:val="2"/>
            <w:tcBorders>
              <w:top w:val="nil"/>
              <w:left w:val="nil"/>
              <w:bottom w:val="nil"/>
              <w:right w:val="nil"/>
            </w:tcBorders>
            <w:shd w:val="clear" w:color="auto" w:fill="auto"/>
            <w:noWrap/>
            <w:vAlign w:val="bottom"/>
            <w:hideMark/>
          </w:tcPr>
          <w:p w14:paraId="2C43A7D2"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1.49E-01</w:t>
            </w:r>
          </w:p>
        </w:tc>
        <w:tc>
          <w:tcPr>
            <w:tcW w:w="228" w:type="dxa"/>
            <w:gridSpan w:val="2"/>
            <w:tcBorders>
              <w:top w:val="nil"/>
              <w:left w:val="nil"/>
              <w:bottom w:val="nil"/>
              <w:right w:val="nil"/>
            </w:tcBorders>
            <w:shd w:val="clear" w:color="auto" w:fill="auto"/>
            <w:noWrap/>
            <w:vAlign w:val="bottom"/>
            <w:hideMark/>
          </w:tcPr>
          <w:p w14:paraId="3A89E1C8"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56A77BDD"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3.69E-02</w:t>
            </w:r>
          </w:p>
        </w:tc>
        <w:tc>
          <w:tcPr>
            <w:tcW w:w="512" w:type="dxa"/>
            <w:gridSpan w:val="2"/>
            <w:tcBorders>
              <w:top w:val="nil"/>
              <w:left w:val="nil"/>
              <w:bottom w:val="nil"/>
              <w:right w:val="nil"/>
            </w:tcBorders>
            <w:shd w:val="clear" w:color="auto" w:fill="auto"/>
            <w:noWrap/>
            <w:vAlign w:val="bottom"/>
            <w:hideMark/>
          </w:tcPr>
          <w:p w14:paraId="7247AEB0"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9.3</w:t>
            </w:r>
          </w:p>
        </w:tc>
        <w:tc>
          <w:tcPr>
            <w:tcW w:w="180" w:type="dxa"/>
            <w:gridSpan w:val="2"/>
            <w:tcBorders>
              <w:top w:val="nil"/>
              <w:left w:val="nil"/>
              <w:bottom w:val="nil"/>
              <w:right w:val="nil"/>
            </w:tcBorders>
            <w:shd w:val="clear" w:color="auto" w:fill="auto"/>
            <w:noWrap/>
            <w:vAlign w:val="bottom"/>
            <w:hideMark/>
          </w:tcPr>
          <w:p w14:paraId="43059B3C"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44" w:type="dxa"/>
            <w:gridSpan w:val="2"/>
            <w:tcBorders>
              <w:top w:val="nil"/>
              <w:left w:val="nil"/>
              <w:bottom w:val="nil"/>
              <w:right w:val="nil"/>
            </w:tcBorders>
            <w:shd w:val="clear" w:color="auto" w:fill="auto"/>
            <w:noWrap/>
            <w:vAlign w:val="bottom"/>
            <w:hideMark/>
          </w:tcPr>
          <w:p w14:paraId="49212C08"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5.59E-03</w:t>
            </w:r>
          </w:p>
        </w:tc>
        <w:tc>
          <w:tcPr>
            <w:tcW w:w="237" w:type="dxa"/>
            <w:gridSpan w:val="2"/>
            <w:tcBorders>
              <w:top w:val="nil"/>
              <w:left w:val="nil"/>
              <w:bottom w:val="nil"/>
              <w:right w:val="nil"/>
            </w:tcBorders>
            <w:shd w:val="clear" w:color="auto" w:fill="auto"/>
            <w:noWrap/>
            <w:vAlign w:val="bottom"/>
            <w:hideMark/>
          </w:tcPr>
          <w:p w14:paraId="18A30394"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40CD01FB"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6.83E-04</w:t>
            </w:r>
          </w:p>
        </w:tc>
        <w:tc>
          <w:tcPr>
            <w:tcW w:w="512" w:type="dxa"/>
            <w:gridSpan w:val="2"/>
            <w:tcBorders>
              <w:top w:val="nil"/>
              <w:left w:val="nil"/>
              <w:bottom w:val="nil"/>
              <w:right w:val="nil"/>
            </w:tcBorders>
            <w:shd w:val="clear" w:color="auto" w:fill="auto"/>
            <w:noWrap/>
            <w:vAlign w:val="bottom"/>
            <w:hideMark/>
          </w:tcPr>
          <w:p w14:paraId="13D1E363"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4.74</w:t>
            </w:r>
          </w:p>
        </w:tc>
      </w:tr>
      <w:tr w:rsidR="00CE547F" w:rsidRPr="007610A7" w14:paraId="6550CE4D" w14:textId="77777777" w:rsidTr="00452ADC">
        <w:trPr>
          <w:gridAfter w:val="1"/>
          <w:wAfter w:w="194" w:type="dxa"/>
          <w:trHeight w:val="300"/>
        </w:trPr>
        <w:tc>
          <w:tcPr>
            <w:tcW w:w="608" w:type="dxa"/>
            <w:tcBorders>
              <w:top w:val="nil"/>
              <w:left w:val="nil"/>
              <w:bottom w:val="nil"/>
              <w:right w:val="nil"/>
            </w:tcBorders>
            <w:shd w:val="clear" w:color="auto" w:fill="auto"/>
            <w:noWrap/>
            <w:vAlign w:val="bottom"/>
            <w:hideMark/>
          </w:tcPr>
          <w:p w14:paraId="6BF93F2B"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8</w:t>
            </w:r>
          </w:p>
        </w:tc>
        <w:tc>
          <w:tcPr>
            <w:tcW w:w="844" w:type="dxa"/>
            <w:tcBorders>
              <w:top w:val="nil"/>
              <w:left w:val="nil"/>
              <w:bottom w:val="nil"/>
              <w:right w:val="nil"/>
            </w:tcBorders>
            <w:shd w:val="clear" w:color="auto" w:fill="auto"/>
            <w:noWrap/>
            <w:vAlign w:val="bottom"/>
            <w:hideMark/>
          </w:tcPr>
          <w:p w14:paraId="53F9496F"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7.41E-02</w:t>
            </w:r>
          </w:p>
        </w:tc>
        <w:tc>
          <w:tcPr>
            <w:tcW w:w="228" w:type="dxa"/>
            <w:tcBorders>
              <w:top w:val="nil"/>
              <w:left w:val="nil"/>
              <w:bottom w:val="nil"/>
              <w:right w:val="nil"/>
            </w:tcBorders>
            <w:shd w:val="clear" w:color="auto" w:fill="auto"/>
            <w:noWrap/>
            <w:vAlign w:val="bottom"/>
            <w:hideMark/>
          </w:tcPr>
          <w:p w14:paraId="1D83080F"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46D8EE08"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6.01E-02</w:t>
            </w:r>
          </w:p>
        </w:tc>
        <w:tc>
          <w:tcPr>
            <w:tcW w:w="512" w:type="dxa"/>
            <w:gridSpan w:val="2"/>
            <w:tcBorders>
              <w:top w:val="nil"/>
              <w:left w:val="nil"/>
              <w:bottom w:val="nil"/>
              <w:right w:val="nil"/>
            </w:tcBorders>
            <w:shd w:val="clear" w:color="auto" w:fill="auto"/>
            <w:noWrap/>
            <w:vAlign w:val="bottom"/>
            <w:hideMark/>
          </w:tcPr>
          <w:p w14:paraId="0B3086CC"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0.07</w:t>
            </w:r>
          </w:p>
        </w:tc>
        <w:tc>
          <w:tcPr>
            <w:tcW w:w="189" w:type="dxa"/>
            <w:gridSpan w:val="2"/>
            <w:tcBorders>
              <w:top w:val="nil"/>
              <w:left w:val="nil"/>
              <w:bottom w:val="nil"/>
              <w:right w:val="nil"/>
            </w:tcBorders>
            <w:shd w:val="clear" w:color="auto" w:fill="auto"/>
            <w:noWrap/>
            <w:vAlign w:val="bottom"/>
            <w:hideMark/>
          </w:tcPr>
          <w:p w14:paraId="5FAFE413"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44" w:type="dxa"/>
            <w:gridSpan w:val="2"/>
            <w:tcBorders>
              <w:top w:val="nil"/>
              <w:left w:val="nil"/>
              <w:bottom w:val="nil"/>
              <w:right w:val="nil"/>
            </w:tcBorders>
            <w:shd w:val="clear" w:color="auto" w:fill="auto"/>
            <w:noWrap/>
            <w:vAlign w:val="bottom"/>
            <w:hideMark/>
          </w:tcPr>
          <w:p w14:paraId="79CD8DEE"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1.56E-01</w:t>
            </w:r>
          </w:p>
        </w:tc>
        <w:tc>
          <w:tcPr>
            <w:tcW w:w="228" w:type="dxa"/>
            <w:gridSpan w:val="2"/>
            <w:tcBorders>
              <w:top w:val="nil"/>
              <w:left w:val="nil"/>
              <w:bottom w:val="nil"/>
              <w:right w:val="nil"/>
            </w:tcBorders>
            <w:shd w:val="clear" w:color="auto" w:fill="auto"/>
            <w:noWrap/>
            <w:vAlign w:val="bottom"/>
            <w:hideMark/>
          </w:tcPr>
          <w:p w14:paraId="5DCAEC47"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4CD753B5"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3.42E-02</w:t>
            </w:r>
          </w:p>
        </w:tc>
        <w:tc>
          <w:tcPr>
            <w:tcW w:w="512" w:type="dxa"/>
            <w:gridSpan w:val="2"/>
            <w:tcBorders>
              <w:top w:val="nil"/>
              <w:left w:val="nil"/>
              <w:bottom w:val="nil"/>
              <w:right w:val="nil"/>
            </w:tcBorders>
            <w:shd w:val="clear" w:color="auto" w:fill="auto"/>
            <w:noWrap/>
            <w:vAlign w:val="bottom"/>
            <w:hideMark/>
          </w:tcPr>
          <w:p w14:paraId="7BB32084"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9.9</w:t>
            </w:r>
          </w:p>
        </w:tc>
        <w:tc>
          <w:tcPr>
            <w:tcW w:w="180" w:type="dxa"/>
            <w:gridSpan w:val="2"/>
            <w:tcBorders>
              <w:top w:val="nil"/>
              <w:left w:val="nil"/>
              <w:bottom w:val="nil"/>
              <w:right w:val="nil"/>
            </w:tcBorders>
            <w:shd w:val="clear" w:color="auto" w:fill="auto"/>
            <w:noWrap/>
            <w:vAlign w:val="bottom"/>
            <w:hideMark/>
          </w:tcPr>
          <w:p w14:paraId="21F35906"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44" w:type="dxa"/>
            <w:gridSpan w:val="2"/>
            <w:tcBorders>
              <w:top w:val="nil"/>
              <w:left w:val="nil"/>
              <w:bottom w:val="nil"/>
              <w:right w:val="nil"/>
            </w:tcBorders>
            <w:shd w:val="clear" w:color="auto" w:fill="auto"/>
            <w:noWrap/>
            <w:vAlign w:val="bottom"/>
            <w:hideMark/>
          </w:tcPr>
          <w:p w14:paraId="0FAAF268"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5.96E-03</w:t>
            </w:r>
          </w:p>
        </w:tc>
        <w:tc>
          <w:tcPr>
            <w:tcW w:w="237" w:type="dxa"/>
            <w:gridSpan w:val="2"/>
            <w:tcBorders>
              <w:top w:val="nil"/>
              <w:left w:val="nil"/>
              <w:bottom w:val="nil"/>
              <w:right w:val="nil"/>
            </w:tcBorders>
            <w:shd w:val="clear" w:color="auto" w:fill="auto"/>
            <w:noWrap/>
            <w:vAlign w:val="bottom"/>
            <w:hideMark/>
          </w:tcPr>
          <w:p w14:paraId="2C222E3D"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3654A550"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1.11E-03</w:t>
            </w:r>
          </w:p>
        </w:tc>
        <w:tc>
          <w:tcPr>
            <w:tcW w:w="512" w:type="dxa"/>
            <w:gridSpan w:val="2"/>
            <w:tcBorders>
              <w:top w:val="nil"/>
              <w:left w:val="nil"/>
              <w:bottom w:val="nil"/>
              <w:right w:val="nil"/>
            </w:tcBorders>
            <w:shd w:val="clear" w:color="auto" w:fill="auto"/>
            <w:noWrap/>
            <w:vAlign w:val="bottom"/>
            <w:hideMark/>
          </w:tcPr>
          <w:p w14:paraId="6856CF04"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5.05</w:t>
            </w:r>
          </w:p>
        </w:tc>
      </w:tr>
      <w:tr w:rsidR="00CE547F" w:rsidRPr="007610A7" w14:paraId="0FA1E816" w14:textId="77777777" w:rsidTr="00452ADC">
        <w:trPr>
          <w:gridAfter w:val="1"/>
          <w:wAfter w:w="194" w:type="dxa"/>
          <w:trHeight w:val="300"/>
        </w:trPr>
        <w:tc>
          <w:tcPr>
            <w:tcW w:w="608" w:type="dxa"/>
            <w:tcBorders>
              <w:top w:val="nil"/>
              <w:left w:val="nil"/>
              <w:bottom w:val="nil"/>
              <w:right w:val="nil"/>
            </w:tcBorders>
            <w:shd w:val="clear" w:color="auto" w:fill="auto"/>
            <w:noWrap/>
            <w:vAlign w:val="bottom"/>
            <w:hideMark/>
          </w:tcPr>
          <w:p w14:paraId="680757DB"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13</w:t>
            </w:r>
          </w:p>
        </w:tc>
        <w:tc>
          <w:tcPr>
            <w:tcW w:w="844" w:type="dxa"/>
            <w:tcBorders>
              <w:top w:val="nil"/>
              <w:left w:val="nil"/>
              <w:bottom w:val="nil"/>
              <w:right w:val="nil"/>
            </w:tcBorders>
            <w:shd w:val="clear" w:color="auto" w:fill="auto"/>
            <w:noWrap/>
            <w:vAlign w:val="bottom"/>
            <w:hideMark/>
          </w:tcPr>
          <w:p w14:paraId="7CC25E5F"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4.37E-02</w:t>
            </w:r>
          </w:p>
        </w:tc>
        <w:tc>
          <w:tcPr>
            <w:tcW w:w="228" w:type="dxa"/>
            <w:tcBorders>
              <w:top w:val="nil"/>
              <w:left w:val="nil"/>
              <w:bottom w:val="nil"/>
              <w:right w:val="nil"/>
            </w:tcBorders>
            <w:shd w:val="clear" w:color="auto" w:fill="auto"/>
            <w:noWrap/>
            <w:vAlign w:val="bottom"/>
            <w:hideMark/>
          </w:tcPr>
          <w:p w14:paraId="47AB5F58"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14757E20"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4.21E-02</w:t>
            </w:r>
          </w:p>
        </w:tc>
        <w:tc>
          <w:tcPr>
            <w:tcW w:w="512" w:type="dxa"/>
            <w:gridSpan w:val="2"/>
            <w:tcBorders>
              <w:top w:val="nil"/>
              <w:left w:val="nil"/>
              <w:bottom w:val="nil"/>
              <w:right w:val="nil"/>
            </w:tcBorders>
            <w:shd w:val="clear" w:color="auto" w:fill="auto"/>
            <w:noWrap/>
            <w:vAlign w:val="bottom"/>
            <w:hideMark/>
          </w:tcPr>
          <w:p w14:paraId="7A744C37"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0.07</w:t>
            </w:r>
          </w:p>
        </w:tc>
        <w:tc>
          <w:tcPr>
            <w:tcW w:w="189" w:type="dxa"/>
            <w:gridSpan w:val="2"/>
            <w:tcBorders>
              <w:top w:val="nil"/>
              <w:left w:val="nil"/>
              <w:bottom w:val="nil"/>
              <w:right w:val="nil"/>
            </w:tcBorders>
            <w:shd w:val="clear" w:color="auto" w:fill="auto"/>
            <w:noWrap/>
            <w:vAlign w:val="bottom"/>
            <w:hideMark/>
          </w:tcPr>
          <w:p w14:paraId="5A9CDBD4"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44" w:type="dxa"/>
            <w:gridSpan w:val="2"/>
            <w:tcBorders>
              <w:top w:val="nil"/>
              <w:left w:val="nil"/>
              <w:bottom w:val="nil"/>
              <w:right w:val="nil"/>
            </w:tcBorders>
            <w:shd w:val="clear" w:color="auto" w:fill="auto"/>
            <w:noWrap/>
            <w:vAlign w:val="bottom"/>
            <w:hideMark/>
          </w:tcPr>
          <w:p w14:paraId="4EAA4BFA"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1.10E-01</w:t>
            </w:r>
          </w:p>
        </w:tc>
        <w:tc>
          <w:tcPr>
            <w:tcW w:w="228" w:type="dxa"/>
            <w:gridSpan w:val="2"/>
            <w:tcBorders>
              <w:top w:val="nil"/>
              <w:left w:val="nil"/>
              <w:bottom w:val="nil"/>
              <w:right w:val="nil"/>
            </w:tcBorders>
            <w:shd w:val="clear" w:color="auto" w:fill="auto"/>
            <w:noWrap/>
            <w:vAlign w:val="bottom"/>
            <w:hideMark/>
          </w:tcPr>
          <w:p w14:paraId="7631883D"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654484DE"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6.51E-02</w:t>
            </w:r>
          </w:p>
        </w:tc>
        <w:tc>
          <w:tcPr>
            <w:tcW w:w="512" w:type="dxa"/>
            <w:gridSpan w:val="2"/>
            <w:tcBorders>
              <w:top w:val="nil"/>
              <w:left w:val="nil"/>
              <w:bottom w:val="nil"/>
              <w:right w:val="nil"/>
            </w:tcBorders>
            <w:shd w:val="clear" w:color="auto" w:fill="auto"/>
            <w:noWrap/>
            <w:vAlign w:val="bottom"/>
            <w:hideMark/>
          </w:tcPr>
          <w:p w14:paraId="10AA2A78"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15.2</w:t>
            </w:r>
          </w:p>
        </w:tc>
        <w:tc>
          <w:tcPr>
            <w:tcW w:w="180" w:type="dxa"/>
            <w:gridSpan w:val="2"/>
            <w:tcBorders>
              <w:top w:val="nil"/>
              <w:left w:val="nil"/>
              <w:bottom w:val="nil"/>
              <w:right w:val="nil"/>
            </w:tcBorders>
            <w:shd w:val="clear" w:color="auto" w:fill="auto"/>
            <w:noWrap/>
            <w:vAlign w:val="bottom"/>
            <w:hideMark/>
          </w:tcPr>
          <w:p w14:paraId="6B2BEDB2"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44" w:type="dxa"/>
            <w:gridSpan w:val="2"/>
            <w:tcBorders>
              <w:top w:val="nil"/>
              <w:left w:val="nil"/>
              <w:bottom w:val="nil"/>
              <w:right w:val="nil"/>
            </w:tcBorders>
            <w:shd w:val="clear" w:color="auto" w:fill="auto"/>
            <w:noWrap/>
            <w:vAlign w:val="bottom"/>
            <w:hideMark/>
          </w:tcPr>
          <w:p w14:paraId="0F4AB709"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8.16E-03</w:t>
            </w:r>
          </w:p>
        </w:tc>
        <w:tc>
          <w:tcPr>
            <w:tcW w:w="237" w:type="dxa"/>
            <w:gridSpan w:val="2"/>
            <w:tcBorders>
              <w:top w:val="nil"/>
              <w:left w:val="nil"/>
              <w:bottom w:val="nil"/>
              <w:right w:val="nil"/>
            </w:tcBorders>
            <w:shd w:val="clear" w:color="auto" w:fill="auto"/>
            <w:noWrap/>
            <w:vAlign w:val="bottom"/>
            <w:hideMark/>
          </w:tcPr>
          <w:p w14:paraId="405C8101"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37CDC7B3"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1.79E-03</w:t>
            </w:r>
          </w:p>
        </w:tc>
        <w:tc>
          <w:tcPr>
            <w:tcW w:w="512" w:type="dxa"/>
            <w:gridSpan w:val="2"/>
            <w:tcBorders>
              <w:top w:val="nil"/>
              <w:left w:val="nil"/>
              <w:bottom w:val="nil"/>
              <w:right w:val="nil"/>
            </w:tcBorders>
            <w:shd w:val="clear" w:color="auto" w:fill="auto"/>
            <w:noWrap/>
            <w:vAlign w:val="bottom"/>
            <w:hideMark/>
          </w:tcPr>
          <w:p w14:paraId="6C72EAAD"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7.65</w:t>
            </w:r>
          </w:p>
        </w:tc>
      </w:tr>
      <w:tr w:rsidR="00CE547F" w:rsidRPr="007610A7" w14:paraId="099B5585" w14:textId="77777777" w:rsidTr="00452ADC">
        <w:trPr>
          <w:gridAfter w:val="1"/>
          <w:wAfter w:w="194" w:type="dxa"/>
          <w:trHeight w:val="300"/>
        </w:trPr>
        <w:tc>
          <w:tcPr>
            <w:tcW w:w="608" w:type="dxa"/>
            <w:tcBorders>
              <w:top w:val="nil"/>
              <w:left w:val="nil"/>
              <w:bottom w:val="nil"/>
              <w:right w:val="nil"/>
            </w:tcBorders>
            <w:shd w:val="clear" w:color="auto" w:fill="auto"/>
            <w:noWrap/>
            <w:vAlign w:val="bottom"/>
            <w:hideMark/>
          </w:tcPr>
          <w:p w14:paraId="51514392"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lastRenderedPageBreak/>
              <w:t>14</w:t>
            </w:r>
          </w:p>
        </w:tc>
        <w:tc>
          <w:tcPr>
            <w:tcW w:w="844" w:type="dxa"/>
            <w:tcBorders>
              <w:top w:val="nil"/>
              <w:left w:val="nil"/>
              <w:bottom w:val="nil"/>
              <w:right w:val="nil"/>
            </w:tcBorders>
            <w:shd w:val="clear" w:color="auto" w:fill="auto"/>
            <w:noWrap/>
            <w:vAlign w:val="bottom"/>
            <w:hideMark/>
          </w:tcPr>
          <w:p w14:paraId="359A1EFE"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4.25E-02</w:t>
            </w:r>
          </w:p>
        </w:tc>
        <w:tc>
          <w:tcPr>
            <w:tcW w:w="228" w:type="dxa"/>
            <w:tcBorders>
              <w:top w:val="nil"/>
              <w:left w:val="nil"/>
              <w:bottom w:val="nil"/>
              <w:right w:val="nil"/>
            </w:tcBorders>
            <w:shd w:val="clear" w:color="auto" w:fill="auto"/>
            <w:noWrap/>
            <w:vAlign w:val="bottom"/>
            <w:hideMark/>
          </w:tcPr>
          <w:p w14:paraId="74A3BFC6"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49011666"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6.20E-02</w:t>
            </w:r>
          </w:p>
        </w:tc>
        <w:tc>
          <w:tcPr>
            <w:tcW w:w="512" w:type="dxa"/>
            <w:gridSpan w:val="2"/>
            <w:tcBorders>
              <w:top w:val="nil"/>
              <w:left w:val="nil"/>
              <w:bottom w:val="nil"/>
              <w:right w:val="nil"/>
            </w:tcBorders>
            <w:shd w:val="clear" w:color="auto" w:fill="auto"/>
            <w:noWrap/>
            <w:vAlign w:val="bottom"/>
            <w:hideMark/>
          </w:tcPr>
          <w:p w14:paraId="49C5307B"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0.07</w:t>
            </w:r>
          </w:p>
        </w:tc>
        <w:tc>
          <w:tcPr>
            <w:tcW w:w="189" w:type="dxa"/>
            <w:gridSpan w:val="2"/>
            <w:tcBorders>
              <w:top w:val="nil"/>
              <w:left w:val="nil"/>
              <w:bottom w:val="nil"/>
              <w:right w:val="nil"/>
            </w:tcBorders>
            <w:shd w:val="clear" w:color="auto" w:fill="auto"/>
            <w:noWrap/>
            <w:vAlign w:val="bottom"/>
            <w:hideMark/>
          </w:tcPr>
          <w:p w14:paraId="2CE1A7F7"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44" w:type="dxa"/>
            <w:gridSpan w:val="2"/>
            <w:tcBorders>
              <w:top w:val="nil"/>
              <w:left w:val="nil"/>
              <w:bottom w:val="nil"/>
              <w:right w:val="nil"/>
            </w:tcBorders>
            <w:shd w:val="clear" w:color="auto" w:fill="auto"/>
            <w:noWrap/>
            <w:vAlign w:val="bottom"/>
            <w:hideMark/>
          </w:tcPr>
          <w:p w14:paraId="67F57AEE"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1.03E-01</w:t>
            </w:r>
          </w:p>
        </w:tc>
        <w:tc>
          <w:tcPr>
            <w:tcW w:w="228" w:type="dxa"/>
            <w:gridSpan w:val="2"/>
            <w:tcBorders>
              <w:top w:val="nil"/>
              <w:left w:val="nil"/>
              <w:bottom w:val="nil"/>
              <w:right w:val="nil"/>
            </w:tcBorders>
            <w:shd w:val="clear" w:color="auto" w:fill="auto"/>
            <w:noWrap/>
            <w:vAlign w:val="bottom"/>
            <w:hideMark/>
          </w:tcPr>
          <w:p w14:paraId="4F79F23F"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144F4969"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4.20E-02</w:t>
            </w:r>
          </w:p>
        </w:tc>
        <w:tc>
          <w:tcPr>
            <w:tcW w:w="512" w:type="dxa"/>
            <w:gridSpan w:val="2"/>
            <w:tcBorders>
              <w:top w:val="nil"/>
              <w:left w:val="nil"/>
              <w:bottom w:val="nil"/>
              <w:right w:val="nil"/>
            </w:tcBorders>
            <w:shd w:val="clear" w:color="auto" w:fill="auto"/>
            <w:noWrap/>
            <w:vAlign w:val="bottom"/>
            <w:hideMark/>
          </w:tcPr>
          <w:p w14:paraId="40BFF18C"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14.2</w:t>
            </w:r>
          </w:p>
        </w:tc>
        <w:tc>
          <w:tcPr>
            <w:tcW w:w="180" w:type="dxa"/>
            <w:gridSpan w:val="2"/>
            <w:tcBorders>
              <w:top w:val="nil"/>
              <w:left w:val="nil"/>
              <w:bottom w:val="nil"/>
              <w:right w:val="nil"/>
            </w:tcBorders>
            <w:shd w:val="clear" w:color="auto" w:fill="auto"/>
            <w:noWrap/>
            <w:vAlign w:val="bottom"/>
            <w:hideMark/>
          </w:tcPr>
          <w:p w14:paraId="1EA26EBD"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44" w:type="dxa"/>
            <w:gridSpan w:val="2"/>
            <w:tcBorders>
              <w:top w:val="nil"/>
              <w:left w:val="nil"/>
              <w:bottom w:val="nil"/>
              <w:right w:val="nil"/>
            </w:tcBorders>
            <w:shd w:val="clear" w:color="auto" w:fill="auto"/>
            <w:noWrap/>
            <w:vAlign w:val="bottom"/>
            <w:hideMark/>
          </w:tcPr>
          <w:p w14:paraId="587F0B32"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7.93E-03</w:t>
            </w:r>
          </w:p>
        </w:tc>
        <w:tc>
          <w:tcPr>
            <w:tcW w:w="237" w:type="dxa"/>
            <w:gridSpan w:val="2"/>
            <w:tcBorders>
              <w:top w:val="nil"/>
              <w:left w:val="nil"/>
              <w:bottom w:val="nil"/>
              <w:right w:val="nil"/>
            </w:tcBorders>
            <w:shd w:val="clear" w:color="auto" w:fill="auto"/>
            <w:noWrap/>
            <w:vAlign w:val="bottom"/>
            <w:hideMark/>
          </w:tcPr>
          <w:p w14:paraId="1CDD6265"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74147F60"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1.86E-03</w:t>
            </w:r>
          </w:p>
        </w:tc>
        <w:tc>
          <w:tcPr>
            <w:tcW w:w="512" w:type="dxa"/>
            <w:gridSpan w:val="2"/>
            <w:tcBorders>
              <w:top w:val="nil"/>
              <w:left w:val="nil"/>
              <w:bottom w:val="nil"/>
              <w:right w:val="nil"/>
            </w:tcBorders>
            <w:shd w:val="clear" w:color="auto" w:fill="auto"/>
            <w:noWrap/>
            <w:vAlign w:val="bottom"/>
            <w:hideMark/>
          </w:tcPr>
          <w:p w14:paraId="5167790A"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7.69</w:t>
            </w:r>
          </w:p>
        </w:tc>
      </w:tr>
      <w:tr w:rsidR="00CE547F" w:rsidRPr="007610A7" w14:paraId="0DA7E20C" w14:textId="77777777" w:rsidTr="00452ADC">
        <w:trPr>
          <w:gridAfter w:val="1"/>
          <w:wAfter w:w="194" w:type="dxa"/>
          <w:trHeight w:val="300"/>
        </w:trPr>
        <w:tc>
          <w:tcPr>
            <w:tcW w:w="608" w:type="dxa"/>
            <w:tcBorders>
              <w:top w:val="nil"/>
              <w:left w:val="nil"/>
              <w:bottom w:val="nil"/>
              <w:right w:val="nil"/>
            </w:tcBorders>
            <w:shd w:val="clear" w:color="auto" w:fill="auto"/>
            <w:noWrap/>
            <w:vAlign w:val="bottom"/>
            <w:hideMark/>
          </w:tcPr>
          <w:p w14:paraId="272C7D79"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15</w:t>
            </w:r>
          </w:p>
        </w:tc>
        <w:tc>
          <w:tcPr>
            <w:tcW w:w="844" w:type="dxa"/>
            <w:tcBorders>
              <w:top w:val="nil"/>
              <w:left w:val="nil"/>
              <w:bottom w:val="nil"/>
              <w:right w:val="nil"/>
            </w:tcBorders>
            <w:shd w:val="clear" w:color="auto" w:fill="auto"/>
            <w:noWrap/>
            <w:vAlign w:val="bottom"/>
            <w:hideMark/>
          </w:tcPr>
          <w:p w14:paraId="70D66099"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1.63E-01</w:t>
            </w:r>
          </w:p>
        </w:tc>
        <w:tc>
          <w:tcPr>
            <w:tcW w:w="228" w:type="dxa"/>
            <w:tcBorders>
              <w:top w:val="nil"/>
              <w:left w:val="nil"/>
              <w:bottom w:val="nil"/>
              <w:right w:val="nil"/>
            </w:tcBorders>
            <w:shd w:val="clear" w:color="auto" w:fill="auto"/>
            <w:noWrap/>
            <w:vAlign w:val="bottom"/>
            <w:hideMark/>
          </w:tcPr>
          <w:p w14:paraId="6B44BF05"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47612351"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1.25E-01</w:t>
            </w:r>
          </w:p>
        </w:tc>
        <w:tc>
          <w:tcPr>
            <w:tcW w:w="512" w:type="dxa"/>
            <w:gridSpan w:val="2"/>
            <w:tcBorders>
              <w:top w:val="nil"/>
              <w:left w:val="nil"/>
              <w:bottom w:val="nil"/>
              <w:right w:val="nil"/>
            </w:tcBorders>
            <w:shd w:val="clear" w:color="auto" w:fill="auto"/>
            <w:noWrap/>
            <w:vAlign w:val="bottom"/>
            <w:hideMark/>
          </w:tcPr>
          <w:p w14:paraId="7494C80B"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0.13</w:t>
            </w:r>
          </w:p>
        </w:tc>
        <w:tc>
          <w:tcPr>
            <w:tcW w:w="189" w:type="dxa"/>
            <w:gridSpan w:val="2"/>
            <w:tcBorders>
              <w:top w:val="nil"/>
              <w:left w:val="nil"/>
              <w:bottom w:val="nil"/>
              <w:right w:val="nil"/>
            </w:tcBorders>
            <w:shd w:val="clear" w:color="auto" w:fill="auto"/>
            <w:noWrap/>
            <w:vAlign w:val="bottom"/>
            <w:hideMark/>
          </w:tcPr>
          <w:p w14:paraId="0ACB443D"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44" w:type="dxa"/>
            <w:gridSpan w:val="2"/>
            <w:tcBorders>
              <w:top w:val="nil"/>
              <w:left w:val="nil"/>
              <w:bottom w:val="nil"/>
              <w:right w:val="nil"/>
            </w:tcBorders>
            <w:shd w:val="clear" w:color="auto" w:fill="auto"/>
            <w:noWrap/>
            <w:vAlign w:val="bottom"/>
            <w:hideMark/>
          </w:tcPr>
          <w:p w14:paraId="33057D8D"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3.42E-01</w:t>
            </w:r>
          </w:p>
        </w:tc>
        <w:tc>
          <w:tcPr>
            <w:tcW w:w="228" w:type="dxa"/>
            <w:gridSpan w:val="2"/>
            <w:tcBorders>
              <w:top w:val="nil"/>
              <w:left w:val="nil"/>
              <w:bottom w:val="nil"/>
              <w:right w:val="nil"/>
            </w:tcBorders>
            <w:shd w:val="clear" w:color="auto" w:fill="auto"/>
            <w:noWrap/>
            <w:vAlign w:val="bottom"/>
            <w:hideMark/>
          </w:tcPr>
          <w:p w14:paraId="74AE5632"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5F2DC368"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1.67E-01</w:t>
            </w:r>
          </w:p>
        </w:tc>
        <w:tc>
          <w:tcPr>
            <w:tcW w:w="512" w:type="dxa"/>
            <w:gridSpan w:val="2"/>
            <w:tcBorders>
              <w:top w:val="nil"/>
              <w:left w:val="nil"/>
              <w:bottom w:val="nil"/>
              <w:right w:val="nil"/>
            </w:tcBorders>
            <w:shd w:val="clear" w:color="auto" w:fill="auto"/>
            <w:noWrap/>
            <w:vAlign w:val="bottom"/>
            <w:hideMark/>
          </w:tcPr>
          <w:p w14:paraId="79AE67BC"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17.4</w:t>
            </w:r>
          </w:p>
        </w:tc>
        <w:tc>
          <w:tcPr>
            <w:tcW w:w="180" w:type="dxa"/>
            <w:gridSpan w:val="2"/>
            <w:tcBorders>
              <w:top w:val="nil"/>
              <w:left w:val="nil"/>
              <w:bottom w:val="nil"/>
              <w:right w:val="nil"/>
            </w:tcBorders>
            <w:shd w:val="clear" w:color="auto" w:fill="auto"/>
            <w:noWrap/>
            <w:vAlign w:val="bottom"/>
            <w:hideMark/>
          </w:tcPr>
          <w:p w14:paraId="32CE9A46"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844" w:type="dxa"/>
            <w:gridSpan w:val="2"/>
            <w:tcBorders>
              <w:top w:val="nil"/>
              <w:left w:val="nil"/>
              <w:bottom w:val="nil"/>
              <w:right w:val="nil"/>
            </w:tcBorders>
            <w:shd w:val="clear" w:color="auto" w:fill="auto"/>
            <w:noWrap/>
            <w:vAlign w:val="bottom"/>
            <w:hideMark/>
          </w:tcPr>
          <w:p w14:paraId="3B013663"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1.09E-02</w:t>
            </w:r>
          </w:p>
        </w:tc>
        <w:tc>
          <w:tcPr>
            <w:tcW w:w="237" w:type="dxa"/>
            <w:gridSpan w:val="2"/>
            <w:tcBorders>
              <w:top w:val="nil"/>
              <w:left w:val="nil"/>
              <w:bottom w:val="nil"/>
              <w:right w:val="nil"/>
            </w:tcBorders>
            <w:shd w:val="clear" w:color="auto" w:fill="auto"/>
            <w:noWrap/>
            <w:vAlign w:val="bottom"/>
            <w:hideMark/>
          </w:tcPr>
          <w:p w14:paraId="38904E54"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nil"/>
              <w:right w:val="nil"/>
            </w:tcBorders>
            <w:shd w:val="clear" w:color="auto" w:fill="auto"/>
            <w:noWrap/>
            <w:vAlign w:val="bottom"/>
            <w:hideMark/>
          </w:tcPr>
          <w:p w14:paraId="1319C89B"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4.03E-03</w:t>
            </w:r>
          </w:p>
        </w:tc>
        <w:tc>
          <w:tcPr>
            <w:tcW w:w="512" w:type="dxa"/>
            <w:gridSpan w:val="2"/>
            <w:tcBorders>
              <w:top w:val="nil"/>
              <w:left w:val="nil"/>
              <w:bottom w:val="nil"/>
              <w:right w:val="nil"/>
            </w:tcBorders>
            <w:shd w:val="clear" w:color="auto" w:fill="auto"/>
            <w:noWrap/>
            <w:vAlign w:val="bottom"/>
            <w:hideMark/>
          </w:tcPr>
          <w:p w14:paraId="5F319ED9"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8.72</w:t>
            </w:r>
          </w:p>
        </w:tc>
      </w:tr>
      <w:tr w:rsidR="00CE547F" w:rsidRPr="007610A7" w14:paraId="07879BD9" w14:textId="77777777" w:rsidTr="00452ADC">
        <w:trPr>
          <w:gridAfter w:val="1"/>
          <w:wAfter w:w="194" w:type="dxa"/>
          <w:trHeight w:val="300"/>
        </w:trPr>
        <w:tc>
          <w:tcPr>
            <w:tcW w:w="608" w:type="dxa"/>
            <w:tcBorders>
              <w:top w:val="nil"/>
              <w:left w:val="nil"/>
              <w:bottom w:val="single" w:sz="4" w:space="0" w:color="auto"/>
              <w:right w:val="nil"/>
            </w:tcBorders>
            <w:shd w:val="clear" w:color="auto" w:fill="auto"/>
            <w:noWrap/>
            <w:vAlign w:val="bottom"/>
            <w:hideMark/>
          </w:tcPr>
          <w:p w14:paraId="7C979975" w14:textId="77777777" w:rsidR="00CE547F" w:rsidRPr="007610A7" w:rsidRDefault="00CE547F" w:rsidP="00452ADC">
            <w:pPr>
              <w:overflowPunct/>
              <w:autoSpaceDE/>
              <w:autoSpaceDN/>
              <w:adjustRightInd/>
              <w:spacing w:line="240" w:lineRule="auto"/>
              <w:textAlignment w:val="auto"/>
              <w:rPr>
                <w:rFonts w:ascii="Arial" w:hAnsi="Arial" w:cs="Arial"/>
                <w:sz w:val="18"/>
                <w:szCs w:val="18"/>
                <w:lang w:val="sk-SK"/>
              </w:rPr>
            </w:pPr>
            <w:r w:rsidRPr="007610A7">
              <w:rPr>
                <w:rFonts w:ascii="Arial" w:hAnsi="Arial" w:cs="Arial"/>
                <w:sz w:val="18"/>
                <w:szCs w:val="18"/>
                <w:lang w:val="sk-SK"/>
              </w:rPr>
              <w:t>16</w:t>
            </w:r>
          </w:p>
        </w:tc>
        <w:tc>
          <w:tcPr>
            <w:tcW w:w="844" w:type="dxa"/>
            <w:tcBorders>
              <w:top w:val="nil"/>
              <w:left w:val="nil"/>
              <w:bottom w:val="single" w:sz="4" w:space="0" w:color="auto"/>
              <w:right w:val="nil"/>
            </w:tcBorders>
            <w:shd w:val="clear" w:color="auto" w:fill="auto"/>
            <w:noWrap/>
            <w:vAlign w:val="bottom"/>
            <w:hideMark/>
          </w:tcPr>
          <w:p w14:paraId="5EE7190F"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1.46E-01</w:t>
            </w:r>
          </w:p>
        </w:tc>
        <w:tc>
          <w:tcPr>
            <w:tcW w:w="228" w:type="dxa"/>
            <w:tcBorders>
              <w:top w:val="nil"/>
              <w:left w:val="nil"/>
              <w:bottom w:val="single" w:sz="4" w:space="0" w:color="auto"/>
              <w:right w:val="nil"/>
            </w:tcBorders>
            <w:shd w:val="clear" w:color="auto" w:fill="auto"/>
            <w:noWrap/>
            <w:vAlign w:val="bottom"/>
            <w:hideMark/>
          </w:tcPr>
          <w:p w14:paraId="62B94284"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single" w:sz="4" w:space="0" w:color="auto"/>
              <w:right w:val="nil"/>
            </w:tcBorders>
            <w:shd w:val="clear" w:color="auto" w:fill="auto"/>
            <w:noWrap/>
            <w:vAlign w:val="bottom"/>
            <w:hideMark/>
          </w:tcPr>
          <w:p w14:paraId="7839BBA2"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9.58E-02</w:t>
            </w:r>
          </w:p>
        </w:tc>
        <w:tc>
          <w:tcPr>
            <w:tcW w:w="512" w:type="dxa"/>
            <w:gridSpan w:val="2"/>
            <w:tcBorders>
              <w:top w:val="nil"/>
              <w:left w:val="nil"/>
              <w:bottom w:val="single" w:sz="4" w:space="0" w:color="auto"/>
              <w:right w:val="nil"/>
            </w:tcBorders>
            <w:shd w:val="clear" w:color="auto" w:fill="auto"/>
            <w:noWrap/>
            <w:vAlign w:val="bottom"/>
            <w:hideMark/>
          </w:tcPr>
          <w:p w14:paraId="59E03574"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0.11</w:t>
            </w:r>
          </w:p>
        </w:tc>
        <w:tc>
          <w:tcPr>
            <w:tcW w:w="189" w:type="dxa"/>
            <w:gridSpan w:val="2"/>
            <w:tcBorders>
              <w:top w:val="nil"/>
              <w:left w:val="nil"/>
              <w:bottom w:val="single" w:sz="4" w:space="0" w:color="auto"/>
              <w:right w:val="nil"/>
            </w:tcBorders>
            <w:shd w:val="clear" w:color="auto" w:fill="auto"/>
            <w:noWrap/>
            <w:vAlign w:val="bottom"/>
            <w:hideMark/>
          </w:tcPr>
          <w:p w14:paraId="096F89DF"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22"/>
                <w:szCs w:val="22"/>
                <w:lang w:val="sk-SK"/>
              </w:rPr>
            </w:pPr>
            <w:r w:rsidRPr="007610A7">
              <w:rPr>
                <w:rFonts w:ascii="Calibri" w:hAnsi="Calibri" w:cs="Calibri"/>
                <w:color w:val="000000"/>
                <w:sz w:val="22"/>
                <w:szCs w:val="22"/>
                <w:lang w:val="sk-SK"/>
              </w:rPr>
              <w:t> </w:t>
            </w:r>
          </w:p>
        </w:tc>
        <w:tc>
          <w:tcPr>
            <w:tcW w:w="844" w:type="dxa"/>
            <w:gridSpan w:val="2"/>
            <w:tcBorders>
              <w:top w:val="nil"/>
              <w:left w:val="nil"/>
              <w:bottom w:val="single" w:sz="4" w:space="0" w:color="auto"/>
              <w:right w:val="nil"/>
            </w:tcBorders>
            <w:shd w:val="clear" w:color="auto" w:fill="auto"/>
            <w:noWrap/>
            <w:vAlign w:val="bottom"/>
            <w:hideMark/>
          </w:tcPr>
          <w:p w14:paraId="1708E49D"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3.53E-01</w:t>
            </w:r>
          </w:p>
        </w:tc>
        <w:tc>
          <w:tcPr>
            <w:tcW w:w="228" w:type="dxa"/>
            <w:gridSpan w:val="2"/>
            <w:tcBorders>
              <w:top w:val="nil"/>
              <w:left w:val="nil"/>
              <w:bottom w:val="single" w:sz="4" w:space="0" w:color="auto"/>
              <w:right w:val="nil"/>
            </w:tcBorders>
            <w:shd w:val="clear" w:color="auto" w:fill="auto"/>
            <w:noWrap/>
            <w:vAlign w:val="bottom"/>
            <w:hideMark/>
          </w:tcPr>
          <w:p w14:paraId="4B372224"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single" w:sz="4" w:space="0" w:color="auto"/>
              <w:right w:val="nil"/>
            </w:tcBorders>
            <w:shd w:val="clear" w:color="auto" w:fill="auto"/>
            <w:noWrap/>
            <w:vAlign w:val="bottom"/>
            <w:hideMark/>
          </w:tcPr>
          <w:p w14:paraId="1D25A761"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1.64E-01</w:t>
            </w:r>
          </w:p>
        </w:tc>
        <w:tc>
          <w:tcPr>
            <w:tcW w:w="512" w:type="dxa"/>
            <w:gridSpan w:val="2"/>
            <w:tcBorders>
              <w:top w:val="nil"/>
              <w:left w:val="nil"/>
              <w:bottom w:val="single" w:sz="4" w:space="0" w:color="auto"/>
              <w:right w:val="nil"/>
            </w:tcBorders>
            <w:shd w:val="clear" w:color="auto" w:fill="auto"/>
            <w:noWrap/>
            <w:vAlign w:val="bottom"/>
            <w:hideMark/>
          </w:tcPr>
          <w:p w14:paraId="48930815"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15.2</w:t>
            </w:r>
          </w:p>
        </w:tc>
        <w:tc>
          <w:tcPr>
            <w:tcW w:w="180" w:type="dxa"/>
            <w:gridSpan w:val="2"/>
            <w:tcBorders>
              <w:top w:val="nil"/>
              <w:left w:val="nil"/>
              <w:bottom w:val="single" w:sz="4" w:space="0" w:color="auto"/>
              <w:right w:val="nil"/>
            </w:tcBorders>
            <w:shd w:val="clear" w:color="auto" w:fill="auto"/>
            <w:noWrap/>
            <w:vAlign w:val="bottom"/>
            <w:hideMark/>
          </w:tcPr>
          <w:p w14:paraId="4BA9F148"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 </w:t>
            </w:r>
          </w:p>
        </w:tc>
        <w:tc>
          <w:tcPr>
            <w:tcW w:w="844" w:type="dxa"/>
            <w:gridSpan w:val="2"/>
            <w:tcBorders>
              <w:top w:val="nil"/>
              <w:left w:val="nil"/>
              <w:bottom w:val="single" w:sz="4" w:space="0" w:color="auto"/>
              <w:right w:val="nil"/>
            </w:tcBorders>
            <w:shd w:val="clear" w:color="auto" w:fill="auto"/>
            <w:noWrap/>
            <w:vAlign w:val="bottom"/>
            <w:hideMark/>
          </w:tcPr>
          <w:p w14:paraId="519A4753" w14:textId="77777777" w:rsidR="00CE547F" w:rsidRPr="007610A7"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1.03E-02</w:t>
            </w:r>
          </w:p>
        </w:tc>
        <w:tc>
          <w:tcPr>
            <w:tcW w:w="237" w:type="dxa"/>
            <w:gridSpan w:val="2"/>
            <w:tcBorders>
              <w:top w:val="nil"/>
              <w:left w:val="nil"/>
              <w:bottom w:val="single" w:sz="4" w:space="0" w:color="auto"/>
              <w:right w:val="nil"/>
            </w:tcBorders>
            <w:shd w:val="clear" w:color="auto" w:fill="auto"/>
            <w:noWrap/>
            <w:vAlign w:val="bottom"/>
            <w:hideMark/>
          </w:tcPr>
          <w:p w14:paraId="26AF11C5" w14:textId="77777777" w:rsidR="00CE547F" w:rsidRPr="007610A7"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w:t>
            </w:r>
          </w:p>
        </w:tc>
        <w:tc>
          <w:tcPr>
            <w:tcW w:w="922" w:type="dxa"/>
            <w:gridSpan w:val="2"/>
            <w:tcBorders>
              <w:top w:val="nil"/>
              <w:left w:val="nil"/>
              <w:bottom w:val="single" w:sz="4" w:space="0" w:color="auto"/>
              <w:right w:val="nil"/>
            </w:tcBorders>
            <w:shd w:val="clear" w:color="auto" w:fill="auto"/>
            <w:noWrap/>
            <w:vAlign w:val="bottom"/>
            <w:hideMark/>
          </w:tcPr>
          <w:p w14:paraId="25498B82"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3.98E-03</w:t>
            </w:r>
          </w:p>
        </w:tc>
        <w:tc>
          <w:tcPr>
            <w:tcW w:w="512" w:type="dxa"/>
            <w:gridSpan w:val="2"/>
            <w:tcBorders>
              <w:top w:val="nil"/>
              <w:left w:val="nil"/>
              <w:bottom w:val="single" w:sz="4" w:space="0" w:color="auto"/>
              <w:right w:val="nil"/>
            </w:tcBorders>
            <w:shd w:val="clear" w:color="auto" w:fill="auto"/>
            <w:noWrap/>
            <w:vAlign w:val="bottom"/>
            <w:hideMark/>
          </w:tcPr>
          <w:p w14:paraId="1179C502" w14:textId="77777777" w:rsidR="00CE547F" w:rsidRPr="007610A7"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7610A7">
              <w:rPr>
                <w:rFonts w:ascii="Calibri" w:hAnsi="Calibri" w:cs="Calibri"/>
                <w:color w:val="000000"/>
                <w:sz w:val="18"/>
                <w:szCs w:val="18"/>
                <w:lang w:val="sk-SK"/>
              </w:rPr>
              <w:t>7.73</w:t>
            </w:r>
          </w:p>
        </w:tc>
      </w:tr>
    </w:tbl>
    <w:p w14:paraId="49481D15" w14:textId="45D0F836" w:rsidR="007B48D4" w:rsidRPr="00FA362E" w:rsidRDefault="007B48D4" w:rsidP="007B48D4">
      <w:pPr>
        <w:pStyle w:val="Popis"/>
        <w:rPr>
          <w:vanish/>
          <w:lang w:val="sk-SK"/>
          <w:specVanish/>
        </w:rPr>
      </w:pPr>
      <w:bookmarkStart w:id="289" w:name="_Ref513901380"/>
      <w:bookmarkStart w:id="290" w:name="_Toc513981550"/>
      <w:r>
        <w:t xml:space="preserve">Tabuľka </w:t>
      </w:r>
      <w:r>
        <w:fldChar w:fldCharType="begin"/>
      </w:r>
      <w:r>
        <w:instrText xml:space="preserve"> SEQ Tabuľka \* ARABIC </w:instrText>
      </w:r>
      <w:r>
        <w:fldChar w:fldCharType="separate"/>
      </w:r>
      <w:r w:rsidR="00B85020">
        <w:rPr>
          <w:noProof/>
        </w:rPr>
        <w:t>11</w:t>
      </w:r>
      <w:r>
        <w:fldChar w:fldCharType="end"/>
      </w:r>
      <w:bookmarkEnd w:id="289"/>
      <w:r>
        <w:t xml:space="preserve">: Popisná štatistika výchylky parametrov počas </w:t>
      </w:r>
      <w:r w:rsidR="003E40AE">
        <w:t>spont</w:t>
      </w:r>
      <w:r w:rsidR="003E40AE">
        <w:rPr>
          <w:lang w:val="sk-SK"/>
        </w:rPr>
        <w:t>ánneho</w:t>
      </w:r>
      <w:r>
        <w:t xml:space="preserve"> dýchania pre 30</w:t>
      </w:r>
      <w:r w:rsidRPr="00FA362E">
        <w:rPr>
          <w:lang w:val="sk-SK"/>
        </w:rPr>
        <w:t xml:space="preserve"> dobrovoľník</w:t>
      </w:r>
      <w:r>
        <w:rPr>
          <w:lang w:val="sk-SK"/>
        </w:rPr>
        <w:t>ov.</w:t>
      </w:r>
      <w:bookmarkEnd w:id="290"/>
    </w:p>
    <w:p w14:paraId="6E907BBA" w14:textId="110EFD76" w:rsidR="007B48D4" w:rsidRDefault="007B48D4" w:rsidP="007B48D4">
      <w:pPr>
        <w:pStyle w:val="Popis"/>
      </w:pPr>
      <w:r>
        <w:t xml:space="preserve"> Z výchylky parametrov </w:t>
      </w:r>
      <w:r w:rsidR="005328F0">
        <w:rPr>
          <w:lang w:val="sk-SK"/>
        </w:rPr>
        <w:t xml:space="preserve">počas merania ako definuje </w:t>
      </w:r>
      <w:r w:rsidR="005328F0">
        <w:rPr>
          <w:lang w:val="sk-SK"/>
        </w:rPr>
        <w:fldChar w:fldCharType="begin"/>
      </w:r>
      <w:r w:rsidR="005328F0">
        <w:rPr>
          <w:lang w:val="sk-SK"/>
        </w:rPr>
        <w:instrText xml:space="preserve"> REF _Ref513892756 \h </w:instrText>
      </w:r>
      <w:r w:rsidR="005328F0">
        <w:rPr>
          <w:lang w:val="sk-SK"/>
        </w:rPr>
      </w:r>
      <w:r w:rsidR="005328F0">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13</w:t>
      </w:r>
      <w:r w:rsidR="005328F0">
        <w:rPr>
          <w:lang w:val="sk-SK"/>
        </w:rPr>
        <w:fldChar w:fldCharType="end"/>
      </w:r>
      <w:r w:rsidR="005328F0">
        <w:rPr>
          <w:lang w:val="sk-SK"/>
        </w:rPr>
        <w:t xml:space="preserve"> </w:t>
      </w:r>
      <w:r>
        <w:t xml:space="preserve">boli spočítané priemerné hodnoty a smerodatné odchylky </w:t>
      </w:r>
      <w:r w:rsidRPr="00FA362E">
        <w:t>pre 30 dobrovoľníkov</w:t>
      </w:r>
      <w:r>
        <w:t>, ktoré udáva stĺpec mean +- std. Hodnota v stĺpci označenom %, udáva pomer medzi hodnotou parametru</w:t>
      </w:r>
      <w:r w:rsidR="003E40AE">
        <w:t xml:space="preserve"> (</w:t>
      </w:r>
      <w:r w:rsidR="003E40AE">
        <w:fldChar w:fldCharType="begin"/>
      </w:r>
      <w:r w:rsidR="003E40AE">
        <w:instrText xml:space="preserve"> REF _Ref513901364 \h </w:instrText>
      </w:r>
      <w:r w:rsidR="003E40AE">
        <w:fldChar w:fldCharType="separate"/>
      </w:r>
      <w:r w:rsidR="00B85020">
        <w:t xml:space="preserve">Tabuľka </w:t>
      </w:r>
      <w:r w:rsidR="00B85020">
        <w:rPr>
          <w:noProof/>
        </w:rPr>
        <w:t>10</w:t>
      </w:r>
      <w:r w:rsidR="003E40AE">
        <w:fldChar w:fldCharType="end"/>
      </w:r>
      <w:r>
        <w:t>) a výchylkou parametru</w:t>
      </w:r>
      <w:r w:rsidR="003E40AE">
        <w:t xml:space="preserve"> (</w:t>
      </w:r>
      <w:r w:rsidR="003E40AE">
        <w:fldChar w:fldCharType="begin"/>
      </w:r>
      <w:r w:rsidR="003E40AE">
        <w:instrText xml:space="preserve"> REF _Ref513901380 \h </w:instrText>
      </w:r>
      <w:r w:rsidR="003E40AE">
        <w:fldChar w:fldCharType="separate"/>
      </w:r>
      <w:r w:rsidR="00B85020">
        <w:t xml:space="preserve">Tabuľka </w:t>
      </w:r>
      <w:r w:rsidR="00B85020">
        <w:rPr>
          <w:noProof/>
        </w:rPr>
        <w:t>11</w:t>
      </w:r>
      <w:r w:rsidR="003E40AE">
        <w:fldChar w:fldCharType="end"/>
      </w:r>
      <w:r>
        <w:t>).</w:t>
      </w:r>
    </w:p>
    <w:p w14:paraId="78727732" w14:textId="3A437764" w:rsidR="00CE547F" w:rsidRDefault="00CE547F" w:rsidP="007B48D4">
      <w:pPr>
        <w:pStyle w:val="Popis"/>
        <w:rPr>
          <w:lang w:val="sk-SK"/>
        </w:rPr>
      </w:pPr>
    </w:p>
    <w:p w14:paraId="5A53AF2D" w14:textId="51224B72" w:rsidR="00CE547F" w:rsidRPr="007610A7" w:rsidRDefault="00CE547F" w:rsidP="00CE547F">
      <w:pPr>
        <w:pStyle w:val="Normlnywebov"/>
        <w:spacing w:before="0" w:beforeAutospacing="0" w:after="0" w:afterAutospacing="0" w:line="360" w:lineRule="auto"/>
        <w:rPr>
          <w:iCs/>
          <w:color w:val="000000" w:themeColor="text1"/>
          <w:sz w:val="22"/>
          <w:szCs w:val="22"/>
          <w:lang w:val="sk-SK"/>
        </w:rPr>
      </w:pPr>
      <w:r w:rsidRPr="007610A7">
        <w:rPr>
          <w:lang w:val="sk-SK"/>
        </w:rPr>
        <w:t xml:space="preserve">Hlboké dýchanie na rozdiel od spontánneho vykazuje vyššiu variabilitu hodnôt parametrov </w:t>
      </w:r>
      <m:oMath>
        <m:sSub>
          <m:sSubPr>
            <m:ctrlPr>
              <w:rPr>
                <w:rFonts w:ascii="Cambria Math" w:hAnsi="Cambria Math" w:cstheme="minorBidi"/>
                <w:i/>
                <w:iCs/>
                <w:color w:val="000000" w:themeColor="text1"/>
                <w:sz w:val="22"/>
                <w:szCs w:val="22"/>
                <w:lang w:val="sk-SK"/>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w:r w:rsidRPr="007610A7">
        <w:rPr>
          <w:iCs/>
          <w:color w:val="000000" w:themeColor="text1"/>
          <w:sz w:val="22"/>
          <w:szCs w:val="22"/>
          <w:lang w:val="sk-SK"/>
        </w:rPr>
        <w:t xml:space="preserve"> a </w:t>
      </w:r>
      <m:oMath>
        <m:r>
          <w:rPr>
            <w:rFonts w:ascii="Cambria Math" w:hAnsi="Cambria Math" w:cstheme="minorBidi"/>
            <w:color w:val="000000" w:themeColor="text1"/>
            <w:sz w:val="22"/>
            <w:szCs w:val="22"/>
            <w:lang w:val="sk-SK"/>
          </w:rPr>
          <m:t>-dZ(t</m:t>
        </m:r>
        <m:f>
          <m:fPr>
            <m:type m:val="lin"/>
            <m:ctrlPr>
              <w:rPr>
                <w:rFonts w:ascii="Cambria Math" w:hAnsi="Cambria Math" w:cstheme="minorBidi"/>
                <w:i/>
                <w:iCs/>
                <w:color w:val="000000" w:themeColor="text1"/>
                <w:sz w:val="22"/>
                <w:szCs w:val="22"/>
                <w:lang w:val="sk-SK"/>
              </w:rPr>
            </m:ctrlPr>
          </m:fPr>
          <m:num>
            <m:r>
              <w:rPr>
                <w:rFonts w:ascii="Cambria Math" w:hAnsi="Cambria Math" w:cstheme="minorBidi"/>
                <w:color w:val="000000" w:themeColor="text1"/>
                <w:sz w:val="22"/>
                <w:szCs w:val="22"/>
                <w:lang w:val="sk-SK"/>
              </w:rPr>
              <m:t>)</m:t>
            </m:r>
          </m:num>
          <m:den>
            <m:r>
              <w:rPr>
                <w:rFonts w:ascii="Cambria Math" w:hAnsi="Cambria Math" w:cstheme="minorBidi"/>
                <w:color w:val="000000" w:themeColor="text1"/>
                <w:sz w:val="22"/>
                <w:szCs w:val="22"/>
                <w:lang w:val="sk-SK"/>
              </w:rPr>
              <m:t>d</m:t>
            </m:r>
            <m:sSub>
              <m:sSubPr>
                <m:ctrlPr>
                  <w:rPr>
                    <w:rFonts w:ascii="Cambria Math" w:hAnsi="Cambria Math" w:cstheme="minorBidi"/>
                    <w:i/>
                    <w:iCs/>
                    <w:color w:val="000000" w:themeColor="text1"/>
                    <w:sz w:val="22"/>
                    <w:szCs w:val="22"/>
                    <w:lang w:val="sk-SK"/>
                  </w:rPr>
                </m:ctrlPr>
              </m:sSubPr>
              <m:e>
                <m:r>
                  <w:rPr>
                    <w:rFonts w:ascii="Cambria Math" w:hAnsi="Cambria Math" w:cstheme="minorBidi"/>
                    <w:color w:val="000000" w:themeColor="text1"/>
                    <w:sz w:val="22"/>
                    <w:szCs w:val="22"/>
                    <w:lang w:val="sk-SK"/>
                  </w:rPr>
                  <m:t>t</m:t>
                </m:r>
              </m:e>
              <m:sub>
                <m:r>
                  <w:rPr>
                    <w:rFonts w:ascii="Cambria Math" w:hAnsi="Cambria Math" w:cstheme="minorBidi"/>
                    <w:color w:val="000000" w:themeColor="text1"/>
                    <w:sz w:val="22"/>
                    <w:szCs w:val="22"/>
                    <w:lang w:val="sk-SK"/>
                  </w:rPr>
                  <m:t>max</m:t>
                </m:r>
              </m:sub>
            </m:sSub>
          </m:den>
        </m:f>
      </m:oMath>
      <w:r w:rsidRPr="007610A7">
        <w:rPr>
          <w:iCs/>
          <w:color w:val="000000" w:themeColor="text1"/>
          <w:sz w:val="22"/>
          <w:szCs w:val="22"/>
          <w:lang w:val="sk-SK"/>
        </w:rPr>
        <w:t xml:space="preserve"> počas merania. Môžem</w:t>
      </w:r>
      <w:r w:rsidR="003E40AE">
        <w:rPr>
          <w:iCs/>
          <w:color w:val="000000" w:themeColor="text1"/>
          <w:sz w:val="22"/>
          <w:szCs w:val="22"/>
          <w:lang w:val="sk-SK"/>
        </w:rPr>
        <w:t>e</w:t>
      </w:r>
      <w:r w:rsidRPr="007610A7">
        <w:rPr>
          <w:iCs/>
          <w:color w:val="000000" w:themeColor="text1"/>
          <w:sz w:val="22"/>
          <w:szCs w:val="22"/>
          <w:lang w:val="sk-SK"/>
        </w:rPr>
        <w:t xml:space="preserve"> teda tvrdiť, že </w:t>
      </w:r>
      <w:r w:rsidR="003E40AE">
        <w:rPr>
          <w:iCs/>
          <w:color w:val="000000" w:themeColor="text1"/>
          <w:sz w:val="22"/>
          <w:szCs w:val="22"/>
          <w:lang w:val="sk-SK"/>
        </w:rPr>
        <w:t xml:space="preserve">typ </w:t>
      </w:r>
      <w:r w:rsidRPr="007610A7">
        <w:rPr>
          <w:iCs/>
          <w:color w:val="000000" w:themeColor="text1"/>
          <w:sz w:val="22"/>
          <w:szCs w:val="22"/>
          <w:lang w:val="sk-SK"/>
        </w:rPr>
        <w:t>dýchanie ovplyvní hodnotu SV a CO vypočítaných z bioimpedancie.</w:t>
      </w:r>
    </w:p>
    <w:p w14:paraId="57742E7B" w14:textId="77777777" w:rsidR="00CE547F" w:rsidRPr="00FA362E" w:rsidRDefault="00CE547F" w:rsidP="00CE547F">
      <w:pPr>
        <w:pStyle w:val="Normlnywebov"/>
        <w:spacing w:before="0" w:beforeAutospacing="0" w:after="0" w:afterAutospacing="0"/>
        <w:rPr>
          <w:lang w:val="sk-SK"/>
        </w:rPr>
      </w:pPr>
    </w:p>
    <w:p w14:paraId="1F281C6C" w14:textId="77777777" w:rsidR="00CE547F" w:rsidRPr="00FA362E" w:rsidRDefault="00CE547F" w:rsidP="00CE547F">
      <w:pPr>
        <w:pStyle w:val="Nadpis3"/>
        <w:rPr>
          <w:lang w:val="sk-SK"/>
        </w:rPr>
      </w:pPr>
      <w:bookmarkStart w:id="291" w:name="_Toc513981489"/>
      <w:r w:rsidRPr="00FA362E">
        <w:rPr>
          <w:lang w:val="sk-SK"/>
        </w:rPr>
        <w:t>Porovnanie výsledkov meraní s meraniami z literatúry</w:t>
      </w:r>
      <w:bookmarkEnd w:id="291"/>
    </w:p>
    <w:p w14:paraId="60D718C0" w14:textId="77777777" w:rsidR="00CE547F" w:rsidRPr="00FA362E" w:rsidRDefault="00CE547F" w:rsidP="00CE547F">
      <w:pPr>
        <w:rPr>
          <w:lang w:val="sk-SK"/>
        </w:rPr>
      </w:pPr>
      <w:r w:rsidRPr="00FA362E">
        <w:rPr>
          <w:lang w:val="sk-SK"/>
        </w:rPr>
        <w:t xml:space="preserve"> </w:t>
      </w:r>
    </w:p>
    <w:p w14:paraId="36DD5C76" w14:textId="1B0BEF22" w:rsidR="00CE547F" w:rsidRDefault="00CE547F" w:rsidP="00CE547F">
      <w:pPr>
        <w:rPr>
          <w:lang w:val="sk-SK"/>
        </w:rPr>
      </w:pPr>
      <w:r w:rsidRPr="00FA362E">
        <w:rPr>
          <w:lang w:val="sk-SK"/>
        </w:rPr>
        <w:t>Literatúr</w:t>
      </w:r>
      <w:r w:rsidR="003E40AE">
        <w:rPr>
          <w:lang w:val="sk-SK"/>
        </w:rPr>
        <w:t>a zaoberajúca sa bioimpedanciou</w:t>
      </w:r>
      <w:r w:rsidRPr="00FA362E">
        <w:rPr>
          <w:lang w:val="sk-SK"/>
        </w:rPr>
        <w:t xml:space="preserve"> uvádza takmer výhradne len výsledné hodnoty vypočítaného srdečného výdaja, prípadne relatívne zmeny srdečného výdaja alebo len porovnanie vypočítaného srdečného výdaja pomocou dvoch a viacerých metód. Chýba uvedenie hodnôt hlavných parametrov používaných pre výpočet srdečného výdaja z bioimpedancie a to hodnoty parametrov Z0, -dZ/dt max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Pr="00FA362E">
        <w:rPr>
          <w:lang w:val="sk-SK"/>
        </w:rPr>
        <w:t xml:space="preserve">. Na viacerých miestach bol popísaný problém zo získaním absolútnych hodnôt srdečného výdaja z bioimpedancie a bolo navrhnuté používať výpočet srdečného výdaja z bioimpedancie výhradne na sledovanie relatívnych zmien v srdečnom výdaji. Rovnice na výpočet impedancie sú pritom známe už veľa rokov. Jediný </w:t>
      </w:r>
      <w:r w:rsidR="003E40AE">
        <w:rPr>
          <w:lang w:val="sk-SK"/>
        </w:rPr>
        <w:t xml:space="preserve">nám </w:t>
      </w:r>
      <w:r w:rsidRPr="00FA362E">
        <w:rPr>
          <w:lang w:val="sk-SK"/>
        </w:rPr>
        <w:t xml:space="preserve">známi zdroj ktorý uvádza hodnoty parametrov je práca Bernstaina z roku 2015 </w:t>
      </w:r>
      <w:r w:rsidRPr="00FA362E">
        <w:rPr>
          <w:lang w:val="sk-SK"/>
        </w:rPr>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bnMsIGFuZCBzb3VyY2VzIG9mIGVycm9yPC9JRFRleHQ+PERpc3BsYXlUZXh0Pls1MV08L0Rpc3Bs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4B0F7D">
        <w:rPr>
          <w:lang w:val="sk-SK"/>
        </w:rPr>
        <w:instrText xml:space="preserve"> ADDIN EN.CITE </w:instrText>
      </w:r>
      <w:r w:rsidR="004B0F7D">
        <w:rPr>
          <w:lang w:val="sk-SK"/>
        </w:rPr>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bnMsIGFuZCBzb3VyY2VzIG9mIGVycm9yPC9JRFRleHQ+PERpc3BsYXlUZXh0Pls1MV08L0Rpc3Bs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4B0F7D">
        <w:rPr>
          <w:lang w:val="sk-SK"/>
        </w:rPr>
        <w:instrText xml:space="preserve"> ADDIN EN.CITE.DATA </w:instrText>
      </w:r>
      <w:r w:rsidR="004B0F7D">
        <w:rPr>
          <w:lang w:val="sk-SK"/>
        </w:rPr>
      </w:r>
      <w:r w:rsidR="004B0F7D">
        <w:rPr>
          <w:lang w:val="sk-SK"/>
        </w:rPr>
        <w:fldChar w:fldCharType="end"/>
      </w:r>
      <w:r w:rsidRPr="00FA362E">
        <w:rPr>
          <w:lang w:val="sk-SK"/>
        </w:rPr>
        <w:fldChar w:fldCharType="separate"/>
      </w:r>
      <w:r w:rsidR="004B0F7D">
        <w:rPr>
          <w:noProof/>
          <w:lang w:val="sk-SK"/>
        </w:rPr>
        <w:t>[51]</w:t>
      </w:r>
      <w:r w:rsidRPr="00FA362E">
        <w:rPr>
          <w:lang w:val="sk-SK"/>
        </w:rPr>
        <w:fldChar w:fldCharType="end"/>
      </w:r>
      <w:r w:rsidRPr="00FA362E">
        <w:rPr>
          <w:lang w:val="sk-SK"/>
        </w:rPr>
        <w:t xml:space="preserve">. V práci sa môžeme dočítať aké boli hodnoty Z0, -dZ/dt max. Hodnoty boli získané meraním bioimpedancie pre 29 zdravích dobrovoľníkov. V tejto práci autor použil jednokanálovú impedanciu ruky, kde pokrýva celú ruku, čo odpovedá pri našom bioimpedančnom monitore MBM kanálu 13 a 15. Výsledky sú rozdelené na mužov a ženy. Hodnoty uvádza </w:t>
      </w:r>
      <w:commentRangeStart w:id="292"/>
      <w:r>
        <w:rPr>
          <w:lang w:val="sk-SK"/>
        </w:rPr>
        <w:t xml:space="preserve">TODO </w:t>
      </w:r>
      <w:r w:rsidRPr="00FA362E">
        <w:rPr>
          <w:lang w:val="sk-SK"/>
        </w:rPr>
        <w:t xml:space="preserve">Hodnoty </w:t>
      </w:r>
      <w:commentRangeEnd w:id="292"/>
      <w:r w:rsidR="008353C2">
        <w:rPr>
          <w:rStyle w:val="Odkaznakomentr"/>
        </w:rPr>
        <w:commentReference w:id="292"/>
      </w:r>
      <w:r w:rsidRPr="00FA362E">
        <w:rPr>
          <w:lang w:val="sk-SK"/>
        </w:rPr>
        <w:t>z práce Bernstaina uvedené v</w:t>
      </w:r>
      <w:r>
        <w:rPr>
          <w:lang w:val="sk-SK"/>
        </w:rPr>
        <w:t> </w:t>
      </w:r>
      <w:r w:rsidR="003E40AE">
        <w:rPr>
          <w:lang w:val="sk-SK"/>
        </w:rPr>
        <w:fldChar w:fldCharType="begin"/>
      </w:r>
      <w:r w:rsidR="003E40AE">
        <w:rPr>
          <w:lang w:val="sk-SK"/>
        </w:rPr>
        <w:instrText xml:space="preserve"> REF _Ref513901643 \h </w:instrText>
      </w:r>
      <w:r w:rsidR="003E40AE">
        <w:rPr>
          <w:lang w:val="sk-SK"/>
        </w:rPr>
      </w:r>
      <w:r w:rsidR="003E40AE">
        <w:rPr>
          <w:lang w:val="sk-SK"/>
        </w:rPr>
        <w:fldChar w:fldCharType="separate"/>
      </w:r>
      <w:r w:rsidR="00B85020">
        <w:t xml:space="preserve">Tabuľka </w:t>
      </w:r>
      <w:r w:rsidR="00B85020">
        <w:rPr>
          <w:noProof/>
        </w:rPr>
        <w:t>12</w:t>
      </w:r>
      <w:r w:rsidR="003E40AE">
        <w:rPr>
          <w:lang w:val="sk-SK"/>
        </w:rPr>
        <w:fldChar w:fldCharType="end"/>
      </w:r>
      <w:r>
        <w:rPr>
          <w:lang w:val="sk-SK"/>
        </w:rPr>
        <w:t xml:space="preserve"> </w:t>
      </w:r>
      <w:r w:rsidRPr="00FA362E">
        <w:rPr>
          <w:lang w:val="sk-SK" w:eastAsia="en-US" w:bidi="en-US"/>
        </w:rPr>
        <w:t xml:space="preserve">vykazujú rozdiely. </w:t>
      </w:r>
    </w:p>
    <w:p w14:paraId="6530E51F" w14:textId="77777777" w:rsidR="00CE547F" w:rsidRDefault="00CE547F" w:rsidP="00CE547F">
      <w:pPr>
        <w:rPr>
          <w:lang w:val="sk-SK"/>
        </w:rPr>
      </w:pPr>
    </w:p>
    <w:tbl>
      <w:tblPr>
        <w:tblW w:w="8104" w:type="dxa"/>
        <w:tblCellMar>
          <w:left w:w="70" w:type="dxa"/>
          <w:right w:w="70" w:type="dxa"/>
        </w:tblCellMar>
        <w:tblLook w:val="04A0" w:firstRow="1" w:lastRow="0" w:firstColumn="1" w:lastColumn="0" w:noHBand="0" w:noVBand="1"/>
      </w:tblPr>
      <w:tblGrid>
        <w:gridCol w:w="1256"/>
        <w:gridCol w:w="1776"/>
        <w:gridCol w:w="776"/>
        <w:gridCol w:w="436"/>
        <w:gridCol w:w="976"/>
        <w:gridCol w:w="476"/>
        <w:gridCol w:w="976"/>
        <w:gridCol w:w="456"/>
        <w:gridCol w:w="976"/>
      </w:tblGrid>
      <w:tr w:rsidR="00CE547F" w:rsidRPr="0057340F" w14:paraId="3B4D25D0" w14:textId="77777777" w:rsidTr="00452ADC">
        <w:trPr>
          <w:trHeight w:val="975"/>
        </w:trPr>
        <w:tc>
          <w:tcPr>
            <w:tcW w:w="1256" w:type="dxa"/>
            <w:tcBorders>
              <w:top w:val="nil"/>
              <w:left w:val="nil"/>
              <w:bottom w:val="nil"/>
              <w:right w:val="nil"/>
            </w:tcBorders>
            <w:shd w:val="clear" w:color="auto" w:fill="auto"/>
            <w:noWrap/>
            <w:vAlign w:val="bottom"/>
            <w:hideMark/>
          </w:tcPr>
          <w:p w14:paraId="1FD2B054" w14:textId="77777777" w:rsidR="00CE547F" w:rsidRPr="0057340F" w:rsidRDefault="00CE547F" w:rsidP="00452ADC">
            <w:pPr>
              <w:overflowPunct/>
              <w:autoSpaceDE/>
              <w:autoSpaceDN/>
              <w:adjustRightInd/>
              <w:spacing w:line="240" w:lineRule="auto"/>
              <w:jc w:val="left"/>
              <w:textAlignment w:val="auto"/>
              <w:rPr>
                <w:rFonts w:ascii="Times New Roman" w:hAnsi="Times New Roman"/>
                <w:sz w:val="20"/>
                <w:szCs w:val="24"/>
              </w:rPr>
            </w:pPr>
          </w:p>
        </w:tc>
        <w:tc>
          <w:tcPr>
            <w:tcW w:w="1776" w:type="dxa"/>
            <w:tcBorders>
              <w:top w:val="single" w:sz="4" w:space="0" w:color="auto"/>
              <w:left w:val="nil"/>
              <w:bottom w:val="nil"/>
              <w:right w:val="nil"/>
            </w:tcBorders>
            <w:shd w:val="clear" w:color="auto" w:fill="auto"/>
            <w:noWrap/>
            <w:vAlign w:val="bottom"/>
            <w:hideMark/>
          </w:tcPr>
          <w:p w14:paraId="70C346BA" w14:textId="77777777" w:rsidR="00CE547F" w:rsidRPr="0057340F" w:rsidRDefault="00CE547F" w:rsidP="00452ADC">
            <w:pPr>
              <w:overflowPunct/>
              <w:autoSpaceDE/>
              <w:autoSpaceDN/>
              <w:adjustRightInd/>
              <w:spacing w:line="240" w:lineRule="auto"/>
              <w:jc w:val="left"/>
              <w:textAlignment w:val="auto"/>
              <w:rPr>
                <w:rFonts w:ascii="Arial" w:hAnsi="Arial" w:cs="Arial"/>
                <w:b/>
                <w:bCs/>
                <w:sz w:val="22"/>
                <w:szCs w:val="22"/>
              </w:rPr>
            </w:pPr>
            <w:r w:rsidRPr="0057340F">
              <w:rPr>
                <w:rFonts w:ascii="Arial" w:hAnsi="Arial" w:cs="Arial"/>
                <w:b/>
                <w:bCs/>
                <w:sz w:val="22"/>
                <w:szCs w:val="22"/>
              </w:rPr>
              <w:t> </w:t>
            </w:r>
          </w:p>
        </w:tc>
        <w:tc>
          <w:tcPr>
            <w:tcW w:w="776" w:type="dxa"/>
            <w:tcBorders>
              <w:top w:val="single" w:sz="4" w:space="0" w:color="auto"/>
              <w:left w:val="nil"/>
              <w:bottom w:val="nil"/>
              <w:right w:val="nil"/>
            </w:tcBorders>
            <w:shd w:val="clear" w:color="auto" w:fill="auto"/>
            <w:noWrap/>
            <w:vAlign w:val="bottom"/>
            <w:hideMark/>
          </w:tcPr>
          <w:p w14:paraId="0E7D40F7" w14:textId="77777777" w:rsidR="00CE547F" w:rsidRPr="0057340F" w:rsidRDefault="00CE547F" w:rsidP="00452ADC">
            <w:pPr>
              <w:overflowPunct/>
              <w:autoSpaceDE/>
              <w:autoSpaceDN/>
              <w:adjustRightInd/>
              <w:spacing w:line="240" w:lineRule="auto"/>
              <w:jc w:val="right"/>
              <w:textAlignment w:val="auto"/>
              <w:rPr>
                <w:rFonts w:ascii="Arial" w:hAnsi="Arial" w:cs="Arial"/>
                <w:b/>
                <w:bCs/>
                <w:sz w:val="22"/>
                <w:szCs w:val="22"/>
              </w:rPr>
            </w:pPr>
            <w:r w:rsidRPr="0057340F">
              <w:rPr>
                <w:rFonts w:ascii="Arial" w:hAnsi="Arial" w:cs="Arial"/>
                <w:b/>
                <w:bCs/>
                <w:sz w:val="22"/>
                <w:szCs w:val="22"/>
              </w:rPr>
              <w:t> </w:t>
            </w:r>
          </w:p>
        </w:tc>
        <w:tc>
          <w:tcPr>
            <w:tcW w:w="436" w:type="dxa"/>
            <w:tcBorders>
              <w:top w:val="single" w:sz="4" w:space="0" w:color="auto"/>
              <w:left w:val="nil"/>
              <w:bottom w:val="nil"/>
              <w:right w:val="nil"/>
            </w:tcBorders>
            <w:shd w:val="clear" w:color="auto" w:fill="auto"/>
            <w:noWrap/>
            <w:vAlign w:val="bottom"/>
            <w:hideMark/>
          </w:tcPr>
          <w:p w14:paraId="7631ECB7" w14:textId="77777777" w:rsidR="00CE547F" w:rsidRPr="0057340F" w:rsidRDefault="00CE547F" w:rsidP="00452ADC">
            <w:pPr>
              <w:overflowPunct/>
              <w:autoSpaceDE/>
              <w:autoSpaceDN/>
              <w:adjustRightInd/>
              <w:spacing w:line="240" w:lineRule="auto"/>
              <w:jc w:val="center"/>
              <w:textAlignment w:val="auto"/>
              <w:rPr>
                <w:rFonts w:ascii="Calibri" w:hAnsi="Calibri" w:cs="Calibri"/>
                <w:b/>
                <w:bCs/>
                <w:color w:val="000000"/>
                <w:sz w:val="22"/>
                <w:szCs w:val="22"/>
              </w:rPr>
            </w:pPr>
            <w:r w:rsidRPr="0057340F">
              <w:rPr>
                <w:rFonts w:ascii="Calibri" w:hAnsi="Calibri" w:cs="Calibri"/>
                <w:b/>
                <w:bCs/>
                <w:color w:val="000000"/>
                <w:sz w:val="22"/>
                <w:szCs w:val="22"/>
              </w:rPr>
              <w:t> </w:t>
            </w:r>
          </w:p>
        </w:tc>
        <w:tc>
          <w:tcPr>
            <w:tcW w:w="976" w:type="dxa"/>
            <w:tcBorders>
              <w:top w:val="single" w:sz="4" w:space="0" w:color="auto"/>
              <w:left w:val="nil"/>
              <w:bottom w:val="nil"/>
              <w:right w:val="nil"/>
            </w:tcBorders>
            <w:shd w:val="clear" w:color="auto" w:fill="auto"/>
            <w:noWrap/>
            <w:vAlign w:val="bottom"/>
            <w:hideMark/>
          </w:tcPr>
          <w:p w14:paraId="74531007" w14:textId="77777777" w:rsidR="00CE547F" w:rsidRPr="0057340F" w:rsidRDefault="00CE547F" w:rsidP="00452ADC">
            <w:pPr>
              <w:overflowPunct/>
              <w:autoSpaceDE/>
              <w:autoSpaceDN/>
              <w:adjustRightInd/>
              <w:spacing w:line="240" w:lineRule="auto"/>
              <w:jc w:val="left"/>
              <w:textAlignment w:val="auto"/>
              <w:rPr>
                <w:rFonts w:ascii="Calibri" w:hAnsi="Calibri" w:cs="Calibri"/>
                <w:b/>
                <w:bCs/>
                <w:color w:val="000000"/>
                <w:sz w:val="22"/>
                <w:szCs w:val="22"/>
              </w:rPr>
            </w:pPr>
            <w:r w:rsidRPr="0057340F">
              <w:rPr>
                <w:rFonts w:ascii="Calibri" w:hAnsi="Calibri" w:cs="Calibri"/>
                <w:b/>
                <w:bCs/>
                <w:color w:val="000000"/>
                <w:sz w:val="22"/>
                <w:szCs w:val="22"/>
              </w:rPr>
              <w:t> </w:t>
            </w:r>
          </w:p>
        </w:tc>
        <w:tc>
          <w:tcPr>
            <w:tcW w:w="476" w:type="dxa"/>
            <w:tcBorders>
              <w:top w:val="single" w:sz="4" w:space="0" w:color="auto"/>
              <w:left w:val="nil"/>
              <w:bottom w:val="nil"/>
              <w:right w:val="nil"/>
            </w:tcBorders>
            <w:shd w:val="clear" w:color="auto" w:fill="auto"/>
            <w:noWrap/>
            <w:vAlign w:val="bottom"/>
            <w:hideMark/>
          </w:tcPr>
          <w:p w14:paraId="319ADDF2" w14:textId="77777777" w:rsidR="00CE547F" w:rsidRPr="0057340F" w:rsidRDefault="00CE547F" w:rsidP="00452ADC">
            <w:pPr>
              <w:overflowPunct/>
              <w:autoSpaceDE/>
              <w:autoSpaceDN/>
              <w:adjustRightInd/>
              <w:spacing w:line="240" w:lineRule="auto"/>
              <w:jc w:val="left"/>
              <w:textAlignment w:val="auto"/>
              <w:rPr>
                <w:rFonts w:ascii="Calibri" w:hAnsi="Calibri" w:cs="Calibri"/>
                <w:b/>
                <w:bCs/>
                <w:color w:val="000000"/>
                <w:sz w:val="22"/>
                <w:szCs w:val="22"/>
              </w:rPr>
            </w:pPr>
            <w:r w:rsidRPr="0057340F">
              <w:rPr>
                <w:rFonts w:ascii="Calibri" w:hAnsi="Calibri" w:cs="Calibri"/>
                <w:b/>
                <w:bCs/>
                <w:color w:val="000000"/>
                <w:sz w:val="22"/>
                <w:szCs w:val="22"/>
              </w:rPr>
              <w:t> </w:t>
            </w:r>
          </w:p>
        </w:tc>
        <w:tc>
          <w:tcPr>
            <w:tcW w:w="976" w:type="dxa"/>
            <w:tcBorders>
              <w:top w:val="single" w:sz="4" w:space="0" w:color="auto"/>
              <w:left w:val="nil"/>
              <w:bottom w:val="nil"/>
              <w:right w:val="nil"/>
            </w:tcBorders>
            <w:shd w:val="clear" w:color="auto" w:fill="auto"/>
            <w:noWrap/>
            <w:vAlign w:val="bottom"/>
            <w:hideMark/>
          </w:tcPr>
          <w:p w14:paraId="1D415B11" w14:textId="77777777" w:rsidR="00CE547F" w:rsidRPr="0057340F" w:rsidRDefault="00CE547F" w:rsidP="00452ADC">
            <w:pPr>
              <w:overflowPunct/>
              <w:autoSpaceDE/>
              <w:autoSpaceDN/>
              <w:adjustRightInd/>
              <w:spacing w:line="240" w:lineRule="auto"/>
              <w:jc w:val="right"/>
              <w:textAlignment w:val="auto"/>
              <w:rPr>
                <w:rFonts w:ascii="Calibri" w:hAnsi="Calibri" w:cs="Calibri"/>
                <w:b/>
                <w:bCs/>
                <w:color w:val="000000"/>
                <w:sz w:val="22"/>
                <w:szCs w:val="22"/>
              </w:rPr>
            </w:pPr>
            <w:r w:rsidRPr="0057340F">
              <w:rPr>
                <w:rFonts w:ascii="Calibri" w:hAnsi="Calibri" w:cs="Calibri"/>
                <w:b/>
                <w:bCs/>
                <w:color w:val="000000"/>
                <w:sz w:val="22"/>
                <w:szCs w:val="22"/>
              </w:rPr>
              <w:t> </w:t>
            </w:r>
          </w:p>
        </w:tc>
        <w:tc>
          <w:tcPr>
            <w:tcW w:w="456" w:type="dxa"/>
            <w:tcBorders>
              <w:top w:val="single" w:sz="4" w:space="0" w:color="auto"/>
              <w:left w:val="nil"/>
              <w:bottom w:val="nil"/>
              <w:right w:val="nil"/>
            </w:tcBorders>
            <w:shd w:val="clear" w:color="auto" w:fill="auto"/>
            <w:noWrap/>
            <w:vAlign w:val="bottom"/>
            <w:hideMark/>
          </w:tcPr>
          <w:p w14:paraId="6F4F5FF5" w14:textId="77777777" w:rsidR="00CE547F" w:rsidRPr="0057340F" w:rsidRDefault="00CE547F" w:rsidP="00452ADC">
            <w:pPr>
              <w:overflowPunct/>
              <w:autoSpaceDE/>
              <w:autoSpaceDN/>
              <w:adjustRightInd/>
              <w:spacing w:line="240" w:lineRule="auto"/>
              <w:jc w:val="center"/>
              <w:textAlignment w:val="auto"/>
              <w:rPr>
                <w:rFonts w:ascii="Calibri" w:hAnsi="Calibri" w:cs="Calibri"/>
                <w:b/>
                <w:bCs/>
                <w:color w:val="000000"/>
                <w:sz w:val="22"/>
                <w:szCs w:val="22"/>
              </w:rPr>
            </w:pPr>
            <w:r w:rsidRPr="0057340F">
              <w:rPr>
                <w:rFonts w:ascii="Calibri" w:hAnsi="Calibri" w:cs="Calibri"/>
                <w:b/>
                <w:bCs/>
                <w:color w:val="000000"/>
                <w:sz w:val="22"/>
                <w:szCs w:val="22"/>
              </w:rPr>
              <w:t> </w:t>
            </w:r>
          </w:p>
        </w:tc>
        <w:tc>
          <w:tcPr>
            <w:tcW w:w="976" w:type="dxa"/>
            <w:tcBorders>
              <w:top w:val="single" w:sz="4" w:space="0" w:color="auto"/>
              <w:left w:val="nil"/>
              <w:bottom w:val="nil"/>
              <w:right w:val="nil"/>
            </w:tcBorders>
            <w:shd w:val="clear" w:color="auto" w:fill="auto"/>
            <w:noWrap/>
            <w:vAlign w:val="bottom"/>
            <w:hideMark/>
          </w:tcPr>
          <w:p w14:paraId="53213077" w14:textId="77777777" w:rsidR="00CE547F" w:rsidRPr="0057340F" w:rsidRDefault="00CE547F" w:rsidP="00452ADC">
            <w:pPr>
              <w:overflowPunct/>
              <w:autoSpaceDE/>
              <w:autoSpaceDN/>
              <w:adjustRightInd/>
              <w:spacing w:line="240" w:lineRule="auto"/>
              <w:jc w:val="left"/>
              <w:textAlignment w:val="auto"/>
              <w:rPr>
                <w:rFonts w:ascii="Calibri" w:hAnsi="Calibri" w:cs="Calibri"/>
                <w:b/>
                <w:bCs/>
                <w:color w:val="000000"/>
                <w:sz w:val="22"/>
                <w:szCs w:val="22"/>
              </w:rPr>
            </w:pPr>
            <w:r w:rsidRPr="0057340F">
              <w:rPr>
                <w:rFonts w:ascii="Calibri" w:hAnsi="Calibri" w:cs="Calibri"/>
                <w:b/>
                <w:bCs/>
                <w:color w:val="000000"/>
                <w:sz w:val="22"/>
                <w:szCs w:val="22"/>
              </w:rPr>
              <w:t> </w:t>
            </w:r>
          </w:p>
        </w:tc>
      </w:tr>
      <w:tr w:rsidR="00CE547F" w:rsidRPr="0057340F" w14:paraId="7F9F4BF3" w14:textId="77777777" w:rsidTr="00452ADC">
        <w:trPr>
          <w:trHeight w:val="315"/>
        </w:trPr>
        <w:tc>
          <w:tcPr>
            <w:tcW w:w="1256" w:type="dxa"/>
            <w:tcBorders>
              <w:top w:val="nil"/>
              <w:left w:val="nil"/>
              <w:bottom w:val="single" w:sz="8" w:space="0" w:color="auto"/>
              <w:right w:val="nil"/>
            </w:tcBorders>
            <w:shd w:val="clear" w:color="auto" w:fill="auto"/>
            <w:noWrap/>
            <w:vAlign w:val="bottom"/>
            <w:hideMark/>
          </w:tcPr>
          <w:p w14:paraId="19B07B93" w14:textId="77777777" w:rsidR="00CE547F" w:rsidRPr="0057340F" w:rsidRDefault="00CE547F" w:rsidP="00452ADC">
            <w:pPr>
              <w:overflowPunct/>
              <w:autoSpaceDE/>
              <w:autoSpaceDN/>
              <w:adjustRightInd/>
              <w:spacing w:line="240" w:lineRule="auto"/>
              <w:jc w:val="left"/>
              <w:textAlignment w:val="auto"/>
              <w:rPr>
                <w:rFonts w:ascii="Calibri" w:hAnsi="Calibri" w:cs="Calibri"/>
                <w:color w:val="000000"/>
                <w:sz w:val="22"/>
                <w:szCs w:val="22"/>
              </w:rPr>
            </w:pPr>
            <w:r w:rsidRPr="0057340F">
              <w:rPr>
                <w:rFonts w:ascii="Calibri" w:hAnsi="Calibri" w:cs="Calibri"/>
                <w:color w:val="000000"/>
                <w:sz w:val="22"/>
                <w:szCs w:val="22"/>
              </w:rPr>
              <w:t> </w:t>
            </w:r>
          </w:p>
        </w:tc>
        <w:tc>
          <w:tcPr>
            <w:tcW w:w="1776" w:type="dxa"/>
            <w:tcBorders>
              <w:top w:val="single" w:sz="4" w:space="0" w:color="auto"/>
              <w:left w:val="nil"/>
              <w:bottom w:val="single" w:sz="8" w:space="0" w:color="auto"/>
              <w:right w:val="nil"/>
            </w:tcBorders>
            <w:shd w:val="clear" w:color="auto" w:fill="auto"/>
            <w:noWrap/>
            <w:vAlign w:val="bottom"/>
            <w:hideMark/>
          </w:tcPr>
          <w:p w14:paraId="2281762B" w14:textId="77777777" w:rsidR="00CE547F" w:rsidRPr="0057340F" w:rsidRDefault="00CE547F" w:rsidP="00452ADC">
            <w:pPr>
              <w:overflowPunct/>
              <w:autoSpaceDE/>
              <w:autoSpaceDN/>
              <w:adjustRightInd/>
              <w:spacing w:line="240" w:lineRule="auto"/>
              <w:jc w:val="left"/>
              <w:textAlignment w:val="auto"/>
              <w:rPr>
                <w:rFonts w:ascii="Arial" w:hAnsi="Arial" w:cs="Arial"/>
                <w:sz w:val="22"/>
                <w:szCs w:val="22"/>
              </w:rPr>
            </w:pPr>
            <w:r w:rsidRPr="0057340F">
              <w:rPr>
                <w:rFonts w:ascii="Arial" w:hAnsi="Arial" w:cs="Arial"/>
                <w:sz w:val="22"/>
                <w:szCs w:val="22"/>
              </w:rPr>
              <w:t>kanál/pohlavie</w:t>
            </w:r>
          </w:p>
        </w:tc>
        <w:tc>
          <w:tcPr>
            <w:tcW w:w="776" w:type="dxa"/>
            <w:tcBorders>
              <w:top w:val="single" w:sz="4" w:space="0" w:color="auto"/>
              <w:left w:val="nil"/>
              <w:bottom w:val="single" w:sz="8" w:space="0" w:color="auto"/>
              <w:right w:val="nil"/>
            </w:tcBorders>
            <w:shd w:val="clear" w:color="auto" w:fill="auto"/>
            <w:noWrap/>
            <w:vAlign w:val="bottom"/>
            <w:hideMark/>
          </w:tcPr>
          <w:p w14:paraId="5B9F1933" w14:textId="77777777" w:rsidR="00CE547F" w:rsidRPr="0057340F" w:rsidRDefault="00CE547F" w:rsidP="00452ADC">
            <w:pPr>
              <w:overflowPunct/>
              <w:autoSpaceDE/>
              <w:autoSpaceDN/>
              <w:adjustRightInd/>
              <w:spacing w:line="240" w:lineRule="auto"/>
              <w:jc w:val="right"/>
              <w:textAlignment w:val="auto"/>
              <w:rPr>
                <w:rFonts w:ascii="Calibri" w:hAnsi="Calibri" w:cs="Calibri"/>
                <w:color w:val="000000"/>
                <w:sz w:val="22"/>
                <w:szCs w:val="22"/>
              </w:rPr>
            </w:pPr>
            <w:r w:rsidRPr="0057340F">
              <w:rPr>
                <w:rFonts w:ascii="Calibri" w:hAnsi="Calibri" w:cs="Calibri"/>
                <w:color w:val="000000"/>
                <w:sz w:val="22"/>
                <w:szCs w:val="22"/>
              </w:rPr>
              <w:t>mean</w:t>
            </w:r>
          </w:p>
        </w:tc>
        <w:tc>
          <w:tcPr>
            <w:tcW w:w="436" w:type="dxa"/>
            <w:tcBorders>
              <w:top w:val="single" w:sz="4" w:space="0" w:color="auto"/>
              <w:left w:val="nil"/>
              <w:bottom w:val="single" w:sz="8" w:space="0" w:color="auto"/>
              <w:right w:val="nil"/>
            </w:tcBorders>
            <w:shd w:val="clear" w:color="auto" w:fill="auto"/>
            <w:noWrap/>
            <w:vAlign w:val="bottom"/>
            <w:hideMark/>
          </w:tcPr>
          <w:p w14:paraId="0196A19B" w14:textId="77777777" w:rsidR="00CE547F" w:rsidRPr="0057340F" w:rsidRDefault="00CE547F" w:rsidP="00452ADC">
            <w:pPr>
              <w:overflowPunct/>
              <w:autoSpaceDE/>
              <w:autoSpaceDN/>
              <w:adjustRightInd/>
              <w:spacing w:line="240" w:lineRule="auto"/>
              <w:jc w:val="center"/>
              <w:textAlignment w:val="auto"/>
              <w:rPr>
                <w:rFonts w:ascii="Calibri" w:hAnsi="Calibri" w:cs="Calibri"/>
                <w:color w:val="000000"/>
                <w:sz w:val="22"/>
                <w:szCs w:val="22"/>
              </w:rPr>
            </w:pPr>
            <w:r w:rsidRPr="0057340F">
              <w:rPr>
                <w:rFonts w:ascii="Calibri" w:hAnsi="Calibri" w:cs="Calibri"/>
                <w:color w:val="000000"/>
                <w:sz w:val="22"/>
                <w:szCs w:val="22"/>
              </w:rPr>
              <w:t>±</w:t>
            </w:r>
          </w:p>
        </w:tc>
        <w:tc>
          <w:tcPr>
            <w:tcW w:w="976" w:type="dxa"/>
            <w:tcBorders>
              <w:top w:val="single" w:sz="4" w:space="0" w:color="auto"/>
              <w:left w:val="nil"/>
              <w:bottom w:val="single" w:sz="8" w:space="0" w:color="auto"/>
              <w:right w:val="nil"/>
            </w:tcBorders>
            <w:shd w:val="clear" w:color="auto" w:fill="auto"/>
            <w:noWrap/>
            <w:vAlign w:val="bottom"/>
            <w:hideMark/>
          </w:tcPr>
          <w:p w14:paraId="0AC27640" w14:textId="77777777" w:rsidR="00CE547F" w:rsidRPr="0057340F" w:rsidRDefault="00CE547F" w:rsidP="00452ADC">
            <w:pPr>
              <w:overflowPunct/>
              <w:autoSpaceDE/>
              <w:autoSpaceDN/>
              <w:adjustRightInd/>
              <w:spacing w:line="240" w:lineRule="auto"/>
              <w:jc w:val="left"/>
              <w:textAlignment w:val="auto"/>
              <w:rPr>
                <w:rFonts w:ascii="Calibri" w:hAnsi="Calibri" w:cs="Calibri"/>
                <w:color w:val="000000"/>
                <w:sz w:val="22"/>
                <w:szCs w:val="22"/>
              </w:rPr>
            </w:pPr>
            <w:r w:rsidRPr="0057340F">
              <w:rPr>
                <w:rFonts w:ascii="Calibri" w:hAnsi="Calibri" w:cs="Calibri"/>
                <w:color w:val="000000"/>
                <w:sz w:val="22"/>
                <w:szCs w:val="22"/>
              </w:rPr>
              <w:t>std</w:t>
            </w:r>
          </w:p>
        </w:tc>
        <w:tc>
          <w:tcPr>
            <w:tcW w:w="476" w:type="dxa"/>
            <w:tcBorders>
              <w:top w:val="nil"/>
              <w:left w:val="nil"/>
              <w:bottom w:val="single" w:sz="8" w:space="0" w:color="auto"/>
              <w:right w:val="nil"/>
            </w:tcBorders>
            <w:shd w:val="clear" w:color="auto" w:fill="auto"/>
            <w:noWrap/>
            <w:vAlign w:val="bottom"/>
            <w:hideMark/>
          </w:tcPr>
          <w:p w14:paraId="613F3EE7" w14:textId="77777777" w:rsidR="00CE547F" w:rsidRPr="0057340F" w:rsidRDefault="00CE547F" w:rsidP="00452ADC">
            <w:pPr>
              <w:overflowPunct/>
              <w:autoSpaceDE/>
              <w:autoSpaceDN/>
              <w:adjustRightInd/>
              <w:spacing w:line="240" w:lineRule="auto"/>
              <w:jc w:val="left"/>
              <w:textAlignment w:val="auto"/>
              <w:rPr>
                <w:rFonts w:ascii="Calibri" w:hAnsi="Calibri" w:cs="Calibri"/>
                <w:color w:val="000000"/>
                <w:sz w:val="22"/>
                <w:szCs w:val="22"/>
              </w:rPr>
            </w:pPr>
            <w:r w:rsidRPr="0057340F">
              <w:rPr>
                <w:rFonts w:ascii="Calibri" w:hAnsi="Calibri" w:cs="Calibri"/>
                <w:color w:val="000000"/>
                <w:sz w:val="22"/>
                <w:szCs w:val="22"/>
              </w:rPr>
              <w:t> </w:t>
            </w:r>
          </w:p>
        </w:tc>
        <w:tc>
          <w:tcPr>
            <w:tcW w:w="976" w:type="dxa"/>
            <w:tcBorders>
              <w:top w:val="single" w:sz="4" w:space="0" w:color="auto"/>
              <w:left w:val="nil"/>
              <w:bottom w:val="single" w:sz="8" w:space="0" w:color="auto"/>
              <w:right w:val="nil"/>
            </w:tcBorders>
            <w:shd w:val="clear" w:color="auto" w:fill="auto"/>
            <w:noWrap/>
            <w:vAlign w:val="bottom"/>
            <w:hideMark/>
          </w:tcPr>
          <w:p w14:paraId="525D1E76" w14:textId="77777777" w:rsidR="00CE547F" w:rsidRPr="0057340F" w:rsidRDefault="00CE547F" w:rsidP="00452ADC">
            <w:pPr>
              <w:overflowPunct/>
              <w:autoSpaceDE/>
              <w:autoSpaceDN/>
              <w:adjustRightInd/>
              <w:spacing w:line="240" w:lineRule="auto"/>
              <w:jc w:val="right"/>
              <w:textAlignment w:val="auto"/>
              <w:rPr>
                <w:rFonts w:ascii="Calibri" w:hAnsi="Calibri" w:cs="Calibri"/>
                <w:color w:val="000000"/>
                <w:sz w:val="22"/>
                <w:szCs w:val="22"/>
              </w:rPr>
            </w:pPr>
            <w:r w:rsidRPr="0057340F">
              <w:rPr>
                <w:rFonts w:ascii="Calibri" w:hAnsi="Calibri" w:cs="Calibri"/>
                <w:color w:val="000000"/>
                <w:sz w:val="22"/>
                <w:szCs w:val="22"/>
              </w:rPr>
              <w:t>mean</w:t>
            </w:r>
          </w:p>
        </w:tc>
        <w:tc>
          <w:tcPr>
            <w:tcW w:w="456" w:type="dxa"/>
            <w:tcBorders>
              <w:top w:val="single" w:sz="4" w:space="0" w:color="auto"/>
              <w:left w:val="nil"/>
              <w:bottom w:val="single" w:sz="8" w:space="0" w:color="auto"/>
              <w:right w:val="nil"/>
            </w:tcBorders>
            <w:shd w:val="clear" w:color="auto" w:fill="auto"/>
            <w:noWrap/>
            <w:vAlign w:val="bottom"/>
            <w:hideMark/>
          </w:tcPr>
          <w:p w14:paraId="596684A9" w14:textId="77777777" w:rsidR="00CE547F" w:rsidRPr="0057340F" w:rsidRDefault="00CE547F" w:rsidP="00452ADC">
            <w:pPr>
              <w:overflowPunct/>
              <w:autoSpaceDE/>
              <w:autoSpaceDN/>
              <w:adjustRightInd/>
              <w:spacing w:line="240" w:lineRule="auto"/>
              <w:jc w:val="center"/>
              <w:textAlignment w:val="auto"/>
              <w:rPr>
                <w:rFonts w:ascii="Calibri" w:hAnsi="Calibri" w:cs="Calibri"/>
                <w:color w:val="000000"/>
                <w:sz w:val="22"/>
                <w:szCs w:val="22"/>
              </w:rPr>
            </w:pPr>
            <w:r w:rsidRPr="0057340F">
              <w:rPr>
                <w:rFonts w:ascii="Calibri" w:hAnsi="Calibri" w:cs="Calibri"/>
                <w:color w:val="000000"/>
                <w:sz w:val="22"/>
                <w:szCs w:val="22"/>
              </w:rPr>
              <w:t>±</w:t>
            </w:r>
          </w:p>
        </w:tc>
        <w:tc>
          <w:tcPr>
            <w:tcW w:w="976" w:type="dxa"/>
            <w:tcBorders>
              <w:top w:val="single" w:sz="4" w:space="0" w:color="auto"/>
              <w:left w:val="nil"/>
              <w:bottom w:val="single" w:sz="8" w:space="0" w:color="auto"/>
              <w:right w:val="nil"/>
            </w:tcBorders>
            <w:shd w:val="clear" w:color="auto" w:fill="auto"/>
            <w:noWrap/>
            <w:vAlign w:val="bottom"/>
            <w:hideMark/>
          </w:tcPr>
          <w:p w14:paraId="4CFC2188" w14:textId="77777777" w:rsidR="00CE547F" w:rsidRPr="0057340F" w:rsidRDefault="00CE547F" w:rsidP="00452ADC">
            <w:pPr>
              <w:overflowPunct/>
              <w:autoSpaceDE/>
              <w:autoSpaceDN/>
              <w:adjustRightInd/>
              <w:spacing w:line="240" w:lineRule="auto"/>
              <w:jc w:val="left"/>
              <w:textAlignment w:val="auto"/>
              <w:rPr>
                <w:rFonts w:ascii="Calibri" w:hAnsi="Calibri" w:cs="Calibri"/>
                <w:color w:val="000000"/>
                <w:sz w:val="22"/>
                <w:szCs w:val="22"/>
              </w:rPr>
            </w:pPr>
            <w:r w:rsidRPr="0057340F">
              <w:rPr>
                <w:rFonts w:ascii="Calibri" w:hAnsi="Calibri" w:cs="Calibri"/>
                <w:color w:val="000000"/>
                <w:sz w:val="22"/>
                <w:szCs w:val="22"/>
              </w:rPr>
              <w:t>std</w:t>
            </w:r>
          </w:p>
        </w:tc>
      </w:tr>
      <w:tr w:rsidR="00CE547F" w:rsidRPr="0057340F" w14:paraId="6C40C2FE" w14:textId="77777777" w:rsidTr="00452ADC">
        <w:trPr>
          <w:trHeight w:val="300"/>
        </w:trPr>
        <w:tc>
          <w:tcPr>
            <w:tcW w:w="1256" w:type="dxa"/>
            <w:tcBorders>
              <w:top w:val="nil"/>
              <w:left w:val="nil"/>
              <w:bottom w:val="nil"/>
              <w:right w:val="nil"/>
            </w:tcBorders>
            <w:shd w:val="clear" w:color="auto" w:fill="auto"/>
            <w:noWrap/>
            <w:vAlign w:val="bottom"/>
            <w:hideMark/>
          </w:tcPr>
          <w:p w14:paraId="1D31988C" w14:textId="77777777" w:rsidR="00CE547F" w:rsidRPr="0057340F" w:rsidRDefault="00CE547F" w:rsidP="00452ADC">
            <w:pPr>
              <w:overflowPunct/>
              <w:autoSpaceDE/>
              <w:autoSpaceDN/>
              <w:adjustRightInd/>
              <w:spacing w:line="240" w:lineRule="auto"/>
              <w:jc w:val="left"/>
              <w:textAlignment w:val="auto"/>
              <w:rPr>
                <w:rFonts w:ascii="Arial" w:hAnsi="Arial" w:cs="Arial"/>
                <w:b/>
                <w:bCs/>
                <w:sz w:val="22"/>
                <w:szCs w:val="22"/>
              </w:rPr>
            </w:pPr>
            <w:r w:rsidRPr="0057340F">
              <w:rPr>
                <w:rFonts w:ascii="Arial" w:hAnsi="Arial" w:cs="Arial"/>
                <w:b/>
                <w:bCs/>
                <w:sz w:val="22"/>
                <w:szCs w:val="22"/>
              </w:rPr>
              <w:t>Bernstain</w:t>
            </w:r>
          </w:p>
        </w:tc>
        <w:tc>
          <w:tcPr>
            <w:tcW w:w="1776" w:type="dxa"/>
            <w:tcBorders>
              <w:top w:val="nil"/>
              <w:left w:val="nil"/>
              <w:bottom w:val="single" w:sz="4" w:space="0" w:color="auto"/>
              <w:right w:val="nil"/>
            </w:tcBorders>
            <w:shd w:val="clear" w:color="auto" w:fill="auto"/>
            <w:noWrap/>
            <w:vAlign w:val="bottom"/>
            <w:hideMark/>
          </w:tcPr>
          <w:p w14:paraId="12B602A9" w14:textId="77777777" w:rsidR="00CE547F" w:rsidRPr="0057340F" w:rsidRDefault="00CE547F" w:rsidP="00452ADC">
            <w:pPr>
              <w:overflowPunct/>
              <w:autoSpaceDE/>
              <w:autoSpaceDN/>
              <w:adjustRightInd/>
              <w:spacing w:line="240" w:lineRule="auto"/>
              <w:jc w:val="left"/>
              <w:textAlignment w:val="auto"/>
              <w:rPr>
                <w:rFonts w:ascii="Arial" w:hAnsi="Arial" w:cs="Arial"/>
                <w:sz w:val="22"/>
                <w:szCs w:val="22"/>
              </w:rPr>
            </w:pPr>
            <w:r w:rsidRPr="0057340F">
              <w:rPr>
                <w:rFonts w:ascii="Arial" w:hAnsi="Arial" w:cs="Arial"/>
                <w:sz w:val="22"/>
                <w:szCs w:val="22"/>
              </w:rPr>
              <w:t> </w:t>
            </w:r>
          </w:p>
        </w:tc>
        <w:tc>
          <w:tcPr>
            <w:tcW w:w="776" w:type="dxa"/>
            <w:tcBorders>
              <w:top w:val="nil"/>
              <w:left w:val="nil"/>
              <w:bottom w:val="single" w:sz="4" w:space="0" w:color="auto"/>
              <w:right w:val="nil"/>
            </w:tcBorders>
            <w:shd w:val="clear" w:color="auto" w:fill="auto"/>
            <w:noWrap/>
            <w:vAlign w:val="bottom"/>
            <w:hideMark/>
          </w:tcPr>
          <w:p w14:paraId="6B90D207" w14:textId="77777777" w:rsidR="00CE547F" w:rsidRPr="0057340F" w:rsidRDefault="00CE547F" w:rsidP="00452ADC">
            <w:pPr>
              <w:overflowPunct/>
              <w:autoSpaceDE/>
              <w:autoSpaceDN/>
              <w:adjustRightInd/>
              <w:spacing w:line="240" w:lineRule="auto"/>
              <w:jc w:val="right"/>
              <w:textAlignment w:val="auto"/>
              <w:rPr>
                <w:rFonts w:ascii="Calibri" w:hAnsi="Calibri" w:cs="Calibri"/>
                <w:color w:val="000000"/>
                <w:sz w:val="22"/>
                <w:szCs w:val="22"/>
              </w:rPr>
            </w:pPr>
            <w:r w:rsidRPr="0057340F">
              <w:rPr>
                <w:rFonts w:ascii="Calibri" w:hAnsi="Calibri" w:cs="Calibri"/>
                <w:color w:val="000000"/>
                <w:sz w:val="22"/>
                <w:szCs w:val="22"/>
              </w:rPr>
              <w:t> </w:t>
            </w:r>
          </w:p>
        </w:tc>
        <w:tc>
          <w:tcPr>
            <w:tcW w:w="436" w:type="dxa"/>
            <w:tcBorders>
              <w:top w:val="nil"/>
              <w:left w:val="nil"/>
              <w:bottom w:val="single" w:sz="4" w:space="0" w:color="auto"/>
              <w:right w:val="nil"/>
            </w:tcBorders>
            <w:shd w:val="clear" w:color="auto" w:fill="auto"/>
            <w:noWrap/>
            <w:vAlign w:val="bottom"/>
            <w:hideMark/>
          </w:tcPr>
          <w:p w14:paraId="2DD63F12" w14:textId="77777777" w:rsidR="00CE547F" w:rsidRPr="0057340F" w:rsidRDefault="00CE547F" w:rsidP="00452ADC">
            <w:pPr>
              <w:overflowPunct/>
              <w:autoSpaceDE/>
              <w:autoSpaceDN/>
              <w:adjustRightInd/>
              <w:spacing w:line="240" w:lineRule="auto"/>
              <w:jc w:val="center"/>
              <w:textAlignment w:val="auto"/>
              <w:rPr>
                <w:rFonts w:ascii="Calibri" w:hAnsi="Calibri" w:cs="Calibri"/>
                <w:color w:val="000000"/>
                <w:sz w:val="22"/>
                <w:szCs w:val="22"/>
              </w:rPr>
            </w:pPr>
            <w:r w:rsidRPr="0057340F">
              <w:rPr>
                <w:rFonts w:ascii="Calibri" w:hAnsi="Calibri" w:cs="Calibri"/>
                <w:color w:val="000000"/>
                <w:sz w:val="22"/>
                <w:szCs w:val="22"/>
              </w:rPr>
              <w:t> </w:t>
            </w:r>
          </w:p>
        </w:tc>
        <w:tc>
          <w:tcPr>
            <w:tcW w:w="976" w:type="dxa"/>
            <w:tcBorders>
              <w:top w:val="nil"/>
              <w:left w:val="nil"/>
              <w:bottom w:val="single" w:sz="4" w:space="0" w:color="auto"/>
              <w:right w:val="nil"/>
            </w:tcBorders>
            <w:shd w:val="clear" w:color="auto" w:fill="auto"/>
            <w:noWrap/>
            <w:vAlign w:val="bottom"/>
            <w:hideMark/>
          </w:tcPr>
          <w:p w14:paraId="0F3E5801" w14:textId="77777777" w:rsidR="00CE547F" w:rsidRPr="0057340F" w:rsidRDefault="00CE547F" w:rsidP="00452ADC">
            <w:pPr>
              <w:overflowPunct/>
              <w:autoSpaceDE/>
              <w:autoSpaceDN/>
              <w:adjustRightInd/>
              <w:spacing w:line="240" w:lineRule="auto"/>
              <w:jc w:val="left"/>
              <w:textAlignment w:val="auto"/>
              <w:rPr>
                <w:rFonts w:ascii="Calibri" w:hAnsi="Calibri" w:cs="Calibri"/>
                <w:color w:val="000000"/>
                <w:sz w:val="22"/>
                <w:szCs w:val="22"/>
              </w:rPr>
            </w:pPr>
            <w:r w:rsidRPr="0057340F">
              <w:rPr>
                <w:rFonts w:ascii="Calibri" w:hAnsi="Calibri" w:cs="Calibri"/>
                <w:color w:val="000000"/>
                <w:sz w:val="22"/>
                <w:szCs w:val="22"/>
              </w:rPr>
              <w:t> </w:t>
            </w:r>
          </w:p>
        </w:tc>
        <w:tc>
          <w:tcPr>
            <w:tcW w:w="476" w:type="dxa"/>
            <w:tcBorders>
              <w:top w:val="nil"/>
              <w:left w:val="nil"/>
              <w:bottom w:val="nil"/>
              <w:right w:val="nil"/>
            </w:tcBorders>
            <w:shd w:val="clear" w:color="auto" w:fill="auto"/>
            <w:noWrap/>
            <w:vAlign w:val="bottom"/>
            <w:hideMark/>
          </w:tcPr>
          <w:p w14:paraId="65C2D642" w14:textId="77777777" w:rsidR="00CE547F" w:rsidRPr="0057340F" w:rsidRDefault="00CE547F" w:rsidP="00452ADC">
            <w:pPr>
              <w:overflowPunct/>
              <w:autoSpaceDE/>
              <w:autoSpaceDN/>
              <w:adjustRightInd/>
              <w:spacing w:line="240" w:lineRule="auto"/>
              <w:jc w:val="left"/>
              <w:textAlignment w:val="auto"/>
              <w:rPr>
                <w:rFonts w:ascii="Calibri" w:hAnsi="Calibri" w:cs="Calibri"/>
                <w:color w:val="000000"/>
                <w:sz w:val="22"/>
                <w:szCs w:val="22"/>
              </w:rPr>
            </w:pPr>
          </w:p>
        </w:tc>
        <w:tc>
          <w:tcPr>
            <w:tcW w:w="976" w:type="dxa"/>
            <w:tcBorders>
              <w:top w:val="nil"/>
              <w:left w:val="nil"/>
              <w:bottom w:val="single" w:sz="4" w:space="0" w:color="auto"/>
              <w:right w:val="nil"/>
            </w:tcBorders>
            <w:shd w:val="clear" w:color="auto" w:fill="auto"/>
            <w:noWrap/>
            <w:vAlign w:val="bottom"/>
            <w:hideMark/>
          </w:tcPr>
          <w:p w14:paraId="7EA28F25" w14:textId="77777777" w:rsidR="00CE547F" w:rsidRPr="0057340F" w:rsidRDefault="00CE547F" w:rsidP="00452ADC">
            <w:pPr>
              <w:overflowPunct/>
              <w:autoSpaceDE/>
              <w:autoSpaceDN/>
              <w:adjustRightInd/>
              <w:spacing w:line="240" w:lineRule="auto"/>
              <w:jc w:val="right"/>
              <w:textAlignment w:val="auto"/>
              <w:rPr>
                <w:rFonts w:ascii="Calibri" w:hAnsi="Calibri" w:cs="Calibri"/>
                <w:color w:val="000000"/>
                <w:sz w:val="22"/>
                <w:szCs w:val="22"/>
              </w:rPr>
            </w:pPr>
            <w:r w:rsidRPr="0057340F">
              <w:rPr>
                <w:rFonts w:ascii="Calibri" w:hAnsi="Calibri" w:cs="Calibri"/>
                <w:color w:val="000000"/>
                <w:sz w:val="22"/>
                <w:szCs w:val="22"/>
              </w:rPr>
              <w:t> </w:t>
            </w:r>
          </w:p>
        </w:tc>
        <w:tc>
          <w:tcPr>
            <w:tcW w:w="456" w:type="dxa"/>
            <w:tcBorders>
              <w:top w:val="nil"/>
              <w:left w:val="nil"/>
              <w:bottom w:val="single" w:sz="4" w:space="0" w:color="auto"/>
              <w:right w:val="nil"/>
            </w:tcBorders>
            <w:shd w:val="clear" w:color="auto" w:fill="auto"/>
            <w:noWrap/>
            <w:vAlign w:val="bottom"/>
            <w:hideMark/>
          </w:tcPr>
          <w:p w14:paraId="3D5A713B" w14:textId="77777777" w:rsidR="00CE547F" w:rsidRPr="0057340F" w:rsidRDefault="00CE547F" w:rsidP="00452ADC">
            <w:pPr>
              <w:overflowPunct/>
              <w:autoSpaceDE/>
              <w:autoSpaceDN/>
              <w:adjustRightInd/>
              <w:spacing w:line="240" w:lineRule="auto"/>
              <w:jc w:val="center"/>
              <w:textAlignment w:val="auto"/>
              <w:rPr>
                <w:rFonts w:ascii="Calibri" w:hAnsi="Calibri" w:cs="Calibri"/>
                <w:color w:val="000000"/>
                <w:sz w:val="22"/>
                <w:szCs w:val="22"/>
              </w:rPr>
            </w:pPr>
            <w:r w:rsidRPr="0057340F">
              <w:rPr>
                <w:rFonts w:ascii="Calibri" w:hAnsi="Calibri" w:cs="Calibri"/>
                <w:color w:val="000000"/>
                <w:sz w:val="22"/>
                <w:szCs w:val="22"/>
              </w:rPr>
              <w:t> </w:t>
            </w:r>
          </w:p>
        </w:tc>
        <w:tc>
          <w:tcPr>
            <w:tcW w:w="976" w:type="dxa"/>
            <w:tcBorders>
              <w:top w:val="nil"/>
              <w:left w:val="nil"/>
              <w:bottom w:val="single" w:sz="4" w:space="0" w:color="auto"/>
              <w:right w:val="nil"/>
            </w:tcBorders>
            <w:shd w:val="clear" w:color="auto" w:fill="auto"/>
            <w:noWrap/>
            <w:vAlign w:val="bottom"/>
            <w:hideMark/>
          </w:tcPr>
          <w:p w14:paraId="51B6C8C3" w14:textId="77777777" w:rsidR="00CE547F" w:rsidRPr="0057340F" w:rsidRDefault="00CE547F" w:rsidP="00452ADC">
            <w:pPr>
              <w:overflowPunct/>
              <w:autoSpaceDE/>
              <w:autoSpaceDN/>
              <w:adjustRightInd/>
              <w:spacing w:line="240" w:lineRule="auto"/>
              <w:jc w:val="left"/>
              <w:textAlignment w:val="auto"/>
              <w:rPr>
                <w:rFonts w:ascii="Calibri" w:hAnsi="Calibri" w:cs="Calibri"/>
                <w:color w:val="000000"/>
                <w:sz w:val="22"/>
                <w:szCs w:val="22"/>
              </w:rPr>
            </w:pPr>
            <w:r w:rsidRPr="0057340F">
              <w:rPr>
                <w:rFonts w:ascii="Calibri" w:hAnsi="Calibri" w:cs="Calibri"/>
                <w:color w:val="000000"/>
                <w:sz w:val="22"/>
                <w:szCs w:val="22"/>
              </w:rPr>
              <w:t> </w:t>
            </w:r>
          </w:p>
        </w:tc>
      </w:tr>
      <w:tr w:rsidR="00CE547F" w:rsidRPr="0057340F" w14:paraId="4DB9C697" w14:textId="77777777" w:rsidTr="00452ADC">
        <w:trPr>
          <w:trHeight w:val="300"/>
        </w:trPr>
        <w:tc>
          <w:tcPr>
            <w:tcW w:w="1256" w:type="dxa"/>
            <w:tcBorders>
              <w:top w:val="nil"/>
              <w:left w:val="nil"/>
              <w:bottom w:val="nil"/>
              <w:right w:val="nil"/>
            </w:tcBorders>
            <w:shd w:val="clear" w:color="auto" w:fill="auto"/>
            <w:noWrap/>
            <w:vAlign w:val="bottom"/>
            <w:hideMark/>
          </w:tcPr>
          <w:p w14:paraId="0B858888" w14:textId="77777777" w:rsidR="00CE547F" w:rsidRPr="0057340F" w:rsidRDefault="00CE547F" w:rsidP="00452ADC">
            <w:pPr>
              <w:overflowPunct/>
              <w:autoSpaceDE/>
              <w:autoSpaceDN/>
              <w:adjustRightInd/>
              <w:spacing w:line="240" w:lineRule="auto"/>
              <w:jc w:val="left"/>
              <w:textAlignment w:val="auto"/>
              <w:rPr>
                <w:rFonts w:ascii="Calibri" w:hAnsi="Calibri" w:cs="Calibri"/>
                <w:color w:val="000000"/>
                <w:sz w:val="22"/>
                <w:szCs w:val="22"/>
              </w:rPr>
            </w:pPr>
          </w:p>
        </w:tc>
        <w:tc>
          <w:tcPr>
            <w:tcW w:w="1776" w:type="dxa"/>
            <w:tcBorders>
              <w:top w:val="nil"/>
              <w:left w:val="nil"/>
              <w:bottom w:val="nil"/>
              <w:right w:val="nil"/>
            </w:tcBorders>
            <w:shd w:val="clear" w:color="auto" w:fill="auto"/>
            <w:noWrap/>
            <w:vAlign w:val="bottom"/>
            <w:hideMark/>
          </w:tcPr>
          <w:p w14:paraId="1CD37F6F" w14:textId="77777777" w:rsidR="00CE547F" w:rsidRPr="0057340F" w:rsidRDefault="00CE547F" w:rsidP="00452ADC">
            <w:pPr>
              <w:overflowPunct/>
              <w:autoSpaceDE/>
              <w:autoSpaceDN/>
              <w:adjustRightInd/>
              <w:spacing w:line="240" w:lineRule="auto"/>
              <w:jc w:val="left"/>
              <w:textAlignment w:val="auto"/>
              <w:rPr>
                <w:rFonts w:ascii="Arial" w:hAnsi="Arial" w:cs="Arial"/>
                <w:sz w:val="22"/>
                <w:szCs w:val="22"/>
              </w:rPr>
            </w:pPr>
            <w:r w:rsidRPr="0057340F">
              <w:rPr>
                <w:rFonts w:ascii="Arial" w:hAnsi="Arial" w:cs="Arial"/>
                <w:sz w:val="22"/>
                <w:szCs w:val="22"/>
              </w:rPr>
              <w:t>15 muži</w:t>
            </w:r>
          </w:p>
        </w:tc>
        <w:tc>
          <w:tcPr>
            <w:tcW w:w="776" w:type="dxa"/>
            <w:tcBorders>
              <w:top w:val="nil"/>
              <w:left w:val="nil"/>
              <w:bottom w:val="nil"/>
              <w:right w:val="nil"/>
            </w:tcBorders>
            <w:shd w:val="clear" w:color="auto" w:fill="auto"/>
            <w:noWrap/>
            <w:vAlign w:val="bottom"/>
            <w:hideMark/>
          </w:tcPr>
          <w:p w14:paraId="78CC7760" w14:textId="77777777" w:rsidR="00CE547F" w:rsidRPr="0057340F" w:rsidRDefault="00CE547F" w:rsidP="00452ADC">
            <w:pPr>
              <w:overflowPunct/>
              <w:autoSpaceDE/>
              <w:autoSpaceDN/>
              <w:adjustRightInd/>
              <w:spacing w:line="240" w:lineRule="auto"/>
              <w:jc w:val="right"/>
              <w:textAlignment w:val="auto"/>
              <w:rPr>
                <w:rFonts w:ascii="Calibri" w:hAnsi="Calibri" w:cs="Calibri"/>
                <w:color w:val="000000"/>
                <w:sz w:val="22"/>
                <w:szCs w:val="22"/>
              </w:rPr>
            </w:pPr>
            <w:r w:rsidRPr="0057340F">
              <w:rPr>
                <w:rFonts w:ascii="Calibri" w:hAnsi="Calibri" w:cs="Calibri"/>
                <w:color w:val="000000"/>
                <w:sz w:val="22"/>
                <w:szCs w:val="22"/>
              </w:rPr>
              <w:t>74</w:t>
            </w:r>
          </w:p>
        </w:tc>
        <w:tc>
          <w:tcPr>
            <w:tcW w:w="436" w:type="dxa"/>
            <w:tcBorders>
              <w:top w:val="nil"/>
              <w:left w:val="nil"/>
              <w:bottom w:val="nil"/>
              <w:right w:val="nil"/>
            </w:tcBorders>
            <w:shd w:val="clear" w:color="auto" w:fill="auto"/>
            <w:noWrap/>
            <w:vAlign w:val="bottom"/>
            <w:hideMark/>
          </w:tcPr>
          <w:p w14:paraId="570C849A" w14:textId="77777777" w:rsidR="00CE547F" w:rsidRPr="0057340F" w:rsidRDefault="00CE547F" w:rsidP="00452ADC">
            <w:pPr>
              <w:overflowPunct/>
              <w:autoSpaceDE/>
              <w:autoSpaceDN/>
              <w:adjustRightInd/>
              <w:spacing w:line="240" w:lineRule="auto"/>
              <w:jc w:val="center"/>
              <w:textAlignment w:val="auto"/>
              <w:rPr>
                <w:rFonts w:ascii="Calibri" w:hAnsi="Calibri" w:cs="Calibri"/>
                <w:color w:val="000000"/>
                <w:sz w:val="22"/>
                <w:szCs w:val="22"/>
              </w:rPr>
            </w:pPr>
            <w:r w:rsidRPr="0057340F">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14:paraId="1647E2FC" w14:textId="77777777" w:rsidR="00CE547F" w:rsidRPr="0057340F" w:rsidRDefault="00CE547F" w:rsidP="00452ADC">
            <w:pPr>
              <w:overflowPunct/>
              <w:autoSpaceDE/>
              <w:autoSpaceDN/>
              <w:adjustRightInd/>
              <w:spacing w:line="240" w:lineRule="auto"/>
              <w:jc w:val="left"/>
              <w:textAlignment w:val="auto"/>
              <w:rPr>
                <w:rFonts w:ascii="Calibri" w:hAnsi="Calibri" w:cs="Calibri"/>
                <w:color w:val="000000"/>
                <w:sz w:val="22"/>
                <w:szCs w:val="22"/>
              </w:rPr>
            </w:pPr>
            <w:r w:rsidRPr="0057340F">
              <w:rPr>
                <w:rFonts w:ascii="Calibri" w:hAnsi="Calibri" w:cs="Calibri"/>
                <w:color w:val="000000"/>
                <w:sz w:val="22"/>
                <w:szCs w:val="22"/>
              </w:rPr>
              <w:t>11</w:t>
            </w:r>
          </w:p>
        </w:tc>
        <w:tc>
          <w:tcPr>
            <w:tcW w:w="476" w:type="dxa"/>
            <w:tcBorders>
              <w:top w:val="nil"/>
              <w:left w:val="nil"/>
              <w:bottom w:val="nil"/>
              <w:right w:val="nil"/>
            </w:tcBorders>
            <w:shd w:val="clear" w:color="auto" w:fill="auto"/>
            <w:noWrap/>
            <w:vAlign w:val="bottom"/>
            <w:hideMark/>
          </w:tcPr>
          <w:p w14:paraId="5EDBAB9F" w14:textId="77777777" w:rsidR="00CE547F" w:rsidRPr="0057340F" w:rsidRDefault="00CE547F" w:rsidP="00452ADC">
            <w:pPr>
              <w:overflowPunct/>
              <w:autoSpaceDE/>
              <w:autoSpaceDN/>
              <w:adjustRightInd/>
              <w:spacing w:line="240" w:lineRule="auto"/>
              <w:jc w:val="left"/>
              <w:textAlignment w:val="auto"/>
              <w:rPr>
                <w:rFonts w:ascii="Calibri" w:hAnsi="Calibri" w:cs="Calibri"/>
                <w:color w:val="000000"/>
                <w:sz w:val="22"/>
                <w:szCs w:val="22"/>
              </w:rPr>
            </w:pPr>
          </w:p>
        </w:tc>
        <w:tc>
          <w:tcPr>
            <w:tcW w:w="976" w:type="dxa"/>
            <w:tcBorders>
              <w:top w:val="nil"/>
              <w:left w:val="nil"/>
              <w:bottom w:val="nil"/>
              <w:right w:val="nil"/>
            </w:tcBorders>
            <w:shd w:val="clear" w:color="auto" w:fill="auto"/>
            <w:noWrap/>
            <w:vAlign w:val="bottom"/>
            <w:hideMark/>
          </w:tcPr>
          <w:p w14:paraId="2C53D6F1" w14:textId="77777777" w:rsidR="00CE547F" w:rsidRPr="0057340F" w:rsidRDefault="00CE547F" w:rsidP="00452ADC">
            <w:pPr>
              <w:overflowPunct/>
              <w:autoSpaceDE/>
              <w:autoSpaceDN/>
              <w:adjustRightInd/>
              <w:spacing w:line="240" w:lineRule="auto"/>
              <w:jc w:val="right"/>
              <w:textAlignment w:val="auto"/>
              <w:rPr>
                <w:rFonts w:ascii="Calibri" w:hAnsi="Calibri" w:cs="Calibri"/>
                <w:color w:val="000000"/>
                <w:sz w:val="22"/>
                <w:szCs w:val="22"/>
              </w:rPr>
            </w:pPr>
            <w:r w:rsidRPr="0057340F">
              <w:rPr>
                <w:rFonts w:ascii="Calibri" w:hAnsi="Calibri" w:cs="Calibri"/>
                <w:color w:val="000000"/>
                <w:sz w:val="22"/>
                <w:szCs w:val="22"/>
              </w:rPr>
              <w:t>9.70E-01</w:t>
            </w:r>
          </w:p>
        </w:tc>
        <w:tc>
          <w:tcPr>
            <w:tcW w:w="456" w:type="dxa"/>
            <w:tcBorders>
              <w:top w:val="nil"/>
              <w:left w:val="nil"/>
              <w:bottom w:val="nil"/>
              <w:right w:val="nil"/>
            </w:tcBorders>
            <w:shd w:val="clear" w:color="auto" w:fill="auto"/>
            <w:noWrap/>
            <w:vAlign w:val="bottom"/>
            <w:hideMark/>
          </w:tcPr>
          <w:p w14:paraId="2769AFC6" w14:textId="77777777" w:rsidR="00CE547F" w:rsidRPr="0057340F" w:rsidRDefault="00CE547F" w:rsidP="00452ADC">
            <w:pPr>
              <w:overflowPunct/>
              <w:autoSpaceDE/>
              <w:autoSpaceDN/>
              <w:adjustRightInd/>
              <w:spacing w:line="240" w:lineRule="auto"/>
              <w:jc w:val="center"/>
              <w:textAlignment w:val="auto"/>
              <w:rPr>
                <w:rFonts w:ascii="Calibri" w:hAnsi="Calibri" w:cs="Calibri"/>
                <w:color w:val="000000"/>
                <w:sz w:val="22"/>
                <w:szCs w:val="22"/>
              </w:rPr>
            </w:pPr>
            <w:r w:rsidRPr="0057340F">
              <w:rPr>
                <w:rFonts w:ascii="Calibri" w:hAnsi="Calibri" w:cs="Calibri"/>
                <w:color w:val="000000"/>
                <w:sz w:val="22"/>
                <w:szCs w:val="22"/>
              </w:rPr>
              <w:t>±</w:t>
            </w:r>
          </w:p>
        </w:tc>
        <w:tc>
          <w:tcPr>
            <w:tcW w:w="976" w:type="dxa"/>
            <w:tcBorders>
              <w:top w:val="nil"/>
              <w:left w:val="nil"/>
              <w:bottom w:val="nil"/>
              <w:right w:val="nil"/>
            </w:tcBorders>
            <w:shd w:val="clear" w:color="auto" w:fill="auto"/>
            <w:noWrap/>
            <w:vAlign w:val="bottom"/>
            <w:hideMark/>
          </w:tcPr>
          <w:p w14:paraId="1C88F8B4" w14:textId="77777777" w:rsidR="00CE547F" w:rsidRPr="0057340F" w:rsidRDefault="00CE547F" w:rsidP="00452ADC">
            <w:pPr>
              <w:overflowPunct/>
              <w:autoSpaceDE/>
              <w:autoSpaceDN/>
              <w:adjustRightInd/>
              <w:spacing w:line="240" w:lineRule="auto"/>
              <w:jc w:val="left"/>
              <w:textAlignment w:val="auto"/>
              <w:rPr>
                <w:rFonts w:ascii="Calibri" w:hAnsi="Calibri" w:cs="Calibri"/>
                <w:color w:val="000000"/>
                <w:sz w:val="22"/>
                <w:szCs w:val="22"/>
              </w:rPr>
            </w:pPr>
            <w:r w:rsidRPr="0057340F">
              <w:rPr>
                <w:rFonts w:ascii="Calibri" w:hAnsi="Calibri" w:cs="Calibri"/>
                <w:color w:val="000000"/>
                <w:sz w:val="22"/>
                <w:szCs w:val="22"/>
              </w:rPr>
              <w:t>3.90E-01</w:t>
            </w:r>
          </w:p>
        </w:tc>
      </w:tr>
      <w:tr w:rsidR="00CE547F" w:rsidRPr="0057340F" w14:paraId="34CC5324" w14:textId="77777777" w:rsidTr="00452ADC">
        <w:trPr>
          <w:trHeight w:val="315"/>
        </w:trPr>
        <w:tc>
          <w:tcPr>
            <w:tcW w:w="1256" w:type="dxa"/>
            <w:tcBorders>
              <w:top w:val="nil"/>
              <w:left w:val="nil"/>
              <w:bottom w:val="single" w:sz="8" w:space="0" w:color="auto"/>
              <w:right w:val="nil"/>
            </w:tcBorders>
            <w:shd w:val="clear" w:color="auto" w:fill="auto"/>
            <w:noWrap/>
            <w:vAlign w:val="bottom"/>
            <w:hideMark/>
          </w:tcPr>
          <w:p w14:paraId="6B046758" w14:textId="77777777" w:rsidR="00CE547F" w:rsidRPr="0057340F" w:rsidRDefault="00CE547F" w:rsidP="00452ADC">
            <w:pPr>
              <w:overflowPunct/>
              <w:autoSpaceDE/>
              <w:autoSpaceDN/>
              <w:adjustRightInd/>
              <w:spacing w:line="240" w:lineRule="auto"/>
              <w:jc w:val="left"/>
              <w:textAlignment w:val="auto"/>
              <w:rPr>
                <w:rFonts w:ascii="Calibri" w:hAnsi="Calibri" w:cs="Calibri"/>
                <w:b/>
                <w:bCs/>
                <w:color w:val="000000"/>
                <w:sz w:val="22"/>
                <w:szCs w:val="22"/>
              </w:rPr>
            </w:pPr>
            <w:r w:rsidRPr="0057340F">
              <w:rPr>
                <w:rFonts w:ascii="Calibri" w:hAnsi="Calibri" w:cs="Calibri"/>
                <w:b/>
                <w:bCs/>
                <w:color w:val="000000"/>
                <w:sz w:val="22"/>
                <w:szCs w:val="22"/>
              </w:rPr>
              <w:t> </w:t>
            </w:r>
          </w:p>
        </w:tc>
        <w:tc>
          <w:tcPr>
            <w:tcW w:w="1776" w:type="dxa"/>
            <w:tcBorders>
              <w:top w:val="nil"/>
              <w:left w:val="nil"/>
              <w:bottom w:val="single" w:sz="8" w:space="0" w:color="auto"/>
              <w:right w:val="nil"/>
            </w:tcBorders>
            <w:shd w:val="clear" w:color="auto" w:fill="auto"/>
            <w:noWrap/>
            <w:vAlign w:val="bottom"/>
            <w:hideMark/>
          </w:tcPr>
          <w:p w14:paraId="22FD88AA" w14:textId="77777777" w:rsidR="00CE547F" w:rsidRPr="0057340F" w:rsidRDefault="00CE547F" w:rsidP="00452ADC">
            <w:pPr>
              <w:overflowPunct/>
              <w:autoSpaceDE/>
              <w:autoSpaceDN/>
              <w:adjustRightInd/>
              <w:spacing w:line="240" w:lineRule="auto"/>
              <w:jc w:val="left"/>
              <w:textAlignment w:val="auto"/>
              <w:rPr>
                <w:rFonts w:ascii="Arial" w:hAnsi="Arial" w:cs="Arial"/>
                <w:sz w:val="22"/>
                <w:szCs w:val="22"/>
              </w:rPr>
            </w:pPr>
            <w:r w:rsidRPr="0057340F">
              <w:rPr>
                <w:rFonts w:ascii="Arial" w:hAnsi="Arial" w:cs="Arial"/>
                <w:sz w:val="22"/>
                <w:szCs w:val="22"/>
              </w:rPr>
              <w:t>15 ženy</w:t>
            </w:r>
          </w:p>
        </w:tc>
        <w:tc>
          <w:tcPr>
            <w:tcW w:w="776" w:type="dxa"/>
            <w:tcBorders>
              <w:top w:val="nil"/>
              <w:left w:val="nil"/>
              <w:bottom w:val="single" w:sz="8" w:space="0" w:color="auto"/>
              <w:right w:val="nil"/>
            </w:tcBorders>
            <w:shd w:val="clear" w:color="auto" w:fill="auto"/>
            <w:noWrap/>
            <w:vAlign w:val="bottom"/>
            <w:hideMark/>
          </w:tcPr>
          <w:p w14:paraId="7370B899" w14:textId="77777777" w:rsidR="00CE547F" w:rsidRPr="0057340F" w:rsidRDefault="00CE547F" w:rsidP="00452ADC">
            <w:pPr>
              <w:overflowPunct/>
              <w:autoSpaceDE/>
              <w:autoSpaceDN/>
              <w:adjustRightInd/>
              <w:spacing w:line="240" w:lineRule="auto"/>
              <w:jc w:val="right"/>
              <w:textAlignment w:val="auto"/>
              <w:rPr>
                <w:rFonts w:ascii="Calibri" w:hAnsi="Calibri" w:cs="Calibri"/>
                <w:color w:val="000000"/>
                <w:sz w:val="22"/>
                <w:szCs w:val="22"/>
              </w:rPr>
            </w:pPr>
            <w:r w:rsidRPr="0057340F">
              <w:rPr>
                <w:rFonts w:ascii="Calibri" w:hAnsi="Calibri" w:cs="Calibri"/>
                <w:color w:val="000000"/>
                <w:sz w:val="22"/>
                <w:szCs w:val="22"/>
              </w:rPr>
              <w:t>87</w:t>
            </w:r>
          </w:p>
        </w:tc>
        <w:tc>
          <w:tcPr>
            <w:tcW w:w="436" w:type="dxa"/>
            <w:tcBorders>
              <w:top w:val="nil"/>
              <w:left w:val="nil"/>
              <w:bottom w:val="single" w:sz="8" w:space="0" w:color="auto"/>
              <w:right w:val="nil"/>
            </w:tcBorders>
            <w:shd w:val="clear" w:color="auto" w:fill="auto"/>
            <w:noWrap/>
            <w:vAlign w:val="bottom"/>
            <w:hideMark/>
          </w:tcPr>
          <w:p w14:paraId="4666B36D" w14:textId="77777777" w:rsidR="00CE547F" w:rsidRPr="0057340F" w:rsidRDefault="00CE547F" w:rsidP="00452ADC">
            <w:pPr>
              <w:overflowPunct/>
              <w:autoSpaceDE/>
              <w:autoSpaceDN/>
              <w:adjustRightInd/>
              <w:spacing w:line="240" w:lineRule="auto"/>
              <w:jc w:val="center"/>
              <w:textAlignment w:val="auto"/>
              <w:rPr>
                <w:rFonts w:ascii="Calibri" w:hAnsi="Calibri" w:cs="Calibri"/>
                <w:color w:val="000000"/>
                <w:sz w:val="22"/>
                <w:szCs w:val="22"/>
              </w:rPr>
            </w:pPr>
            <w:r w:rsidRPr="0057340F">
              <w:rPr>
                <w:rFonts w:ascii="Calibri" w:hAnsi="Calibri" w:cs="Calibri"/>
                <w:color w:val="000000"/>
                <w:sz w:val="22"/>
                <w:szCs w:val="22"/>
              </w:rPr>
              <w:t>±</w:t>
            </w:r>
          </w:p>
        </w:tc>
        <w:tc>
          <w:tcPr>
            <w:tcW w:w="976" w:type="dxa"/>
            <w:tcBorders>
              <w:top w:val="nil"/>
              <w:left w:val="nil"/>
              <w:bottom w:val="single" w:sz="8" w:space="0" w:color="auto"/>
              <w:right w:val="nil"/>
            </w:tcBorders>
            <w:shd w:val="clear" w:color="auto" w:fill="auto"/>
            <w:noWrap/>
            <w:vAlign w:val="bottom"/>
            <w:hideMark/>
          </w:tcPr>
          <w:p w14:paraId="6CFE4186" w14:textId="77777777" w:rsidR="00CE547F" w:rsidRPr="0057340F" w:rsidRDefault="00CE547F" w:rsidP="00452ADC">
            <w:pPr>
              <w:overflowPunct/>
              <w:autoSpaceDE/>
              <w:autoSpaceDN/>
              <w:adjustRightInd/>
              <w:spacing w:line="240" w:lineRule="auto"/>
              <w:jc w:val="left"/>
              <w:textAlignment w:val="auto"/>
              <w:rPr>
                <w:rFonts w:ascii="Calibri" w:hAnsi="Calibri" w:cs="Calibri"/>
                <w:color w:val="000000"/>
                <w:sz w:val="22"/>
                <w:szCs w:val="22"/>
              </w:rPr>
            </w:pPr>
            <w:r w:rsidRPr="0057340F">
              <w:rPr>
                <w:rFonts w:ascii="Calibri" w:hAnsi="Calibri" w:cs="Calibri"/>
                <w:color w:val="000000"/>
                <w:sz w:val="22"/>
                <w:szCs w:val="22"/>
              </w:rPr>
              <w:t>15</w:t>
            </w:r>
          </w:p>
        </w:tc>
        <w:tc>
          <w:tcPr>
            <w:tcW w:w="476" w:type="dxa"/>
            <w:tcBorders>
              <w:top w:val="nil"/>
              <w:left w:val="nil"/>
              <w:bottom w:val="single" w:sz="8" w:space="0" w:color="auto"/>
              <w:right w:val="nil"/>
            </w:tcBorders>
            <w:shd w:val="clear" w:color="auto" w:fill="auto"/>
            <w:noWrap/>
            <w:vAlign w:val="bottom"/>
            <w:hideMark/>
          </w:tcPr>
          <w:p w14:paraId="7124A537" w14:textId="77777777" w:rsidR="00CE547F" w:rsidRPr="0057340F" w:rsidRDefault="00CE547F" w:rsidP="00452ADC">
            <w:pPr>
              <w:overflowPunct/>
              <w:autoSpaceDE/>
              <w:autoSpaceDN/>
              <w:adjustRightInd/>
              <w:spacing w:line="240" w:lineRule="auto"/>
              <w:jc w:val="left"/>
              <w:textAlignment w:val="auto"/>
              <w:rPr>
                <w:rFonts w:ascii="Calibri" w:hAnsi="Calibri" w:cs="Calibri"/>
                <w:color w:val="000000"/>
                <w:sz w:val="22"/>
                <w:szCs w:val="22"/>
              </w:rPr>
            </w:pPr>
            <w:r w:rsidRPr="0057340F">
              <w:rPr>
                <w:rFonts w:ascii="Calibri" w:hAnsi="Calibri" w:cs="Calibri"/>
                <w:color w:val="000000"/>
                <w:sz w:val="22"/>
                <w:szCs w:val="22"/>
              </w:rPr>
              <w:t> </w:t>
            </w:r>
          </w:p>
        </w:tc>
        <w:tc>
          <w:tcPr>
            <w:tcW w:w="976" w:type="dxa"/>
            <w:tcBorders>
              <w:top w:val="nil"/>
              <w:left w:val="nil"/>
              <w:bottom w:val="single" w:sz="8" w:space="0" w:color="auto"/>
              <w:right w:val="nil"/>
            </w:tcBorders>
            <w:shd w:val="clear" w:color="auto" w:fill="auto"/>
            <w:noWrap/>
            <w:vAlign w:val="bottom"/>
            <w:hideMark/>
          </w:tcPr>
          <w:p w14:paraId="25E332C8" w14:textId="77777777" w:rsidR="00CE547F" w:rsidRPr="0057340F" w:rsidRDefault="00CE547F" w:rsidP="00452ADC">
            <w:pPr>
              <w:overflowPunct/>
              <w:autoSpaceDE/>
              <w:autoSpaceDN/>
              <w:adjustRightInd/>
              <w:spacing w:line="240" w:lineRule="auto"/>
              <w:jc w:val="right"/>
              <w:textAlignment w:val="auto"/>
              <w:rPr>
                <w:rFonts w:ascii="Calibri" w:hAnsi="Calibri" w:cs="Calibri"/>
                <w:color w:val="000000"/>
                <w:sz w:val="22"/>
                <w:szCs w:val="22"/>
              </w:rPr>
            </w:pPr>
            <w:r w:rsidRPr="0057340F">
              <w:rPr>
                <w:rFonts w:ascii="Calibri" w:hAnsi="Calibri" w:cs="Calibri"/>
                <w:color w:val="000000"/>
                <w:sz w:val="22"/>
                <w:szCs w:val="22"/>
              </w:rPr>
              <w:t>1.60E+00</w:t>
            </w:r>
          </w:p>
        </w:tc>
        <w:tc>
          <w:tcPr>
            <w:tcW w:w="456" w:type="dxa"/>
            <w:tcBorders>
              <w:top w:val="nil"/>
              <w:left w:val="nil"/>
              <w:bottom w:val="single" w:sz="8" w:space="0" w:color="auto"/>
              <w:right w:val="nil"/>
            </w:tcBorders>
            <w:shd w:val="clear" w:color="auto" w:fill="auto"/>
            <w:noWrap/>
            <w:vAlign w:val="bottom"/>
            <w:hideMark/>
          </w:tcPr>
          <w:p w14:paraId="181FE99E" w14:textId="77777777" w:rsidR="00CE547F" w:rsidRPr="0057340F" w:rsidRDefault="00CE547F" w:rsidP="00452ADC">
            <w:pPr>
              <w:overflowPunct/>
              <w:autoSpaceDE/>
              <w:autoSpaceDN/>
              <w:adjustRightInd/>
              <w:spacing w:line="240" w:lineRule="auto"/>
              <w:jc w:val="center"/>
              <w:textAlignment w:val="auto"/>
              <w:rPr>
                <w:rFonts w:ascii="Calibri" w:hAnsi="Calibri" w:cs="Calibri"/>
                <w:color w:val="000000"/>
                <w:sz w:val="22"/>
                <w:szCs w:val="22"/>
              </w:rPr>
            </w:pPr>
            <w:r w:rsidRPr="0057340F">
              <w:rPr>
                <w:rFonts w:ascii="Calibri" w:hAnsi="Calibri" w:cs="Calibri"/>
                <w:color w:val="000000"/>
                <w:sz w:val="22"/>
                <w:szCs w:val="22"/>
              </w:rPr>
              <w:t>±</w:t>
            </w:r>
          </w:p>
        </w:tc>
        <w:tc>
          <w:tcPr>
            <w:tcW w:w="976" w:type="dxa"/>
            <w:tcBorders>
              <w:top w:val="nil"/>
              <w:left w:val="nil"/>
              <w:bottom w:val="single" w:sz="8" w:space="0" w:color="auto"/>
              <w:right w:val="nil"/>
            </w:tcBorders>
            <w:shd w:val="clear" w:color="auto" w:fill="auto"/>
            <w:noWrap/>
            <w:vAlign w:val="bottom"/>
            <w:hideMark/>
          </w:tcPr>
          <w:p w14:paraId="1B520667" w14:textId="77777777" w:rsidR="00CE547F" w:rsidRPr="0057340F" w:rsidRDefault="00CE547F" w:rsidP="00452ADC">
            <w:pPr>
              <w:overflowPunct/>
              <w:autoSpaceDE/>
              <w:autoSpaceDN/>
              <w:adjustRightInd/>
              <w:spacing w:line="240" w:lineRule="auto"/>
              <w:jc w:val="left"/>
              <w:textAlignment w:val="auto"/>
              <w:rPr>
                <w:rFonts w:ascii="Calibri" w:hAnsi="Calibri" w:cs="Calibri"/>
                <w:color w:val="000000"/>
                <w:sz w:val="22"/>
                <w:szCs w:val="22"/>
              </w:rPr>
            </w:pPr>
            <w:r w:rsidRPr="0057340F">
              <w:rPr>
                <w:rFonts w:ascii="Calibri" w:hAnsi="Calibri" w:cs="Calibri"/>
                <w:color w:val="000000"/>
                <w:sz w:val="22"/>
                <w:szCs w:val="22"/>
              </w:rPr>
              <w:t>4.10E-01</w:t>
            </w:r>
          </w:p>
        </w:tc>
      </w:tr>
      <w:tr w:rsidR="00CE547F" w:rsidRPr="0057340F" w14:paraId="1C42C2C2" w14:textId="77777777" w:rsidTr="00452ADC">
        <w:trPr>
          <w:trHeight w:val="300"/>
        </w:trPr>
        <w:tc>
          <w:tcPr>
            <w:tcW w:w="3032" w:type="dxa"/>
            <w:gridSpan w:val="2"/>
            <w:tcBorders>
              <w:top w:val="nil"/>
              <w:left w:val="nil"/>
              <w:bottom w:val="nil"/>
              <w:right w:val="nil"/>
            </w:tcBorders>
            <w:shd w:val="clear" w:color="auto" w:fill="auto"/>
            <w:noWrap/>
            <w:vAlign w:val="bottom"/>
            <w:hideMark/>
          </w:tcPr>
          <w:p w14:paraId="1D9E6EFC" w14:textId="77777777" w:rsidR="00CE547F" w:rsidRPr="0057340F" w:rsidRDefault="00CE547F" w:rsidP="00452ADC">
            <w:pPr>
              <w:overflowPunct/>
              <w:autoSpaceDE/>
              <w:autoSpaceDN/>
              <w:adjustRightInd/>
              <w:spacing w:line="240" w:lineRule="auto"/>
              <w:jc w:val="left"/>
              <w:textAlignment w:val="auto"/>
              <w:rPr>
                <w:rFonts w:ascii="Arial" w:hAnsi="Arial" w:cs="Arial"/>
                <w:b/>
                <w:bCs/>
                <w:sz w:val="22"/>
                <w:szCs w:val="22"/>
              </w:rPr>
            </w:pPr>
            <w:r w:rsidRPr="0057340F">
              <w:rPr>
                <w:rFonts w:ascii="Arial" w:hAnsi="Arial" w:cs="Arial"/>
                <w:b/>
                <w:bCs/>
                <w:sz w:val="22"/>
                <w:szCs w:val="22"/>
              </w:rPr>
              <w:t>Naša práca</w:t>
            </w:r>
          </w:p>
        </w:tc>
        <w:tc>
          <w:tcPr>
            <w:tcW w:w="776" w:type="dxa"/>
            <w:tcBorders>
              <w:top w:val="nil"/>
              <w:left w:val="nil"/>
              <w:bottom w:val="nil"/>
              <w:right w:val="nil"/>
            </w:tcBorders>
            <w:shd w:val="clear" w:color="auto" w:fill="auto"/>
            <w:noWrap/>
            <w:vAlign w:val="bottom"/>
            <w:hideMark/>
          </w:tcPr>
          <w:p w14:paraId="62148A65" w14:textId="77777777" w:rsidR="00CE547F" w:rsidRPr="0057340F" w:rsidRDefault="00CE547F" w:rsidP="00452ADC">
            <w:pPr>
              <w:overflowPunct/>
              <w:autoSpaceDE/>
              <w:autoSpaceDN/>
              <w:adjustRightInd/>
              <w:spacing w:line="240" w:lineRule="auto"/>
              <w:jc w:val="left"/>
              <w:textAlignment w:val="auto"/>
              <w:rPr>
                <w:rFonts w:ascii="Arial" w:hAnsi="Arial" w:cs="Arial"/>
                <w:b/>
                <w:bCs/>
                <w:sz w:val="22"/>
                <w:szCs w:val="22"/>
              </w:rPr>
            </w:pPr>
          </w:p>
        </w:tc>
        <w:tc>
          <w:tcPr>
            <w:tcW w:w="436" w:type="dxa"/>
            <w:tcBorders>
              <w:top w:val="nil"/>
              <w:left w:val="nil"/>
              <w:bottom w:val="nil"/>
              <w:right w:val="nil"/>
            </w:tcBorders>
            <w:shd w:val="clear" w:color="auto" w:fill="auto"/>
            <w:noWrap/>
            <w:vAlign w:val="bottom"/>
            <w:hideMark/>
          </w:tcPr>
          <w:p w14:paraId="490E1E28" w14:textId="77777777" w:rsidR="00CE547F" w:rsidRPr="0057340F" w:rsidRDefault="00CE547F" w:rsidP="00452ADC">
            <w:pPr>
              <w:overflowPunct/>
              <w:autoSpaceDE/>
              <w:autoSpaceDN/>
              <w:adjustRightInd/>
              <w:spacing w:line="240" w:lineRule="auto"/>
              <w:jc w:val="right"/>
              <w:textAlignment w:val="auto"/>
              <w:rPr>
                <w:rFonts w:ascii="Times New Roman" w:hAnsi="Times New Roman"/>
                <w:sz w:val="20"/>
              </w:rPr>
            </w:pPr>
          </w:p>
        </w:tc>
        <w:tc>
          <w:tcPr>
            <w:tcW w:w="976" w:type="dxa"/>
            <w:tcBorders>
              <w:top w:val="nil"/>
              <w:left w:val="nil"/>
              <w:bottom w:val="nil"/>
              <w:right w:val="nil"/>
            </w:tcBorders>
            <w:shd w:val="clear" w:color="auto" w:fill="auto"/>
            <w:noWrap/>
            <w:vAlign w:val="bottom"/>
            <w:hideMark/>
          </w:tcPr>
          <w:p w14:paraId="3DA7B9BA" w14:textId="77777777" w:rsidR="00CE547F" w:rsidRPr="0057340F" w:rsidRDefault="00CE547F" w:rsidP="00452ADC">
            <w:pPr>
              <w:overflowPunct/>
              <w:autoSpaceDE/>
              <w:autoSpaceDN/>
              <w:adjustRightInd/>
              <w:spacing w:line="240" w:lineRule="auto"/>
              <w:jc w:val="center"/>
              <w:textAlignment w:val="auto"/>
              <w:rPr>
                <w:rFonts w:ascii="Times New Roman" w:hAnsi="Times New Roman"/>
                <w:sz w:val="20"/>
              </w:rPr>
            </w:pPr>
          </w:p>
        </w:tc>
        <w:tc>
          <w:tcPr>
            <w:tcW w:w="476" w:type="dxa"/>
            <w:tcBorders>
              <w:top w:val="nil"/>
              <w:left w:val="nil"/>
              <w:bottom w:val="nil"/>
              <w:right w:val="nil"/>
            </w:tcBorders>
            <w:shd w:val="clear" w:color="auto" w:fill="auto"/>
            <w:noWrap/>
            <w:vAlign w:val="bottom"/>
            <w:hideMark/>
          </w:tcPr>
          <w:p w14:paraId="668CDC33" w14:textId="77777777" w:rsidR="00CE547F" w:rsidRPr="0057340F" w:rsidRDefault="00CE547F" w:rsidP="00452ADC">
            <w:pPr>
              <w:overflowPunct/>
              <w:autoSpaceDE/>
              <w:autoSpaceDN/>
              <w:adjustRightInd/>
              <w:spacing w:line="240" w:lineRule="auto"/>
              <w:jc w:val="left"/>
              <w:textAlignment w:val="auto"/>
              <w:rPr>
                <w:rFonts w:ascii="Times New Roman" w:hAnsi="Times New Roman"/>
                <w:sz w:val="20"/>
              </w:rPr>
            </w:pPr>
          </w:p>
        </w:tc>
        <w:tc>
          <w:tcPr>
            <w:tcW w:w="976" w:type="dxa"/>
            <w:tcBorders>
              <w:top w:val="nil"/>
              <w:left w:val="nil"/>
              <w:bottom w:val="nil"/>
              <w:right w:val="nil"/>
            </w:tcBorders>
            <w:shd w:val="clear" w:color="auto" w:fill="auto"/>
            <w:noWrap/>
            <w:vAlign w:val="bottom"/>
            <w:hideMark/>
          </w:tcPr>
          <w:p w14:paraId="44E8833E" w14:textId="77777777" w:rsidR="00CE547F" w:rsidRPr="0057340F" w:rsidRDefault="00CE547F" w:rsidP="00452ADC">
            <w:pPr>
              <w:overflowPunct/>
              <w:autoSpaceDE/>
              <w:autoSpaceDN/>
              <w:adjustRightInd/>
              <w:spacing w:line="240" w:lineRule="auto"/>
              <w:jc w:val="left"/>
              <w:textAlignment w:val="auto"/>
              <w:rPr>
                <w:rFonts w:ascii="Times New Roman" w:hAnsi="Times New Roman"/>
                <w:sz w:val="20"/>
              </w:rPr>
            </w:pPr>
          </w:p>
        </w:tc>
        <w:tc>
          <w:tcPr>
            <w:tcW w:w="456" w:type="dxa"/>
            <w:tcBorders>
              <w:top w:val="nil"/>
              <w:left w:val="nil"/>
              <w:bottom w:val="nil"/>
              <w:right w:val="nil"/>
            </w:tcBorders>
            <w:shd w:val="clear" w:color="auto" w:fill="auto"/>
            <w:noWrap/>
            <w:vAlign w:val="bottom"/>
            <w:hideMark/>
          </w:tcPr>
          <w:p w14:paraId="26FFBEE3" w14:textId="77777777" w:rsidR="00CE547F" w:rsidRPr="0057340F" w:rsidRDefault="00CE547F" w:rsidP="00452ADC">
            <w:pPr>
              <w:overflowPunct/>
              <w:autoSpaceDE/>
              <w:autoSpaceDN/>
              <w:adjustRightInd/>
              <w:spacing w:line="240" w:lineRule="auto"/>
              <w:jc w:val="right"/>
              <w:textAlignment w:val="auto"/>
              <w:rPr>
                <w:rFonts w:ascii="Times New Roman" w:hAnsi="Times New Roman"/>
                <w:sz w:val="20"/>
              </w:rPr>
            </w:pPr>
          </w:p>
        </w:tc>
        <w:tc>
          <w:tcPr>
            <w:tcW w:w="976" w:type="dxa"/>
            <w:tcBorders>
              <w:top w:val="nil"/>
              <w:left w:val="nil"/>
              <w:bottom w:val="nil"/>
              <w:right w:val="nil"/>
            </w:tcBorders>
            <w:shd w:val="clear" w:color="auto" w:fill="auto"/>
            <w:noWrap/>
            <w:vAlign w:val="bottom"/>
            <w:hideMark/>
          </w:tcPr>
          <w:p w14:paraId="3C4ACA61" w14:textId="77777777" w:rsidR="00CE547F" w:rsidRPr="0057340F" w:rsidRDefault="00CE547F" w:rsidP="00452ADC">
            <w:pPr>
              <w:overflowPunct/>
              <w:autoSpaceDE/>
              <w:autoSpaceDN/>
              <w:adjustRightInd/>
              <w:spacing w:line="240" w:lineRule="auto"/>
              <w:jc w:val="center"/>
              <w:textAlignment w:val="auto"/>
              <w:rPr>
                <w:rFonts w:ascii="Times New Roman" w:hAnsi="Times New Roman"/>
                <w:sz w:val="20"/>
              </w:rPr>
            </w:pPr>
          </w:p>
        </w:tc>
      </w:tr>
      <w:tr w:rsidR="00CE547F" w:rsidRPr="0057340F" w14:paraId="65C054D9" w14:textId="77777777" w:rsidTr="00452ADC">
        <w:trPr>
          <w:trHeight w:val="315"/>
        </w:trPr>
        <w:tc>
          <w:tcPr>
            <w:tcW w:w="1256" w:type="dxa"/>
            <w:tcBorders>
              <w:top w:val="nil"/>
              <w:left w:val="nil"/>
              <w:bottom w:val="single" w:sz="8" w:space="0" w:color="auto"/>
              <w:right w:val="nil"/>
            </w:tcBorders>
            <w:shd w:val="clear" w:color="auto" w:fill="auto"/>
            <w:noWrap/>
            <w:vAlign w:val="bottom"/>
            <w:hideMark/>
          </w:tcPr>
          <w:p w14:paraId="483645F2" w14:textId="77777777" w:rsidR="00CE547F" w:rsidRPr="0057340F" w:rsidRDefault="00CE547F" w:rsidP="00452ADC">
            <w:pPr>
              <w:overflowPunct/>
              <w:autoSpaceDE/>
              <w:autoSpaceDN/>
              <w:adjustRightInd/>
              <w:spacing w:line="240" w:lineRule="auto"/>
              <w:jc w:val="left"/>
              <w:textAlignment w:val="auto"/>
              <w:rPr>
                <w:rFonts w:ascii="Calibri" w:hAnsi="Calibri" w:cs="Calibri"/>
                <w:color w:val="000000"/>
                <w:sz w:val="22"/>
                <w:szCs w:val="22"/>
              </w:rPr>
            </w:pPr>
            <w:r w:rsidRPr="0057340F">
              <w:rPr>
                <w:rFonts w:ascii="Calibri" w:hAnsi="Calibri" w:cs="Calibri"/>
                <w:color w:val="000000"/>
                <w:sz w:val="22"/>
                <w:szCs w:val="22"/>
              </w:rPr>
              <w:t> </w:t>
            </w:r>
          </w:p>
        </w:tc>
        <w:tc>
          <w:tcPr>
            <w:tcW w:w="1776" w:type="dxa"/>
            <w:tcBorders>
              <w:top w:val="nil"/>
              <w:left w:val="nil"/>
              <w:bottom w:val="single" w:sz="8" w:space="0" w:color="auto"/>
              <w:right w:val="nil"/>
            </w:tcBorders>
            <w:shd w:val="clear" w:color="auto" w:fill="auto"/>
            <w:noWrap/>
            <w:vAlign w:val="bottom"/>
            <w:hideMark/>
          </w:tcPr>
          <w:p w14:paraId="65263AF7" w14:textId="77777777" w:rsidR="00CE547F" w:rsidRPr="0057340F" w:rsidRDefault="00CE547F" w:rsidP="00452ADC">
            <w:pPr>
              <w:overflowPunct/>
              <w:autoSpaceDE/>
              <w:autoSpaceDN/>
              <w:adjustRightInd/>
              <w:spacing w:line="240" w:lineRule="auto"/>
              <w:jc w:val="left"/>
              <w:textAlignment w:val="auto"/>
              <w:rPr>
                <w:rFonts w:ascii="Arial" w:hAnsi="Arial" w:cs="Arial"/>
                <w:sz w:val="22"/>
                <w:szCs w:val="22"/>
              </w:rPr>
            </w:pPr>
            <w:r w:rsidRPr="0057340F">
              <w:rPr>
                <w:rFonts w:ascii="Arial" w:hAnsi="Arial" w:cs="Arial"/>
                <w:sz w:val="22"/>
                <w:szCs w:val="22"/>
              </w:rPr>
              <w:t>15 ženy+muži</w:t>
            </w:r>
          </w:p>
        </w:tc>
        <w:tc>
          <w:tcPr>
            <w:tcW w:w="776" w:type="dxa"/>
            <w:tcBorders>
              <w:top w:val="nil"/>
              <w:left w:val="nil"/>
              <w:bottom w:val="single" w:sz="8" w:space="0" w:color="auto"/>
              <w:right w:val="nil"/>
            </w:tcBorders>
            <w:shd w:val="clear" w:color="auto" w:fill="auto"/>
            <w:noWrap/>
            <w:vAlign w:val="bottom"/>
            <w:hideMark/>
          </w:tcPr>
          <w:p w14:paraId="06B0FEB5" w14:textId="77777777" w:rsidR="00CE547F" w:rsidRPr="0057340F" w:rsidRDefault="00CE547F" w:rsidP="00452ADC">
            <w:pPr>
              <w:overflowPunct/>
              <w:autoSpaceDE/>
              <w:autoSpaceDN/>
              <w:adjustRightInd/>
              <w:spacing w:line="240" w:lineRule="auto"/>
              <w:jc w:val="right"/>
              <w:textAlignment w:val="auto"/>
              <w:rPr>
                <w:rFonts w:ascii="Calibri" w:hAnsi="Calibri" w:cs="Calibri"/>
                <w:color w:val="000000"/>
                <w:sz w:val="22"/>
                <w:szCs w:val="22"/>
              </w:rPr>
            </w:pPr>
            <w:r w:rsidRPr="0057340F">
              <w:rPr>
                <w:rFonts w:ascii="Calibri" w:hAnsi="Calibri" w:cs="Calibri"/>
                <w:color w:val="000000"/>
                <w:sz w:val="22"/>
                <w:szCs w:val="22"/>
                <w:lang w:val="sk-SK"/>
              </w:rPr>
              <w:t>122</w:t>
            </w:r>
          </w:p>
        </w:tc>
        <w:tc>
          <w:tcPr>
            <w:tcW w:w="436" w:type="dxa"/>
            <w:tcBorders>
              <w:top w:val="nil"/>
              <w:left w:val="nil"/>
              <w:bottom w:val="single" w:sz="8" w:space="0" w:color="auto"/>
              <w:right w:val="nil"/>
            </w:tcBorders>
            <w:shd w:val="clear" w:color="auto" w:fill="auto"/>
            <w:noWrap/>
            <w:vAlign w:val="bottom"/>
            <w:hideMark/>
          </w:tcPr>
          <w:p w14:paraId="4F282B96" w14:textId="77777777" w:rsidR="00CE547F" w:rsidRPr="0057340F" w:rsidRDefault="00CE547F" w:rsidP="00452ADC">
            <w:pPr>
              <w:overflowPunct/>
              <w:autoSpaceDE/>
              <w:autoSpaceDN/>
              <w:adjustRightInd/>
              <w:spacing w:line="240" w:lineRule="auto"/>
              <w:jc w:val="right"/>
              <w:textAlignment w:val="auto"/>
              <w:rPr>
                <w:rFonts w:ascii="Calibri" w:hAnsi="Calibri" w:cs="Calibri"/>
                <w:color w:val="000000"/>
                <w:sz w:val="22"/>
                <w:szCs w:val="22"/>
              </w:rPr>
            </w:pPr>
            <w:r w:rsidRPr="0057340F">
              <w:rPr>
                <w:rFonts w:ascii="Calibri" w:hAnsi="Calibri" w:cs="Calibri"/>
                <w:color w:val="000000"/>
                <w:sz w:val="22"/>
                <w:szCs w:val="22"/>
                <w:lang w:val="sk-SK"/>
              </w:rPr>
              <w:t>±</w:t>
            </w:r>
          </w:p>
        </w:tc>
        <w:tc>
          <w:tcPr>
            <w:tcW w:w="976" w:type="dxa"/>
            <w:tcBorders>
              <w:top w:val="nil"/>
              <w:left w:val="nil"/>
              <w:bottom w:val="single" w:sz="8" w:space="0" w:color="auto"/>
              <w:right w:val="nil"/>
            </w:tcBorders>
            <w:shd w:val="clear" w:color="auto" w:fill="auto"/>
            <w:noWrap/>
            <w:vAlign w:val="bottom"/>
            <w:hideMark/>
          </w:tcPr>
          <w:p w14:paraId="531CFE6B" w14:textId="77777777" w:rsidR="00CE547F" w:rsidRPr="0057340F" w:rsidRDefault="00CE547F" w:rsidP="00452ADC">
            <w:pPr>
              <w:overflowPunct/>
              <w:autoSpaceDE/>
              <w:autoSpaceDN/>
              <w:adjustRightInd/>
              <w:spacing w:line="240" w:lineRule="auto"/>
              <w:jc w:val="left"/>
              <w:textAlignment w:val="auto"/>
              <w:rPr>
                <w:rFonts w:ascii="Calibri" w:hAnsi="Calibri" w:cs="Calibri"/>
                <w:color w:val="000000"/>
                <w:sz w:val="22"/>
                <w:szCs w:val="22"/>
              </w:rPr>
            </w:pPr>
            <w:r w:rsidRPr="0057340F">
              <w:rPr>
                <w:rFonts w:ascii="Calibri" w:hAnsi="Calibri" w:cs="Calibri"/>
                <w:color w:val="000000"/>
                <w:sz w:val="22"/>
                <w:szCs w:val="22"/>
                <w:lang w:val="sk-SK"/>
              </w:rPr>
              <w:t>26</w:t>
            </w:r>
          </w:p>
        </w:tc>
        <w:tc>
          <w:tcPr>
            <w:tcW w:w="476" w:type="dxa"/>
            <w:tcBorders>
              <w:top w:val="nil"/>
              <w:left w:val="nil"/>
              <w:bottom w:val="single" w:sz="8" w:space="0" w:color="auto"/>
              <w:right w:val="nil"/>
            </w:tcBorders>
            <w:shd w:val="clear" w:color="auto" w:fill="auto"/>
            <w:noWrap/>
            <w:vAlign w:val="bottom"/>
            <w:hideMark/>
          </w:tcPr>
          <w:p w14:paraId="1A59426A" w14:textId="77777777" w:rsidR="00CE547F" w:rsidRPr="0057340F" w:rsidRDefault="00CE547F" w:rsidP="00452ADC">
            <w:pPr>
              <w:overflowPunct/>
              <w:autoSpaceDE/>
              <w:autoSpaceDN/>
              <w:adjustRightInd/>
              <w:spacing w:line="240" w:lineRule="auto"/>
              <w:jc w:val="right"/>
              <w:textAlignment w:val="auto"/>
              <w:rPr>
                <w:rFonts w:ascii="Calibri" w:hAnsi="Calibri" w:cs="Calibri"/>
                <w:color w:val="000000"/>
                <w:sz w:val="22"/>
                <w:szCs w:val="22"/>
              </w:rPr>
            </w:pPr>
            <w:r w:rsidRPr="0057340F">
              <w:rPr>
                <w:rFonts w:ascii="Calibri" w:hAnsi="Calibri" w:cs="Calibri"/>
                <w:color w:val="000000"/>
                <w:sz w:val="22"/>
                <w:szCs w:val="22"/>
              </w:rPr>
              <w:t> </w:t>
            </w:r>
          </w:p>
        </w:tc>
        <w:tc>
          <w:tcPr>
            <w:tcW w:w="976" w:type="dxa"/>
            <w:tcBorders>
              <w:top w:val="nil"/>
              <w:left w:val="nil"/>
              <w:bottom w:val="single" w:sz="8" w:space="0" w:color="auto"/>
              <w:right w:val="nil"/>
            </w:tcBorders>
            <w:shd w:val="clear" w:color="auto" w:fill="auto"/>
            <w:noWrap/>
            <w:vAlign w:val="bottom"/>
            <w:hideMark/>
          </w:tcPr>
          <w:p w14:paraId="6D55936E" w14:textId="77777777" w:rsidR="00CE547F" w:rsidRPr="0057340F" w:rsidRDefault="00CE547F" w:rsidP="00452ADC">
            <w:pPr>
              <w:overflowPunct/>
              <w:autoSpaceDE/>
              <w:autoSpaceDN/>
              <w:adjustRightInd/>
              <w:spacing w:line="240" w:lineRule="auto"/>
              <w:jc w:val="right"/>
              <w:textAlignment w:val="auto"/>
              <w:rPr>
                <w:rFonts w:ascii="Calibri" w:hAnsi="Calibri" w:cs="Calibri"/>
                <w:color w:val="000000"/>
                <w:sz w:val="22"/>
                <w:szCs w:val="22"/>
              </w:rPr>
            </w:pPr>
            <w:r w:rsidRPr="0057340F">
              <w:rPr>
                <w:rFonts w:ascii="Calibri" w:hAnsi="Calibri" w:cs="Calibri"/>
                <w:color w:val="000000"/>
                <w:sz w:val="22"/>
                <w:szCs w:val="22"/>
                <w:lang w:val="sk-SK"/>
              </w:rPr>
              <w:t>1.92E+00</w:t>
            </w:r>
          </w:p>
        </w:tc>
        <w:tc>
          <w:tcPr>
            <w:tcW w:w="456" w:type="dxa"/>
            <w:tcBorders>
              <w:top w:val="nil"/>
              <w:left w:val="nil"/>
              <w:bottom w:val="single" w:sz="8" w:space="0" w:color="auto"/>
              <w:right w:val="nil"/>
            </w:tcBorders>
            <w:shd w:val="clear" w:color="auto" w:fill="auto"/>
            <w:noWrap/>
            <w:vAlign w:val="bottom"/>
            <w:hideMark/>
          </w:tcPr>
          <w:p w14:paraId="0705C246" w14:textId="77777777" w:rsidR="00CE547F" w:rsidRPr="0057340F" w:rsidRDefault="00CE547F" w:rsidP="00452ADC">
            <w:pPr>
              <w:overflowPunct/>
              <w:autoSpaceDE/>
              <w:autoSpaceDN/>
              <w:adjustRightInd/>
              <w:spacing w:line="240" w:lineRule="auto"/>
              <w:jc w:val="right"/>
              <w:textAlignment w:val="auto"/>
              <w:rPr>
                <w:rFonts w:ascii="Calibri" w:hAnsi="Calibri" w:cs="Calibri"/>
                <w:color w:val="000000"/>
                <w:sz w:val="22"/>
                <w:szCs w:val="22"/>
              </w:rPr>
            </w:pPr>
            <w:r w:rsidRPr="0057340F">
              <w:rPr>
                <w:rFonts w:ascii="Calibri" w:hAnsi="Calibri" w:cs="Calibri"/>
                <w:color w:val="000000"/>
                <w:sz w:val="22"/>
                <w:szCs w:val="22"/>
                <w:lang w:val="sk-SK"/>
              </w:rPr>
              <w:t>±</w:t>
            </w:r>
          </w:p>
        </w:tc>
        <w:tc>
          <w:tcPr>
            <w:tcW w:w="976" w:type="dxa"/>
            <w:tcBorders>
              <w:top w:val="nil"/>
              <w:left w:val="nil"/>
              <w:bottom w:val="single" w:sz="8" w:space="0" w:color="auto"/>
              <w:right w:val="nil"/>
            </w:tcBorders>
            <w:shd w:val="clear" w:color="auto" w:fill="auto"/>
            <w:noWrap/>
            <w:vAlign w:val="bottom"/>
            <w:hideMark/>
          </w:tcPr>
          <w:p w14:paraId="02FAACB5" w14:textId="77777777" w:rsidR="00CE547F" w:rsidRPr="0057340F" w:rsidRDefault="00CE547F" w:rsidP="00452ADC">
            <w:pPr>
              <w:overflowPunct/>
              <w:autoSpaceDE/>
              <w:autoSpaceDN/>
              <w:adjustRightInd/>
              <w:spacing w:line="240" w:lineRule="auto"/>
              <w:jc w:val="right"/>
              <w:textAlignment w:val="auto"/>
              <w:rPr>
                <w:rFonts w:ascii="Calibri" w:hAnsi="Calibri" w:cs="Calibri"/>
                <w:color w:val="000000"/>
                <w:sz w:val="22"/>
                <w:szCs w:val="22"/>
              </w:rPr>
            </w:pPr>
            <w:r w:rsidRPr="0057340F">
              <w:rPr>
                <w:rFonts w:ascii="Calibri" w:hAnsi="Calibri" w:cs="Calibri"/>
                <w:color w:val="000000"/>
                <w:sz w:val="22"/>
                <w:szCs w:val="22"/>
                <w:lang w:val="sk-SK"/>
              </w:rPr>
              <w:t>6.80E-01</w:t>
            </w:r>
          </w:p>
        </w:tc>
      </w:tr>
    </w:tbl>
    <w:p w14:paraId="7EC95857" w14:textId="1030884B" w:rsidR="003E40AE" w:rsidRPr="00FA362E" w:rsidRDefault="003E40AE" w:rsidP="003E40AE">
      <w:pPr>
        <w:pStyle w:val="Popis"/>
        <w:rPr>
          <w:vanish/>
          <w:lang w:val="sk-SK"/>
          <w:specVanish/>
        </w:rPr>
      </w:pPr>
      <w:bookmarkStart w:id="293" w:name="_Ref513901643"/>
      <w:bookmarkStart w:id="294" w:name="_Toc513981551"/>
      <w:r>
        <w:t xml:space="preserve">Tabuľka </w:t>
      </w:r>
      <w:r>
        <w:fldChar w:fldCharType="begin"/>
      </w:r>
      <w:r>
        <w:instrText xml:space="preserve"> SEQ Tabuľka \* ARABIC </w:instrText>
      </w:r>
      <w:r>
        <w:fldChar w:fldCharType="separate"/>
      </w:r>
      <w:r w:rsidR="00B85020">
        <w:rPr>
          <w:noProof/>
        </w:rPr>
        <w:t>12</w:t>
      </w:r>
      <w:r>
        <w:fldChar w:fldCharType="end"/>
      </w:r>
      <w:bookmarkEnd w:id="293"/>
      <w:r>
        <w:t>: Porovnanie h</w:t>
      </w:r>
      <w:r w:rsidRPr="00FA362E">
        <w:rPr>
          <w:lang w:val="sk-SK"/>
        </w:rPr>
        <w:t>odnota bioimpedančných parametov z</w:t>
      </w:r>
      <w:r>
        <w:rPr>
          <w:lang w:val="sk-SK"/>
        </w:rPr>
        <w:t> </w:t>
      </w:r>
      <w:r w:rsidRPr="00FA362E">
        <w:rPr>
          <w:lang w:val="sk-SK"/>
        </w:rPr>
        <w:t>literatúry</w:t>
      </w:r>
      <w:r>
        <w:rPr>
          <w:lang w:val="sk-SK"/>
        </w:rPr>
        <w:t xml:space="preserve"> a našej práce</w:t>
      </w:r>
      <w:r w:rsidRPr="00FA362E">
        <w:rPr>
          <w:lang w:val="sk-SK"/>
        </w:rPr>
        <w:t>.</w:t>
      </w:r>
      <w:bookmarkEnd w:id="294"/>
    </w:p>
    <w:p w14:paraId="0D4F01D0" w14:textId="3865E8F4" w:rsidR="003E40AE" w:rsidRPr="00FA362E" w:rsidRDefault="003E40AE" w:rsidP="003E40AE">
      <w:pPr>
        <w:pStyle w:val="Popis"/>
        <w:rPr>
          <w:lang w:val="sk-SK"/>
        </w:rPr>
      </w:pPr>
      <w:r w:rsidRPr="00FA362E">
        <w:rPr>
          <w:lang w:val="sk-SK"/>
        </w:rPr>
        <w:fldChar w:fldCharType="begin">
          <w:fldData xml:space="preserve">PEVuZE5vdGU+PENpdGU+PEF1dGhvcj5CZXJuc3RlaW48L0F1dGhvcj48WWVhcj4yMDE1PC9ZZWFy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</w:fldData>
        </w:fldChar>
      </w:r>
      <w:r w:rsidR="004B0F7D">
        <w:rPr>
          <w:lang w:val="sk-SK"/>
        </w:rPr>
        <w:instrText xml:space="preserve"> ADDIN EN.CITE </w:instrText>
      </w:r>
      <w:r w:rsidR="004B0F7D">
        <w:rPr>
          <w:lang w:val="sk-SK"/>
        </w:rPr>
        <w:fldChar w:fldCharType="begin">
          <w:fldData xml:space="preserve">PEVuZE5vdGU+PENpdGU+PEF1dGhvcj5CZXJuc3RlaW48L0F1dGhvcj48WWVhcj4yMDE1PC9ZZWFy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</w:fldData>
        </w:fldChar>
      </w:r>
      <w:r w:rsidR="004B0F7D">
        <w:rPr>
          <w:lang w:val="sk-SK"/>
        </w:rPr>
        <w:instrText xml:space="preserve"> ADDIN EN.CITE.DATA </w:instrText>
      </w:r>
      <w:r w:rsidR="004B0F7D">
        <w:rPr>
          <w:lang w:val="sk-SK"/>
        </w:rPr>
      </w:r>
      <w:r w:rsidR="004B0F7D">
        <w:rPr>
          <w:lang w:val="sk-SK"/>
        </w:rPr>
        <w:fldChar w:fldCharType="end"/>
      </w:r>
      <w:r w:rsidRPr="00FA362E">
        <w:rPr>
          <w:lang w:val="sk-SK"/>
        </w:rPr>
        <w:fldChar w:fldCharType="separate"/>
      </w:r>
      <w:r w:rsidR="004B0F7D">
        <w:rPr>
          <w:noProof/>
          <w:lang w:val="sk-SK"/>
        </w:rPr>
        <w:t>[51]</w:t>
      </w:r>
      <w:r w:rsidRPr="00FA362E">
        <w:rPr>
          <w:lang w:val="sk-SK"/>
        </w:rPr>
        <w:fldChar w:fldCharType="end"/>
      </w:r>
      <w:r w:rsidRPr="00FA362E">
        <w:rPr>
          <w:lang w:val="sk-SK"/>
        </w:rPr>
        <w:t xml:space="preserve"> </w:t>
      </w:r>
    </w:p>
    <w:p w14:paraId="46F76E00" w14:textId="77777777" w:rsidR="00CE547F" w:rsidRDefault="00CE547F" w:rsidP="00CE547F">
      <w:pPr>
        <w:rPr>
          <w:lang w:val="sk-SK"/>
        </w:rPr>
      </w:pPr>
    </w:p>
    <w:p w14:paraId="1D43D742" w14:textId="0D2D1863" w:rsidR="00CE547F" w:rsidRPr="00FA362E" w:rsidRDefault="00CE547F" w:rsidP="00CE547F">
      <w:pPr>
        <w:rPr>
          <w:lang w:val="sk-SK"/>
        </w:rPr>
      </w:pPr>
      <w:r w:rsidRPr="00FA362E">
        <w:rPr>
          <w:lang w:val="sk-SK" w:eastAsia="en-US" w:bidi="en-US"/>
        </w:rPr>
        <w:t xml:space="preserve">Priemerná hodnota parametra </w:t>
      </w:r>
      <w:r w:rsidRPr="00FA362E">
        <w:rPr>
          <w:lang w:val="sk-SK"/>
        </w:rPr>
        <w:t>Z0 a aj parametra -</w:t>
      </w:r>
      <w:r w:rsidRPr="00FA362E">
        <w:rPr>
          <w:highlight w:val="yellow"/>
          <w:lang w:val="sk-SK"/>
        </w:rPr>
        <w:t>dZ/dt max je v Bernstainovej práci až o 60 % nižšia.</w:t>
      </w:r>
      <w:r w:rsidRPr="00FA362E">
        <w:rPr>
          <w:lang w:val="sk-SK"/>
        </w:rPr>
        <w:t xml:space="preserve"> Tým, že sa tieto parametre ale v rovnici pre výpočet SV (</w:t>
      </w:r>
      <w:r w:rsidRPr="00FA362E">
        <w:rPr>
          <w:lang w:val="sk-SK"/>
        </w:rPr>
        <w:fldChar w:fldCharType="begin"/>
      </w:r>
      <w:r w:rsidRPr="00FA362E">
        <w:rPr>
          <w:lang w:val="sk-SK"/>
        </w:rPr>
        <w:instrText xml:space="preserve"> REF Berstain_model_3 \h </w:instrText>
      </w:r>
      <w:r w:rsidRPr="00FA362E">
        <w:rPr>
          <w:lang w:val="sk-SK"/>
        </w:rPr>
      </w:r>
      <w:r w:rsidRPr="00FA362E">
        <w:rPr>
          <w:lang w:val="sk-SK"/>
        </w:rPr>
        <w:fldChar w:fldCharType="separate"/>
      </w:r>
      <w:r w:rsidR="00B85020">
        <w:rPr>
          <w:noProof/>
          <w:color w:val="000000"/>
          <w:lang w:val="sk-SK"/>
        </w:rPr>
        <w:t>37</w:t>
      </w:r>
      <w:r w:rsidRPr="00FA362E">
        <w:rPr>
          <w:lang w:val="sk-SK"/>
        </w:rPr>
        <w:fldChar w:fldCharType="end"/>
      </w:r>
      <w:r w:rsidRPr="00FA362E">
        <w:rPr>
          <w:lang w:val="sk-SK"/>
        </w:rPr>
        <w:t xml:space="preserve">) navzájom delia, hodnota vypočítaného SV bude podobná ako pri nami detekovaných parametroch. Rozdielne hodnoty parametrov Z0 a -dZ/dt max mohli byť detekované pre rôznu frekvenciou zdroja prúdu použitom v impedančných monitoroch, rôznou hodnotou RMS ale takisto rôznou vzdialenosťou nalepených elektród. V našej práci sme použili viackanálový bioimpedančný monitor so zdrojom prúdu s frekvenciou 50kHz a RMS=1mA </w:t>
      </w:r>
      <w:r w:rsidRPr="00FA362E">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bG9vZCBmbG93IG1vbml0b3Jpbmc8L0lEVGV4dD48RGlzcGxheVRleHQ+WzddPC9EaXNwbGF5VGV4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Pr="00FA362E">
        <w:rPr>
          <w:lang w:val="sk-SK"/>
        </w:rPr>
        <w:instrText xml:space="preserve"> ADDIN EN.CITE </w:instrText>
      </w:r>
      <w:r w:rsidRPr="00FA362E">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bG9vZCBmbG93IG1vbml0b3Jpbmc8L0lEVGV4dD48RGlzcGxheVRleHQ+WzddPC9EaXNwbGF5VGV4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Pr="00FA362E">
        <w:rPr>
          <w:lang w:val="sk-SK"/>
        </w:rPr>
        <w:instrText xml:space="preserve"> ADDIN EN.CITE.DATA </w:instrText>
      </w:r>
      <w:r w:rsidRPr="00FA362E">
        <w:rPr>
          <w:lang w:val="sk-SK"/>
        </w:rPr>
      </w:r>
      <w:r w:rsidRPr="00FA362E">
        <w:rPr>
          <w:lang w:val="sk-SK"/>
        </w:rPr>
        <w:fldChar w:fldCharType="end"/>
      </w:r>
      <w:r w:rsidRPr="00FA362E">
        <w:rPr>
          <w:lang w:val="sk-SK"/>
        </w:rPr>
      </w:r>
      <w:r w:rsidRPr="00FA362E">
        <w:rPr>
          <w:lang w:val="sk-SK"/>
        </w:rPr>
        <w:fldChar w:fldCharType="separate"/>
      </w:r>
      <w:r w:rsidRPr="00FA362E">
        <w:rPr>
          <w:noProof/>
          <w:lang w:val="sk-SK"/>
        </w:rPr>
        <w:t>[7]</w:t>
      </w:r>
      <w:r w:rsidRPr="00FA362E">
        <w:rPr>
          <w:lang w:val="sk-SK"/>
        </w:rPr>
        <w:fldChar w:fldCharType="end"/>
      </w:r>
      <w:r w:rsidRPr="00FA362E">
        <w:rPr>
          <w:lang w:val="sk-SK"/>
        </w:rPr>
        <w:t xml:space="preserve">. Bernstain v svojej práci používa prístroj s frekvenciou zdroju prúdu 70kHz a RMS=4mA </w:t>
      </w:r>
      <w:r w:rsidRPr="00FA362E">
        <w:rPr>
          <w:lang w:val="sk-SK"/>
        </w:rPr>
        <w:fldChar w:fldCharType="begin">
          <w:fldData xml:space="preserve">PEVuZE5vdGU+PENpdGU+PEF1dGhvcj5CZXJuc3RlaW48L0F1dGhvcj48WWVhcj4yMDE1PC9ZZWFy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</w:fldData>
        </w:fldChar>
      </w:r>
      <w:r w:rsidR="004B0F7D">
        <w:rPr>
          <w:lang w:val="sk-SK"/>
        </w:rPr>
        <w:instrText xml:space="preserve"> ADDIN EN.CITE </w:instrText>
      </w:r>
      <w:r w:rsidR="004B0F7D">
        <w:rPr>
          <w:lang w:val="sk-SK"/>
        </w:rPr>
        <w:fldChar w:fldCharType="begin">
          <w:fldData xml:space="preserve">PEVuZE5vdGU+PENpdGU+PEF1dGhvcj5CZXJuc3RlaW48L0F1dGhvcj48WWVhcj4yMDE1PC9ZZWFy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</w:fldData>
        </w:fldChar>
      </w:r>
      <w:r w:rsidR="004B0F7D">
        <w:rPr>
          <w:lang w:val="sk-SK"/>
        </w:rPr>
        <w:instrText xml:space="preserve"> ADDIN EN.CITE.DATA </w:instrText>
      </w:r>
      <w:r w:rsidR="004B0F7D">
        <w:rPr>
          <w:lang w:val="sk-SK"/>
        </w:rPr>
      </w:r>
      <w:r w:rsidR="004B0F7D">
        <w:rPr>
          <w:lang w:val="sk-SK"/>
        </w:rPr>
        <w:fldChar w:fldCharType="end"/>
      </w:r>
      <w:r w:rsidRPr="00FA362E">
        <w:rPr>
          <w:lang w:val="sk-SK"/>
        </w:rPr>
        <w:fldChar w:fldCharType="separate"/>
      </w:r>
      <w:r w:rsidR="004B0F7D">
        <w:rPr>
          <w:noProof/>
          <w:lang w:val="sk-SK"/>
        </w:rPr>
        <w:t>[51]</w:t>
      </w:r>
      <w:r w:rsidRPr="00FA362E">
        <w:rPr>
          <w:lang w:val="sk-SK"/>
        </w:rPr>
        <w:fldChar w:fldCharType="end"/>
      </w:r>
      <w:r w:rsidRPr="00FA362E">
        <w:rPr>
          <w:lang w:val="sk-SK"/>
        </w:rPr>
        <w:t xml:space="preserve">. </w:t>
      </w:r>
    </w:p>
    <w:p w14:paraId="4EA5CFF9" w14:textId="77777777" w:rsidR="00CE547F" w:rsidRPr="00FA362E" w:rsidRDefault="00CE547F" w:rsidP="00CE547F">
      <w:pPr>
        <w:rPr>
          <w:lang w:val="sk-SK"/>
        </w:rPr>
      </w:pPr>
    </w:p>
    <w:p w14:paraId="4A286ADC" w14:textId="77777777" w:rsidR="00CE547F" w:rsidRPr="00FA362E" w:rsidRDefault="00CE547F" w:rsidP="00CE547F">
      <w:pPr>
        <w:pStyle w:val="Nadpis3"/>
        <w:rPr>
          <w:lang w:val="sk-SK"/>
        </w:rPr>
      </w:pPr>
      <w:bookmarkStart w:id="295" w:name="_Toc513981490"/>
      <w:r w:rsidRPr="00FA362E">
        <w:rPr>
          <w:lang w:val="sk-SK"/>
        </w:rPr>
        <w:t>Reakcia hemodynamických parametrov na dýchanie</w:t>
      </w:r>
      <w:bookmarkEnd w:id="295"/>
    </w:p>
    <w:p w14:paraId="0B9846E0" w14:textId="77777777" w:rsidR="00CE547F" w:rsidRPr="00FA362E" w:rsidRDefault="00CE547F" w:rsidP="00CE547F">
      <w:pPr>
        <w:rPr>
          <w:lang w:val="sk-SK"/>
        </w:rPr>
      </w:pPr>
    </w:p>
    <w:p w14:paraId="142FCCC1" w14:textId="70E954E1" w:rsidR="00E471EA" w:rsidRDefault="00CE547F" w:rsidP="00E471EA">
      <w:pPr>
        <w:rPr>
          <w:b/>
          <w:lang w:val="sk-SK"/>
        </w:rPr>
      </w:pPr>
      <w:r w:rsidRPr="00FA362E">
        <w:rPr>
          <w:lang w:val="sk-SK"/>
        </w:rPr>
        <w:t>Tlakové zmeny v hrudníku vyvolané dýchaním ovplyvňujú hemodynamiku. Nasledujúca štúdia považuje dýchanie za riadiaci signál a pomocou neho vyšetruje vplyv dýchania na ostatné hemodynamické parametre. Hodnotených bolo opäť 30 zdravých dobrovoľníkov. Pre každého dobrovoľnika bola spočítaná pole hodnôt pre každý parameter o dĺžke počtu srdečných cyklov. Pre každý parameter bola detekovaná jedna hodnota pre jeden srdečný cyklus. Označme počet srdečných cyklov počas merania ako N. Pre každý parameter potom dostaneme pole hodnôt dĺžky N. Pole pre každý signál bolo lineárne interpolované použitím predchádzajúcej R-vlny. Nazvime takúto interpolovanú krivku LI krivka. LI krivk</w:t>
      </w:r>
      <w:r w:rsidR="00E471EA">
        <w:rPr>
          <w:lang w:val="sk-SK"/>
        </w:rPr>
        <w:t>u</w:t>
      </w:r>
      <w:r w:rsidRPr="00FA362E">
        <w:rPr>
          <w:lang w:val="sk-SK"/>
        </w:rPr>
        <w:t xml:space="preserve"> pre </w:t>
      </w:r>
      <m:oMath>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4</m:t>
            </m:r>
          </m:sub>
        </m:sSub>
        <m:r>
          <m:rPr>
            <m:sty m:val="bi"/>
          </m:rPr>
          <w:rPr>
            <w:rFonts w:ascii="Cambria Math" w:hAnsi="Cambria Math"/>
            <w:lang w:val="sk-SK"/>
          </w:rPr>
          <m:t>(t)/d</m:t>
        </m:r>
        <m:sSub>
          <m:sSubPr>
            <m:ctrlPr>
              <w:rPr>
                <w:rFonts w:ascii="Cambria Math" w:hAnsi="Cambria Math"/>
                <w:b/>
                <w:i/>
                <w:lang w:val="sk-SK"/>
              </w:rPr>
            </m:ctrlPr>
          </m:sSubPr>
          <m:e>
            <m:r>
              <m:rPr>
                <m:sty m:val="bi"/>
              </m:rPr>
              <w:rPr>
                <w:rFonts w:ascii="Cambria Math" w:hAnsi="Cambria Math"/>
                <w:lang w:val="sk-SK"/>
              </w:rPr>
              <m:t>t</m:t>
            </m:r>
          </m:e>
          <m:sub>
            <m:r>
              <m:rPr>
                <m:sty m:val="bi"/>
              </m:rPr>
              <w:rPr>
                <w:rFonts w:ascii="Cambria Math" w:hAnsi="Cambria Math"/>
                <w:lang w:val="sk-SK"/>
              </w:rPr>
              <m:t>max</m:t>
            </m:r>
          </m:sub>
        </m:sSub>
      </m:oMath>
      <w:r w:rsidRPr="00FA362E">
        <w:rPr>
          <w:b/>
          <w:lang w:val="sk-SK"/>
        </w:rPr>
        <w:t xml:space="preserve"> </w:t>
      </w:r>
      <w:r w:rsidRPr="00FA362E">
        <w:rPr>
          <w:lang w:val="sk-SK"/>
        </w:rPr>
        <w:t xml:space="preserve">parameter </w:t>
      </w:r>
      <w:r w:rsidR="00E471EA">
        <w:rPr>
          <w:lang w:val="sk-SK"/>
        </w:rPr>
        <w:t xml:space="preserve">zachytáva </w:t>
      </w:r>
      <w:r w:rsidR="00954D34">
        <w:rPr>
          <w:lang w:val="sk-SK"/>
        </w:rPr>
        <w:fldChar w:fldCharType="begin"/>
      </w:r>
      <w:r w:rsidR="00954D34">
        <w:rPr>
          <w:lang w:val="sk-SK"/>
        </w:rPr>
        <w:instrText xml:space="preserve"> REF _Ref513919076 \h </w:instrText>
      </w:r>
      <w:r w:rsidR="00954D34">
        <w:rPr>
          <w:lang w:val="sk-SK"/>
        </w:rPr>
      </w:r>
      <w:r w:rsidR="00954D34">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14</w:t>
      </w:r>
      <w:r w:rsidR="00954D34">
        <w:rPr>
          <w:lang w:val="sk-SK"/>
        </w:rPr>
        <w:fldChar w:fldCharType="end"/>
      </w:r>
      <w:r w:rsidR="00954D34">
        <w:rPr>
          <w:lang w:val="sk-SK"/>
        </w:rPr>
        <w:t xml:space="preserve"> </w:t>
      </w:r>
      <w:r w:rsidR="00E471EA">
        <w:rPr>
          <w:lang w:val="sk-SK"/>
        </w:rPr>
        <w:t xml:space="preserve">ako </w:t>
      </w:r>
      <w:r w:rsidRPr="00FA362E">
        <w:rPr>
          <w:lang w:val="sk-SK"/>
        </w:rPr>
        <w:t>prvú krivku</w:t>
      </w:r>
      <w:r w:rsidR="00E471EA">
        <w:rPr>
          <w:lang w:val="sk-SK"/>
        </w:rPr>
        <w:t xml:space="preserve"> červenej farby</w:t>
      </w:r>
      <w:r w:rsidRPr="00FA362E">
        <w:rPr>
          <w:lang w:val="sk-SK"/>
        </w:rPr>
        <w:t xml:space="preserve">. </w:t>
      </w:r>
      <w:r w:rsidRPr="00FA362E">
        <w:rPr>
          <w:lang w:val="sk-SK"/>
        </w:rPr>
        <w:lastRenderedPageBreak/>
        <w:t xml:space="preserve">LI krivka bola ďalej lineárne filtrovaná antialiasingovým filtrom a decimovaná s periodou </w:t>
      </w:r>
      <w:commentRangeStart w:id="296"/>
      <w:r w:rsidRPr="00FA362E">
        <w:rPr>
          <w:lang w:val="sk-SK"/>
        </w:rPr>
        <w:t xml:space="preserve">100ms, čím vzniká LI postupnosť. LI postupnosť pre parameter </w:t>
      </w:r>
      <m:oMath>
        <m:sSub>
          <m:sSubPr>
            <m:ctrlPr>
              <w:rPr>
                <w:rFonts w:ascii="Cambria Math" w:hAnsi="Cambria Math"/>
                <w:b/>
                <w:i/>
                <w:lang w:val="sk-SK"/>
              </w:rPr>
            </m:ctrlPr>
          </m:sSubPr>
          <m:e>
            <m:r>
              <m:rPr>
                <m:sty m:val="bi"/>
              </m:rPr>
              <w:rPr>
                <w:rFonts w:ascii="Cambria Math" w:hAnsi="Cambria Math"/>
                <w:lang w:val="sk-SK"/>
              </w:rPr>
              <m:t>Z</m:t>
            </m:r>
            <m:r>
              <m:rPr>
                <m:sty m:val="bi"/>
              </m:rPr>
              <w:rPr>
                <w:rFonts w:ascii="Cambria Math" w:hAnsi="Cambria Math"/>
                <w:lang w:val="sk-SK"/>
              </w:rPr>
              <m:t>0</m:t>
            </m:r>
          </m:e>
          <m:sub>
            <m:r>
              <m:rPr>
                <m:sty m:val="bi"/>
              </m:rPr>
              <w:rPr>
                <w:rFonts w:ascii="Cambria Math" w:hAnsi="Cambria Math"/>
                <w:lang w:val="sk-SK"/>
              </w:rPr>
              <m:t>1</m:t>
            </m:r>
          </m:sub>
        </m:sSub>
      </m:oMath>
      <w:r w:rsidRPr="00FA362E">
        <w:rPr>
          <w:b/>
          <w:lang w:val="sk-SK"/>
        </w:rPr>
        <w:t xml:space="preserve"> </w:t>
      </w:r>
      <w:r w:rsidRPr="00FA362E">
        <w:rPr>
          <w:lang w:val="sk-SK"/>
        </w:rPr>
        <w:t>a </w:t>
      </w:r>
      <w:commentRangeEnd w:id="296"/>
      <w:r w:rsidRPr="00FA362E">
        <w:rPr>
          <w:rStyle w:val="Odkaznakomentr"/>
          <w:lang w:val="sk-SK"/>
        </w:rPr>
        <w:commentReference w:id="296"/>
      </w:r>
      <w:r w:rsidRPr="00FA362E">
        <w:rPr>
          <w:lang w:val="sk-SK"/>
        </w:rPr>
        <w:t>Respiračnú krivku ukazuje ako druhú a tretiu krivku</w:t>
      </w:r>
      <w:r w:rsidR="00E471EA">
        <w:rPr>
          <w:lang w:val="sk-SK"/>
        </w:rPr>
        <w:t xml:space="preserve"> žltej farby</w:t>
      </w:r>
      <w:r w:rsidR="008537F9">
        <w:rPr>
          <w:lang w:val="sk-SK"/>
        </w:rPr>
        <w:t xml:space="preserve"> </w:t>
      </w:r>
      <w:r w:rsidR="008537F9">
        <w:rPr>
          <w:lang w:val="sk-SK"/>
        </w:rPr>
        <w:fldChar w:fldCharType="begin"/>
      </w:r>
      <w:r w:rsidR="008537F9">
        <w:rPr>
          <w:lang w:val="sk-SK"/>
        </w:rPr>
        <w:instrText xml:space="preserve"> REF _Ref513919076 \h </w:instrText>
      </w:r>
      <w:r w:rsidR="008537F9">
        <w:rPr>
          <w:lang w:val="sk-SK"/>
        </w:rPr>
      </w:r>
      <w:r w:rsidR="008537F9">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14</w:t>
      </w:r>
      <w:r w:rsidR="008537F9">
        <w:rPr>
          <w:lang w:val="sk-SK"/>
        </w:rPr>
        <w:fldChar w:fldCharType="end"/>
      </w:r>
      <w:r w:rsidRPr="00FA362E">
        <w:rPr>
          <w:b/>
          <w:lang w:val="sk-SK"/>
        </w:rPr>
        <w:t xml:space="preserve"> </w:t>
      </w:r>
    </w:p>
    <w:p w14:paraId="7E587D84" w14:textId="77777777" w:rsidR="00E471EA" w:rsidRDefault="00E471EA" w:rsidP="008537F9">
      <w:pPr>
        <w:jc w:val="center"/>
        <w:rPr>
          <w:lang w:val="sk-SK"/>
        </w:rPr>
      </w:pPr>
      <w:r>
        <w:rPr>
          <w:noProof/>
        </w:rPr>
        <w:drawing>
          <wp:inline distT="0" distB="0" distL="0" distR="0" wp14:anchorId="6D1878C7" wp14:editId="5EDE60AE">
            <wp:extent cx="3191510" cy="5635625"/>
            <wp:effectExtent l="0" t="0" r="8890" b="3175"/>
            <wp:docPr id="40" name="Obrázok 40" descr="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I"/>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191510" cy="5635625"/>
                    </a:xfrm>
                    <a:prstGeom prst="rect">
                      <a:avLst/>
                    </a:prstGeom>
                    <a:noFill/>
                    <a:ln>
                      <a:noFill/>
                    </a:ln>
                  </pic:spPr>
                </pic:pic>
              </a:graphicData>
            </a:graphic>
          </wp:inline>
        </w:drawing>
      </w:r>
    </w:p>
    <w:p w14:paraId="643DAB97" w14:textId="5BEF2C71" w:rsidR="00E471EA" w:rsidRPr="00FA362E" w:rsidRDefault="00E471EA" w:rsidP="00E471EA">
      <w:pPr>
        <w:rPr>
          <w:vanish/>
          <w:lang w:val="sk-SK"/>
          <w:specVanish/>
        </w:rPr>
      </w:pPr>
      <w:bookmarkStart w:id="297" w:name="_Ref513919076"/>
      <w:bookmarkStart w:id="298" w:name="_Toc513981531"/>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3</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14</w:t>
      </w:r>
      <w:r w:rsidR="00A53D98">
        <w:rPr>
          <w:lang w:val="sk-SK"/>
        </w:rPr>
        <w:fldChar w:fldCharType="end"/>
      </w:r>
      <w:bookmarkEnd w:id="297"/>
      <w:r w:rsidRPr="00FA362E">
        <w:rPr>
          <w:lang w:val="sk-SK"/>
        </w:rPr>
        <w:t>: Vytvorenie lineárne interpolovanej krivky parametra</w:t>
      </w:r>
      <w:bookmarkEnd w:id="298"/>
      <w:ins w:id="299" w:author="Pavel Jurak" w:date="2018-06-01T10:59:00Z">
        <w:r w:rsidR="000F0025">
          <w:rPr>
            <w:lang w:val="sk-SK"/>
          </w:rPr>
          <w:t>.</w:t>
        </w:r>
      </w:ins>
    </w:p>
    <w:p w14:paraId="2CECB1AC" w14:textId="0527AC82" w:rsidR="00E471EA" w:rsidRPr="00FA362E" w:rsidRDefault="00E471EA" w:rsidP="00E471EA">
      <w:pPr>
        <w:pStyle w:val="Popis"/>
        <w:rPr>
          <w:lang w:val="sk-SK"/>
        </w:rPr>
      </w:pPr>
      <w:r w:rsidRPr="00FA362E">
        <w:rPr>
          <w:lang w:val="sk-SK"/>
        </w:rPr>
        <w:t xml:space="preserve"> Zhora detekcia parametre </w:t>
      </w:r>
      <w:commentRangeStart w:id="300"/>
      <w:r w:rsidRPr="00FA362E">
        <w:rPr>
          <w:lang w:val="sk-SK"/>
        </w:rPr>
        <w:t>–dZ/dt</w:t>
      </w:r>
      <w:del w:id="301" w:author="Pavel Jurak" w:date="2018-06-01T11:00:00Z">
        <w:r w:rsidRPr="00FA362E" w:rsidDel="000F0025">
          <w:rPr>
            <w:lang w:val="sk-SK"/>
          </w:rPr>
          <w:delText xml:space="preserve"> </w:delText>
        </w:r>
      </w:del>
      <w:r w:rsidRPr="000F0025">
        <w:rPr>
          <w:vertAlign w:val="subscript"/>
          <w:lang w:val="sk-SK"/>
          <w:rPrChange w:id="302" w:author="Pavel Jurak" w:date="2018-06-01T11:00:00Z">
            <w:rPr>
              <w:lang w:val="sk-SK"/>
            </w:rPr>
          </w:rPrChange>
        </w:rPr>
        <w:t>max</w:t>
      </w:r>
      <w:commentRangeEnd w:id="300"/>
      <w:r w:rsidR="000F0025">
        <w:rPr>
          <w:rStyle w:val="Odkaznakomentr"/>
          <w:rFonts w:eastAsia="Times New Roman" w:cs="Times New Roman"/>
          <w:spacing w:val="0"/>
          <w:lang w:val="cs-CZ" w:eastAsia="cs-CZ" w:bidi="ar-SA"/>
        </w:rPr>
        <w:commentReference w:id="300"/>
      </w:r>
      <w:r w:rsidRPr="00FA362E">
        <w:rPr>
          <w:lang w:val="sk-SK"/>
        </w:rPr>
        <w:t xml:space="preserve">, Lineárna interpolácia množiny parametrov –dZ/dt max na základe predchádzajúcej R vlny – prvá krivka zhora. Prvá krivka zhora bola filtrovaná antialiasingovým filtrom a decimovaná s krokom 100ms. Decimované krivky sú na obrázku ako druha a tretia </w:t>
      </w:r>
      <w:commentRangeStart w:id="303"/>
      <w:commentRangeStart w:id="304"/>
      <w:commentRangeStart w:id="305"/>
      <w:r w:rsidRPr="00FA362E">
        <w:rPr>
          <w:lang w:val="sk-SK"/>
        </w:rPr>
        <w:t>zhora</w:t>
      </w:r>
      <w:commentRangeEnd w:id="303"/>
      <w:r w:rsidRPr="00FA362E">
        <w:rPr>
          <w:rStyle w:val="Odkaznakomentr"/>
          <w:rFonts w:eastAsia="Times New Roman" w:cs="Times New Roman"/>
          <w:spacing w:val="0"/>
          <w:lang w:val="sk-SK" w:eastAsia="cs-CZ" w:bidi="ar-SA"/>
        </w:rPr>
        <w:commentReference w:id="303"/>
      </w:r>
      <w:commentRangeEnd w:id="304"/>
      <w:commentRangeEnd w:id="305"/>
      <w:r w:rsidR="000F0025">
        <w:rPr>
          <w:rStyle w:val="Odkaznakomentr"/>
          <w:rFonts w:eastAsia="Times New Roman" w:cs="Times New Roman"/>
          <w:spacing w:val="0"/>
          <w:lang w:val="cs-CZ" w:eastAsia="cs-CZ" w:bidi="ar-SA"/>
        </w:rPr>
        <w:commentReference w:id="304"/>
      </w:r>
      <w:r w:rsidR="000F0025">
        <w:rPr>
          <w:rStyle w:val="Odkaznakomentr"/>
          <w:rFonts w:eastAsia="Times New Roman" w:cs="Times New Roman"/>
          <w:spacing w:val="0"/>
          <w:lang w:val="cs-CZ" w:eastAsia="cs-CZ" w:bidi="ar-SA"/>
        </w:rPr>
        <w:commentReference w:id="305"/>
      </w:r>
      <w:r w:rsidRPr="00FA362E">
        <w:rPr>
          <w:lang w:val="sk-SK"/>
        </w:rPr>
        <w:t>.</w:t>
      </w:r>
    </w:p>
    <w:p w14:paraId="5A577972" w14:textId="2236D1FA" w:rsidR="008537F9" w:rsidRDefault="00CE547F" w:rsidP="00E471EA">
      <w:pPr>
        <w:rPr>
          <w:lang w:val="sk-SK"/>
        </w:rPr>
      </w:pPr>
      <w:r w:rsidRPr="008537F9">
        <w:t xml:space="preserve">V tejto práci boli vyhodnocované impedančné parametre z 12-tich častí tela. Preto bolo celkovo pre každé meranie získaných 12 LI postupností pre každý bioimpedančný parameter. </w:t>
      </w:r>
      <w:r w:rsidR="00E471EA" w:rsidRPr="008537F9">
        <w:t>LI postupnosti pre jedného dobrovoľníka zachytáva</w:t>
      </w:r>
      <w:r w:rsidR="008537F9" w:rsidRPr="008537F9">
        <w:t xml:space="preserve"> </w:t>
      </w:r>
      <w:r w:rsidR="008537F9">
        <w:fldChar w:fldCharType="begin"/>
      </w:r>
      <w:r w:rsidR="008537F9">
        <w:instrText xml:space="preserve"> REF _Ref513918832 \h </w:instrText>
      </w:r>
      <w:r w:rsidR="008537F9">
        <w:fldChar w:fldCharType="separate"/>
      </w:r>
      <w:r w:rsidR="00B85020" w:rsidRPr="008537F9">
        <w:t xml:space="preserve"> </w:t>
      </w:r>
      <w:r w:rsidR="00B85020" w:rsidRPr="00FA362E">
        <w:t xml:space="preserve">Obrázok </w:t>
      </w:r>
      <w:r w:rsidR="00B85020">
        <w:rPr>
          <w:noProof/>
        </w:rPr>
        <w:t>3</w:t>
      </w:r>
      <w:r w:rsidR="00B85020">
        <w:t>.</w:t>
      </w:r>
      <w:r w:rsidR="00B85020">
        <w:rPr>
          <w:noProof/>
        </w:rPr>
        <w:t>15</w:t>
      </w:r>
      <w:r w:rsidR="008537F9">
        <w:fldChar w:fldCharType="end"/>
      </w:r>
      <w:r w:rsidR="008537F9">
        <w:t>.</w:t>
      </w:r>
      <w:r w:rsidR="00E471EA" w:rsidRPr="008537F9">
        <w:t xml:space="preserve"> </w:t>
      </w:r>
      <w:r w:rsidR="008537F9">
        <w:rPr>
          <w:lang w:val="sk-SK"/>
        </w:rPr>
        <w:t xml:space="preserve">Z </w:t>
      </w:r>
      <w:r w:rsidR="008537F9">
        <w:rPr>
          <w:lang w:val="sk-SK"/>
        </w:rPr>
        <w:lastRenderedPageBreak/>
        <w:t>Impedancie n</w:t>
      </w:r>
      <w:r w:rsidR="008537F9" w:rsidRPr="00FA362E">
        <w:rPr>
          <w:lang w:val="sk-SK"/>
        </w:rPr>
        <w:t>oh</w:t>
      </w:r>
      <w:r w:rsidR="008537F9">
        <w:rPr>
          <w:lang w:val="sk-SK"/>
        </w:rPr>
        <w:t xml:space="preserve"> a rúk sú tu znázornené iba kanály</w:t>
      </w:r>
      <w:r w:rsidR="008537F9" w:rsidRPr="00FA362E">
        <w:rPr>
          <w:lang w:val="sk-SK"/>
        </w:rPr>
        <w:t xml:space="preserve"> 7,</w:t>
      </w:r>
      <w:r w:rsidR="008537F9">
        <w:rPr>
          <w:lang w:val="sk-SK"/>
        </w:rPr>
        <w:t xml:space="preserve"> </w:t>
      </w:r>
      <w:r w:rsidR="008537F9" w:rsidRPr="00FA362E">
        <w:rPr>
          <w:lang w:val="sk-SK"/>
        </w:rPr>
        <w:t>8 a 15,</w:t>
      </w:r>
      <w:r w:rsidR="008537F9">
        <w:rPr>
          <w:lang w:val="sk-SK"/>
        </w:rPr>
        <w:t xml:space="preserve"> </w:t>
      </w:r>
      <w:r w:rsidR="008537F9" w:rsidRPr="00FA362E">
        <w:rPr>
          <w:lang w:val="sk-SK"/>
        </w:rPr>
        <w:t>16 pre ušetrenie miesta. Pre ukážku sú zobrazené aj kanály ramien: 11,</w:t>
      </w:r>
      <w:r w:rsidR="008537F9">
        <w:rPr>
          <w:lang w:val="sk-SK"/>
        </w:rPr>
        <w:t xml:space="preserve"> </w:t>
      </w:r>
      <w:r w:rsidR="008537F9" w:rsidRPr="00FA362E">
        <w:rPr>
          <w:lang w:val="sk-SK"/>
        </w:rPr>
        <w:t>12</w:t>
      </w:r>
      <w:r w:rsidR="008537F9">
        <w:rPr>
          <w:lang w:val="sk-SK"/>
        </w:rPr>
        <w:t xml:space="preserve">. </w:t>
      </w:r>
    </w:p>
    <w:p w14:paraId="28037D52" w14:textId="74AC8245" w:rsidR="008537F9" w:rsidRPr="00FA362E" w:rsidRDefault="008537F9" w:rsidP="008537F9">
      <w:pPr>
        <w:pStyle w:val="Popis"/>
        <w:rPr>
          <w:vanish/>
          <w:specVanish/>
        </w:rPr>
      </w:pPr>
      <w:bookmarkStart w:id="306" w:name="_Toc513981532"/>
      <m:oMath>
        <m:r>
          <m:rPr>
            <m:sty m:val="p"/>
          </m:rPr>
          <w:rPr>
            <w:rFonts w:ascii="Cambria Math" w:hAnsi="Cambria Math"/>
            <w:noProof/>
            <w:lang w:val="cs-CZ" w:eastAsia="cs-CZ" w:bidi="ar-SA"/>
          </w:rPr>
          <w:drawing>
            <wp:inline distT="0" distB="0" distL="0" distR="0" wp14:anchorId="556D38DB" wp14:editId="53B8245A">
              <wp:extent cx="5400040" cy="5693410"/>
              <wp:effectExtent l="0" t="0" r="0" b="2540"/>
              <wp:docPr id="202" name="Obrázok 202" descr="LIkrivky_pan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LIkrivky_panak"/>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40" cy="5693410"/>
                      </a:xfrm>
                      <a:prstGeom prst="rect">
                        <a:avLst/>
                      </a:prstGeom>
                      <a:noFill/>
                      <a:ln>
                        <a:noFill/>
                      </a:ln>
                    </pic:spPr>
                  </pic:pic>
                </a:graphicData>
              </a:graphic>
            </wp:inline>
          </w:drawing>
        </m:r>
      </m:oMath>
      <w:bookmarkStart w:id="307" w:name="_Ref513918832"/>
      <w:r w:rsidRPr="008537F9">
        <w:t xml:space="preserve"> </w:t>
      </w:r>
      <w:r w:rsidRPr="00FA362E">
        <w:t xml:space="preserve">Obrázok </w:t>
      </w:r>
      <w:r w:rsidR="00A53D98">
        <w:fldChar w:fldCharType="begin"/>
      </w:r>
      <w:r w:rsidR="00A53D98">
        <w:instrText xml:space="preserve"> STYLEREF 1 \s </w:instrText>
      </w:r>
      <w:r w:rsidR="00A53D98">
        <w:fldChar w:fldCharType="separate"/>
      </w:r>
      <w:r w:rsidR="00B85020">
        <w:rPr>
          <w:noProof/>
        </w:rPr>
        <w:t>3</w:t>
      </w:r>
      <w:r w:rsidR="00A53D98">
        <w:fldChar w:fldCharType="end"/>
      </w:r>
      <w:r w:rsidR="00A53D98">
        <w:t>.</w:t>
      </w:r>
      <w:r w:rsidR="00A53D98">
        <w:fldChar w:fldCharType="begin"/>
      </w:r>
      <w:r w:rsidR="00A53D98">
        <w:instrText xml:space="preserve"> SEQ Obrázok \* ARABIC \s 1 </w:instrText>
      </w:r>
      <w:r w:rsidR="00A53D98">
        <w:fldChar w:fldCharType="separate"/>
      </w:r>
      <w:r w:rsidR="00B85020">
        <w:rPr>
          <w:noProof/>
        </w:rPr>
        <w:t>15</w:t>
      </w:r>
      <w:r w:rsidR="00A53D98">
        <w:fldChar w:fldCharType="end"/>
      </w:r>
      <w:bookmarkEnd w:id="307"/>
      <w:r w:rsidRPr="00FA362E">
        <w:t xml:space="preserve">: </w:t>
      </w:r>
      <w:commentRangeStart w:id="308"/>
      <w:r w:rsidRPr="00FA362E">
        <w:t>LI</w:t>
      </w:r>
      <w:commentRangeEnd w:id="308"/>
      <w:r w:rsidRPr="00FA362E">
        <w:rPr>
          <w:rStyle w:val="Odkaznakomentr"/>
          <w:lang w:val="sk-SK"/>
        </w:rPr>
        <w:commentReference w:id="308"/>
      </w:r>
      <w:r w:rsidRPr="00FA362E">
        <w:t xml:space="preserve"> postupnosti hemodynamických parametrov.</w:t>
      </w:r>
      <w:bookmarkEnd w:id="306"/>
      <w:r w:rsidRPr="00FA362E">
        <w:t xml:space="preserve"> </w:t>
      </w:r>
    </w:p>
    <w:p w14:paraId="28EB6C8F" w14:textId="77777777" w:rsidR="008537F9" w:rsidRPr="00FA362E" w:rsidRDefault="008537F9" w:rsidP="008537F9">
      <w:pPr>
        <w:pStyle w:val="Popis"/>
      </w:pPr>
      <w:r w:rsidRPr="00FA362E">
        <w:rPr>
          <w:noProof/>
        </w:rPr>
        <w:t xml:space="preserve"> </w:t>
      </w:r>
      <w:r w:rsidRPr="00FA362E">
        <w:t xml:space="preserve">Ukážka časového priebehu hemodynamických parametrov jedneho dobrovoľníka počas hlbokého dýchania. Kanály impedancie sú usporiadané na základe ich vzdialeností od hrudníka. </w:t>
      </w:r>
      <w:r>
        <w:t>Z Impedancie n</w:t>
      </w:r>
      <w:r w:rsidRPr="00FA362E">
        <w:t>oh</w:t>
      </w:r>
      <w:r>
        <w:t xml:space="preserve"> a rúk sú tu znázornené iba kanály</w:t>
      </w:r>
      <w:r w:rsidRPr="00FA362E">
        <w:t xml:space="preserve"> 7,8 a 15,16 pre ušetrenie miesta. Pre ukážku sú zobrazené aj kanály ramien: 11,12.</w:t>
      </w:r>
    </w:p>
    <w:p w14:paraId="00F34A87" w14:textId="77777777" w:rsidR="008537F9" w:rsidRDefault="008537F9" w:rsidP="00CE547F"/>
    <w:p w14:paraId="03E0E200" w14:textId="220A51DD" w:rsidR="00CE547F" w:rsidRPr="00FA362E" w:rsidRDefault="00CE547F" w:rsidP="00CE547F">
      <w:pPr>
        <w:rPr>
          <w:lang w:val="sk-SK"/>
        </w:rPr>
      </w:pPr>
      <w:r w:rsidRPr="008537F9">
        <w:t>Predpokladáme, že zmeny tlaku v hrudníku vyvolané dýchaním ovplyvnia obehový systém a to hlavne tep, arteriálny krvný tlak</w:t>
      </w:r>
      <w:r w:rsidRPr="00FA362E">
        <w:rPr>
          <w:lang w:val="sk-SK"/>
        </w:rPr>
        <w:t xml:space="preserve">, tok krvi a rozloženie objemu krvi v celom tele. Aby sme zistili aký vplyv má dýchania na hemodynamické parametre, </w:t>
      </w:r>
      <w:commentRangeStart w:id="309"/>
      <w:r w:rsidRPr="00FA362E">
        <w:rPr>
          <w:lang w:val="sk-SK"/>
        </w:rPr>
        <w:t xml:space="preserve">spočítali sme </w:t>
      </w:r>
      <w:commentRangeEnd w:id="309"/>
      <w:r w:rsidR="009A564E">
        <w:rPr>
          <w:rStyle w:val="Odkaznakomentr"/>
        </w:rPr>
        <w:commentReference w:id="309"/>
      </w:r>
      <w:r w:rsidRPr="00FA362E">
        <w:rPr>
          <w:lang w:val="sk-SK"/>
        </w:rPr>
        <w:t>Pearsonov</w:t>
      </w:r>
      <w:bookmarkStart w:id="310" w:name="_Ref509140471"/>
      <w:r w:rsidRPr="00FA362E">
        <w:rPr>
          <w:lang w:val="sk-SK"/>
        </w:rPr>
        <w:t xml:space="preserve"> </w:t>
      </w:r>
      <w:bookmarkEnd w:id="310"/>
      <w:r w:rsidRPr="00FA362E">
        <w:rPr>
          <w:lang w:val="sk-SK"/>
        </w:rPr>
        <w:t xml:space="preserve">korelačný koeficient medzi LI postupnosťou hemodynamických parametrov a LI </w:t>
      </w:r>
      <w:r w:rsidRPr="00FA362E">
        <w:rPr>
          <w:lang w:val="sk-SK"/>
        </w:rPr>
        <w:lastRenderedPageBreak/>
        <w:t>postupnosťou respiračnej krivky pri vzájomnom posuve s kroko</w:t>
      </w:r>
      <w:r w:rsidR="00E471EA">
        <w:rPr>
          <w:lang w:val="sk-SK"/>
        </w:rPr>
        <w:t xml:space="preserve">m 100 ms v rozmedzí 0-5 sekúnd. </w:t>
      </w:r>
      <w:r w:rsidRPr="00FA362E">
        <w:rPr>
          <w:lang w:val="sk-SK"/>
        </w:rPr>
        <w:t xml:space="preserve">Týmto sme dostali vektor 50-tich korelačných koeficientov. Vzorec pre výpočet Pearsonovho korelačného koeficientu </w:t>
      </w:r>
      <m:oMath>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X,Y</m:t>
            </m:r>
          </m:sub>
        </m:sSub>
      </m:oMath>
      <w:r w:rsidRPr="00FA362E">
        <w:rPr>
          <w:lang w:val="sk-SK"/>
        </w:rPr>
        <w:t>:</w:t>
      </w:r>
    </w:p>
    <w:p w14:paraId="654AD7BD" w14:textId="77777777" w:rsidR="00CE547F" w:rsidRPr="00FA362E" w:rsidRDefault="00CE547F" w:rsidP="00CE547F">
      <w:pPr>
        <w:rPr>
          <w:color w:val="000000"/>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E547F" w:rsidRPr="00FA362E" w14:paraId="53657DDB" w14:textId="77777777" w:rsidTr="00452ADC">
        <w:tc>
          <w:tcPr>
            <w:tcW w:w="704" w:type="dxa"/>
          </w:tcPr>
          <w:p w14:paraId="03436147" w14:textId="77777777" w:rsidR="00CE547F" w:rsidRPr="00FA362E" w:rsidRDefault="00CE547F" w:rsidP="00452ADC">
            <w:pPr>
              <w:jc w:val="center"/>
              <w:rPr>
                <w:color w:val="000000"/>
                <w:lang w:val="sk-SK"/>
              </w:rPr>
            </w:pPr>
          </w:p>
        </w:tc>
        <w:tc>
          <w:tcPr>
            <w:tcW w:w="7088" w:type="dxa"/>
            <w:vAlign w:val="center"/>
          </w:tcPr>
          <w:p w14:paraId="4AF79EAF" w14:textId="77777777" w:rsidR="00CE547F" w:rsidRPr="00FA362E" w:rsidRDefault="000603AB" w:rsidP="00452ADC">
            <w:pPr>
              <w:rPr>
                <w:color w:val="000000"/>
                <w:lang w:val="sk-SK"/>
              </w:rPr>
            </w:pPr>
            <m:oMathPara>
              <m:oMath>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X,Y</m:t>
                    </m:r>
                  </m:sub>
                </m:sSub>
                <m:r>
                  <w:rPr>
                    <w:rFonts w:ascii="Cambria Math" w:hAnsi="Cambria Math"/>
                    <w:lang w:val="sk-SK"/>
                  </w:rPr>
                  <m:t xml:space="preserve"> =  </m:t>
                </m:r>
                <m:f>
                  <m:fPr>
                    <m:ctrlPr>
                      <w:rPr>
                        <w:rFonts w:ascii="Cambria Math" w:hAnsi="Cambria Math"/>
                        <w:i/>
                        <w:lang w:val="sk-SK"/>
                      </w:rPr>
                    </m:ctrlPr>
                  </m:fPr>
                  <m:num>
                    <m:r>
                      <w:rPr>
                        <w:rFonts w:ascii="Cambria Math" w:hAnsi="Cambria Math"/>
                        <w:lang w:val="sk-SK"/>
                      </w:rPr>
                      <m:t>1</m:t>
                    </m:r>
                  </m:num>
                  <m:den>
                    <m:sSub>
                      <m:sSubPr>
                        <m:ctrlPr>
                          <w:rPr>
                            <w:rFonts w:ascii="Cambria Math" w:hAnsi="Cambria Math"/>
                            <w:i/>
                            <w:lang w:val="sk-SK"/>
                          </w:rPr>
                        </m:ctrlPr>
                      </m:sSubPr>
                      <m:e>
                        <m:r>
                          <w:rPr>
                            <w:rFonts w:ascii="Cambria Math" w:hAnsi="Cambria Math" w:cs="Cambria Math"/>
                            <w:lang w:val="sk-SK"/>
                          </w:rPr>
                          <m:t>δ</m:t>
                        </m:r>
                      </m:e>
                      <m:sub>
                        <m:r>
                          <w:rPr>
                            <w:rFonts w:ascii="Cambria Math" w:hAnsi="Cambria Math"/>
                            <w:lang w:val="sk-SK"/>
                          </w:rPr>
                          <m:t>X</m:t>
                        </m:r>
                      </m:sub>
                    </m:sSub>
                    <m:sSub>
                      <m:sSubPr>
                        <m:ctrlPr>
                          <w:rPr>
                            <w:rFonts w:ascii="Cambria Math" w:hAnsi="Cambria Math"/>
                            <w:i/>
                            <w:lang w:val="sk-SK"/>
                          </w:rPr>
                        </m:ctrlPr>
                      </m:sSubPr>
                      <m:e>
                        <m:r>
                          <w:rPr>
                            <w:rFonts w:ascii="Cambria Math" w:hAnsi="Cambria Math" w:cs="Cambria Math"/>
                            <w:lang w:val="sk-SK"/>
                          </w:rPr>
                          <m:t>δ</m:t>
                        </m:r>
                      </m:e>
                      <m:sub>
                        <m:r>
                          <w:rPr>
                            <w:rFonts w:ascii="Cambria Math" w:hAnsi="Cambria Math"/>
                            <w:lang w:val="sk-SK"/>
                          </w:rPr>
                          <m:t>Y</m:t>
                        </m:r>
                      </m:sub>
                    </m:sSub>
                  </m:den>
                </m:f>
                <m:r>
                  <w:rPr>
                    <w:rFonts w:ascii="Cambria Math" w:hAnsi="Cambria Math"/>
                    <w:lang w:val="sk-SK"/>
                  </w:rPr>
                  <m:t xml:space="preserve"> [ E</m:t>
                </m:r>
                <m:d>
                  <m:dPr>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X</m:t>
                        </m:r>
                      </m:sub>
                    </m:sSub>
                  </m:e>
                </m:d>
                <m:d>
                  <m:dPr>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Y</m:t>
                        </m:r>
                      </m:sub>
                    </m:sSub>
                  </m:e>
                </m:d>
                <m:r>
                  <w:rPr>
                    <w:rFonts w:ascii="Cambria Math" w:hAnsi="Cambria Math"/>
                    <w:lang w:val="sk-SK"/>
                  </w:rPr>
                  <m:t xml:space="preserve"> ] </m:t>
                </m:r>
                <m:r>
                  <w:rPr>
                    <w:rFonts w:ascii="Cambria Math" w:eastAsiaTheme="minorEastAsia" w:hAnsi="Cambria Math"/>
                    <w:sz w:val="20"/>
                    <w:lang w:val="sk-SK"/>
                  </w:rPr>
                  <m:t xml:space="preserve"> </m:t>
                </m:r>
              </m:oMath>
            </m:oMathPara>
          </w:p>
        </w:tc>
        <w:tc>
          <w:tcPr>
            <w:tcW w:w="702" w:type="dxa"/>
            <w:vAlign w:val="center"/>
          </w:tcPr>
          <w:p w14:paraId="188F7AC4" w14:textId="77777777" w:rsidR="00CE547F" w:rsidRPr="00FA362E" w:rsidRDefault="00CE547F" w:rsidP="00452ADC">
            <w:pPr>
              <w:jc w:val="center"/>
              <w:rPr>
                <w:color w:val="000000"/>
                <w:lang w:val="sk-SK"/>
              </w:rPr>
            </w:pPr>
            <w:r w:rsidRPr="00FA362E">
              <w:rPr>
                <w:color w:val="000000"/>
                <w:lang w:val="sk-SK"/>
              </w:rPr>
              <w:t>(</w:t>
            </w:r>
            <w:bookmarkStart w:id="311" w:name="pearson"/>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44</w:t>
            </w:r>
            <w:r w:rsidRPr="00FA362E">
              <w:rPr>
                <w:color w:val="000000"/>
                <w:lang w:val="sk-SK"/>
              </w:rPr>
              <w:fldChar w:fldCharType="end"/>
            </w:r>
            <w:bookmarkEnd w:id="311"/>
            <w:r w:rsidRPr="00FA362E">
              <w:rPr>
                <w:color w:val="000000"/>
                <w:lang w:val="sk-SK"/>
              </w:rPr>
              <w:t>)</w:t>
            </w:r>
          </w:p>
        </w:tc>
      </w:tr>
    </w:tbl>
    <w:p w14:paraId="3ED33F6A" w14:textId="77777777" w:rsidR="00CE547F" w:rsidRPr="00FA362E" w:rsidRDefault="00CE547F" w:rsidP="00CE547F">
      <w:pPr>
        <w:rPr>
          <w:lang w:val="sk-SK"/>
        </w:rPr>
      </w:pPr>
    </w:p>
    <w:p w14:paraId="49349C33" w14:textId="62883612" w:rsidR="00CE547F" w:rsidRPr="00FA362E" w:rsidRDefault="00CE547F" w:rsidP="00CE547F">
      <w:pPr>
        <w:rPr>
          <w:rFonts w:cstheme="minorHAnsi"/>
          <w:sz w:val="20"/>
          <w:lang w:val="sk-SK"/>
        </w:rPr>
      </w:pPr>
      <w:r w:rsidRPr="00FA362E">
        <w:rPr>
          <w:lang w:val="sk-SK"/>
        </w:rPr>
        <w:t xml:space="preserve">kde </w:t>
      </w:r>
      <m:oMath>
        <m:sSub>
          <m:sSubPr>
            <m:ctrlPr>
              <w:rPr>
                <w:rFonts w:ascii="Cambria Math" w:hAnsi="Cambria Math"/>
                <w:i/>
                <w:lang w:val="sk-SK"/>
              </w:rPr>
            </m:ctrlPr>
          </m:sSubPr>
          <m:e>
            <m:r>
              <w:rPr>
                <w:rFonts w:ascii="Cambria Math" w:hAnsi="Cambria Math" w:cs="Cambria Math"/>
                <w:lang w:val="sk-SK"/>
              </w:rPr>
              <m:t>δ</m:t>
            </m:r>
          </m:e>
          <m:sub>
            <m:r>
              <w:rPr>
                <w:rFonts w:ascii="Cambria Math" w:hAnsi="Cambria Math"/>
                <w:lang w:val="sk-SK"/>
              </w:rPr>
              <m:t>X</m:t>
            </m:r>
          </m:sub>
        </m:sSub>
      </m:oMath>
      <w:r w:rsidRPr="00FA362E">
        <w:rPr>
          <w:lang w:val="sk-SK"/>
        </w:rPr>
        <w:t xml:space="preserve"> je smerodatná odchylka postupnosti </w:t>
      </w:r>
      <m:oMath>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oMath>
      <w:r w:rsidRPr="00FA362E">
        <w:rPr>
          <w:lang w:val="sk-SK"/>
        </w:rPr>
        <w:t xml:space="preserve">, </w:t>
      </w:r>
      <m:oMath>
        <m:sSub>
          <m:sSubPr>
            <m:ctrlPr>
              <w:rPr>
                <w:rFonts w:ascii="Cambria Math" w:hAnsi="Cambria Math"/>
                <w:i/>
                <w:lang w:val="sk-SK"/>
              </w:rPr>
            </m:ctrlPr>
          </m:sSubPr>
          <m:e>
            <m:r>
              <w:rPr>
                <w:rFonts w:ascii="Cambria Math" w:hAnsi="Cambria Math" w:cs="Cambria Math"/>
                <w:lang w:val="sk-SK"/>
              </w:rPr>
              <m:t>δ</m:t>
            </m:r>
          </m:e>
          <m:sub>
            <m:r>
              <w:rPr>
                <w:rFonts w:ascii="Cambria Math" w:hAnsi="Cambria Math"/>
                <w:lang w:val="sk-SK"/>
              </w:rPr>
              <m:t>Y</m:t>
            </m:r>
          </m:sub>
        </m:sSub>
      </m:oMath>
      <w:r w:rsidRPr="00FA362E">
        <w:rPr>
          <w:lang w:val="sk-SK"/>
        </w:rPr>
        <w:t xml:space="preserve"> je smerodatná odchylka postupnosti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oMath>
      <w:r w:rsidRPr="00FA362E">
        <w:rPr>
          <w:lang w:val="sk-SK"/>
        </w:rPr>
        <w:t xml:space="preserve">, </w:t>
      </w:r>
      <m:oMath>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X</m:t>
            </m:r>
          </m:sub>
        </m:sSub>
      </m:oMath>
      <w:r w:rsidRPr="00FA362E">
        <w:rPr>
          <w:lang w:val="sk-SK"/>
        </w:rPr>
        <w:t xml:space="preserve"> je priemerná hodnota postupnosti </w:t>
      </w:r>
      <m:oMath>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oMath>
      <w:r w:rsidRPr="00FA362E">
        <w:rPr>
          <w:lang w:val="sk-SK"/>
        </w:rPr>
        <w:t xml:space="preserve">, </w:t>
      </w:r>
      <m:oMath>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Y</m:t>
            </m:r>
          </m:sub>
        </m:sSub>
      </m:oMath>
      <w:r w:rsidRPr="00FA362E">
        <w:rPr>
          <w:lang w:val="sk-SK"/>
        </w:rPr>
        <w:t xml:space="preserve"> je priemerná hodnota postupnosti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oMath>
      <w:r w:rsidRPr="00FA362E">
        <w:rPr>
          <w:lang w:val="sk-SK"/>
        </w:rPr>
        <w:t xml:space="preserve">. </w:t>
      </w:r>
      <m:oMath>
        <m:r>
          <w:rPr>
            <w:rFonts w:ascii="Cambria Math" w:hAnsi="Cambria Math"/>
            <w:lang w:val="sk-SK"/>
          </w:rPr>
          <m:t>E</m:t>
        </m:r>
        <m:d>
          <m:dPr>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X</m:t>
                </m:r>
              </m:sub>
            </m:sSub>
          </m:e>
        </m:d>
        <m:d>
          <m:dPr>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Y</m:t>
                </m:r>
              </m:sub>
            </m:sSub>
          </m:e>
        </m:d>
      </m:oMath>
      <w:r w:rsidRPr="00FA362E">
        <w:rPr>
          <w:lang w:val="sk-SK"/>
        </w:rPr>
        <w:t xml:space="preserve"> je očakávaná hodnota normalizovanej postupnosti </w:t>
      </w:r>
      <m:oMath>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oMath>
      <w:r w:rsidRPr="00FA362E">
        <w:rPr>
          <w:lang w:val="sk-SK"/>
        </w:rPr>
        <w:t xml:space="preserve"> a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oMath>
      <w:r w:rsidRPr="00FA362E">
        <w:rPr>
          <w:lang w:val="sk-SK"/>
        </w:rPr>
        <w:t xml:space="preserve">. Postupnosť </w:t>
      </w:r>
      <m:oMath>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oMath>
      <w:r w:rsidRPr="00FA362E">
        <w:rPr>
          <w:lang w:val="sk-SK"/>
        </w:rPr>
        <w:t xml:space="preserve"> reprezentuje respiráciu, postupnosť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oMath>
      <w:r w:rsidRPr="00FA362E">
        <w:rPr>
          <w:lang w:val="sk-SK"/>
        </w:rPr>
        <w:t xml:space="preserve"> hemodynamický parameter. Vzťah pre výpočet vektoru 50-tich korelačných koeficientov </w:t>
      </w:r>
      <m:oMath>
        <m:sSub>
          <m:sSubPr>
            <m:ctrlPr>
              <w:rPr>
                <w:rFonts w:ascii="Cambria Math" w:hAnsi="Cambria Math"/>
                <w:i/>
                <w:lang w:val="sk-SK"/>
              </w:rPr>
            </m:ctrlPr>
          </m:sSubPr>
          <m:e>
            <m:r>
              <w:rPr>
                <w:rFonts w:ascii="Cambria Math" w:hAnsi="Cambria Math"/>
                <w:lang w:val="sk-SK"/>
              </w:rPr>
              <m:t>Cor</m:t>
            </m:r>
          </m:e>
          <m:sub>
            <m:r>
              <w:rPr>
                <w:rFonts w:ascii="Cambria Math" w:hAnsi="Cambria Math"/>
                <w:lang w:val="sk-SK"/>
              </w:rPr>
              <m:t>X,Y</m:t>
            </m:r>
          </m:sub>
        </m:sSub>
        <m:d>
          <m:dPr>
            <m:ctrlPr>
              <w:rPr>
                <w:rFonts w:ascii="Cambria Math" w:hAnsi="Cambria Math"/>
                <w:i/>
                <w:lang w:val="sk-SK"/>
              </w:rPr>
            </m:ctrlPr>
          </m:dPr>
          <m:e>
            <m:r>
              <w:rPr>
                <w:rFonts w:ascii="Cambria Math" w:hAnsi="Cambria Math"/>
                <w:lang w:val="sk-SK"/>
              </w:rPr>
              <m:t>n</m:t>
            </m:r>
          </m:e>
        </m:d>
      </m:oMath>
      <w:r w:rsidRPr="00FA362E">
        <w:rPr>
          <w:sz w:val="20"/>
          <w:lang w:val="sk-SK"/>
        </w:rPr>
        <w:t xml:space="preserve"> </w:t>
      </w:r>
      <w:r w:rsidRPr="00FA362E">
        <w:rPr>
          <w:lang w:val="sk-SK"/>
        </w:rPr>
        <w:t>uvádza rovnica (</w:t>
      </w:r>
      <w:r w:rsidRPr="00FA362E">
        <w:rPr>
          <w:lang w:val="sk-SK"/>
        </w:rPr>
        <w:fldChar w:fldCharType="begin"/>
      </w:r>
      <w:r w:rsidRPr="00FA362E">
        <w:rPr>
          <w:lang w:val="sk-SK"/>
        </w:rPr>
        <w:instrText xml:space="preserve"> REF korelacnychKoef50 \h </w:instrText>
      </w:r>
      <w:r w:rsidRPr="00FA362E">
        <w:rPr>
          <w:lang w:val="sk-SK"/>
        </w:rPr>
      </w:r>
      <w:r w:rsidRPr="00FA362E">
        <w:rPr>
          <w:lang w:val="sk-SK"/>
        </w:rPr>
        <w:fldChar w:fldCharType="separate"/>
      </w:r>
      <w:r w:rsidR="00B85020">
        <w:rPr>
          <w:noProof/>
          <w:color w:val="000000"/>
          <w:lang w:val="sk-SK"/>
        </w:rPr>
        <w:t>45</w:t>
      </w:r>
      <w:r w:rsidRPr="00FA362E">
        <w:rPr>
          <w:lang w:val="sk-SK"/>
        </w:rPr>
        <w:fldChar w:fldCharType="end"/>
      </w:r>
      <w:r w:rsidRPr="00FA362E">
        <w:rPr>
          <w:lang w:val="sk-SK"/>
        </w:rPr>
        <w:t xml:space="preserve">). </w:t>
      </w:r>
      <m:oMath>
        <m:sSub>
          <m:sSubPr>
            <m:ctrlPr>
              <w:rPr>
                <w:rFonts w:ascii="Cambria Math" w:hAnsi="Cambria Math"/>
                <w:i/>
                <w:lang w:val="sk-SK"/>
              </w:rPr>
            </m:ctrlPr>
          </m:sSubPr>
          <m:e>
            <m:r>
              <w:rPr>
                <w:rFonts w:ascii="Cambria Math" w:hAnsi="Cambria Math"/>
                <w:lang w:val="sk-SK"/>
              </w:rPr>
              <m:t>Cor</m:t>
            </m:r>
          </m:e>
          <m:sub>
            <m:r>
              <w:rPr>
                <w:rFonts w:ascii="Cambria Math" w:hAnsi="Cambria Math"/>
                <w:lang w:val="sk-SK"/>
              </w:rPr>
              <m:t>X,Y</m:t>
            </m:r>
          </m:sub>
        </m:sSub>
        <m:r>
          <w:rPr>
            <w:rFonts w:ascii="Cambria Math" w:hAnsi="Cambria Math"/>
            <w:lang w:val="sk-SK"/>
          </w:rPr>
          <m:t>(n)</m:t>
        </m:r>
      </m:oMath>
      <w:r w:rsidRPr="00FA362E">
        <w:rPr>
          <w:sz w:val="20"/>
          <w:lang w:val="sk-SK"/>
        </w:rPr>
        <w:t xml:space="preserve"> </w:t>
      </w:r>
      <w:r w:rsidRPr="00FA362E">
        <w:rPr>
          <w:lang w:val="sk-SK"/>
        </w:rPr>
        <w:t xml:space="preserve">je normalizovaná vzájomná korelačná funkcia medzi parametrom a respiráciou. Funkčné hodnoty funkcie </w:t>
      </w:r>
      <m:oMath>
        <m:sSub>
          <m:sSubPr>
            <m:ctrlPr>
              <w:rPr>
                <w:rFonts w:ascii="Cambria Math" w:hAnsi="Cambria Math"/>
                <w:i/>
                <w:lang w:val="sk-SK"/>
              </w:rPr>
            </m:ctrlPr>
          </m:sSubPr>
          <m:e>
            <m:r>
              <w:rPr>
                <w:rFonts w:ascii="Cambria Math" w:hAnsi="Cambria Math"/>
                <w:lang w:val="sk-SK"/>
              </w:rPr>
              <m:t>Cor</m:t>
            </m:r>
          </m:e>
          <m:sub>
            <m:r>
              <w:rPr>
                <w:rFonts w:ascii="Cambria Math" w:hAnsi="Cambria Math"/>
                <w:lang w:val="sk-SK"/>
              </w:rPr>
              <m:t>X,Y</m:t>
            </m:r>
          </m:sub>
        </m:sSub>
        <m:r>
          <w:rPr>
            <w:rFonts w:ascii="Cambria Math" w:hAnsi="Cambria Math"/>
            <w:lang w:val="sk-SK"/>
          </w:rPr>
          <m:t>(n)</m:t>
        </m:r>
      </m:oMath>
      <w:r w:rsidRPr="00FA362E">
        <w:rPr>
          <w:lang w:val="sk-SK"/>
        </w:rPr>
        <w:t xml:space="preserve"> sú Pearsonové vzájomné korelačné koeficienty.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t+n</m:t>
            </m:r>
          </m:sub>
        </m:sSub>
        <m:r>
          <w:rPr>
            <w:rFonts w:ascii="Cambria Math" w:hAnsi="Cambria Math"/>
            <w:lang w:val="sk-SK"/>
          </w:rPr>
          <m:t xml:space="preserve"> </m:t>
        </m:r>
      </m:oMath>
      <w:r w:rsidRPr="00FA362E">
        <w:rPr>
          <w:lang w:val="sk-SK"/>
        </w:rPr>
        <w:t xml:space="preserve">je n-tá oneskorená postupnosť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oMath>
      <w:r w:rsidRPr="00FA362E">
        <w:rPr>
          <w:rFonts w:cstheme="minorHAnsi"/>
          <w:i/>
          <w:sz w:val="20"/>
          <w:lang w:val="sk-SK"/>
        </w:rPr>
        <w:t>.</w:t>
      </w:r>
      <w:r w:rsidRPr="00FA362E">
        <w:rPr>
          <w:rFonts w:eastAsiaTheme="minorEastAsia" w:cstheme="minorHAnsi"/>
          <w:sz w:val="20"/>
          <w:lang w:val="sk-SK"/>
        </w:rPr>
        <w:t xml:space="preserve"> </w:t>
      </w:r>
      <w:r w:rsidRPr="00FA362E">
        <w:rPr>
          <w:lang w:val="sk-SK"/>
        </w:rPr>
        <w:t>Oneskorenie o jeden prvok je oneskorením o 100 ms</w:t>
      </w:r>
      <w:r w:rsidRPr="00FA362E">
        <w:rPr>
          <w:rFonts w:cstheme="minorHAnsi"/>
          <w:sz w:val="20"/>
          <w:lang w:val="sk-SK"/>
        </w:rPr>
        <w:t xml:space="preserve">. </w:t>
      </w:r>
      <m:oMath>
        <m:sSub>
          <m:sSubPr>
            <m:ctrlPr>
              <w:rPr>
                <w:rFonts w:ascii="Cambria Math" w:hAnsi="Cambria Math"/>
                <w:i/>
                <w:lang w:val="sk-SK"/>
              </w:rPr>
            </m:ctrlPr>
          </m:sSubPr>
          <m:e>
            <m:r>
              <w:rPr>
                <w:rFonts w:ascii="Cambria Math" w:hAnsi="Cambria Math"/>
                <w:lang w:val="sk-SK"/>
              </w:rPr>
              <m:t>Cor</m:t>
            </m:r>
          </m:e>
          <m:sub>
            <m:r>
              <w:rPr>
                <w:rFonts w:ascii="Cambria Math" w:hAnsi="Cambria Math"/>
                <w:lang w:val="sk-SK"/>
              </w:rPr>
              <m:t>X,Y</m:t>
            </m:r>
          </m:sub>
        </m:sSub>
        <m:d>
          <m:dPr>
            <m:ctrlPr>
              <w:rPr>
                <w:rFonts w:ascii="Cambria Math" w:hAnsi="Cambria Math"/>
                <w:i/>
                <w:lang w:val="sk-SK"/>
              </w:rPr>
            </m:ctrlPr>
          </m:dPr>
          <m:e>
            <m:r>
              <w:rPr>
                <w:rFonts w:ascii="Cambria Math" w:hAnsi="Cambria Math"/>
                <w:lang w:val="sk-SK"/>
              </w:rPr>
              <m:t>n</m:t>
            </m:r>
          </m:e>
        </m:d>
      </m:oMath>
      <w:r w:rsidRPr="00FA362E">
        <w:rPr>
          <w:rFonts w:ascii="Cambria Math" w:hAnsi="Cambria Math"/>
          <w:i/>
          <w:lang w:val="sk-SK"/>
        </w:rPr>
        <w:t xml:space="preserve"> </w:t>
      </w:r>
      <w:r w:rsidRPr="00FA362E">
        <w:rPr>
          <w:lang w:val="sk-SK"/>
        </w:rPr>
        <w:t xml:space="preserve">je Pearsonov korelačný koeficient medzi postupnosťami </w:t>
      </w:r>
      <m:oMath>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t+n</m:t>
            </m:r>
          </m:sub>
        </m:sSub>
        <m:r>
          <w:rPr>
            <w:rFonts w:ascii="Cambria Math" w:hAnsi="Cambria Math"/>
            <w:lang w:val="sk-SK"/>
          </w:rPr>
          <m:t xml:space="preserve"> </m:t>
        </m:r>
      </m:oMath>
      <w:r w:rsidRPr="00FA362E">
        <w:rPr>
          <w:rFonts w:cstheme="minorHAnsi"/>
          <w:sz w:val="20"/>
          <w:lang w:val="sk-SK"/>
        </w:rPr>
        <w:t xml:space="preserve"> a</w:t>
      </w:r>
      <w:r w:rsidRPr="00FA362E">
        <w:rPr>
          <w:rFonts w:ascii="Cambria Math" w:hAnsi="Cambria Math"/>
          <w:i/>
          <w:lang w:val="sk-SK"/>
        </w:rPr>
        <w:t xml:space="preserve">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oMath>
      <w:r w:rsidRPr="00FA362E">
        <w:rPr>
          <w:rFonts w:ascii="Cambria Math" w:hAnsi="Cambria Math"/>
          <w:i/>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7508"/>
        <w:gridCol w:w="702"/>
      </w:tblGrid>
      <w:tr w:rsidR="00CE547F" w:rsidRPr="00FA362E" w14:paraId="69A3F6DC" w14:textId="77777777" w:rsidTr="00452ADC">
        <w:tc>
          <w:tcPr>
            <w:tcW w:w="284" w:type="dxa"/>
          </w:tcPr>
          <w:p w14:paraId="02593071" w14:textId="77777777" w:rsidR="00CE547F" w:rsidRPr="00FA362E" w:rsidRDefault="00CE547F" w:rsidP="00452ADC">
            <w:pPr>
              <w:jc w:val="center"/>
              <w:rPr>
                <w:color w:val="000000"/>
                <w:lang w:val="sk-SK"/>
              </w:rPr>
            </w:pPr>
          </w:p>
        </w:tc>
        <w:tc>
          <w:tcPr>
            <w:tcW w:w="7508" w:type="dxa"/>
            <w:vAlign w:val="center"/>
          </w:tcPr>
          <w:p w14:paraId="32A3FF59" w14:textId="77777777" w:rsidR="00CE547F" w:rsidRPr="00FA362E" w:rsidRDefault="000603AB" w:rsidP="00452ADC">
            <w:pPr>
              <w:rPr>
                <w:color w:val="000000"/>
                <w:lang w:val="sk-SK"/>
              </w:rPr>
            </w:pPr>
            <m:oMathPara>
              <m:oMath>
                <m:sSub>
                  <m:sSubPr>
                    <m:ctrlPr>
                      <w:rPr>
                        <w:rFonts w:ascii="Cambria Math" w:hAnsi="Cambria Math"/>
                        <w:i/>
                        <w:lang w:val="sk-SK"/>
                      </w:rPr>
                    </m:ctrlPr>
                  </m:sSubPr>
                  <m:e>
                    <m:r>
                      <w:rPr>
                        <w:rFonts w:ascii="Cambria Math" w:hAnsi="Cambria Math"/>
                        <w:lang w:val="sk-SK"/>
                      </w:rPr>
                      <m:t>Cor</m:t>
                    </m:r>
                  </m:e>
                  <m:sub>
                    <m:r>
                      <w:rPr>
                        <w:rFonts w:ascii="Cambria Math" w:hAnsi="Cambria Math"/>
                        <w:lang w:val="sk-SK"/>
                      </w:rPr>
                      <m:t>X,Y</m:t>
                    </m:r>
                  </m:sub>
                </m:sSub>
                <m:d>
                  <m:dPr>
                    <m:ctrlPr>
                      <w:rPr>
                        <w:rFonts w:ascii="Cambria Math" w:hAnsi="Cambria Math"/>
                        <w:i/>
                        <w:lang w:val="sk-SK"/>
                      </w:rPr>
                    </m:ctrlPr>
                  </m:dPr>
                  <m:e>
                    <m:r>
                      <w:rPr>
                        <w:rFonts w:ascii="Cambria Math" w:hAnsi="Cambria Math"/>
                        <w:lang w:val="sk-SK"/>
                      </w:rPr>
                      <m:t>n</m:t>
                    </m:r>
                  </m:e>
                </m:d>
                <m:r>
                  <w:rPr>
                    <w:rFonts w:ascii="Cambria Math" w:hAnsi="Cambria Math"/>
                    <w:lang w:val="sk-SK"/>
                  </w:rPr>
                  <m:t>=</m:t>
                </m:r>
                <m:f>
                  <m:fPr>
                    <m:ctrlPr>
                      <w:rPr>
                        <w:rFonts w:ascii="Cambria Math" w:hAnsi="Cambria Math"/>
                        <w:i/>
                        <w:lang w:val="sk-SK"/>
                      </w:rPr>
                    </m:ctrlPr>
                  </m:fPr>
                  <m:num>
                    <m:r>
                      <w:rPr>
                        <w:rFonts w:ascii="Cambria Math" w:hAnsi="Cambria Math"/>
                        <w:lang w:val="sk-SK"/>
                      </w:rPr>
                      <m:t>1</m:t>
                    </m:r>
                  </m:num>
                  <m:den>
                    <m:sSub>
                      <m:sSubPr>
                        <m:ctrlPr>
                          <w:rPr>
                            <w:rFonts w:ascii="Cambria Math" w:hAnsi="Cambria Math"/>
                            <w:i/>
                            <w:lang w:val="sk-SK"/>
                          </w:rPr>
                        </m:ctrlPr>
                      </m:sSubPr>
                      <m:e>
                        <m:r>
                          <w:rPr>
                            <w:rFonts w:ascii="Cambria Math" w:hAnsi="Cambria Math" w:cs="Cambria Math"/>
                            <w:lang w:val="sk-SK"/>
                          </w:rPr>
                          <m:t>δ</m:t>
                        </m:r>
                      </m:e>
                      <m:sub>
                        <m:r>
                          <w:rPr>
                            <w:rFonts w:ascii="Cambria Math" w:hAnsi="Cambria Math"/>
                            <w:lang w:val="sk-SK"/>
                          </w:rPr>
                          <m:t>X</m:t>
                        </m:r>
                      </m:sub>
                    </m:sSub>
                    <m:sSub>
                      <m:sSubPr>
                        <m:ctrlPr>
                          <w:rPr>
                            <w:rFonts w:ascii="Cambria Math" w:hAnsi="Cambria Math"/>
                            <w:i/>
                            <w:lang w:val="sk-SK"/>
                          </w:rPr>
                        </m:ctrlPr>
                      </m:sSubPr>
                      <m:e>
                        <m:r>
                          <w:rPr>
                            <w:rFonts w:ascii="Cambria Math" w:hAnsi="Cambria Math" w:cs="Cambria Math"/>
                            <w:lang w:val="sk-SK"/>
                          </w:rPr>
                          <m:t>δ</m:t>
                        </m:r>
                      </m:e>
                      <m:sub>
                        <m:r>
                          <w:rPr>
                            <w:rFonts w:ascii="Cambria Math" w:hAnsi="Cambria Math"/>
                            <w:lang w:val="sk-SK"/>
                          </w:rPr>
                          <m:t>Y</m:t>
                        </m:r>
                      </m:sub>
                    </m:sSub>
                  </m:den>
                </m:f>
                <m:r>
                  <w:rPr>
                    <w:rFonts w:ascii="Cambria Math" w:hAnsi="Cambria Math"/>
                    <w:lang w:val="sk-SK"/>
                  </w:rPr>
                  <m:t>[ E</m:t>
                </m:r>
                <m:d>
                  <m:dPr>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X</m:t>
                        </m:r>
                      </m:sub>
                    </m:sSub>
                  </m:e>
                </m:d>
                <m:d>
                  <m:dPr>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t+n</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Y</m:t>
                        </m:r>
                      </m:sub>
                    </m:sSub>
                  </m:e>
                </m:d>
                <m:r>
                  <w:rPr>
                    <w:rFonts w:ascii="Cambria Math" w:hAnsi="Cambria Math"/>
                    <w:lang w:val="sk-SK"/>
                  </w:rPr>
                  <m:t xml:space="preserve">|n∈&lt;0;N-1&gt;, N=50]   </m:t>
                </m:r>
              </m:oMath>
            </m:oMathPara>
          </w:p>
        </w:tc>
        <w:tc>
          <w:tcPr>
            <w:tcW w:w="702" w:type="dxa"/>
            <w:vAlign w:val="center"/>
          </w:tcPr>
          <w:p w14:paraId="5887B7D3" w14:textId="77777777" w:rsidR="00CE547F" w:rsidRPr="00FA362E" w:rsidRDefault="00CE547F" w:rsidP="00452ADC">
            <w:pPr>
              <w:jc w:val="center"/>
              <w:rPr>
                <w:color w:val="000000"/>
                <w:lang w:val="sk-SK"/>
              </w:rPr>
            </w:pPr>
            <w:r w:rsidRPr="00FA362E">
              <w:rPr>
                <w:color w:val="000000"/>
                <w:lang w:val="sk-SK"/>
              </w:rPr>
              <w:t>(</w:t>
            </w:r>
            <w:bookmarkStart w:id="312" w:name="korelacnychKoef50"/>
            <w:r w:rsidRPr="00FA362E">
              <w:rPr>
                <w:color w:val="000000"/>
                <w:lang w:val="sk-SK"/>
              </w:rPr>
              <w:fldChar w:fldCharType="begin"/>
            </w:r>
            <w:r w:rsidRPr="00FA362E">
              <w:rPr>
                <w:color w:val="000000"/>
                <w:lang w:val="sk-SK"/>
              </w:rPr>
              <w:instrText xml:space="preserve"> SEQ eq \* MERGEFORMAT </w:instrText>
            </w:r>
            <w:r w:rsidRPr="00FA362E">
              <w:rPr>
                <w:color w:val="000000"/>
                <w:lang w:val="sk-SK"/>
              </w:rPr>
              <w:fldChar w:fldCharType="separate"/>
            </w:r>
            <w:r w:rsidR="00B85020">
              <w:rPr>
                <w:noProof/>
                <w:color w:val="000000"/>
                <w:lang w:val="sk-SK"/>
              </w:rPr>
              <w:t>45</w:t>
            </w:r>
            <w:r w:rsidRPr="00FA362E">
              <w:rPr>
                <w:color w:val="000000"/>
                <w:lang w:val="sk-SK"/>
              </w:rPr>
              <w:fldChar w:fldCharType="end"/>
            </w:r>
            <w:bookmarkEnd w:id="312"/>
            <w:r w:rsidRPr="00FA362E">
              <w:rPr>
                <w:color w:val="000000"/>
                <w:lang w:val="sk-SK"/>
              </w:rPr>
              <w:t>)</w:t>
            </w:r>
          </w:p>
        </w:tc>
      </w:tr>
    </w:tbl>
    <w:p w14:paraId="524254A0" w14:textId="77777777" w:rsidR="00CE547F" w:rsidRPr="00FA362E" w:rsidRDefault="00CE547F" w:rsidP="00CE547F">
      <w:pPr>
        <w:rPr>
          <w:lang w:val="sk-SK"/>
        </w:rPr>
      </w:pPr>
    </w:p>
    <w:p w14:paraId="55B55DE2" w14:textId="77777777" w:rsidR="00CE547F" w:rsidRPr="00FA362E" w:rsidRDefault="00CE547F" w:rsidP="00CE547F">
      <w:pPr>
        <w:rPr>
          <w:lang w:val="sk-SK"/>
        </w:rPr>
      </w:pPr>
      <w:r w:rsidRPr="00FA362E">
        <w:rPr>
          <w:lang w:val="sk-SK"/>
        </w:rPr>
        <w:t xml:space="preserve">Dva parameter boli spočítané pre vektor </w:t>
      </w:r>
      <m:oMath>
        <m:sSub>
          <m:sSubPr>
            <m:ctrlPr>
              <w:rPr>
                <w:rFonts w:ascii="Cambria Math" w:hAnsi="Cambria Math"/>
                <w:i/>
                <w:lang w:val="sk-SK"/>
              </w:rPr>
            </m:ctrlPr>
          </m:sSubPr>
          <m:e>
            <m:r>
              <w:rPr>
                <w:rFonts w:ascii="Cambria Math" w:hAnsi="Cambria Math"/>
                <w:lang w:val="sk-SK"/>
              </w:rPr>
              <m:t>Cor</m:t>
            </m:r>
          </m:e>
          <m:sub>
            <m:r>
              <w:rPr>
                <w:rFonts w:ascii="Cambria Math" w:hAnsi="Cambria Math"/>
                <w:lang w:val="sk-SK"/>
              </w:rPr>
              <m:t>X,Y</m:t>
            </m:r>
          </m:sub>
        </m:sSub>
        <m:d>
          <m:dPr>
            <m:ctrlPr>
              <w:rPr>
                <w:rFonts w:ascii="Cambria Math" w:hAnsi="Cambria Math"/>
                <w:i/>
                <w:lang w:val="sk-SK"/>
              </w:rPr>
            </m:ctrlPr>
          </m:dPr>
          <m:e>
            <m:r>
              <w:rPr>
                <w:rFonts w:ascii="Cambria Math" w:hAnsi="Cambria Math"/>
                <w:lang w:val="sk-SK"/>
              </w:rPr>
              <m:t>n</m:t>
            </m:r>
          </m:e>
        </m:d>
      </m:oMath>
      <w:r w:rsidRPr="00FA362E">
        <w:rPr>
          <w:lang w:val="sk-SK"/>
        </w:rPr>
        <w:t>:</w:t>
      </w:r>
    </w:p>
    <w:p w14:paraId="29DF8630" w14:textId="77777777" w:rsidR="00CE547F" w:rsidRPr="00FA362E" w:rsidRDefault="00CE547F" w:rsidP="00CE547F">
      <w:pPr>
        <w:rPr>
          <w:lang w:val="sk-SK"/>
        </w:rPr>
      </w:pPr>
    </w:p>
    <w:p w14:paraId="7F2BA62B" w14:textId="56654D27" w:rsidR="00CE547F" w:rsidRPr="00FA362E" w:rsidRDefault="00CE547F" w:rsidP="00CE547F">
      <w:pPr>
        <w:pStyle w:val="Odsekzoznamu"/>
        <w:numPr>
          <w:ilvl w:val="0"/>
          <w:numId w:val="23"/>
        </w:numPr>
        <w:rPr>
          <w:lang w:val="sk-SK"/>
        </w:rPr>
      </w:pPr>
      <w:r w:rsidRPr="00FA362E">
        <w:rPr>
          <w:b/>
          <w:lang w:val="sk-SK"/>
        </w:rPr>
        <w:t>C(PAR-RESP)</w:t>
      </w:r>
      <w:r w:rsidRPr="00FA362E">
        <w:rPr>
          <w:lang w:val="sk-SK"/>
        </w:rPr>
        <w:t xml:space="preserve">: prvok vektoru </w:t>
      </w:r>
      <m:oMath>
        <m:sSub>
          <m:sSubPr>
            <m:ctrlPr>
              <w:rPr>
                <w:rFonts w:ascii="Cambria Math" w:hAnsi="Cambria Math"/>
                <w:lang w:val="sk-SK"/>
              </w:rPr>
            </m:ctrlPr>
          </m:sSubPr>
          <m:e>
            <m:r>
              <w:rPr>
                <w:rFonts w:ascii="Cambria Math" w:hAnsi="Cambria Math"/>
                <w:lang w:val="sk-SK"/>
              </w:rPr>
              <m:t>Cor</m:t>
            </m:r>
          </m:e>
          <m:sub>
            <m:r>
              <w:rPr>
                <w:rFonts w:ascii="Cambria Math" w:hAnsi="Cambria Math"/>
                <w:lang w:val="sk-SK"/>
              </w:rPr>
              <m:t>X</m:t>
            </m:r>
            <m:r>
              <m:rPr>
                <m:sty m:val="p"/>
              </m:rPr>
              <w:rPr>
                <w:rFonts w:ascii="Cambria Math" w:hAnsi="Cambria Math"/>
                <w:lang w:val="sk-SK"/>
              </w:rPr>
              <m:t>,</m:t>
            </m:r>
            <m:r>
              <w:rPr>
                <w:rFonts w:ascii="Cambria Math" w:hAnsi="Cambria Math"/>
                <w:lang w:val="sk-SK"/>
              </w:rPr>
              <m:t>Y</m:t>
            </m:r>
          </m:sub>
        </m:sSub>
        <m:d>
          <m:dPr>
            <m:ctrlPr>
              <w:rPr>
                <w:rFonts w:ascii="Cambria Math" w:hAnsi="Cambria Math"/>
                <w:i/>
                <w:lang w:val="sk-SK"/>
              </w:rPr>
            </m:ctrlPr>
          </m:dPr>
          <m:e>
            <m:r>
              <w:rPr>
                <w:rFonts w:ascii="Cambria Math" w:hAnsi="Cambria Math"/>
                <w:lang w:val="sk-SK"/>
              </w:rPr>
              <m:t>n</m:t>
            </m:r>
          </m:e>
        </m:d>
      </m:oMath>
      <w:r w:rsidRPr="00FA362E">
        <w:rPr>
          <w:lang w:val="sk-SK"/>
        </w:rPr>
        <w:t xml:space="preserve"> s najvyššou absolútnou hodnotu korelácie, vyjadruje silu väzby medzi parametrom a respiráciou pri najvhodnejšom posune</w:t>
      </w:r>
    </w:p>
    <w:p w14:paraId="4892AB71" w14:textId="77777777" w:rsidR="00CE547F" w:rsidRPr="00FA362E" w:rsidRDefault="00CE547F" w:rsidP="00CE547F">
      <w:pPr>
        <w:pStyle w:val="Odsekzoznamu"/>
        <w:numPr>
          <w:ilvl w:val="0"/>
          <w:numId w:val="23"/>
        </w:numPr>
        <w:rPr>
          <w:lang w:val="sk-SK"/>
        </w:rPr>
      </w:pPr>
      <w:r w:rsidRPr="00FA362E">
        <w:rPr>
          <w:b/>
          <w:lang w:val="sk-SK"/>
        </w:rPr>
        <w:t>PS(PAR-RESP)</w:t>
      </w:r>
      <w:r w:rsidRPr="00FA362E">
        <w:rPr>
          <w:lang w:val="sk-SK"/>
        </w:rPr>
        <w:t xml:space="preserve">: fázový posun parametra </w:t>
      </w:r>
      <w:r w:rsidRPr="00FA362E">
        <w:rPr>
          <w:b/>
          <w:lang w:val="sk-SK"/>
        </w:rPr>
        <w:t xml:space="preserve">C(PAR-RESP) </w:t>
      </w:r>
      <w:r w:rsidRPr="00FA362E">
        <w:rPr>
          <w:lang w:val="sk-SK"/>
        </w:rPr>
        <w:t>vynásobený 100ms. Fázový posun vyjadruje oneskorenie krivky parametra pri ktorom dosiahla s respiráciou najvyššou absolútnou hodnotu korelačného koeficientu.</w:t>
      </w:r>
    </w:p>
    <w:p w14:paraId="3DC7F694" w14:textId="77777777" w:rsidR="00CE547F" w:rsidRPr="00FA362E" w:rsidRDefault="00CE547F" w:rsidP="00CE547F">
      <w:pPr>
        <w:rPr>
          <w:lang w:val="sk-SK"/>
        </w:rPr>
      </w:pPr>
    </w:p>
    <w:p w14:paraId="3B4B4E27" w14:textId="3A7814D3" w:rsidR="00CE547F" w:rsidRPr="00FA362E" w:rsidRDefault="00CE547F" w:rsidP="00CE547F">
      <w:pPr>
        <w:rPr>
          <w:lang w:val="sk-SK"/>
        </w:rPr>
      </w:pPr>
      <w:r w:rsidRPr="00FA362E">
        <w:rPr>
          <w:lang w:val="sk-SK"/>
        </w:rPr>
        <w:t xml:space="preserve">Čím vyššia absolútna hodnota korelačného koeficientu </w:t>
      </w:r>
      <w:r w:rsidRPr="00FA362E">
        <w:rPr>
          <w:b/>
          <w:lang w:val="sk-SK"/>
        </w:rPr>
        <w:t>C(PAR-RESP)</w:t>
      </w:r>
      <w:r w:rsidRPr="00FA362E">
        <w:rPr>
          <w:lang w:val="sk-SK"/>
        </w:rPr>
        <w:t xml:space="preserve">, tým silnejšia väzba parametra na respiráciu. Záporné znamienko pri hodnote korelačného koeficientu znamená obrátenú reakciu parametra na respiráciu – fázový posun 5 sekúnd. Parameter </w:t>
      </w:r>
      <w:r w:rsidRPr="00FA362E">
        <w:rPr>
          <w:lang w:val="sk-SK"/>
        </w:rPr>
        <w:lastRenderedPageBreak/>
        <w:t xml:space="preserve">s hodnota </w:t>
      </w:r>
      <w:r w:rsidRPr="00FA362E">
        <w:rPr>
          <w:b/>
          <w:lang w:val="sk-SK"/>
        </w:rPr>
        <w:t>C(PAR-RESP)</w:t>
      </w:r>
      <w:r w:rsidRPr="00FA362E">
        <w:rPr>
          <w:lang w:val="sk-SK"/>
        </w:rPr>
        <w:t xml:space="preserve"> vyššou ako 0,5 je považovaná za lineárne závislý s respiráciou. Výsledné hodnoty pre všetky parametre pre hlboké aj spontánne dýchanie uvádza</w:t>
      </w:r>
      <w:r>
        <w:rPr>
          <w:lang w:val="sk-SK"/>
        </w:rPr>
        <w:t xml:space="preserve"> </w:t>
      </w:r>
      <w:r w:rsidR="008B52DD">
        <w:rPr>
          <w:lang w:val="sk-SK"/>
        </w:rPr>
        <w:fldChar w:fldCharType="begin"/>
      </w:r>
      <w:r w:rsidR="008B52DD">
        <w:rPr>
          <w:lang w:val="sk-SK"/>
        </w:rPr>
        <w:instrText xml:space="preserve"> REF _Ref513920337 \h </w:instrText>
      </w:r>
      <w:r w:rsidR="008B52DD">
        <w:rPr>
          <w:lang w:val="sk-SK"/>
        </w:rPr>
      </w:r>
      <w:r w:rsidR="008B52DD">
        <w:rPr>
          <w:lang w:val="sk-SK"/>
        </w:rPr>
        <w:fldChar w:fldCharType="separate"/>
      </w:r>
      <w:r w:rsidR="00B85020">
        <w:t xml:space="preserve">Tabuľka </w:t>
      </w:r>
      <w:r w:rsidR="00B85020">
        <w:rPr>
          <w:noProof/>
        </w:rPr>
        <w:t>13</w:t>
      </w:r>
      <w:r w:rsidR="008B52DD">
        <w:rPr>
          <w:lang w:val="sk-SK"/>
        </w:rPr>
        <w:fldChar w:fldCharType="end"/>
      </w:r>
      <w:r w:rsidRPr="00FA362E">
        <w:rPr>
          <w:lang w:val="sk-SK"/>
        </w:rPr>
        <w:t>. Bola spočítaná popisná štatistika: medián (0.25 % kvantil; 0.75 % kvantil) pre popis meraní súboru 30-tich dobrovoľníkov. Parametre impedancie sú v tabuľke usporiadané zostupne od kanálov umiestnených najbližšie srdcu (hruď, krk) po kanály najďalej od srdca (ruky, nohy). Zelenou farbou sú zvýraznené parametre, ktoré dosiahli hodnotu korelačného koeficientu vyššiu ako 0,5.</w:t>
      </w:r>
    </w:p>
    <w:tbl>
      <w:tblPr>
        <w:tblW w:w="7000" w:type="dxa"/>
        <w:jc w:val="center"/>
        <w:tblCellMar>
          <w:left w:w="70" w:type="dxa"/>
          <w:right w:w="70" w:type="dxa"/>
        </w:tblCellMar>
        <w:tblLook w:val="04A0" w:firstRow="1" w:lastRow="0" w:firstColumn="1" w:lastColumn="0" w:noHBand="0" w:noVBand="1"/>
      </w:tblPr>
      <w:tblGrid>
        <w:gridCol w:w="1400"/>
        <w:gridCol w:w="1400"/>
        <w:gridCol w:w="1400"/>
        <w:gridCol w:w="1400"/>
        <w:gridCol w:w="1400"/>
      </w:tblGrid>
      <w:tr w:rsidR="00CE547F" w:rsidRPr="00FA362E" w14:paraId="4CFC4CBF" w14:textId="77777777" w:rsidTr="00452ADC">
        <w:trPr>
          <w:trHeight w:val="300"/>
          <w:jc w:val="center"/>
        </w:trPr>
        <w:tc>
          <w:tcPr>
            <w:tcW w:w="1400" w:type="dxa"/>
            <w:vMerge w:val="restart"/>
            <w:tcBorders>
              <w:top w:val="nil"/>
              <w:left w:val="nil"/>
              <w:bottom w:val="nil"/>
              <w:right w:val="nil"/>
            </w:tcBorders>
            <w:shd w:val="clear" w:color="auto" w:fill="auto"/>
            <w:vAlign w:val="center"/>
            <w:hideMark/>
          </w:tcPr>
          <w:p w14:paraId="53020575" w14:textId="77777777" w:rsidR="00CE547F" w:rsidRPr="00FA362E" w:rsidRDefault="00CE547F" w:rsidP="00452ADC">
            <w:pPr>
              <w:overflowPunct/>
              <w:autoSpaceDE/>
              <w:autoSpaceDN/>
              <w:adjustRightInd/>
              <w:spacing w:line="240" w:lineRule="auto"/>
              <w:textAlignment w:val="auto"/>
              <w:rPr>
                <w:sz w:val="20"/>
                <w:szCs w:val="24"/>
                <w:lang w:val="sk-SK"/>
              </w:rPr>
            </w:pPr>
          </w:p>
        </w:tc>
        <w:tc>
          <w:tcPr>
            <w:tcW w:w="2800" w:type="dxa"/>
            <w:gridSpan w:val="2"/>
            <w:tcBorders>
              <w:top w:val="nil"/>
              <w:left w:val="nil"/>
              <w:bottom w:val="nil"/>
              <w:right w:val="nil"/>
            </w:tcBorders>
            <w:shd w:val="clear" w:color="auto" w:fill="auto"/>
            <w:vAlign w:val="center"/>
            <w:hideMark/>
          </w:tcPr>
          <w:p w14:paraId="0F984ACC" w14:textId="77777777" w:rsidR="00CE547F" w:rsidRPr="00FA362E" w:rsidRDefault="00CE547F" w:rsidP="00452ADC">
            <w:pPr>
              <w:overflowPunct/>
              <w:autoSpaceDE/>
              <w:autoSpaceDN/>
              <w:adjustRightInd/>
              <w:spacing w:line="240" w:lineRule="auto"/>
              <w:textAlignment w:val="auto"/>
              <w:rPr>
                <w:rFonts w:ascii="Arial" w:hAnsi="Arial" w:cs="Arial"/>
                <w:b/>
                <w:bCs/>
                <w:color w:val="000000"/>
                <w:sz w:val="20"/>
                <w:lang w:val="sk-SK"/>
              </w:rPr>
            </w:pPr>
            <w:r w:rsidRPr="00FA362E">
              <w:rPr>
                <w:rFonts w:ascii="Arial" w:hAnsi="Arial" w:cs="Arial"/>
                <w:b/>
                <w:bCs/>
                <w:color w:val="000000"/>
                <w:sz w:val="20"/>
                <w:lang w:val="sk-SK"/>
              </w:rPr>
              <w:t>Hlboké dýchanie</w:t>
            </w:r>
          </w:p>
        </w:tc>
        <w:tc>
          <w:tcPr>
            <w:tcW w:w="2800" w:type="dxa"/>
            <w:gridSpan w:val="2"/>
            <w:tcBorders>
              <w:top w:val="nil"/>
              <w:left w:val="nil"/>
              <w:bottom w:val="single" w:sz="4" w:space="0" w:color="auto"/>
              <w:right w:val="nil"/>
            </w:tcBorders>
            <w:shd w:val="clear" w:color="auto" w:fill="auto"/>
            <w:noWrap/>
            <w:vAlign w:val="center"/>
            <w:hideMark/>
          </w:tcPr>
          <w:p w14:paraId="607A4029" w14:textId="77777777" w:rsidR="00CE547F" w:rsidRPr="00FA362E" w:rsidRDefault="00CE547F" w:rsidP="00452ADC">
            <w:pPr>
              <w:overflowPunct/>
              <w:autoSpaceDE/>
              <w:autoSpaceDN/>
              <w:adjustRightInd/>
              <w:spacing w:line="240" w:lineRule="auto"/>
              <w:textAlignment w:val="auto"/>
              <w:rPr>
                <w:rFonts w:ascii="Arial" w:hAnsi="Arial" w:cs="Arial"/>
                <w:b/>
                <w:bCs/>
                <w:color w:val="000000"/>
                <w:sz w:val="20"/>
                <w:lang w:val="sk-SK"/>
              </w:rPr>
            </w:pPr>
            <w:r w:rsidRPr="00FA362E">
              <w:rPr>
                <w:rFonts w:ascii="Arial" w:hAnsi="Arial" w:cs="Arial"/>
                <w:b/>
                <w:bCs/>
                <w:color w:val="000000"/>
                <w:sz w:val="20"/>
                <w:lang w:val="sk-SK"/>
              </w:rPr>
              <w:t>Spontánne dýchanie</w:t>
            </w:r>
          </w:p>
        </w:tc>
      </w:tr>
      <w:tr w:rsidR="00CE547F" w:rsidRPr="00FA362E" w14:paraId="7342457C" w14:textId="77777777" w:rsidTr="00452ADC">
        <w:trPr>
          <w:trHeight w:val="495"/>
          <w:jc w:val="center"/>
        </w:trPr>
        <w:tc>
          <w:tcPr>
            <w:tcW w:w="1400" w:type="dxa"/>
            <w:vMerge/>
            <w:tcBorders>
              <w:top w:val="nil"/>
              <w:left w:val="nil"/>
              <w:bottom w:val="nil"/>
              <w:right w:val="nil"/>
            </w:tcBorders>
            <w:vAlign w:val="center"/>
            <w:hideMark/>
          </w:tcPr>
          <w:p w14:paraId="06190BCA" w14:textId="77777777" w:rsidR="00CE547F" w:rsidRPr="00FA362E" w:rsidRDefault="00CE547F" w:rsidP="00452ADC">
            <w:pPr>
              <w:overflowPunct/>
              <w:autoSpaceDE/>
              <w:autoSpaceDN/>
              <w:adjustRightInd/>
              <w:spacing w:line="240" w:lineRule="auto"/>
              <w:textAlignment w:val="auto"/>
              <w:rPr>
                <w:sz w:val="20"/>
                <w:szCs w:val="24"/>
                <w:lang w:val="sk-SK"/>
              </w:rPr>
            </w:pPr>
          </w:p>
        </w:tc>
        <w:tc>
          <w:tcPr>
            <w:tcW w:w="1400" w:type="dxa"/>
            <w:tcBorders>
              <w:top w:val="single" w:sz="4" w:space="0" w:color="auto"/>
              <w:left w:val="nil"/>
              <w:bottom w:val="nil"/>
              <w:right w:val="nil"/>
            </w:tcBorders>
            <w:shd w:val="clear" w:color="auto" w:fill="auto"/>
            <w:vAlign w:val="center"/>
            <w:hideMark/>
          </w:tcPr>
          <w:p w14:paraId="09E5F40A" w14:textId="77777777" w:rsidR="00CE547F" w:rsidRPr="00FA362E" w:rsidRDefault="00CE547F" w:rsidP="00452ADC">
            <w:pPr>
              <w:overflowPunct/>
              <w:autoSpaceDE/>
              <w:autoSpaceDN/>
              <w:adjustRightInd/>
              <w:spacing w:line="240" w:lineRule="auto"/>
              <w:textAlignment w:val="auto"/>
              <w:rPr>
                <w:rFonts w:ascii="Arial" w:hAnsi="Arial" w:cs="Arial"/>
                <w:b/>
                <w:bCs/>
                <w:color w:val="000000"/>
                <w:sz w:val="16"/>
                <w:szCs w:val="16"/>
                <w:lang w:val="sk-SK"/>
              </w:rPr>
            </w:pPr>
            <w:r w:rsidRPr="00FA362E">
              <w:rPr>
                <w:rFonts w:ascii="Arial" w:hAnsi="Arial" w:cs="Arial"/>
                <w:b/>
                <w:bCs/>
                <w:color w:val="000000"/>
                <w:sz w:val="16"/>
                <w:szCs w:val="16"/>
                <w:lang w:val="sk-SK"/>
              </w:rPr>
              <w:t>C (PAR-RESP)</w:t>
            </w:r>
          </w:p>
        </w:tc>
        <w:tc>
          <w:tcPr>
            <w:tcW w:w="1400" w:type="dxa"/>
            <w:tcBorders>
              <w:top w:val="single" w:sz="4" w:space="0" w:color="auto"/>
              <w:left w:val="nil"/>
              <w:bottom w:val="nil"/>
              <w:right w:val="nil"/>
            </w:tcBorders>
            <w:shd w:val="clear" w:color="auto" w:fill="auto"/>
            <w:vAlign w:val="center"/>
            <w:hideMark/>
          </w:tcPr>
          <w:p w14:paraId="55CFEB30" w14:textId="77777777" w:rsidR="00CE547F" w:rsidRPr="00FA362E" w:rsidRDefault="00CE547F" w:rsidP="00452ADC">
            <w:pPr>
              <w:overflowPunct/>
              <w:autoSpaceDE/>
              <w:autoSpaceDN/>
              <w:adjustRightInd/>
              <w:spacing w:line="240" w:lineRule="auto"/>
              <w:textAlignment w:val="auto"/>
              <w:rPr>
                <w:rFonts w:ascii="Arial" w:hAnsi="Arial" w:cs="Arial"/>
                <w:b/>
                <w:bCs/>
                <w:color w:val="000000"/>
                <w:sz w:val="16"/>
                <w:szCs w:val="16"/>
                <w:lang w:val="sk-SK"/>
              </w:rPr>
            </w:pPr>
            <w:r w:rsidRPr="00FA362E">
              <w:rPr>
                <w:rFonts w:ascii="Arial" w:hAnsi="Arial" w:cs="Arial"/>
                <w:b/>
                <w:bCs/>
                <w:color w:val="000000"/>
                <w:sz w:val="16"/>
                <w:szCs w:val="16"/>
                <w:lang w:val="sk-SK"/>
              </w:rPr>
              <w:t>PS (PAR-RESP; s)</w:t>
            </w:r>
          </w:p>
        </w:tc>
        <w:tc>
          <w:tcPr>
            <w:tcW w:w="1400" w:type="dxa"/>
            <w:tcBorders>
              <w:top w:val="nil"/>
              <w:left w:val="nil"/>
              <w:bottom w:val="nil"/>
              <w:right w:val="nil"/>
            </w:tcBorders>
            <w:shd w:val="clear" w:color="auto" w:fill="auto"/>
            <w:vAlign w:val="center"/>
            <w:hideMark/>
          </w:tcPr>
          <w:p w14:paraId="247E7C30" w14:textId="77777777" w:rsidR="00CE547F" w:rsidRPr="00FA362E" w:rsidRDefault="00CE547F" w:rsidP="00452ADC">
            <w:pPr>
              <w:overflowPunct/>
              <w:autoSpaceDE/>
              <w:autoSpaceDN/>
              <w:adjustRightInd/>
              <w:spacing w:line="240" w:lineRule="auto"/>
              <w:textAlignment w:val="auto"/>
              <w:rPr>
                <w:rFonts w:ascii="Arial" w:hAnsi="Arial" w:cs="Arial"/>
                <w:b/>
                <w:bCs/>
                <w:color w:val="000000"/>
                <w:sz w:val="16"/>
                <w:szCs w:val="16"/>
                <w:lang w:val="sk-SK"/>
              </w:rPr>
            </w:pPr>
            <w:r w:rsidRPr="00FA362E">
              <w:rPr>
                <w:rFonts w:ascii="Arial" w:hAnsi="Arial" w:cs="Arial"/>
                <w:b/>
                <w:bCs/>
                <w:color w:val="000000"/>
                <w:sz w:val="16"/>
                <w:szCs w:val="16"/>
                <w:lang w:val="sk-SK"/>
              </w:rPr>
              <w:t>C (PAR-RESP)</w:t>
            </w:r>
          </w:p>
        </w:tc>
        <w:tc>
          <w:tcPr>
            <w:tcW w:w="1400" w:type="dxa"/>
            <w:tcBorders>
              <w:top w:val="nil"/>
              <w:left w:val="nil"/>
              <w:bottom w:val="nil"/>
              <w:right w:val="nil"/>
            </w:tcBorders>
            <w:shd w:val="clear" w:color="auto" w:fill="auto"/>
            <w:vAlign w:val="center"/>
            <w:hideMark/>
          </w:tcPr>
          <w:p w14:paraId="236EF88F" w14:textId="77777777" w:rsidR="00CE547F" w:rsidRPr="00FA362E" w:rsidRDefault="00CE547F" w:rsidP="00452ADC">
            <w:pPr>
              <w:overflowPunct/>
              <w:autoSpaceDE/>
              <w:autoSpaceDN/>
              <w:adjustRightInd/>
              <w:spacing w:line="240" w:lineRule="auto"/>
              <w:textAlignment w:val="auto"/>
              <w:rPr>
                <w:rFonts w:ascii="Arial" w:hAnsi="Arial" w:cs="Arial"/>
                <w:b/>
                <w:bCs/>
                <w:color w:val="000000"/>
                <w:sz w:val="16"/>
                <w:szCs w:val="16"/>
                <w:lang w:val="sk-SK"/>
              </w:rPr>
            </w:pPr>
            <w:r w:rsidRPr="00FA362E">
              <w:rPr>
                <w:rFonts w:ascii="Arial" w:hAnsi="Arial" w:cs="Arial"/>
                <w:b/>
                <w:bCs/>
                <w:color w:val="000000"/>
                <w:sz w:val="16"/>
                <w:szCs w:val="16"/>
                <w:lang w:val="sk-SK"/>
              </w:rPr>
              <w:t>PS (PAR-RESP; s)</w:t>
            </w:r>
          </w:p>
        </w:tc>
      </w:tr>
      <w:tr w:rsidR="00CE547F" w:rsidRPr="00FA362E" w14:paraId="5C41E420" w14:textId="77777777" w:rsidTr="00452ADC">
        <w:trPr>
          <w:trHeight w:val="240"/>
          <w:jc w:val="center"/>
        </w:trPr>
        <w:tc>
          <w:tcPr>
            <w:tcW w:w="1400" w:type="dxa"/>
            <w:tcBorders>
              <w:top w:val="single" w:sz="4" w:space="0" w:color="auto"/>
              <w:left w:val="nil"/>
              <w:bottom w:val="nil"/>
              <w:right w:val="nil"/>
            </w:tcBorders>
            <w:shd w:val="clear" w:color="auto" w:fill="auto"/>
            <w:vAlign w:val="center"/>
            <w:hideMark/>
          </w:tcPr>
          <w:p w14:paraId="5070A773"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Mean Z0</w:t>
            </w:r>
            <w:r w:rsidRPr="00FA362E">
              <w:rPr>
                <w:rFonts w:ascii="Arial" w:hAnsi="Arial" w:cs="Arial"/>
                <w:color w:val="000000"/>
                <w:sz w:val="16"/>
                <w:szCs w:val="16"/>
                <w:vertAlign w:val="subscript"/>
                <w:lang w:val="sk-SK"/>
              </w:rPr>
              <w:t xml:space="preserve">3 </w:t>
            </w:r>
            <w:r w:rsidRPr="00FA362E">
              <w:rPr>
                <w:rFonts w:ascii="Calibri" w:hAnsi="Calibri" w:cs="Calibri"/>
                <w:color w:val="000000"/>
                <w:sz w:val="16"/>
                <w:szCs w:val="16"/>
                <w:lang w:val="sk-SK"/>
              </w:rPr>
              <w:t>(Ω)</w:t>
            </w:r>
          </w:p>
        </w:tc>
        <w:tc>
          <w:tcPr>
            <w:tcW w:w="1400" w:type="dxa"/>
            <w:tcBorders>
              <w:top w:val="single" w:sz="4" w:space="0" w:color="auto"/>
              <w:left w:val="nil"/>
              <w:bottom w:val="nil"/>
              <w:right w:val="nil"/>
            </w:tcBorders>
            <w:shd w:val="clear" w:color="000000" w:fill="92D050"/>
            <w:vAlign w:val="center"/>
            <w:hideMark/>
          </w:tcPr>
          <w:p w14:paraId="0CD4B4EE"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0.99 (0.98; 1.00)</w:t>
            </w:r>
          </w:p>
        </w:tc>
        <w:tc>
          <w:tcPr>
            <w:tcW w:w="1400" w:type="dxa"/>
            <w:tcBorders>
              <w:top w:val="single" w:sz="4" w:space="0" w:color="auto"/>
              <w:left w:val="nil"/>
              <w:bottom w:val="nil"/>
              <w:right w:val="nil"/>
            </w:tcBorders>
            <w:shd w:val="clear" w:color="000000" w:fill="92D050"/>
            <w:vAlign w:val="center"/>
            <w:hideMark/>
          </w:tcPr>
          <w:p w14:paraId="572DD33E"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0.10 (0.00; 0.10)</w:t>
            </w:r>
          </w:p>
        </w:tc>
        <w:tc>
          <w:tcPr>
            <w:tcW w:w="1400" w:type="dxa"/>
            <w:tcBorders>
              <w:top w:val="single" w:sz="4" w:space="0" w:color="auto"/>
              <w:left w:val="nil"/>
              <w:bottom w:val="nil"/>
              <w:right w:val="nil"/>
            </w:tcBorders>
            <w:shd w:val="clear" w:color="000000" w:fill="92D050"/>
            <w:vAlign w:val="center"/>
            <w:hideMark/>
          </w:tcPr>
          <w:p w14:paraId="140DE7FD"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0.94 (0.88; 0.97)</w:t>
            </w:r>
          </w:p>
        </w:tc>
        <w:tc>
          <w:tcPr>
            <w:tcW w:w="1400" w:type="dxa"/>
            <w:tcBorders>
              <w:top w:val="single" w:sz="4" w:space="0" w:color="auto"/>
              <w:left w:val="nil"/>
              <w:bottom w:val="nil"/>
              <w:right w:val="nil"/>
            </w:tcBorders>
            <w:shd w:val="clear" w:color="000000" w:fill="92D050"/>
            <w:vAlign w:val="center"/>
            <w:hideMark/>
          </w:tcPr>
          <w:p w14:paraId="74898F0D"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0.00 (0.00; 0.00)</w:t>
            </w:r>
          </w:p>
        </w:tc>
      </w:tr>
      <w:tr w:rsidR="00CE547F" w:rsidRPr="00FA362E" w14:paraId="47A84B97" w14:textId="77777777" w:rsidTr="00452ADC">
        <w:trPr>
          <w:trHeight w:val="240"/>
          <w:jc w:val="center"/>
        </w:trPr>
        <w:tc>
          <w:tcPr>
            <w:tcW w:w="1400" w:type="dxa"/>
            <w:tcBorders>
              <w:top w:val="nil"/>
              <w:left w:val="nil"/>
              <w:bottom w:val="nil"/>
              <w:right w:val="nil"/>
            </w:tcBorders>
            <w:shd w:val="clear" w:color="auto" w:fill="auto"/>
            <w:vAlign w:val="center"/>
            <w:hideMark/>
          </w:tcPr>
          <w:p w14:paraId="66D989F2"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Mean Z0</w:t>
            </w:r>
            <w:r w:rsidRPr="00FA362E">
              <w:rPr>
                <w:rFonts w:ascii="Arial" w:hAnsi="Arial" w:cs="Arial"/>
                <w:color w:val="000000"/>
                <w:sz w:val="16"/>
                <w:szCs w:val="16"/>
                <w:vertAlign w:val="subscript"/>
                <w:lang w:val="sk-SK"/>
              </w:rPr>
              <w:t xml:space="preserve">4 </w:t>
            </w:r>
            <w:r w:rsidRPr="00FA362E">
              <w:rPr>
                <w:rFonts w:ascii="Calibri" w:hAnsi="Calibri" w:cs="Calibri"/>
                <w:color w:val="000000"/>
                <w:sz w:val="16"/>
                <w:szCs w:val="16"/>
                <w:lang w:val="sk-SK"/>
              </w:rPr>
              <w:t>(Ω)</w:t>
            </w:r>
          </w:p>
        </w:tc>
        <w:tc>
          <w:tcPr>
            <w:tcW w:w="1400" w:type="dxa"/>
            <w:tcBorders>
              <w:top w:val="nil"/>
              <w:left w:val="nil"/>
              <w:bottom w:val="nil"/>
              <w:right w:val="nil"/>
            </w:tcBorders>
            <w:shd w:val="clear" w:color="000000" w:fill="92D050"/>
            <w:vAlign w:val="center"/>
            <w:hideMark/>
          </w:tcPr>
          <w:p w14:paraId="428DFF73"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0.99 (0.98; 1.00)</w:t>
            </w:r>
          </w:p>
        </w:tc>
        <w:tc>
          <w:tcPr>
            <w:tcW w:w="1400" w:type="dxa"/>
            <w:tcBorders>
              <w:top w:val="nil"/>
              <w:left w:val="nil"/>
              <w:bottom w:val="nil"/>
              <w:right w:val="nil"/>
            </w:tcBorders>
            <w:shd w:val="clear" w:color="000000" w:fill="92D050"/>
            <w:vAlign w:val="center"/>
            <w:hideMark/>
          </w:tcPr>
          <w:p w14:paraId="5C8DC640"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0.00 (0.00; 0.10)</w:t>
            </w:r>
          </w:p>
        </w:tc>
        <w:tc>
          <w:tcPr>
            <w:tcW w:w="1400" w:type="dxa"/>
            <w:tcBorders>
              <w:top w:val="nil"/>
              <w:left w:val="nil"/>
              <w:bottom w:val="nil"/>
              <w:right w:val="nil"/>
            </w:tcBorders>
            <w:shd w:val="clear" w:color="000000" w:fill="92D050"/>
            <w:vAlign w:val="center"/>
            <w:hideMark/>
          </w:tcPr>
          <w:p w14:paraId="45FB7F88"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0.97 (0.93; 0.99)</w:t>
            </w:r>
          </w:p>
        </w:tc>
        <w:tc>
          <w:tcPr>
            <w:tcW w:w="1400" w:type="dxa"/>
            <w:tcBorders>
              <w:top w:val="nil"/>
              <w:left w:val="nil"/>
              <w:bottom w:val="nil"/>
              <w:right w:val="nil"/>
            </w:tcBorders>
            <w:shd w:val="clear" w:color="000000" w:fill="92D050"/>
            <w:vAlign w:val="center"/>
            <w:hideMark/>
          </w:tcPr>
          <w:p w14:paraId="5C586F07"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0.00 (0.00; 0.00)</w:t>
            </w:r>
          </w:p>
        </w:tc>
      </w:tr>
      <w:tr w:rsidR="00CE547F" w:rsidRPr="00FA362E" w14:paraId="167CA85A" w14:textId="77777777" w:rsidTr="00452ADC">
        <w:trPr>
          <w:trHeight w:val="240"/>
          <w:jc w:val="center"/>
        </w:trPr>
        <w:tc>
          <w:tcPr>
            <w:tcW w:w="1400" w:type="dxa"/>
            <w:tcBorders>
              <w:top w:val="nil"/>
              <w:left w:val="nil"/>
              <w:bottom w:val="nil"/>
              <w:right w:val="nil"/>
            </w:tcBorders>
            <w:shd w:val="clear" w:color="auto" w:fill="auto"/>
            <w:vAlign w:val="center"/>
            <w:hideMark/>
          </w:tcPr>
          <w:p w14:paraId="1E68B6D9"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Mean Z0</w:t>
            </w:r>
            <w:r w:rsidRPr="00FA362E">
              <w:rPr>
                <w:rFonts w:ascii="Arial" w:hAnsi="Arial" w:cs="Arial"/>
                <w:color w:val="000000"/>
                <w:sz w:val="16"/>
                <w:szCs w:val="16"/>
                <w:vertAlign w:val="subscript"/>
                <w:lang w:val="sk-SK"/>
              </w:rPr>
              <w:t xml:space="preserve">1 </w:t>
            </w:r>
            <w:r w:rsidRPr="00FA362E">
              <w:rPr>
                <w:rFonts w:ascii="Calibri" w:hAnsi="Calibri" w:cs="Calibri"/>
                <w:color w:val="000000"/>
                <w:sz w:val="16"/>
                <w:szCs w:val="16"/>
                <w:lang w:val="sk-SK"/>
              </w:rPr>
              <w:t>(Ω)</w:t>
            </w:r>
          </w:p>
        </w:tc>
        <w:tc>
          <w:tcPr>
            <w:tcW w:w="1400" w:type="dxa"/>
            <w:tcBorders>
              <w:top w:val="nil"/>
              <w:left w:val="nil"/>
              <w:bottom w:val="nil"/>
              <w:right w:val="nil"/>
            </w:tcBorders>
            <w:shd w:val="clear" w:color="000000" w:fill="92D050"/>
            <w:vAlign w:val="center"/>
            <w:hideMark/>
          </w:tcPr>
          <w:p w14:paraId="323B7840"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-0.88 (0.80; 0.91)</w:t>
            </w:r>
          </w:p>
        </w:tc>
        <w:tc>
          <w:tcPr>
            <w:tcW w:w="1400" w:type="dxa"/>
            <w:tcBorders>
              <w:top w:val="nil"/>
              <w:left w:val="nil"/>
              <w:bottom w:val="nil"/>
              <w:right w:val="nil"/>
            </w:tcBorders>
            <w:shd w:val="clear" w:color="000000" w:fill="92D050"/>
            <w:vAlign w:val="center"/>
            <w:hideMark/>
          </w:tcPr>
          <w:p w14:paraId="2E810BCA"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5.10 (5.00; 5.30)</w:t>
            </w:r>
          </w:p>
        </w:tc>
        <w:tc>
          <w:tcPr>
            <w:tcW w:w="1400" w:type="dxa"/>
            <w:tcBorders>
              <w:top w:val="nil"/>
              <w:left w:val="nil"/>
              <w:bottom w:val="nil"/>
              <w:right w:val="nil"/>
            </w:tcBorders>
            <w:shd w:val="clear" w:color="auto" w:fill="auto"/>
            <w:vAlign w:val="center"/>
            <w:hideMark/>
          </w:tcPr>
          <w:p w14:paraId="27AE0460"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0.29 (0.06; 0.46)</w:t>
            </w:r>
          </w:p>
        </w:tc>
        <w:tc>
          <w:tcPr>
            <w:tcW w:w="1400" w:type="dxa"/>
            <w:tcBorders>
              <w:top w:val="nil"/>
              <w:left w:val="nil"/>
              <w:bottom w:val="nil"/>
              <w:right w:val="nil"/>
            </w:tcBorders>
            <w:shd w:val="clear" w:color="auto" w:fill="auto"/>
            <w:vAlign w:val="center"/>
            <w:hideMark/>
          </w:tcPr>
          <w:p w14:paraId="59EA8EFF"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3.45 (2.60; 5.40)</w:t>
            </w:r>
          </w:p>
        </w:tc>
      </w:tr>
      <w:tr w:rsidR="00CE547F" w:rsidRPr="00FA362E" w14:paraId="5FAB2E05" w14:textId="77777777" w:rsidTr="00452ADC">
        <w:trPr>
          <w:trHeight w:val="240"/>
          <w:jc w:val="center"/>
        </w:trPr>
        <w:tc>
          <w:tcPr>
            <w:tcW w:w="1400" w:type="dxa"/>
            <w:tcBorders>
              <w:top w:val="nil"/>
              <w:left w:val="nil"/>
              <w:bottom w:val="nil"/>
              <w:right w:val="nil"/>
            </w:tcBorders>
            <w:shd w:val="clear" w:color="auto" w:fill="auto"/>
            <w:vAlign w:val="center"/>
            <w:hideMark/>
          </w:tcPr>
          <w:p w14:paraId="475344C2"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Mean Z0</w:t>
            </w:r>
            <w:r w:rsidRPr="00FA362E">
              <w:rPr>
                <w:rFonts w:ascii="Arial" w:hAnsi="Arial" w:cs="Arial"/>
                <w:color w:val="000000"/>
                <w:sz w:val="16"/>
                <w:szCs w:val="16"/>
                <w:vertAlign w:val="subscript"/>
                <w:lang w:val="sk-SK"/>
              </w:rPr>
              <w:t xml:space="preserve">2 </w:t>
            </w:r>
            <w:r w:rsidRPr="00FA362E">
              <w:rPr>
                <w:rFonts w:ascii="Calibri" w:hAnsi="Calibri" w:cs="Calibri"/>
                <w:color w:val="000000"/>
                <w:sz w:val="16"/>
                <w:szCs w:val="16"/>
                <w:lang w:val="sk-SK"/>
              </w:rPr>
              <w:t>(Ω)</w:t>
            </w:r>
          </w:p>
        </w:tc>
        <w:tc>
          <w:tcPr>
            <w:tcW w:w="1400" w:type="dxa"/>
            <w:tcBorders>
              <w:top w:val="nil"/>
              <w:left w:val="nil"/>
              <w:bottom w:val="nil"/>
              <w:right w:val="nil"/>
            </w:tcBorders>
            <w:shd w:val="clear" w:color="000000" w:fill="92D050"/>
            <w:vAlign w:val="center"/>
            <w:hideMark/>
          </w:tcPr>
          <w:p w14:paraId="6081ABEE"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-0.87 (0.81; 0.92)</w:t>
            </w:r>
          </w:p>
        </w:tc>
        <w:tc>
          <w:tcPr>
            <w:tcW w:w="1400" w:type="dxa"/>
            <w:tcBorders>
              <w:top w:val="nil"/>
              <w:left w:val="nil"/>
              <w:bottom w:val="nil"/>
              <w:right w:val="nil"/>
            </w:tcBorders>
            <w:shd w:val="clear" w:color="000000" w:fill="92D050"/>
            <w:vAlign w:val="center"/>
            <w:hideMark/>
          </w:tcPr>
          <w:p w14:paraId="69ADA10D"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5.10 (5.00; 5.30)</w:t>
            </w:r>
          </w:p>
        </w:tc>
        <w:tc>
          <w:tcPr>
            <w:tcW w:w="1400" w:type="dxa"/>
            <w:tcBorders>
              <w:top w:val="nil"/>
              <w:left w:val="nil"/>
              <w:bottom w:val="nil"/>
              <w:right w:val="nil"/>
            </w:tcBorders>
            <w:shd w:val="clear" w:color="auto" w:fill="auto"/>
            <w:vAlign w:val="center"/>
            <w:hideMark/>
          </w:tcPr>
          <w:p w14:paraId="45085686"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0.26 (0.15; 0.46)</w:t>
            </w:r>
          </w:p>
        </w:tc>
        <w:tc>
          <w:tcPr>
            <w:tcW w:w="1400" w:type="dxa"/>
            <w:tcBorders>
              <w:top w:val="nil"/>
              <w:left w:val="nil"/>
              <w:bottom w:val="nil"/>
              <w:right w:val="nil"/>
            </w:tcBorders>
            <w:shd w:val="clear" w:color="auto" w:fill="auto"/>
            <w:vAlign w:val="center"/>
            <w:hideMark/>
          </w:tcPr>
          <w:p w14:paraId="6BEC349C"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3.30 (2.60; 4.80)</w:t>
            </w:r>
          </w:p>
        </w:tc>
      </w:tr>
      <w:tr w:rsidR="00CE547F" w:rsidRPr="00FA362E" w14:paraId="60F658D3" w14:textId="77777777" w:rsidTr="00452ADC">
        <w:trPr>
          <w:trHeight w:val="240"/>
          <w:jc w:val="center"/>
        </w:trPr>
        <w:tc>
          <w:tcPr>
            <w:tcW w:w="1400" w:type="dxa"/>
            <w:tcBorders>
              <w:top w:val="nil"/>
              <w:left w:val="nil"/>
              <w:bottom w:val="nil"/>
              <w:right w:val="nil"/>
            </w:tcBorders>
            <w:shd w:val="clear" w:color="auto" w:fill="auto"/>
            <w:vAlign w:val="center"/>
            <w:hideMark/>
          </w:tcPr>
          <w:p w14:paraId="45115EA4"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Mean Z0</w:t>
            </w:r>
            <w:r w:rsidRPr="00FA362E">
              <w:rPr>
                <w:rFonts w:ascii="Arial" w:hAnsi="Arial" w:cs="Arial"/>
                <w:color w:val="000000"/>
                <w:sz w:val="16"/>
                <w:szCs w:val="16"/>
                <w:vertAlign w:val="subscript"/>
                <w:lang w:val="sk-SK"/>
              </w:rPr>
              <w:t xml:space="preserve">13 </w:t>
            </w:r>
            <w:r w:rsidRPr="00FA362E">
              <w:rPr>
                <w:rFonts w:ascii="Calibri" w:hAnsi="Calibri" w:cs="Calibri"/>
                <w:color w:val="000000"/>
                <w:sz w:val="16"/>
                <w:szCs w:val="16"/>
                <w:lang w:val="sk-SK"/>
              </w:rPr>
              <w:t>(Ω)</w:t>
            </w:r>
          </w:p>
        </w:tc>
        <w:tc>
          <w:tcPr>
            <w:tcW w:w="1400" w:type="dxa"/>
            <w:tcBorders>
              <w:top w:val="nil"/>
              <w:left w:val="nil"/>
              <w:bottom w:val="nil"/>
              <w:right w:val="nil"/>
            </w:tcBorders>
            <w:shd w:val="clear" w:color="000000" w:fill="92D050"/>
            <w:vAlign w:val="center"/>
            <w:hideMark/>
          </w:tcPr>
          <w:p w14:paraId="466897D6"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-0.76 (0.57; 0.81)</w:t>
            </w:r>
          </w:p>
        </w:tc>
        <w:tc>
          <w:tcPr>
            <w:tcW w:w="1400" w:type="dxa"/>
            <w:tcBorders>
              <w:top w:val="nil"/>
              <w:left w:val="nil"/>
              <w:bottom w:val="nil"/>
              <w:right w:val="nil"/>
            </w:tcBorders>
            <w:shd w:val="clear" w:color="000000" w:fill="92D050"/>
            <w:vAlign w:val="center"/>
            <w:hideMark/>
          </w:tcPr>
          <w:p w14:paraId="3595D9EA"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4.75 (4.00; 5.00)</w:t>
            </w:r>
          </w:p>
        </w:tc>
        <w:tc>
          <w:tcPr>
            <w:tcW w:w="1400" w:type="dxa"/>
            <w:tcBorders>
              <w:top w:val="nil"/>
              <w:left w:val="nil"/>
              <w:bottom w:val="nil"/>
              <w:right w:val="nil"/>
            </w:tcBorders>
            <w:shd w:val="clear" w:color="auto" w:fill="auto"/>
            <w:vAlign w:val="center"/>
            <w:hideMark/>
          </w:tcPr>
          <w:p w14:paraId="50D5B26F"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0.18 (0.04; 0.42)</w:t>
            </w:r>
          </w:p>
        </w:tc>
        <w:tc>
          <w:tcPr>
            <w:tcW w:w="1400" w:type="dxa"/>
            <w:tcBorders>
              <w:top w:val="nil"/>
              <w:left w:val="nil"/>
              <w:bottom w:val="nil"/>
              <w:right w:val="nil"/>
            </w:tcBorders>
            <w:shd w:val="clear" w:color="auto" w:fill="auto"/>
            <w:vAlign w:val="center"/>
            <w:hideMark/>
          </w:tcPr>
          <w:p w14:paraId="312B30A8"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3.10 (2.10; 3.90)</w:t>
            </w:r>
          </w:p>
        </w:tc>
      </w:tr>
      <w:tr w:rsidR="00CE547F" w:rsidRPr="00FA362E" w14:paraId="0ED3D617" w14:textId="77777777" w:rsidTr="00452ADC">
        <w:trPr>
          <w:trHeight w:val="240"/>
          <w:jc w:val="center"/>
        </w:trPr>
        <w:tc>
          <w:tcPr>
            <w:tcW w:w="1400" w:type="dxa"/>
            <w:tcBorders>
              <w:top w:val="nil"/>
              <w:left w:val="nil"/>
              <w:bottom w:val="nil"/>
              <w:right w:val="nil"/>
            </w:tcBorders>
            <w:shd w:val="clear" w:color="auto" w:fill="auto"/>
            <w:vAlign w:val="center"/>
            <w:hideMark/>
          </w:tcPr>
          <w:p w14:paraId="65BA6E8B"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Mean Z0</w:t>
            </w:r>
            <w:r w:rsidRPr="00FA362E">
              <w:rPr>
                <w:rFonts w:ascii="Arial" w:hAnsi="Arial" w:cs="Arial"/>
                <w:color w:val="000000"/>
                <w:sz w:val="16"/>
                <w:szCs w:val="16"/>
                <w:vertAlign w:val="subscript"/>
                <w:lang w:val="sk-SK"/>
              </w:rPr>
              <w:t xml:space="preserve">14 </w:t>
            </w:r>
            <w:r w:rsidRPr="00FA362E">
              <w:rPr>
                <w:rFonts w:ascii="Calibri" w:hAnsi="Calibri" w:cs="Calibri"/>
                <w:color w:val="000000"/>
                <w:sz w:val="16"/>
                <w:szCs w:val="16"/>
                <w:lang w:val="sk-SK"/>
              </w:rPr>
              <w:t>(Ω)</w:t>
            </w:r>
          </w:p>
        </w:tc>
        <w:tc>
          <w:tcPr>
            <w:tcW w:w="1400" w:type="dxa"/>
            <w:tcBorders>
              <w:top w:val="nil"/>
              <w:left w:val="nil"/>
              <w:bottom w:val="nil"/>
              <w:right w:val="nil"/>
            </w:tcBorders>
            <w:shd w:val="clear" w:color="000000" w:fill="92D050"/>
            <w:vAlign w:val="center"/>
            <w:hideMark/>
          </w:tcPr>
          <w:p w14:paraId="3C2FA6CF"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-0.70 (0.58; 0.86)</w:t>
            </w:r>
          </w:p>
        </w:tc>
        <w:tc>
          <w:tcPr>
            <w:tcW w:w="1400" w:type="dxa"/>
            <w:tcBorders>
              <w:top w:val="nil"/>
              <w:left w:val="nil"/>
              <w:bottom w:val="nil"/>
              <w:right w:val="nil"/>
            </w:tcBorders>
            <w:shd w:val="clear" w:color="000000" w:fill="92D050"/>
            <w:vAlign w:val="center"/>
            <w:hideMark/>
          </w:tcPr>
          <w:p w14:paraId="0B1F24A6"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5.00 (4.60; 5.20)</w:t>
            </w:r>
          </w:p>
        </w:tc>
        <w:tc>
          <w:tcPr>
            <w:tcW w:w="1400" w:type="dxa"/>
            <w:tcBorders>
              <w:top w:val="nil"/>
              <w:left w:val="nil"/>
              <w:bottom w:val="nil"/>
              <w:right w:val="nil"/>
            </w:tcBorders>
            <w:shd w:val="clear" w:color="auto" w:fill="auto"/>
            <w:vAlign w:val="center"/>
            <w:hideMark/>
          </w:tcPr>
          <w:p w14:paraId="44CDB8CA"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0.11 (-0.01; 0.32)</w:t>
            </w:r>
          </w:p>
        </w:tc>
        <w:tc>
          <w:tcPr>
            <w:tcW w:w="1400" w:type="dxa"/>
            <w:tcBorders>
              <w:top w:val="nil"/>
              <w:left w:val="nil"/>
              <w:bottom w:val="nil"/>
              <w:right w:val="nil"/>
            </w:tcBorders>
            <w:shd w:val="clear" w:color="auto" w:fill="auto"/>
            <w:vAlign w:val="center"/>
            <w:hideMark/>
          </w:tcPr>
          <w:p w14:paraId="2336F7F9"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3.30 (2.50; 4.70)</w:t>
            </w:r>
          </w:p>
        </w:tc>
      </w:tr>
      <w:tr w:rsidR="00CE547F" w:rsidRPr="00FA362E" w14:paraId="66726DB7" w14:textId="77777777" w:rsidTr="00452ADC">
        <w:trPr>
          <w:trHeight w:val="240"/>
          <w:jc w:val="center"/>
        </w:trPr>
        <w:tc>
          <w:tcPr>
            <w:tcW w:w="1400" w:type="dxa"/>
            <w:tcBorders>
              <w:top w:val="nil"/>
              <w:left w:val="nil"/>
              <w:bottom w:val="nil"/>
              <w:right w:val="nil"/>
            </w:tcBorders>
            <w:shd w:val="clear" w:color="auto" w:fill="auto"/>
            <w:vAlign w:val="center"/>
            <w:hideMark/>
          </w:tcPr>
          <w:p w14:paraId="6FC8E088"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Mean Z0</w:t>
            </w:r>
            <w:r w:rsidRPr="00FA362E">
              <w:rPr>
                <w:rFonts w:ascii="Arial" w:hAnsi="Arial" w:cs="Arial"/>
                <w:color w:val="000000"/>
                <w:sz w:val="16"/>
                <w:szCs w:val="16"/>
                <w:vertAlign w:val="subscript"/>
                <w:lang w:val="sk-SK"/>
              </w:rPr>
              <w:t xml:space="preserve">15 </w:t>
            </w:r>
            <w:r w:rsidRPr="00FA362E">
              <w:rPr>
                <w:rFonts w:ascii="Calibri" w:hAnsi="Calibri" w:cs="Calibri"/>
                <w:color w:val="000000"/>
                <w:sz w:val="16"/>
                <w:szCs w:val="16"/>
                <w:lang w:val="sk-SK"/>
              </w:rPr>
              <w:t>(Ω)</w:t>
            </w:r>
          </w:p>
        </w:tc>
        <w:tc>
          <w:tcPr>
            <w:tcW w:w="1400" w:type="dxa"/>
            <w:tcBorders>
              <w:top w:val="nil"/>
              <w:left w:val="nil"/>
              <w:bottom w:val="nil"/>
              <w:right w:val="nil"/>
            </w:tcBorders>
            <w:shd w:val="clear" w:color="000000" w:fill="92D050"/>
            <w:vAlign w:val="center"/>
            <w:hideMark/>
          </w:tcPr>
          <w:p w14:paraId="085AB9BF"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-0.59 (0.47; 0.78)</w:t>
            </w:r>
          </w:p>
        </w:tc>
        <w:tc>
          <w:tcPr>
            <w:tcW w:w="1400" w:type="dxa"/>
            <w:tcBorders>
              <w:top w:val="nil"/>
              <w:left w:val="nil"/>
              <w:bottom w:val="nil"/>
              <w:right w:val="nil"/>
            </w:tcBorders>
            <w:shd w:val="clear" w:color="000000" w:fill="92D050"/>
            <w:vAlign w:val="center"/>
            <w:hideMark/>
          </w:tcPr>
          <w:p w14:paraId="1B947D13"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4.95 (4.50; 5.20)</w:t>
            </w:r>
          </w:p>
        </w:tc>
        <w:tc>
          <w:tcPr>
            <w:tcW w:w="1400" w:type="dxa"/>
            <w:tcBorders>
              <w:top w:val="nil"/>
              <w:left w:val="nil"/>
              <w:bottom w:val="nil"/>
              <w:right w:val="nil"/>
            </w:tcBorders>
            <w:shd w:val="clear" w:color="auto" w:fill="auto"/>
            <w:vAlign w:val="center"/>
            <w:hideMark/>
          </w:tcPr>
          <w:p w14:paraId="2A8F0D9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0.23 (0.05; 0.33)</w:t>
            </w:r>
          </w:p>
        </w:tc>
        <w:tc>
          <w:tcPr>
            <w:tcW w:w="1400" w:type="dxa"/>
            <w:tcBorders>
              <w:top w:val="nil"/>
              <w:left w:val="nil"/>
              <w:bottom w:val="nil"/>
              <w:right w:val="nil"/>
            </w:tcBorders>
            <w:shd w:val="clear" w:color="auto" w:fill="auto"/>
            <w:vAlign w:val="center"/>
            <w:hideMark/>
          </w:tcPr>
          <w:p w14:paraId="4D08D223"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3.55 (2.50; 5.90)</w:t>
            </w:r>
          </w:p>
        </w:tc>
      </w:tr>
      <w:tr w:rsidR="00CE547F" w:rsidRPr="00FA362E" w14:paraId="1BEBF622" w14:textId="77777777" w:rsidTr="00452ADC">
        <w:trPr>
          <w:trHeight w:val="240"/>
          <w:jc w:val="center"/>
        </w:trPr>
        <w:tc>
          <w:tcPr>
            <w:tcW w:w="1400" w:type="dxa"/>
            <w:tcBorders>
              <w:top w:val="nil"/>
              <w:left w:val="nil"/>
              <w:bottom w:val="nil"/>
              <w:right w:val="nil"/>
            </w:tcBorders>
            <w:shd w:val="clear" w:color="auto" w:fill="auto"/>
            <w:vAlign w:val="center"/>
            <w:hideMark/>
          </w:tcPr>
          <w:p w14:paraId="4EE7FFFD"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Mean Z0</w:t>
            </w:r>
            <w:r w:rsidRPr="00FA362E">
              <w:rPr>
                <w:rFonts w:ascii="Arial" w:hAnsi="Arial" w:cs="Arial"/>
                <w:color w:val="000000"/>
                <w:sz w:val="16"/>
                <w:szCs w:val="16"/>
                <w:vertAlign w:val="subscript"/>
                <w:lang w:val="sk-SK"/>
              </w:rPr>
              <w:t xml:space="preserve">16 </w:t>
            </w:r>
            <w:r w:rsidRPr="00FA362E">
              <w:rPr>
                <w:rFonts w:ascii="Calibri" w:hAnsi="Calibri" w:cs="Calibri"/>
                <w:color w:val="000000"/>
                <w:sz w:val="16"/>
                <w:szCs w:val="16"/>
                <w:lang w:val="sk-SK"/>
              </w:rPr>
              <w:t>(Ω)</w:t>
            </w:r>
          </w:p>
        </w:tc>
        <w:tc>
          <w:tcPr>
            <w:tcW w:w="1400" w:type="dxa"/>
            <w:tcBorders>
              <w:top w:val="nil"/>
              <w:left w:val="nil"/>
              <w:bottom w:val="nil"/>
              <w:right w:val="nil"/>
            </w:tcBorders>
            <w:shd w:val="clear" w:color="auto" w:fill="auto"/>
            <w:vAlign w:val="center"/>
            <w:hideMark/>
          </w:tcPr>
          <w:p w14:paraId="35546613"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-0.45 (0.30; 0.64)</w:t>
            </w:r>
          </w:p>
        </w:tc>
        <w:tc>
          <w:tcPr>
            <w:tcW w:w="1400" w:type="dxa"/>
            <w:tcBorders>
              <w:top w:val="nil"/>
              <w:left w:val="nil"/>
              <w:bottom w:val="nil"/>
              <w:right w:val="nil"/>
            </w:tcBorders>
            <w:shd w:val="clear" w:color="auto" w:fill="auto"/>
            <w:vAlign w:val="center"/>
            <w:hideMark/>
          </w:tcPr>
          <w:p w14:paraId="01DCC697"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4.90 (4.10; 5.50)</w:t>
            </w:r>
          </w:p>
        </w:tc>
        <w:tc>
          <w:tcPr>
            <w:tcW w:w="1400" w:type="dxa"/>
            <w:tcBorders>
              <w:top w:val="nil"/>
              <w:left w:val="nil"/>
              <w:bottom w:val="nil"/>
              <w:right w:val="nil"/>
            </w:tcBorders>
            <w:shd w:val="clear" w:color="auto" w:fill="auto"/>
            <w:vAlign w:val="center"/>
            <w:hideMark/>
          </w:tcPr>
          <w:p w14:paraId="0DBB409C"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0.18 (0.09; 0.35)</w:t>
            </w:r>
          </w:p>
        </w:tc>
        <w:tc>
          <w:tcPr>
            <w:tcW w:w="1400" w:type="dxa"/>
            <w:tcBorders>
              <w:top w:val="nil"/>
              <w:left w:val="nil"/>
              <w:bottom w:val="nil"/>
              <w:right w:val="nil"/>
            </w:tcBorders>
            <w:shd w:val="clear" w:color="auto" w:fill="auto"/>
            <w:vAlign w:val="center"/>
            <w:hideMark/>
          </w:tcPr>
          <w:p w14:paraId="63AA6B87"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3.85 (1.10; 7.70)</w:t>
            </w:r>
          </w:p>
        </w:tc>
      </w:tr>
      <w:tr w:rsidR="00CE547F" w:rsidRPr="00FA362E" w14:paraId="54DDFDF3" w14:textId="77777777" w:rsidTr="00452ADC">
        <w:trPr>
          <w:trHeight w:val="240"/>
          <w:jc w:val="center"/>
        </w:trPr>
        <w:tc>
          <w:tcPr>
            <w:tcW w:w="1400" w:type="dxa"/>
            <w:tcBorders>
              <w:top w:val="nil"/>
              <w:left w:val="nil"/>
              <w:bottom w:val="nil"/>
              <w:right w:val="nil"/>
            </w:tcBorders>
            <w:shd w:val="clear" w:color="auto" w:fill="auto"/>
            <w:vAlign w:val="center"/>
            <w:hideMark/>
          </w:tcPr>
          <w:p w14:paraId="464E32E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Mean Z0</w:t>
            </w:r>
            <w:r w:rsidRPr="00FA362E">
              <w:rPr>
                <w:rFonts w:ascii="Arial" w:hAnsi="Arial" w:cs="Arial"/>
                <w:color w:val="000000"/>
                <w:sz w:val="16"/>
                <w:szCs w:val="16"/>
                <w:vertAlign w:val="subscript"/>
                <w:lang w:val="sk-SK"/>
              </w:rPr>
              <w:t xml:space="preserve">5 </w:t>
            </w:r>
            <w:r w:rsidRPr="00FA362E">
              <w:rPr>
                <w:rFonts w:ascii="Calibri" w:hAnsi="Calibri" w:cs="Calibri"/>
                <w:color w:val="000000"/>
                <w:sz w:val="16"/>
                <w:szCs w:val="16"/>
                <w:lang w:val="sk-SK"/>
              </w:rPr>
              <w:t>(Ω)</w:t>
            </w:r>
          </w:p>
        </w:tc>
        <w:tc>
          <w:tcPr>
            <w:tcW w:w="1400" w:type="dxa"/>
            <w:tcBorders>
              <w:top w:val="nil"/>
              <w:left w:val="nil"/>
              <w:bottom w:val="nil"/>
              <w:right w:val="nil"/>
            </w:tcBorders>
            <w:shd w:val="clear" w:color="000000" w:fill="92D050"/>
            <w:vAlign w:val="center"/>
            <w:hideMark/>
          </w:tcPr>
          <w:p w14:paraId="41034C0A"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-0.86 (0.79; 0.92)</w:t>
            </w:r>
          </w:p>
        </w:tc>
        <w:tc>
          <w:tcPr>
            <w:tcW w:w="1400" w:type="dxa"/>
            <w:tcBorders>
              <w:top w:val="nil"/>
              <w:left w:val="nil"/>
              <w:bottom w:val="nil"/>
              <w:right w:val="nil"/>
            </w:tcBorders>
            <w:shd w:val="clear" w:color="000000" w:fill="92D050"/>
            <w:vAlign w:val="center"/>
            <w:hideMark/>
          </w:tcPr>
          <w:p w14:paraId="3688F519"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5.00 (4.70; 5.10)</w:t>
            </w:r>
          </w:p>
        </w:tc>
        <w:tc>
          <w:tcPr>
            <w:tcW w:w="1400" w:type="dxa"/>
            <w:tcBorders>
              <w:top w:val="nil"/>
              <w:left w:val="nil"/>
              <w:bottom w:val="nil"/>
              <w:right w:val="nil"/>
            </w:tcBorders>
            <w:shd w:val="clear" w:color="auto" w:fill="auto"/>
            <w:vAlign w:val="center"/>
            <w:hideMark/>
          </w:tcPr>
          <w:p w14:paraId="3F2F9547"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0.26 (0.09; 0.42)</w:t>
            </w:r>
          </w:p>
        </w:tc>
        <w:tc>
          <w:tcPr>
            <w:tcW w:w="1400" w:type="dxa"/>
            <w:tcBorders>
              <w:top w:val="nil"/>
              <w:left w:val="nil"/>
              <w:bottom w:val="nil"/>
              <w:right w:val="nil"/>
            </w:tcBorders>
            <w:shd w:val="clear" w:color="auto" w:fill="auto"/>
            <w:vAlign w:val="center"/>
            <w:hideMark/>
          </w:tcPr>
          <w:p w14:paraId="1F7E8C6D"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2.80 (2.40; 4.80)</w:t>
            </w:r>
          </w:p>
        </w:tc>
      </w:tr>
      <w:tr w:rsidR="00CE547F" w:rsidRPr="00FA362E" w14:paraId="05660A62" w14:textId="77777777" w:rsidTr="00452ADC">
        <w:trPr>
          <w:trHeight w:val="240"/>
          <w:jc w:val="center"/>
        </w:trPr>
        <w:tc>
          <w:tcPr>
            <w:tcW w:w="1400" w:type="dxa"/>
            <w:tcBorders>
              <w:top w:val="nil"/>
              <w:left w:val="nil"/>
              <w:bottom w:val="nil"/>
              <w:right w:val="nil"/>
            </w:tcBorders>
            <w:shd w:val="clear" w:color="auto" w:fill="auto"/>
            <w:vAlign w:val="center"/>
            <w:hideMark/>
          </w:tcPr>
          <w:p w14:paraId="636430A3"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Mean Z0</w:t>
            </w:r>
            <w:r w:rsidRPr="00FA362E">
              <w:rPr>
                <w:rFonts w:ascii="Arial" w:hAnsi="Arial" w:cs="Arial"/>
                <w:color w:val="000000"/>
                <w:sz w:val="16"/>
                <w:szCs w:val="16"/>
                <w:vertAlign w:val="subscript"/>
                <w:lang w:val="sk-SK"/>
              </w:rPr>
              <w:t xml:space="preserve">6 </w:t>
            </w:r>
            <w:r w:rsidRPr="00FA362E">
              <w:rPr>
                <w:rFonts w:ascii="Calibri" w:hAnsi="Calibri" w:cs="Calibri"/>
                <w:color w:val="000000"/>
                <w:sz w:val="16"/>
                <w:szCs w:val="16"/>
                <w:lang w:val="sk-SK"/>
              </w:rPr>
              <w:t>(Ω)</w:t>
            </w:r>
          </w:p>
        </w:tc>
        <w:tc>
          <w:tcPr>
            <w:tcW w:w="1400" w:type="dxa"/>
            <w:tcBorders>
              <w:top w:val="nil"/>
              <w:left w:val="nil"/>
              <w:bottom w:val="nil"/>
              <w:right w:val="nil"/>
            </w:tcBorders>
            <w:shd w:val="clear" w:color="000000" w:fill="92D050"/>
            <w:vAlign w:val="center"/>
            <w:hideMark/>
          </w:tcPr>
          <w:p w14:paraId="15AAC37F"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-0.85 (0.79; 0.93)</w:t>
            </w:r>
          </w:p>
        </w:tc>
        <w:tc>
          <w:tcPr>
            <w:tcW w:w="1400" w:type="dxa"/>
            <w:tcBorders>
              <w:top w:val="nil"/>
              <w:left w:val="nil"/>
              <w:bottom w:val="nil"/>
              <w:right w:val="nil"/>
            </w:tcBorders>
            <w:shd w:val="clear" w:color="000000" w:fill="92D050"/>
            <w:vAlign w:val="center"/>
            <w:hideMark/>
          </w:tcPr>
          <w:p w14:paraId="531A904A"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4.90 (4.80; 5.00)</w:t>
            </w:r>
          </w:p>
        </w:tc>
        <w:tc>
          <w:tcPr>
            <w:tcW w:w="1400" w:type="dxa"/>
            <w:tcBorders>
              <w:top w:val="nil"/>
              <w:left w:val="nil"/>
              <w:bottom w:val="nil"/>
              <w:right w:val="nil"/>
            </w:tcBorders>
            <w:shd w:val="clear" w:color="auto" w:fill="auto"/>
            <w:vAlign w:val="center"/>
            <w:hideMark/>
          </w:tcPr>
          <w:p w14:paraId="3D1E46B7"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0.24 (0.04; 0.35)</w:t>
            </w:r>
          </w:p>
        </w:tc>
        <w:tc>
          <w:tcPr>
            <w:tcW w:w="1400" w:type="dxa"/>
            <w:tcBorders>
              <w:top w:val="nil"/>
              <w:left w:val="nil"/>
              <w:bottom w:val="nil"/>
              <w:right w:val="nil"/>
            </w:tcBorders>
            <w:shd w:val="clear" w:color="auto" w:fill="auto"/>
            <w:vAlign w:val="center"/>
            <w:hideMark/>
          </w:tcPr>
          <w:p w14:paraId="4D8BC088"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2.80 (2.40; 4.80)</w:t>
            </w:r>
          </w:p>
        </w:tc>
      </w:tr>
      <w:tr w:rsidR="00CE547F" w:rsidRPr="00FA362E" w14:paraId="69066099" w14:textId="77777777" w:rsidTr="00452ADC">
        <w:trPr>
          <w:trHeight w:val="240"/>
          <w:jc w:val="center"/>
        </w:trPr>
        <w:tc>
          <w:tcPr>
            <w:tcW w:w="1400" w:type="dxa"/>
            <w:tcBorders>
              <w:top w:val="nil"/>
              <w:left w:val="nil"/>
              <w:bottom w:val="nil"/>
              <w:right w:val="nil"/>
            </w:tcBorders>
            <w:shd w:val="clear" w:color="auto" w:fill="auto"/>
            <w:vAlign w:val="center"/>
            <w:hideMark/>
          </w:tcPr>
          <w:p w14:paraId="36A91770"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Mean Z0</w:t>
            </w:r>
            <w:r w:rsidRPr="00FA362E">
              <w:rPr>
                <w:rFonts w:ascii="Arial" w:hAnsi="Arial" w:cs="Arial"/>
                <w:color w:val="000000"/>
                <w:sz w:val="16"/>
                <w:szCs w:val="16"/>
                <w:vertAlign w:val="subscript"/>
                <w:lang w:val="sk-SK"/>
              </w:rPr>
              <w:t xml:space="preserve">7 </w:t>
            </w:r>
            <w:r w:rsidRPr="00FA362E">
              <w:rPr>
                <w:rFonts w:ascii="Calibri" w:hAnsi="Calibri" w:cs="Calibri"/>
                <w:color w:val="000000"/>
                <w:sz w:val="16"/>
                <w:szCs w:val="16"/>
                <w:lang w:val="sk-SK"/>
              </w:rPr>
              <w:t>(Ω)</w:t>
            </w:r>
          </w:p>
        </w:tc>
        <w:tc>
          <w:tcPr>
            <w:tcW w:w="1400" w:type="dxa"/>
            <w:tcBorders>
              <w:top w:val="nil"/>
              <w:left w:val="nil"/>
              <w:bottom w:val="nil"/>
              <w:right w:val="nil"/>
            </w:tcBorders>
            <w:shd w:val="clear" w:color="000000" w:fill="92D050"/>
            <w:vAlign w:val="center"/>
            <w:hideMark/>
          </w:tcPr>
          <w:p w14:paraId="0FF4E242"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-0.71 (0.55; 0.86)</w:t>
            </w:r>
          </w:p>
        </w:tc>
        <w:tc>
          <w:tcPr>
            <w:tcW w:w="1400" w:type="dxa"/>
            <w:tcBorders>
              <w:top w:val="nil"/>
              <w:left w:val="nil"/>
              <w:bottom w:val="nil"/>
              <w:right w:val="nil"/>
            </w:tcBorders>
            <w:shd w:val="clear" w:color="000000" w:fill="92D050"/>
            <w:vAlign w:val="center"/>
            <w:hideMark/>
          </w:tcPr>
          <w:p w14:paraId="4098A4CA"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5.10 (4.90; 5.30)</w:t>
            </w:r>
          </w:p>
        </w:tc>
        <w:tc>
          <w:tcPr>
            <w:tcW w:w="1400" w:type="dxa"/>
            <w:tcBorders>
              <w:top w:val="nil"/>
              <w:left w:val="nil"/>
              <w:bottom w:val="nil"/>
              <w:right w:val="nil"/>
            </w:tcBorders>
            <w:shd w:val="clear" w:color="auto" w:fill="auto"/>
            <w:vAlign w:val="center"/>
            <w:hideMark/>
          </w:tcPr>
          <w:p w14:paraId="3AF6B6AB"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0.16 (0.00; 0.31)</w:t>
            </w:r>
          </w:p>
        </w:tc>
        <w:tc>
          <w:tcPr>
            <w:tcW w:w="1400" w:type="dxa"/>
            <w:tcBorders>
              <w:top w:val="nil"/>
              <w:left w:val="nil"/>
              <w:bottom w:val="nil"/>
              <w:right w:val="nil"/>
            </w:tcBorders>
            <w:shd w:val="clear" w:color="auto" w:fill="auto"/>
            <w:vAlign w:val="center"/>
            <w:hideMark/>
          </w:tcPr>
          <w:p w14:paraId="25CA9D6F"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3.30 (2.70; 5.40)</w:t>
            </w:r>
          </w:p>
        </w:tc>
      </w:tr>
      <w:tr w:rsidR="00CE547F" w:rsidRPr="00FA362E" w14:paraId="40EEBDD8" w14:textId="77777777" w:rsidTr="00452ADC">
        <w:trPr>
          <w:trHeight w:val="240"/>
          <w:jc w:val="center"/>
        </w:trPr>
        <w:tc>
          <w:tcPr>
            <w:tcW w:w="1400" w:type="dxa"/>
            <w:tcBorders>
              <w:top w:val="nil"/>
              <w:left w:val="nil"/>
              <w:bottom w:val="single" w:sz="4" w:space="0" w:color="auto"/>
              <w:right w:val="nil"/>
            </w:tcBorders>
            <w:shd w:val="clear" w:color="auto" w:fill="auto"/>
            <w:vAlign w:val="center"/>
            <w:hideMark/>
          </w:tcPr>
          <w:p w14:paraId="34B4AD0B"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Mean Z0</w:t>
            </w:r>
            <w:r w:rsidRPr="00FA362E">
              <w:rPr>
                <w:rFonts w:ascii="Arial" w:hAnsi="Arial" w:cs="Arial"/>
                <w:color w:val="000000"/>
                <w:sz w:val="16"/>
                <w:szCs w:val="16"/>
                <w:vertAlign w:val="subscript"/>
                <w:lang w:val="sk-SK"/>
              </w:rPr>
              <w:t xml:space="preserve">8 </w:t>
            </w:r>
            <w:r w:rsidRPr="00FA362E">
              <w:rPr>
                <w:rFonts w:ascii="Calibri" w:hAnsi="Calibri" w:cs="Calibri"/>
                <w:color w:val="000000"/>
                <w:sz w:val="16"/>
                <w:szCs w:val="16"/>
                <w:lang w:val="sk-SK"/>
              </w:rPr>
              <w:t>(Ω)</w:t>
            </w:r>
          </w:p>
        </w:tc>
        <w:tc>
          <w:tcPr>
            <w:tcW w:w="1400" w:type="dxa"/>
            <w:tcBorders>
              <w:top w:val="nil"/>
              <w:left w:val="nil"/>
              <w:bottom w:val="single" w:sz="4" w:space="0" w:color="auto"/>
              <w:right w:val="nil"/>
            </w:tcBorders>
            <w:shd w:val="clear" w:color="000000" w:fill="92D050"/>
            <w:vAlign w:val="center"/>
            <w:hideMark/>
          </w:tcPr>
          <w:p w14:paraId="125F4236"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-0.75 (0.63; 0.85)</w:t>
            </w:r>
          </w:p>
        </w:tc>
        <w:tc>
          <w:tcPr>
            <w:tcW w:w="1400" w:type="dxa"/>
            <w:tcBorders>
              <w:top w:val="nil"/>
              <w:left w:val="nil"/>
              <w:bottom w:val="single" w:sz="4" w:space="0" w:color="auto"/>
              <w:right w:val="nil"/>
            </w:tcBorders>
            <w:shd w:val="clear" w:color="000000" w:fill="92D050"/>
            <w:vAlign w:val="center"/>
            <w:hideMark/>
          </w:tcPr>
          <w:p w14:paraId="6B7BC278"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5.05 (4.90; 5.20)</w:t>
            </w:r>
          </w:p>
        </w:tc>
        <w:tc>
          <w:tcPr>
            <w:tcW w:w="1400" w:type="dxa"/>
            <w:tcBorders>
              <w:top w:val="nil"/>
              <w:left w:val="nil"/>
              <w:bottom w:val="single" w:sz="4" w:space="0" w:color="auto"/>
              <w:right w:val="nil"/>
            </w:tcBorders>
            <w:shd w:val="clear" w:color="auto" w:fill="auto"/>
            <w:vAlign w:val="center"/>
            <w:hideMark/>
          </w:tcPr>
          <w:p w14:paraId="05E05FEC"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0.14 (-0.06; 0.23)</w:t>
            </w:r>
          </w:p>
        </w:tc>
        <w:tc>
          <w:tcPr>
            <w:tcW w:w="1400" w:type="dxa"/>
            <w:tcBorders>
              <w:top w:val="nil"/>
              <w:left w:val="nil"/>
              <w:bottom w:val="single" w:sz="4" w:space="0" w:color="auto"/>
              <w:right w:val="nil"/>
            </w:tcBorders>
            <w:shd w:val="clear" w:color="auto" w:fill="auto"/>
            <w:vAlign w:val="center"/>
            <w:hideMark/>
          </w:tcPr>
          <w:p w14:paraId="0BCC8A9F"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3.10 (2.40; 5.20)</w:t>
            </w:r>
          </w:p>
        </w:tc>
      </w:tr>
      <w:tr w:rsidR="00CE547F" w:rsidRPr="00FA362E" w14:paraId="1AE7D371" w14:textId="77777777" w:rsidTr="00452ADC">
        <w:trPr>
          <w:trHeight w:val="240"/>
          <w:jc w:val="center"/>
        </w:trPr>
        <w:tc>
          <w:tcPr>
            <w:tcW w:w="1400" w:type="dxa"/>
            <w:tcBorders>
              <w:top w:val="nil"/>
              <w:left w:val="nil"/>
              <w:bottom w:val="nil"/>
              <w:right w:val="nil"/>
            </w:tcBorders>
            <w:shd w:val="clear" w:color="auto" w:fill="auto"/>
            <w:noWrap/>
            <w:vAlign w:val="bottom"/>
            <w:hideMark/>
          </w:tcPr>
          <w:p w14:paraId="21F5D74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dZ</w:t>
            </w:r>
            <w:r w:rsidRPr="00FA362E">
              <w:rPr>
                <w:rFonts w:ascii="Calibri" w:hAnsi="Calibri" w:cs="Calibri"/>
                <w:color w:val="000000"/>
                <w:sz w:val="16"/>
                <w:szCs w:val="16"/>
                <w:vertAlign w:val="subscript"/>
                <w:lang w:val="sk-SK"/>
              </w:rPr>
              <w:t>3</w:t>
            </w:r>
            <w:r w:rsidRPr="00FA362E">
              <w:rPr>
                <w:rFonts w:ascii="Calibri" w:hAnsi="Calibri" w:cs="Calibri"/>
                <w:color w:val="000000"/>
                <w:sz w:val="16"/>
                <w:szCs w:val="16"/>
                <w:lang w:val="sk-SK"/>
              </w:rPr>
              <w:t>/dt</w:t>
            </w:r>
            <w:r w:rsidRPr="00FA362E">
              <w:rPr>
                <w:rFonts w:ascii="Calibri" w:hAnsi="Calibri" w:cs="Calibri"/>
                <w:color w:val="000000"/>
                <w:sz w:val="16"/>
                <w:szCs w:val="16"/>
                <w:vertAlign w:val="subscript"/>
                <w:lang w:val="sk-SK"/>
              </w:rPr>
              <w:t xml:space="preserve">max  </w:t>
            </w:r>
            <w:r w:rsidRPr="00FA362E">
              <w:rPr>
                <w:rFonts w:ascii="Calibri" w:hAnsi="Calibri" w:cs="Calibri"/>
                <w:color w:val="000000"/>
                <w:sz w:val="16"/>
                <w:szCs w:val="16"/>
                <w:lang w:val="sk-SK"/>
              </w:rPr>
              <w:t>(Ω/s)</w:t>
            </w:r>
          </w:p>
        </w:tc>
        <w:tc>
          <w:tcPr>
            <w:tcW w:w="1400" w:type="dxa"/>
            <w:tcBorders>
              <w:top w:val="nil"/>
              <w:left w:val="nil"/>
              <w:bottom w:val="nil"/>
              <w:right w:val="nil"/>
            </w:tcBorders>
            <w:shd w:val="clear" w:color="000000" w:fill="92D050"/>
            <w:vAlign w:val="center"/>
            <w:hideMark/>
          </w:tcPr>
          <w:p w14:paraId="6F5036B3"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0.65 (0.57; 0.83)</w:t>
            </w:r>
          </w:p>
        </w:tc>
        <w:tc>
          <w:tcPr>
            <w:tcW w:w="1400" w:type="dxa"/>
            <w:tcBorders>
              <w:top w:val="nil"/>
              <w:left w:val="nil"/>
              <w:bottom w:val="nil"/>
              <w:right w:val="nil"/>
            </w:tcBorders>
            <w:shd w:val="clear" w:color="000000" w:fill="92D050"/>
            <w:vAlign w:val="center"/>
            <w:hideMark/>
          </w:tcPr>
          <w:p w14:paraId="734F598D"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1.25 (0.10; 2.70)</w:t>
            </w:r>
          </w:p>
        </w:tc>
        <w:tc>
          <w:tcPr>
            <w:tcW w:w="1400" w:type="dxa"/>
            <w:tcBorders>
              <w:top w:val="nil"/>
              <w:left w:val="nil"/>
              <w:bottom w:val="nil"/>
              <w:right w:val="nil"/>
            </w:tcBorders>
            <w:shd w:val="clear" w:color="auto" w:fill="auto"/>
            <w:vAlign w:val="center"/>
            <w:hideMark/>
          </w:tcPr>
          <w:p w14:paraId="462B5F0C"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0.46 (0.31; 0.70)</w:t>
            </w:r>
          </w:p>
        </w:tc>
        <w:tc>
          <w:tcPr>
            <w:tcW w:w="1400" w:type="dxa"/>
            <w:tcBorders>
              <w:top w:val="nil"/>
              <w:left w:val="nil"/>
              <w:bottom w:val="nil"/>
              <w:right w:val="nil"/>
            </w:tcBorders>
            <w:shd w:val="clear" w:color="auto" w:fill="auto"/>
            <w:vAlign w:val="center"/>
            <w:hideMark/>
          </w:tcPr>
          <w:p w14:paraId="08EA2DB3"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0.20 (0.00; 1.00)</w:t>
            </w:r>
          </w:p>
        </w:tc>
      </w:tr>
      <w:tr w:rsidR="00CE547F" w:rsidRPr="00FA362E" w14:paraId="3408D2FA" w14:textId="77777777" w:rsidTr="00452ADC">
        <w:trPr>
          <w:trHeight w:val="240"/>
          <w:jc w:val="center"/>
        </w:trPr>
        <w:tc>
          <w:tcPr>
            <w:tcW w:w="1400" w:type="dxa"/>
            <w:tcBorders>
              <w:top w:val="nil"/>
              <w:left w:val="nil"/>
              <w:bottom w:val="nil"/>
              <w:right w:val="nil"/>
            </w:tcBorders>
            <w:shd w:val="clear" w:color="auto" w:fill="auto"/>
            <w:noWrap/>
            <w:vAlign w:val="bottom"/>
            <w:hideMark/>
          </w:tcPr>
          <w:p w14:paraId="4AA75E5B"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dZ</w:t>
            </w:r>
            <w:r w:rsidRPr="00FA362E">
              <w:rPr>
                <w:rFonts w:ascii="Calibri" w:hAnsi="Calibri" w:cs="Calibri"/>
                <w:color w:val="000000"/>
                <w:sz w:val="16"/>
                <w:szCs w:val="16"/>
                <w:vertAlign w:val="subscript"/>
                <w:lang w:val="sk-SK"/>
              </w:rPr>
              <w:t>4</w:t>
            </w:r>
            <w:r w:rsidRPr="00FA362E">
              <w:rPr>
                <w:rFonts w:ascii="Calibri" w:hAnsi="Calibri" w:cs="Calibri"/>
                <w:color w:val="000000"/>
                <w:sz w:val="16"/>
                <w:szCs w:val="16"/>
                <w:lang w:val="sk-SK"/>
              </w:rPr>
              <w:t>/dt</w:t>
            </w:r>
            <w:r w:rsidRPr="00FA362E">
              <w:rPr>
                <w:rFonts w:ascii="Calibri" w:hAnsi="Calibri" w:cs="Calibri"/>
                <w:color w:val="000000"/>
                <w:sz w:val="16"/>
                <w:szCs w:val="16"/>
                <w:vertAlign w:val="subscript"/>
                <w:lang w:val="sk-SK"/>
              </w:rPr>
              <w:t xml:space="preserve">max </w:t>
            </w:r>
            <w:r w:rsidRPr="00FA362E">
              <w:rPr>
                <w:rFonts w:ascii="Calibri" w:hAnsi="Calibri" w:cs="Calibri"/>
                <w:color w:val="000000"/>
                <w:sz w:val="16"/>
                <w:szCs w:val="16"/>
                <w:lang w:val="sk-SK"/>
              </w:rPr>
              <w:t>(Ω/s)</w:t>
            </w:r>
          </w:p>
        </w:tc>
        <w:tc>
          <w:tcPr>
            <w:tcW w:w="1400" w:type="dxa"/>
            <w:tcBorders>
              <w:top w:val="nil"/>
              <w:left w:val="nil"/>
              <w:bottom w:val="nil"/>
              <w:right w:val="nil"/>
            </w:tcBorders>
            <w:shd w:val="clear" w:color="000000" w:fill="92D050"/>
            <w:vAlign w:val="center"/>
            <w:hideMark/>
          </w:tcPr>
          <w:p w14:paraId="11DBADC4"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0.68 (0.48; 0.78)</w:t>
            </w:r>
          </w:p>
        </w:tc>
        <w:tc>
          <w:tcPr>
            <w:tcW w:w="1400" w:type="dxa"/>
            <w:tcBorders>
              <w:top w:val="nil"/>
              <w:left w:val="nil"/>
              <w:bottom w:val="nil"/>
              <w:right w:val="nil"/>
            </w:tcBorders>
            <w:shd w:val="clear" w:color="000000" w:fill="92D050"/>
            <w:vAlign w:val="center"/>
            <w:hideMark/>
          </w:tcPr>
          <w:p w14:paraId="33A5F07A"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2.00 (0.10; 3.60)</w:t>
            </w:r>
          </w:p>
        </w:tc>
        <w:tc>
          <w:tcPr>
            <w:tcW w:w="1400" w:type="dxa"/>
            <w:tcBorders>
              <w:top w:val="nil"/>
              <w:left w:val="nil"/>
              <w:bottom w:val="nil"/>
              <w:right w:val="nil"/>
            </w:tcBorders>
            <w:shd w:val="clear" w:color="auto" w:fill="auto"/>
            <w:vAlign w:val="center"/>
            <w:hideMark/>
          </w:tcPr>
          <w:p w14:paraId="00073B9C"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0.41 (0.31; 0.65)</w:t>
            </w:r>
          </w:p>
        </w:tc>
        <w:tc>
          <w:tcPr>
            <w:tcW w:w="1400" w:type="dxa"/>
            <w:tcBorders>
              <w:top w:val="nil"/>
              <w:left w:val="nil"/>
              <w:bottom w:val="nil"/>
              <w:right w:val="nil"/>
            </w:tcBorders>
            <w:shd w:val="clear" w:color="auto" w:fill="auto"/>
            <w:vAlign w:val="center"/>
            <w:hideMark/>
          </w:tcPr>
          <w:p w14:paraId="3086877F"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0.10 (0.00; 2.70)</w:t>
            </w:r>
          </w:p>
        </w:tc>
      </w:tr>
      <w:tr w:rsidR="00CE547F" w:rsidRPr="00FA362E" w14:paraId="7C6A343F" w14:textId="77777777" w:rsidTr="00452ADC">
        <w:trPr>
          <w:trHeight w:val="240"/>
          <w:jc w:val="center"/>
        </w:trPr>
        <w:tc>
          <w:tcPr>
            <w:tcW w:w="1400" w:type="dxa"/>
            <w:tcBorders>
              <w:top w:val="nil"/>
              <w:left w:val="nil"/>
              <w:bottom w:val="nil"/>
              <w:right w:val="nil"/>
            </w:tcBorders>
            <w:shd w:val="clear" w:color="auto" w:fill="auto"/>
            <w:noWrap/>
            <w:vAlign w:val="bottom"/>
            <w:hideMark/>
          </w:tcPr>
          <w:p w14:paraId="51929F01" w14:textId="77777777" w:rsidR="00CE547F" w:rsidRPr="00FA362E" w:rsidRDefault="00CE547F" w:rsidP="00452ADC">
            <w:pPr>
              <w:overflowPunct/>
              <w:autoSpaceDE/>
              <w:autoSpaceDN/>
              <w:adjustRightInd/>
              <w:spacing w:line="240" w:lineRule="auto"/>
              <w:textAlignment w:val="auto"/>
              <w:rPr>
                <w:rFonts w:ascii="Arial" w:hAnsi="Arial" w:cs="Arial"/>
                <w:sz w:val="16"/>
                <w:szCs w:val="16"/>
                <w:lang w:val="sk-SK"/>
              </w:rPr>
            </w:pPr>
            <w:r w:rsidRPr="00FA362E">
              <w:rPr>
                <w:rFonts w:ascii="Arial" w:hAnsi="Arial" w:cs="Arial"/>
                <w:sz w:val="16"/>
                <w:szCs w:val="16"/>
                <w:lang w:val="sk-SK"/>
              </w:rPr>
              <w:t>dZ</w:t>
            </w:r>
            <w:r w:rsidRPr="00FA362E">
              <w:rPr>
                <w:rFonts w:ascii="Calibri" w:hAnsi="Calibri" w:cs="Calibri"/>
                <w:color w:val="000000"/>
                <w:sz w:val="16"/>
                <w:szCs w:val="16"/>
                <w:vertAlign w:val="subscript"/>
                <w:lang w:val="sk-SK"/>
              </w:rPr>
              <w:t>1</w:t>
            </w:r>
            <w:r w:rsidRPr="00FA362E">
              <w:rPr>
                <w:rFonts w:ascii="Calibri" w:hAnsi="Calibri" w:cs="Calibri"/>
                <w:color w:val="000000"/>
                <w:sz w:val="16"/>
                <w:szCs w:val="16"/>
                <w:lang w:val="sk-SK"/>
              </w:rPr>
              <w:t>/dt</w:t>
            </w:r>
            <w:r w:rsidRPr="00FA362E">
              <w:rPr>
                <w:rFonts w:ascii="Calibri" w:hAnsi="Calibri" w:cs="Calibri"/>
                <w:color w:val="000000"/>
                <w:sz w:val="16"/>
                <w:szCs w:val="16"/>
                <w:vertAlign w:val="subscript"/>
                <w:lang w:val="sk-SK"/>
              </w:rPr>
              <w:t xml:space="preserve">max </w:t>
            </w:r>
            <w:r w:rsidRPr="00FA362E">
              <w:rPr>
                <w:rFonts w:ascii="Calibri" w:hAnsi="Calibri" w:cs="Calibri"/>
                <w:color w:val="000000"/>
                <w:sz w:val="16"/>
                <w:szCs w:val="16"/>
                <w:lang w:val="sk-SK"/>
              </w:rPr>
              <w:t>(Ω/s)</w:t>
            </w:r>
          </w:p>
        </w:tc>
        <w:tc>
          <w:tcPr>
            <w:tcW w:w="1400" w:type="dxa"/>
            <w:tcBorders>
              <w:top w:val="nil"/>
              <w:left w:val="nil"/>
              <w:bottom w:val="nil"/>
              <w:right w:val="nil"/>
            </w:tcBorders>
            <w:shd w:val="clear" w:color="000000" w:fill="92D050"/>
            <w:vAlign w:val="center"/>
            <w:hideMark/>
          </w:tcPr>
          <w:p w14:paraId="00EACF92"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0.51 (0.31; 0.68)</w:t>
            </w:r>
          </w:p>
        </w:tc>
        <w:tc>
          <w:tcPr>
            <w:tcW w:w="1400" w:type="dxa"/>
            <w:tcBorders>
              <w:top w:val="nil"/>
              <w:left w:val="nil"/>
              <w:bottom w:val="nil"/>
              <w:right w:val="nil"/>
            </w:tcBorders>
            <w:shd w:val="clear" w:color="000000" w:fill="92D050"/>
            <w:vAlign w:val="center"/>
            <w:hideMark/>
          </w:tcPr>
          <w:p w14:paraId="4B29BE39"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4.10 (3.40; 6.90)</w:t>
            </w:r>
          </w:p>
        </w:tc>
        <w:tc>
          <w:tcPr>
            <w:tcW w:w="1400" w:type="dxa"/>
            <w:tcBorders>
              <w:top w:val="nil"/>
              <w:left w:val="nil"/>
              <w:bottom w:val="nil"/>
              <w:right w:val="nil"/>
            </w:tcBorders>
            <w:shd w:val="clear" w:color="auto" w:fill="auto"/>
            <w:vAlign w:val="center"/>
            <w:hideMark/>
          </w:tcPr>
          <w:p w14:paraId="1B7374AA"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0.27 (0.14; 0.39)</w:t>
            </w:r>
          </w:p>
        </w:tc>
        <w:tc>
          <w:tcPr>
            <w:tcW w:w="1400" w:type="dxa"/>
            <w:tcBorders>
              <w:top w:val="nil"/>
              <w:left w:val="nil"/>
              <w:bottom w:val="nil"/>
              <w:right w:val="nil"/>
            </w:tcBorders>
            <w:shd w:val="clear" w:color="auto" w:fill="auto"/>
            <w:vAlign w:val="center"/>
            <w:hideMark/>
          </w:tcPr>
          <w:p w14:paraId="374F6889"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2.70 (0.90; 3.70)</w:t>
            </w:r>
          </w:p>
        </w:tc>
      </w:tr>
      <w:tr w:rsidR="00CE547F" w:rsidRPr="00FA362E" w14:paraId="478E6E6A" w14:textId="77777777" w:rsidTr="00452ADC">
        <w:trPr>
          <w:trHeight w:val="240"/>
          <w:jc w:val="center"/>
        </w:trPr>
        <w:tc>
          <w:tcPr>
            <w:tcW w:w="1400" w:type="dxa"/>
            <w:tcBorders>
              <w:top w:val="nil"/>
              <w:left w:val="nil"/>
              <w:bottom w:val="nil"/>
              <w:right w:val="nil"/>
            </w:tcBorders>
            <w:shd w:val="clear" w:color="auto" w:fill="auto"/>
            <w:noWrap/>
            <w:vAlign w:val="bottom"/>
            <w:hideMark/>
          </w:tcPr>
          <w:p w14:paraId="116344FC" w14:textId="77777777" w:rsidR="00CE547F" w:rsidRPr="00FA362E" w:rsidRDefault="00CE547F" w:rsidP="00452ADC">
            <w:pPr>
              <w:overflowPunct/>
              <w:autoSpaceDE/>
              <w:autoSpaceDN/>
              <w:adjustRightInd/>
              <w:spacing w:line="240" w:lineRule="auto"/>
              <w:textAlignment w:val="auto"/>
              <w:rPr>
                <w:rFonts w:ascii="Arial" w:hAnsi="Arial" w:cs="Arial"/>
                <w:sz w:val="16"/>
                <w:szCs w:val="16"/>
                <w:lang w:val="sk-SK"/>
              </w:rPr>
            </w:pPr>
            <w:r w:rsidRPr="00FA362E">
              <w:rPr>
                <w:rFonts w:ascii="Arial" w:hAnsi="Arial" w:cs="Arial"/>
                <w:sz w:val="16"/>
                <w:szCs w:val="16"/>
                <w:lang w:val="sk-SK"/>
              </w:rPr>
              <w:t>dZ</w:t>
            </w:r>
            <w:r w:rsidRPr="00FA362E">
              <w:rPr>
                <w:rFonts w:ascii="Calibri" w:hAnsi="Calibri" w:cs="Calibri"/>
                <w:color w:val="000000"/>
                <w:sz w:val="16"/>
                <w:szCs w:val="16"/>
                <w:vertAlign w:val="subscript"/>
                <w:lang w:val="sk-SK"/>
              </w:rPr>
              <w:t>2</w:t>
            </w:r>
            <w:r w:rsidRPr="00FA362E">
              <w:rPr>
                <w:rFonts w:ascii="Calibri" w:hAnsi="Calibri" w:cs="Calibri"/>
                <w:color w:val="000000"/>
                <w:sz w:val="16"/>
                <w:szCs w:val="16"/>
                <w:lang w:val="sk-SK"/>
              </w:rPr>
              <w:t>/dt</w:t>
            </w:r>
            <w:r w:rsidRPr="00FA362E">
              <w:rPr>
                <w:rFonts w:ascii="Calibri" w:hAnsi="Calibri" w:cs="Calibri"/>
                <w:color w:val="000000"/>
                <w:sz w:val="16"/>
                <w:szCs w:val="16"/>
                <w:vertAlign w:val="subscript"/>
                <w:lang w:val="sk-SK"/>
              </w:rPr>
              <w:t xml:space="preserve">max </w:t>
            </w:r>
            <w:r w:rsidRPr="00FA362E">
              <w:rPr>
                <w:rFonts w:ascii="Calibri" w:hAnsi="Calibri" w:cs="Calibri"/>
                <w:color w:val="000000"/>
                <w:sz w:val="16"/>
                <w:szCs w:val="16"/>
                <w:lang w:val="sk-SK"/>
              </w:rPr>
              <w:t>(Ω/s)</w:t>
            </w:r>
          </w:p>
        </w:tc>
        <w:tc>
          <w:tcPr>
            <w:tcW w:w="1400" w:type="dxa"/>
            <w:tcBorders>
              <w:top w:val="nil"/>
              <w:left w:val="nil"/>
              <w:bottom w:val="nil"/>
              <w:right w:val="nil"/>
            </w:tcBorders>
            <w:shd w:val="clear" w:color="000000" w:fill="92D050"/>
            <w:vAlign w:val="center"/>
            <w:hideMark/>
          </w:tcPr>
          <w:p w14:paraId="285A20D6"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0.51 (0.36; 0.70)</w:t>
            </w:r>
          </w:p>
        </w:tc>
        <w:tc>
          <w:tcPr>
            <w:tcW w:w="1400" w:type="dxa"/>
            <w:tcBorders>
              <w:top w:val="nil"/>
              <w:left w:val="nil"/>
              <w:bottom w:val="nil"/>
              <w:right w:val="nil"/>
            </w:tcBorders>
            <w:shd w:val="clear" w:color="000000" w:fill="92D050"/>
            <w:vAlign w:val="center"/>
            <w:hideMark/>
          </w:tcPr>
          <w:p w14:paraId="24AA6871"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4.05 (0.00; 7.00)</w:t>
            </w:r>
          </w:p>
        </w:tc>
        <w:tc>
          <w:tcPr>
            <w:tcW w:w="1400" w:type="dxa"/>
            <w:tcBorders>
              <w:top w:val="nil"/>
              <w:left w:val="nil"/>
              <w:bottom w:val="nil"/>
              <w:right w:val="nil"/>
            </w:tcBorders>
            <w:shd w:val="clear" w:color="auto" w:fill="auto"/>
            <w:vAlign w:val="center"/>
            <w:hideMark/>
          </w:tcPr>
          <w:p w14:paraId="3875817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0.27 (0.11; 0.36)</w:t>
            </w:r>
          </w:p>
        </w:tc>
        <w:tc>
          <w:tcPr>
            <w:tcW w:w="1400" w:type="dxa"/>
            <w:tcBorders>
              <w:top w:val="nil"/>
              <w:left w:val="nil"/>
              <w:bottom w:val="nil"/>
              <w:right w:val="nil"/>
            </w:tcBorders>
            <w:shd w:val="clear" w:color="auto" w:fill="auto"/>
            <w:vAlign w:val="center"/>
            <w:hideMark/>
          </w:tcPr>
          <w:p w14:paraId="0EF4272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2.75 (0.50; 3.50)</w:t>
            </w:r>
          </w:p>
        </w:tc>
      </w:tr>
      <w:tr w:rsidR="00CE547F" w:rsidRPr="00FA362E" w14:paraId="02BE5977" w14:textId="77777777" w:rsidTr="00452ADC">
        <w:trPr>
          <w:trHeight w:val="240"/>
          <w:jc w:val="center"/>
        </w:trPr>
        <w:tc>
          <w:tcPr>
            <w:tcW w:w="1400" w:type="dxa"/>
            <w:tcBorders>
              <w:top w:val="nil"/>
              <w:left w:val="nil"/>
              <w:bottom w:val="nil"/>
              <w:right w:val="nil"/>
            </w:tcBorders>
            <w:shd w:val="clear" w:color="auto" w:fill="auto"/>
            <w:noWrap/>
            <w:vAlign w:val="bottom"/>
            <w:hideMark/>
          </w:tcPr>
          <w:p w14:paraId="3E2EA649"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dZ</w:t>
            </w:r>
            <w:r w:rsidRPr="00FA362E">
              <w:rPr>
                <w:rFonts w:ascii="Calibri" w:hAnsi="Calibri" w:cs="Calibri"/>
                <w:color w:val="000000"/>
                <w:sz w:val="16"/>
                <w:szCs w:val="16"/>
                <w:vertAlign w:val="subscript"/>
                <w:lang w:val="sk-SK"/>
              </w:rPr>
              <w:t>13</w:t>
            </w:r>
            <w:r w:rsidRPr="00FA362E">
              <w:rPr>
                <w:rFonts w:ascii="Calibri" w:hAnsi="Calibri" w:cs="Calibri"/>
                <w:color w:val="000000"/>
                <w:sz w:val="16"/>
                <w:szCs w:val="16"/>
                <w:lang w:val="sk-SK"/>
              </w:rPr>
              <w:t>/dt</w:t>
            </w:r>
            <w:r w:rsidRPr="00FA362E">
              <w:rPr>
                <w:rFonts w:ascii="Calibri" w:hAnsi="Calibri" w:cs="Calibri"/>
                <w:color w:val="000000"/>
                <w:sz w:val="16"/>
                <w:szCs w:val="16"/>
                <w:vertAlign w:val="subscript"/>
                <w:lang w:val="sk-SK"/>
              </w:rPr>
              <w:t>max</w:t>
            </w:r>
            <w:r w:rsidRPr="00FA362E">
              <w:rPr>
                <w:rFonts w:ascii="Calibri" w:hAnsi="Calibri" w:cs="Calibri"/>
                <w:color w:val="000000"/>
                <w:sz w:val="16"/>
                <w:szCs w:val="16"/>
                <w:lang w:val="sk-SK"/>
              </w:rPr>
              <w:t xml:space="preserve"> (Ω/s)</w:t>
            </w:r>
          </w:p>
        </w:tc>
        <w:tc>
          <w:tcPr>
            <w:tcW w:w="1400" w:type="dxa"/>
            <w:tcBorders>
              <w:top w:val="nil"/>
              <w:left w:val="nil"/>
              <w:bottom w:val="nil"/>
              <w:right w:val="nil"/>
            </w:tcBorders>
            <w:shd w:val="clear" w:color="auto" w:fill="auto"/>
            <w:vAlign w:val="center"/>
            <w:hideMark/>
          </w:tcPr>
          <w:p w14:paraId="1EAE06D4"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-0.44 (0.32; 0.52)</w:t>
            </w:r>
          </w:p>
        </w:tc>
        <w:tc>
          <w:tcPr>
            <w:tcW w:w="1400" w:type="dxa"/>
            <w:tcBorders>
              <w:top w:val="nil"/>
              <w:left w:val="nil"/>
              <w:bottom w:val="nil"/>
              <w:right w:val="nil"/>
            </w:tcBorders>
            <w:shd w:val="clear" w:color="auto" w:fill="auto"/>
            <w:vAlign w:val="center"/>
            <w:hideMark/>
          </w:tcPr>
          <w:p w14:paraId="1548B15C"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5.60 (4.20; 6.60)</w:t>
            </w:r>
          </w:p>
        </w:tc>
        <w:tc>
          <w:tcPr>
            <w:tcW w:w="1400" w:type="dxa"/>
            <w:tcBorders>
              <w:top w:val="nil"/>
              <w:left w:val="nil"/>
              <w:bottom w:val="nil"/>
              <w:right w:val="nil"/>
            </w:tcBorders>
            <w:shd w:val="clear" w:color="auto" w:fill="auto"/>
            <w:vAlign w:val="center"/>
            <w:hideMark/>
          </w:tcPr>
          <w:p w14:paraId="20C8CEB2"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0.23 (0.11; 0.38)</w:t>
            </w:r>
          </w:p>
        </w:tc>
        <w:tc>
          <w:tcPr>
            <w:tcW w:w="1400" w:type="dxa"/>
            <w:tcBorders>
              <w:top w:val="nil"/>
              <w:left w:val="nil"/>
              <w:bottom w:val="nil"/>
              <w:right w:val="nil"/>
            </w:tcBorders>
            <w:shd w:val="clear" w:color="auto" w:fill="auto"/>
            <w:vAlign w:val="center"/>
            <w:hideMark/>
          </w:tcPr>
          <w:p w14:paraId="52AE45F3"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3.15 (0.10; 5.30)</w:t>
            </w:r>
          </w:p>
        </w:tc>
      </w:tr>
      <w:tr w:rsidR="00CE547F" w:rsidRPr="00FA362E" w14:paraId="0D5F6F76" w14:textId="77777777" w:rsidTr="00452ADC">
        <w:trPr>
          <w:trHeight w:val="240"/>
          <w:jc w:val="center"/>
        </w:trPr>
        <w:tc>
          <w:tcPr>
            <w:tcW w:w="1400" w:type="dxa"/>
            <w:tcBorders>
              <w:top w:val="nil"/>
              <w:left w:val="nil"/>
              <w:bottom w:val="nil"/>
              <w:right w:val="nil"/>
            </w:tcBorders>
            <w:shd w:val="clear" w:color="auto" w:fill="auto"/>
            <w:noWrap/>
            <w:vAlign w:val="bottom"/>
            <w:hideMark/>
          </w:tcPr>
          <w:p w14:paraId="5B7AEA11"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dZ</w:t>
            </w:r>
            <w:r w:rsidRPr="00FA362E">
              <w:rPr>
                <w:rFonts w:ascii="Calibri" w:hAnsi="Calibri" w:cs="Calibri"/>
                <w:color w:val="000000"/>
                <w:sz w:val="16"/>
                <w:szCs w:val="16"/>
                <w:vertAlign w:val="subscript"/>
                <w:lang w:val="sk-SK"/>
              </w:rPr>
              <w:t>14</w:t>
            </w:r>
            <w:r w:rsidRPr="00FA362E">
              <w:rPr>
                <w:rFonts w:ascii="Calibri" w:hAnsi="Calibri" w:cs="Calibri"/>
                <w:color w:val="000000"/>
                <w:sz w:val="16"/>
                <w:szCs w:val="16"/>
                <w:lang w:val="sk-SK"/>
              </w:rPr>
              <w:t>/dt</w:t>
            </w:r>
            <w:r w:rsidRPr="00FA362E">
              <w:rPr>
                <w:rFonts w:ascii="Calibri" w:hAnsi="Calibri" w:cs="Calibri"/>
                <w:color w:val="000000"/>
                <w:sz w:val="16"/>
                <w:szCs w:val="16"/>
                <w:vertAlign w:val="subscript"/>
                <w:lang w:val="sk-SK"/>
              </w:rPr>
              <w:t xml:space="preserve">max </w:t>
            </w:r>
            <w:r w:rsidRPr="00FA362E">
              <w:rPr>
                <w:rFonts w:ascii="Calibri" w:hAnsi="Calibri" w:cs="Calibri"/>
                <w:color w:val="000000"/>
                <w:sz w:val="16"/>
                <w:szCs w:val="16"/>
                <w:lang w:val="sk-SK"/>
              </w:rPr>
              <w:t>(Ω/s)</w:t>
            </w:r>
          </w:p>
        </w:tc>
        <w:tc>
          <w:tcPr>
            <w:tcW w:w="1400" w:type="dxa"/>
            <w:tcBorders>
              <w:top w:val="nil"/>
              <w:left w:val="nil"/>
              <w:bottom w:val="nil"/>
              <w:right w:val="nil"/>
            </w:tcBorders>
            <w:shd w:val="clear" w:color="auto" w:fill="auto"/>
            <w:vAlign w:val="center"/>
            <w:hideMark/>
          </w:tcPr>
          <w:p w14:paraId="15728518"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-0.49 (0.34; 0.58)</w:t>
            </w:r>
          </w:p>
        </w:tc>
        <w:tc>
          <w:tcPr>
            <w:tcW w:w="1400" w:type="dxa"/>
            <w:tcBorders>
              <w:top w:val="nil"/>
              <w:left w:val="nil"/>
              <w:bottom w:val="nil"/>
              <w:right w:val="nil"/>
            </w:tcBorders>
            <w:shd w:val="clear" w:color="auto" w:fill="auto"/>
            <w:vAlign w:val="center"/>
            <w:hideMark/>
          </w:tcPr>
          <w:p w14:paraId="656897F3"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5.40 (3.80; 6.20)</w:t>
            </w:r>
          </w:p>
        </w:tc>
        <w:tc>
          <w:tcPr>
            <w:tcW w:w="1400" w:type="dxa"/>
            <w:tcBorders>
              <w:top w:val="nil"/>
              <w:left w:val="nil"/>
              <w:bottom w:val="nil"/>
              <w:right w:val="nil"/>
            </w:tcBorders>
            <w:shd w:val="clear" w:color="auto" w:fill="auto"/>
            <w:vAlign w:val="center"/>
            <w:hideMark/>
          </w:tcPr>
          <w:p w14:paraId="789A21E3"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0.22 (0.15; 0.33)</w:t>
            </w:r>
          </w:p>
        </w:tc>
        <w:tc>
          <w:tcPr>
            <w:tcW w:w="1400" w:type="dxa"/>
            <w:tcBorders>
              <w:top w:val="nil"/>
              <w:left w:val="nil"/>
              <w:bottom w:val="nil"/>
              <w:right w:val="nil"/>
            </w:tcBorders>
            <w:shd w:val="clear" w:color="auto" w:fill="auto"/>
            <w:vAlign w:val="center"/>
            <w:hideMark/>
          </w:tcPr>
          <w:p w14:paraId="4C12EEC9"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3.10 (1.70; 4.50)</w:t>
            </w:r>
          </w:p>
        </w:tc>
      </w:tr>
      <w:tr w:rsidR="00CE547F" w:rsidRPr="00FA362E" w14:paraId="452C7CD6" w14:textId="77777777" w:rsidTr="00452ADC">
        <w:trPr>
          <w:trHeight w:val="240"/>
          <w:jc w:val="center"/>
        </w:trPr>
        <w:tc>
          <w:tcPr>
            <w:tcW w:w="1400" w:type="dxa"/>
            <w:tcBorders>
              <w:top w:val="nil"/>
              <w:left w:val="nil"/>
              <w:bottom w:val="nil"/>
              <w:right w:val="nil"/>
            </w:tcBorders>
            <w:shd w:val="clear" w:color="auto" w:fill="auto"/>
            <w:noWrap/>
            <w:vAlign w:val="bottom"/>
            <w:hideMark/>
          </w:tcPr>
          <w:p w14:paraId="2143BE90"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dZ</w:t>
            </w:r>
            <w:r w:rsidRPr="00FA362E">
              <w:rPr>
                <w:rFonts w:ascii="Calibri" w:hAnsi="Calibri" w:cs="Calibri"/>
                <w:color w:val="000000"/>
                <w:sz w:val="16"/>
                <w:szCs w:val="16"/>
                <w:vertAlign w:val="subscript"/>
                <w:lang w:val="sk-SK"/>
              </w:rPr>
              <w:t>15</w:t>
            </w:r>
            <w:r w:rsidRPr="00FA362E">
              <w:rPr>
                <w:rFonts w:ascii="Calibri" w:hAnsi="Calibri" w:cs="Calibri"/>
                <w:color w:val="000000"/>
                <w:sz w:val="16"/>
                <w:szCs w:val="16"/>
                <w:lang w:val="sk-SK"/>
              </w:rPr>
              <w:t>/dt</w:t>
            </w:r>
            <w:r w:rsidRPr="00FA362E">
              <w:rPr>
                <w:rFonts w:ascii="Calibri" w:hAnsi="Calibri" w:cs="Calibri"/>
                <w:color w:val="000000"/>
                <w:sz w:val="16"/>
                <w:szCs w:val="16"/>
                <w:vertAlign w:val="subscript"/>
                <w:lang w:val="sk-SK"/>
              </w:rPr>
              <w:t xml:space="preserve">max </w:t>
            </w:r>
            <w:r w:rsidRPr="00FA362E">
              <w:rPr>
                <w:rFonts w:ascii="Calibri" w:hAnsi="Calibri" w:cs="Calibri"/>
                <w:color w:val="000000"/>
                <w:sz w:val="16"/>
                <w:szCs w:val="16"/>
                <w:lang w:val="sk-SK"/>
              </w:rPr>
              <w:t>(Ω/s)</w:t>
            </w:r>
          </w:p>
        </w:tc>
        <w:tc>
          <w:tcPr>
            <w:tcW w:w="1400" w:type="dxa"/>
            <w:tcBorders>
              <w:top w:val="nil"/>
              <w:left w:val="nil"/>
              <w:bottom w:val="nil"/>
              <w:right w:val="nil"/>
            </w:tcBorders>
            <w:shd w:val="clear" w:color="auto" w:fill="auto"/>
            <w:vAlign w:val="center"/>
            <w:hideMark/>
          </w:tcPr>
          <w:p w14:paraId="3EF252BC"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0.34 (0.23; 0.51)</w:t>
            </w:r>
          </w:p>
        </w:tc>
        <w:tc>
          <w:tcPr>
            <w:tcW w:w="1400" w:type="dxa"/>
            <w:tcBorders>
              <w:top w:val="nil"/>
              <w:left w:val="nil"/>
              <w:bottom w:val="nil"/>
              <w:right w:val="nil"/>
            </w:tcBorders>
            <w:shd w:val="clear" w:color="auto" w:fill="auto"/>
            <w:vAlign w:val="center"/>
            <w:hideMark/>
          </w:tcPr>
          <w:p w14:paraId="715CC784"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4.55 (3.90; 5.10)</w:t>
            </w:r>
          </w:p>
        </w:tc>
        <w:tc>
          <w:tcPr>
            <w:tcW w:w="1400" w:type="dxa"/>
            <w:tcBorders>
              <w:top w:val="nil"/>
              <w:left w:val="nil"/>
              <w:bottom w:val="nil"/>
              <w:right w:val="nil"/>
            </w:tcBorders>
            <w:shd w:val="clear" w:color="auto" w:fill="auto"/>
            <w:vAlign w:val="center"/>
            <w:hideMark/>
          </w:tcPr>
          <w:p w14:paraId="0F5F0F43"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0.20 (0.12; 0.31)</w:t>
            </w:r>
          </w:p>
        </w:tc>
        <w:tc>
          <w:tcPr>
            <w:tcW w:w="1400" w:type="dxa"/>
            <w:tcBorders>
              <w:top w:val="nil"/>
              <w:left w:val="nil"/>
              <w:bottom w:val="nil"/>
              <w:right w:val="nil"/>
            </w:tcBorders>
            <w:shd w:val="clear" w:color="auto" w:fill="auto"/>
            <w:vAlign w:val="center"/>
            <w:hideMark/>
          </w:tcPr>
          <w:p w14:paraId="4CD93E01"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3.25 (2.00; 4.40)</w:t>
            </w:r>
          </w:p>
        </w:tc>
      </w:tr>
      <w:tr w:rsidR="00CE547F" w:rsidRPr="00FA362E" w14:paraId="2A189005" w14:textId="77777777" w:rsidTr="00452ADC">
        <w:trPr>
          <w:trHeight w:val="240"/>
          <w:jc w:val="center"/>
        </w:trPr>
        <w:tc>
          <w:tcPr>
            <w:tcW w:w="1400" w:type="dxa"/>
            <w:tcBorders>
              <w:top w:val="nil"/>
              <w:left w:val="nil"/>
              <w:bottom w:val="nil"/>
              <w:right w:val="nil"/>
            </w:tcBorders>
            <w:shd w:val="clear" w:color="auto" w:fill="auto"/>
            <w:noWrap/>
            <w:vAlign w:val="bottom"/>
            <w:hideMark/>
          </w:tcPr>
          <w:p w14:paraId="56BDFABA"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dZ</w:t>
            </w:r>
            <w:r w:rsidRPr="00FA362E">
              <w:rPr>
                <w:rFonts w:ascii="Calibri" w:hAnsi="Calibri" w:cs="Calibri"/>
                <w:color w:val="000000"/>
                <w:sz w:val="16"/>
                <w:szCs w:val="16"/>
                <w:vertAlign w:val="subscript"/>
                <w:lang w:val="sk-SK"/>
              </w:rPr>
              <w:t>16</w:t>
            </w:r>
            <w:r w:rsidRPr="00FA362E">
              <w:rPr>
                <w:rFonts w:ascii="Calibri" w:hAnsi="Calibri" w:cs="Calibri"/>
                <w:color w:val="000000"/>
                <w:sz w:val="16"/>
                <w:szCs w:val="16"/>
                <w:lang w:val="sk-SK"/>
              </w:rPr>
              <w:t>/dt</w:t>
            </w:r>
            <w:r w:rsidRPr="00FA362E">
              <w:rPr>
                <w:rFonts w:ascii="Calibri" w:hAnsi="Calibri" w:cs="Calibri"/>
                <w:color w:val="000000"/>
                <w:sz w:val="16"/>
                <w:szCs w:val="16"/>
                <w:vertAlign w:val="subscript"/>
                <w:lang w:val="sk-SK"/>
              </w:rPr>
              <w:t>max</w:t>
            </w:r>
            <w:r w:rsidRPr="00FA362E">
              <w:rPr>
                <w:rFonts w:ascii="Calibri" w:hAnsi="Calibri" w:cs="Calibri"/>
                <w:color w:val="000000"/>
                <w:sz w:val="16"/>
                <w:szCs w:val="16"/>
                <w:lang w:val="sk-SK"/>
              </w:rPr>
              <w:t xml:space="preserve"> (Ω/s)</w:t>
            </w:r>
          </w:p>
        </w:tc>
        <w:tc>
          <w:tcPr>
            <w:tcW w:w="1400" w:type="dxa"/>
            <w:tcBorders>
              <w:top w:val="nil"/>
              <w:left w:val="nil"/>
              <w:bottom w:val="nil"/>
              <w:right w:val="nil"/>
            </w:tcBorders>
            <w:shd w:val="clear" w:color="auto" w:fill="auto"/>
            <w:vAlign w:val="center"/>
            <w:hideMark/>
          </w:tcPr>
          <w:p w14:paraId="51489B5E"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0.44 (0.28; 0.57)</w:t>
            </w:r>
          </w:p>
        </w:tc>
        <w:tc>
          <w:tcPr>
            <w:tcW w:w="1400" w:type="dxa"/>
            <w:tcBorders>
              <w:top w:val="nil"/>
              <w:left w:val="nil"/>
              <w:bottom w:val="nil"/>
              <w:right w:val="nil"/>
            </w:tcBorders>
            <w:shd w:val="clear" w:color="auto" w:fill="auto"/>
            <w:vAlign w:val="center"/>
            <w:hideMark/>
          </w:tcPr>
          <w:p w14:paraId="697D5145"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4.30 (3.80; 4.90)</w:t>
            </w:r>
          </w:p>
        </w:tc>
        <w:tc>
          <w:tcPr>
            <w:tcW w:w="1400" w:type="dxa"/>
            <w:tcBorders>
              <w:top w:val="nil"/>
              <w:left w:val="nil"/>
              <w:bottom w:val="nil"/>
              <w:right w:val="nil"/>
            </w:tcBorders>
            <w:shd w:val="clear" w:color="auto" w:fill="auto"/>
            <w:vAlign w:val="center"/>
            <w:hideMark/>
          </w:tcPr>
          <w:p w14:paraId="07A3A208"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0.20 (0.10; 0.32)</w:t>
            </w:r>
          </w:p>
        </w:tc>
        <w:tc>
          <w:tcPr>
            <w:tcW w:w="1400" w:type="dxa"/>
            <w:tcBorders>
              <w:top w:val="nil"/>
              <w:left w:val="nil"/>
              <w:bottom w:val="nil"/>
              <w:right w:val="nil"/>
            </w:tcBorders>
            <w:shd w:val="clear" w:color="auto" w:fill="auto"/>
            <w:vAlign w:val="center"/>
            <w:hideMark/>
          </w:tcPr>
          <w:p w14:paraId="2B8BB7D7"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3.40 (2.50; 4.60)</w:t>
            </w:r>
          </w:p>
        </w:tc>
      </w:tr>
      <w:tr w:rsidR="00CE547F" w:rsidRPr="00FA362E" w14:paraId="02CA3237" w14:textId="77777777" w:rsidTr="00452ADC">
        <w:trPr>
          <w:trHeight w:val="240"/>
          <w:jc w:val="center"/>
        </w:trPr>
        <w:tc>
          <w:tcPr>
            <w:tcW w:w="1400" w:type="dxa"/>
            <w:tcBorders>
              <w:top w:val="nil"/>
              <w:left w:val="nil"/>
              <w:bottom w:val="nil"/>
              <w:right w:val="nil"/>
            </w:tcBorders>
            <w:shd w:val="clear" w:color="auto" w:fill="auto"/>
            <w:noWrap/>
            <w:vAlign w:val="bottom"/>
            <w:hideMark/>
          </w:tcPr>
          <w:p w14:paraId="0B59CC49"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dZ</w:t>
            </w:r>
            <w:r w:rsidRPr="00FA362E">
              <w:rPr>
                <w:rFonts w:ascii="Calibri" w:hAnsi="Calibri" w:cs="Calibri"/>
                <w:color w:val="000000"/>
                <w:sz w:val="16"/>
                <w:szCs w:val="16"/>
                <w:vertAlign w:val="subscript"/>
                <w:lang w:val="sk-SK"/>
              </w:rPr>
              <w:t>5</w:t>
            </w:r>
            <w:r w:rsidRPr="00FA362E">
              <w:rPr>
                <w:rFonts w:ascii="Calibri" w:hAnsi="Calibri" w:cs="Calibri"/>
                <w:color w:val="000000"/>
                <w:sz w:val="16"/>
                <w:szCs w:val="16"/>
                <w:lang w:val="sk-SK"/>
              </w:rPr>
              <w:t>/dt</w:t>
            </w:r>
            <w:r w:rsidRPr="00FA362E">
              <w:rPr>
                <w:rFonts w:ascii="Calibri" w:hAnsi="Calibri" w:cs="Calibri"/>
                <w:color w:val="000000"/>
                <w:sz w:val="16"/>
                <w:szCs w:val="16"/>
                <w:vertAlign w:val="subscript"/>
                <w:lang w:val="sk-SK"/>
              </w:rPr>
              <w:t>max</w:t>
            </w:r>
            <w:r w:rsidRPr="00FA362E">
              <w:rPr>
                <w:rFonts w:ascii="Calibri" w:hAnsi="Calibri" w:cs="Calibri"/>
                <w:color w:val="000000"/>
                <w:sz w:val="16"/>
                <w:szCs w:val="16"/>
                <w:lang w:val="sk-SK"/>
              </w:rPr>
              <w:t xml:space="preserve"> (Ω/s)</w:t>
            </w:r>
          </w:p>
        </w:tc>
        <w:tc>
          <w:tcPr>
            <w:tcW w:w="1400" w:type="dxa"/>
            <w:tcBorders>
              <w:top w:val="nil"/>
              <w:left w:val="nil"/>
              <w:bottom w:val="nil"/>
              <w:right w:val="nil"/>
            </w:tcBorders>
            <w:shd w:val="clear" w:color="auto" w:fill="auto"/>
            <w:vAlign w:val="center"/>
            <w:hideMark/>
          </w:tcPr>
          <w:p w14:paraId="0EFED667"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0.39 (0.26; 0.45)</w:t>
            </w:r>
          </w:p>
        </w:tc>
        <w:tc>
          <w:tcPr>
            <w:tcW w:w="1400" w:type="dxa"/>
            <w:tcBorders>
              <w:top w:val="nil"/>
              <w:left w:val="nil"/>
              <w:bottom w:val="nil"/>
              <w:right w:val="nil"/>
            </w:tcBorders>
            <w:shd w:val="clear" w:color="auto" w:fill="auto"/>
            <w:vAlign w:val="center"/>
            <w:hideMark/>
          </w:tcPr>
          <w:p w14:paraId="6173E4A3"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3.80 (1.10; 6.40)</w:t>
            </w:r>
          </w:p>
        </w:tc>
        <w:tc>
          <w:tcPr>
            <w:tcW w:w="1400" w:type="dxa"/>
            <w:tcBorders>
              <w:top w:val="nil"/>
              <w:left w:val="nil"/>
              <w:bottom w:val="nil"/>
              <w:right w:val="nil"/>
            </w:tcBorders>
            <w:shd w:val="clear" w:color="auto" w:fill="auto"/>
            <w:vAlign w:val="center"/>
            <w:hideMark/>
          </w:tcPr>
          <w:p w14:paraId="36173C66"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0.23 (0.14; 0.34)</w:t>
            </w:r>
          </w:p>
        </w:tc>
        <w:tc>
          <w:tcPr>
            <w:tcW w:w="1400" w:type="dxa"/>
            <w:tcBorders>
              <w:top w:val="nil"/>
              <w:left w:val="nil"/>
              <w:bottom w:val="nil"/>
              <w:right w:val="nil"/>
            </w:tcBorders>
            <w:shd w:val="clear" w:color="auto" w:fill="auto"/>
            <w:vAlign w:val="center"/>
            <w:hideMark/>
          </w:tcPr>
          <w:p w14:paraId="3474E03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0.50 (0.00; 3.80)</w:t>
            </w:r>
          </w:p>
        </w:tc>
      </w:tr>
      <w:tr w:rsidR="00CE547F" w:rsidRPr="00FA362E" w14:paraId="59443A83" w14:textId="77777777" w:rsidTr="00452ADC">
        <w:trPr>
          <w:trHeight w:val="240"/>
          <w:jc w:val="center"/>
        </w:trPr>
        <w:tc>
          <w:tcPr>
            <w:tcW w:w="1400" w:type="dxa"/>
            <w:tcBorders>
              <w:top w:val="nil"/>
              <w:left w:val="nil"/>
              <w:bottom w:val="nil"/>
              <w:right w:val="nil"/>
            </w:tcBorders>
            <w:shd w:val="clear" w:color="auto" w:fill="auto"/>
            <w:noWrap/>
            <w:vAlign w:val="bottom"/>
            <w:hideMark/>
          </w:tcPr>
          <w:p w14:paraId="21F51D1B"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dZ</w:t>
            </w:r>
            <w:r w:rsidRPr="00FA362E">
              <w:rPr>
                <w:rFonts w:ascii="Calibri" w:hAnsi="Calibri" w:cs="Calibri"/>
                <w:color w:val="000000"/>
                <w:sz w:val="16"/>
                <w:szCs w:val="16"/>
                <w:vertAlign w:val="subscript"/>
                <w:lang w:val="sk-SK"/>
              </w:rPr>
              <w:t>6</w:t>
            </w:r>
            <w:r w:rsidRPr="00FA362E">
              <w:rPr>
                <w:rFonts w:ascii="Calibri" w:hAnsi="Calibri" w:cs="Calibri"/>
                <w:color w:val="000000"/>
                <w:sz w:val="16"/>
                <w:szCs w:val="16"/>
                <w:lang w:val="sk-SK"/>
              </w:rPr>
              <w:t>/dt</w:t>
            </w:r>
            <w:r w:rsidRPr="00FA362E">
              <w:rPr>
                <w:rFonts w:ascii="Calibri" w:hAnsi="Calibri" w:cs="Calibri"/>
                <w:color w:val="000000"/>
                <w:sz w:val="16"/>
                <w:szCs w:val="16"/>
                <w:vertAlign w:val="subscript"/>
                <w:lang w:val="sk-SK"/>
              </w:rPr>
              <w:t xml:space="preserve">max </w:t>
            </w:r>
            <w:r w:rsidRPr="00FA362E">
              <w:rPr>
                <w:rFonts w:ascii="Calibri" w:hAnsi="Calibri" w:cs="Calibri"/>
                <w:color w:val="000000"/>
                <w:sz w:val="16"/>
                <w:szCs w:val="16"/>
                <w:lang w:val="sk-SK"/>
              </w:rPr>
              <w:t>(Ω/s)</w:t>
            </w:r>
          </w:p>
        </w:tc>
        <w:tc>
          <w:tcPr>
            <w:tcW w:w="1400" w:type="dxa"/>
            <w:tcBorders>
              <w:top w:val="nil"/>
              <w:left w:val="nil"/>
              <w:bottom w:val="nil"/>
              <w:right w:val="nil"/>
            </w:tcBorders>
            <w:shd w:val="clear" w:color="auto" w:fill="auto"/>
            <w:vAlign w:val="center"/>
            <w:hideMark/>
          </w:tcPr>
          <w:p w14:paraId="536A6655"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0.38 (0.26; 0.51)</w:t>
            </w:r>
          </w:p>
        </w:tc>
        <w:tc>
          <w:tcPr>
            <w:tcW w:w="1400" w:type="dxa"/>
            <w:tcBorders>
              <w:top w:val="nil"/>
              <w:left w:val="nil"/>
              <w:bottom w:val="nil"/>
              <w:right w:val="nil"/>
            </w:tcBorders>
            <w:shd w:val="clear" w:color="auto" w:fill="auto"/>
            <w:vAlign w:val="center"/>
            <w:hideMark/>
          </w:tcPr>
          <w:p w14:paraId="33E4AD56"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3.20 (0.20; 5.40)</w:t>
            </w:r>
          </w:p>
        </w:tc>
        <w:tc>
          <w:tcPr>
            <w:tcW w:w="1400" w:type="dxa"/>
            <w:tcBorders>
              <w:top w:val="nil"/>
              <w:left w:val="nil"/>
              <w:bottom w:val="nil"/>
              <w:right w:val="nil"/>
            </w:tcBorders>
            <w:shd w:val="clear" w:color="auto" w:fill="auto"/>
            <w:vAlign w:val="center"/>
            <w:hideMark/>
          </w:tcPr>
          <w:p w14:paraId="66DA89A4"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0.24 (0.11; 0.36)</w:t>
            </w:r>
          </w:p>
        </w:tc>
        <w:tc>
          <w:tcPr>
            <w:tcW w:w="1400" w:type="dxa"/>
            <w:tcBorders>
              <w:top w:val="nil"/>
              <w:left w:val="nil"/>
              <w:bottom w:val="nil"/>
              <w:right w:val="nil"/>
            </w:tcBorders>
            <w:shd w:val="clear" w:color="auto" w:fill="auto"/>
            <w:vAlign w:val="center"/>
            <w:hideMark/>
          </w:tcPr>
          <w:p w14:paraId="68DF4AC4"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0.85 (0.00; 3.40)</w:t>
            </w:r>
          </w:p>
        </w:tc>
      </w:tr>
      <w:tr w:rsidR="00CE547F" w:rsidRPr="00FA362E" w14:paraId="7834E8A7" w14:textId="77777777" w:rsidTr="00452ADC">
        <w:trPr>
          <w:trHeight w:val="240"/>
          <w:jc w:val="center"/>
        </w:trPr>
        <w:tc>
          <w:tcPr>
            <w:tcW w:w="1400" w:type="dxa"/>
            <w:tcBorders>
              <w:top w:val="nil"/>
              <w:left w:val="nil"/>
              <w:bottom w:val="nil"/>
              <w:right w:val="nil"/>
            </w:tcBorders>
            <w:shd w:val="clear" w:color="auto" w:fill="auto"/>
            <w:noWrap/>
            <w:vAlign w:val="bottom"/>
            <w:hideMark/>
          </w:tcPr>
          <w:p w14:paraId="2985905A"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dZ</w:t>
            </w:r>
            <w:r w:rsidRPr="00FA362E">
              <w:rPr>
                <w:rFonts w:ascii="Calibri" w:hAnsi="Calibri" w:cs="Calibri"/>
                <w:color w:val="000000"/>
                <w:sz w:val="16"/>
                <w:szCs w:val="16"/>
                <w:vertAlign w:val="subscript"/>
                <w:lang w:val="sk-SK"/>
              </w:rPr>
              <w:t>7</w:t>
            </w:r>
            <w:r w:rsidRPr="00FA362E">
              <w:rPr>
                <w:rFonts w:ascii="Calibri" w:hAnsi="Calibri" w:cs="Calibri"/>
                <w:color w:val="000000"/>
                <w:sz w:val="16"/>
                <w:szCs w:val="16"/>
                <w:lang w:val="sk-SK"/>
              </w:rPr>
              <w:t>/dt</w:t>
            </w:r>
            <w:r w:rsidRPr="00FA362E">
              <w:rPr>
                <w:rFonts w:ascii="Calibri" w:hAnsi="Calibri" w:cs="Calibri"/>
                <w:color w:val="000000"/>
                <w:sz w:val="16"/>
                <w:szCs w:val="16"/>
                <w:vertAlign w:val="subscript"/>
                <w:lang w:val="sk-SK"/>
              </w:rPr>
              <w:t xml:space="preserve">max </w:t>
            </w:r>
            <w:r w:rsidRPr="00FA362E">
              <w:rPr>
                <w:rFonts w:ascii="Calibri" w:hAnsi="Calibri" w:cs="Calibri"/>
                <w:color w:val="000000"/>
                <w:sz w:val="16"/>
                <w:szCs w:val="16"/>
                <w:lang w:val="sk-SK"/>
              </w:rPr>
              <w:t>(Ω/s)</w:t>
            </w:r>
          </w:p>
        </w:tc>
        <w:tc>
          <w:tcPr>
            <w:tcW w:w="1400" w:type="dxa"/>
            <w:tcBorders>
              <w:top w:val="nil"/>
              <w:left w:val="nil"/>
              <w:bottom w:val="nil"/>
              <w:right w:val="nil"/>
            </w:tcBorders>
            <w:shd w:val="clear" w:color="auto" w:fill="auto"/>
            <w:vAlign w:val="center"/>
            <w:hideMark/>
          </w:tcPr>
          <w:p w14:paraId="03FFA198"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0.36 (0.22; 0.47)</w:t>
            </w:r>
          </w:p>
        </w:tc>
        <w:tc>
          <w:tcPr>
            <w:tcW w:w="1400" w:type="dxa"/>
            <w:tcBorders>
              <w:top w:val="nil"/>
              <w:left w:val="nil"/>
              <w:bottom w:val="nil"/>
              <w:right w:val="nil"/>
            </w:tcBorders>
            <w:shd w:val="clear" w:color="auto" w:fill="auto"/>
            <w:vAlign w:val="center"/>
            <w:hideMark/>
          </w:tcPr>
          <w:p w14:paraId="00E6EFFB"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3.70 (3.10; 4.40)</w:t>
            </w:r>
          </w:p>
        </w:tc>
        <w:tc>
          <w:tcPr>
            <w:tcW w:w="1400" w:type="dxa"/>
            <w:tcBorders>
              <w:top w:val="nil"/>
              <w:left w:val="nil"/>
              <w:bottom w:val="nil"/>
              <w:right w:val="nil"/>
            </w:tcBorders>
            <w:shd w:val="clear" w:color="auto" w:fill="auto"/>
            <w:vAlign w:val="center"/>
            <w:hideMark/>
          </w:tcPr>
          <w:p w14:paraId="369126A8"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0.13 (0.07; 0.27)</w:t>
            </w:r>
          </w:p>
        </w:tc>
        <w:tc>
          <w:tcPr>
            <w:tcW w:w="1400" w:type="dxa"/>
            <w:tcBorders>
              <w:top w:val="nil"/>
              <w:left w:val="nil"/>
              <w:bottom w:val="nil"/>
              <w:right w:val="nil"/>
            </w:tcBorders>
            <w:shd w:val="clear" w:color="auto" w:fill="auto"/>
            <w:vAlign w:val="center"/>
            <w:hideMark/>
          </w:tcPr>
          <w:p w14:paraId="7984D6E4"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3.30 (2.20; 5.00)</w:t>
            </w:r>
          </w:p>
        </w:tc>
      </w:tr>
      <w:tr w:rsidR="00CE547F" w:rsidRPr="00FA362E" w14:paraId="0781E671" w14:textId="77777777" w:rsidTr="00452ADC">
        <w:trPr>
          <w:trHeight w:val="240"/>
          <w:jc w:val="center"/>
        </w:trPr>
        <w:tc>
          <w:tcPr>
            <w:tcW w:w="1400" w:type="dxa"/>
            <w:tcBorders>
              <w:top w:val="nil"/>
              <w:left w:val="nil"/>
              <w:bottom w:val="single" w:sz="4" w:space="0" w:color="auto"/>
              <w:right w:val="nil"/>
            </w:tcBorders>
            <w:shd w:val="clear" w:color="auto" w:fill="auto"/>
            <w:noWrap/>
            <w:vAlign w:val="bottom"/>
            <w:hideMark/>
          </w:tcPr>
          <w:p w14:paraId="20CE4A60"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dZ</w:t>
            </w:r>
            <w:r w:rsidRPr="00FA362E">
              <w:rPr>
                <w:rFonts w:ascii="Calibri" w:hAnsi="Calibri" w:cs="Calibri"/>
                <w:color w:val="000000"/>
                <w:sz w:val="16"/>
                <w:szCs w:val="16"/>
                <w:vertAlign w:val="subscript"/>
                <w:lang w:val="sk-SK"/>
              </w:rPr>
              <w:t>8</w:t>
            </w:r>
            <w:r w:rsidRPr="00FA362E">
              <w:rPr>
                <w:rFonts w:ascii="Calibri" w:hAnsi="Calibri" w:cs="Calibri"/>
                <w:color w:val="000000"/>
                <w:sz w:val="16"/>
                <w:szCs w:val="16"/>
                <w:lang w:val="sk-SK"/>
              </w:rPr>
              <w:t>/dt</w:t>
            </w:r>
            <w:r w:rsidRPr="00FA362E">
              <w:rPr>
                <w:rFonts w:ascii="Calibri" w:hAnsi="Calibri" w:cs="Calibri"/>
                <w:color w:val="000000"/>
                <w:sz w:val="16"/>
                <w:szCs w:val="16"/>
                <w:vertAlign w:val="subscript"/>
                <w:lang w:val="sk-SK"/>
              </w:rPr>
              <w:t xml:space="preserve">max </w:t>
            </w:r>
            <w:r w:rsidRPr="00FA362E">
              <w:rPr>
                <w:rFonts w:ascii="Calibri" w:hAnsi="Calibri" w:cs="Calibri"/>
                <w:color w:val="000000"/>
                <w:sz w:val="16"/>
                <w:szCs w:val="16"/>
                <w:lang w:val="sk-SK"/>
              </w:rPr>
              <w:t>(Ω/s)</w:t>
            </w:r>
          </w:p>
        </w:tc>
        <w:tc>
          <w:tcPr>
            <w:tcW w:w="1400" w:type="dxa"/>
            <w:tcBorders>
              <w:top w:val="nil"/>
              <w:left w:val="nil"/>
              <w:bottom w:val="single" w:sz="4" w:space="0" w:color="auto"/>
              <w:right w:val="nil"/>
            </w:tcBorders>
            <w:shd w:val="clear" w:color="auto" w:fill="auto"/>
            <w:vAlign w:val="center"/>
            <w:hideMark/>
          </w:tcPr>
          <w:p w14:paraId="25081A85"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0.43 (0.34; 0.53)</w:t>
            </w:r>
          </w:p>
        </w:tc>
        <w:tc>
          <w:tcPr>
            <w:tcW w:w="1400" w:type="dxa"/>
            <w:tcBorders>
              <w:top w:val="nil"/>
              <w:left w:val="nil"/>
              <w:bottom w:val="single" w:sz="4" w:space="0" w:color="auto"/>
              <w:right w:val="nil"/>
            </w:tcBorders>
            <w:shd w:val="clear" w:color="auto" w:fill="auto"/>
            <w:vAlign w:val="center"/>
            <w:hideMark/>
          </w:tcPr>
          <w:p w14:paraId="42EE2B65"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3.55 (3.00; 4.10)</w:t>
            </w:r>
          </w:p>
        </w:tc>
        <w:tc>
          <w:tcPr>
            <w:tcW w:w="1400" w:type="dxa"/>
            <w:tcBorders>
              <w:top w:val="nil"/>
              <w:left w:val="nil"/>
              <w:bottom w:val="single" w:sz="4" w:space="0" w:color="auto"/>
              <w:right w:val="nil"/>
            </w:tcBorders>
            <w:shd w:val="clear" w:color="auto" w:fill="auto"/>
            <w:vAlign w:val="center"/>
            <w:hideMark/>
          </w:tcPr>
          <w:p w14:paraId="46039BAE"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0.15 (0.08; 0.24)</w:t>
            </w:r>
          </w:p>
        </w:tc>
        <w:tc>
          <w:tcPr>
            <w:tcW w:w="1400" w:type="dxa"/>
            <w:tcBorders>
              <w:top w:val="nil"/>
              <w:left w:val="nil"/>
              <w:bottom w:val="single" w:sz="4" w:space="0" w:color="auto"/>
              <w:right w:val="nil"/>
            </w:tcBorders>
            <w:shd w:val="clear" w:color="auto" w:fill="auto"/>
            <w:vAlign w:val="center"/>
            <w:hideMark/>
          </w:tcPr>
          <w:p w14:paraId="137841D3"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3.70 (3.10; 6.90)</w:t>
            </w:r>
          </w:p>
        </w:tc>
      </w:tr>
      <w:tr w:rsidR="00CE547F" w:rsidRPr="00FA362E" w14:paraId="3C8C208D" w14:textId="77777777" w:rsidTr="00452ADC">
        <w:trPr>
          <w:trHeight w:val="240"/>
          <w:jc w:val="center"/>
        </w:trPr>
        <w:tc>
          <w:tcPr>
            <w:tcW w:w="1400" w:type="dxa"/>
            <w:tcBorders>
              <w:top w:val="nil"/>
              <w:left w:val="nil"/>
              <w:bottom w:val="nil"/>
              <w:right w:val="nil"/>
            </w:tcBorders>
            <w:shd w:val="clear" w:color="auto" w:fill="auto"/>
            <w:vAlign w:val="center"/>
            <w:hideMark/>
          </w:tcPr>
          <w:p w14:paraId="1D7225AA"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PWV</w:t>
            </w:r>
            <w:r w:rsidRPr="00FA362E">
              <w:rPr>
                <w:rFonts w:ascii="Calibri" w:hAnsi="Calibri" w:cs="Calibri"/>
                <w:color w:val="000000"/>
                <w:sz w:val="16"/>
                <w:szCs w:val="16"/>
                <w:vertAlign w:val="subscript"/>
                <w:lang w:val="sk-SK"/>
              </w:rPr>
              <w:t xml:space="preserve">1-7 </w:t>
            </w:r>
            <w:r w:rsidRPr="00FA362E">
              <w:rPr>
                <w:rFonts w:ascii="Arial" w:hAnsi="Arial" w:cs="Arial"/>
                <w:color w:val="000000"/>
                <w:sz w:val="16"/>
                <w:szCs w:val="16"/>
                <w:lang w:val="sk-SK"/>
              </w:rPr>
              <w:t>(m/s)</w:t>
            </w:r>
          </w:p>
        </w:tc>
        <w:tc>
          <w:tcPr>
            <w:tcW w:w="1400" w:type="dxa"/>
            <w:tcBorders>
              <w:top w:val="nil"/>
              <w:left w:val="nil"/>
              <w:bottom w:val="nil"/>
              <w:right w:val="nil"/>
            </w:tcBorders>
            <w:shd w:val="clear" w:color="auto" w:fill="auto"/>
            <w:vAlign w:val="center"/>
            <w:hideMark/>
          </w:tcPr>
          <w:p w14:paraId="3F1BAF78"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0.44 (0.27; 0.59)</w:t>
            </w:r>
          </w:p>
        </w:tc>
        <w:tc>
          <w:tcPr>
            <w:tcW w:w="1400" w:type="dxa"/>
            <w:tcBorders>
              <w:top w:val="nil"/>
              <w:left w:val="nil"/>
              <w:bottom w:val="nil"/>
              <w:right w:val="nil"/>
            </w:tcBorders>
            <w:shd w:val="clear" w:color="auto" w:fill="auto"/>
            <w:vAlign w:val="center"/>
            <w:hideMark/>
          </w:tcPr>
          <w:p w14:paraId="242757BA"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3.05 (0.20; 6.00)</w:t>
            </w:r>
          </w:p>
        </w:tc>
        <w:tc>
          <w:tcPr>
            <w:tcW w:w="1400" w:type="dxa"/>
            <w:tcBorders>
              <w:top w:val="nil"/>
              <w:left w:val="nil"/>
              <w:bottom w:val="nil"/>
              <w:right w:val="nil"/>
            </w:tcBorders>
            <w:shd w:val="clear" w:color="auto" w:fill="auto"/>
            <w:vAlign w:val="center"/>
            <w:hideMark/>
          </w:tcPr>
          <w:p w14:paraId="145D38D7"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0.18 (0.09; 0.32)</w:t>
            </w:r>
          </w:p>
        </w:tc>
        <w:tc>
          <w:tcPr>
            <w:tcW w:w="1400" w:type="dxa"/>
            <w:tcBorders>
              <w:top w:val="nil"/>
              <w:left w:val="nil"/>
              <w:bottom w:val="nil"/>
              <w:right w:val="nil"/>
            </w:tcBorders>
            <w:shd w:val="clear" w:color="auto" w:fill="auto"/>
            <w:vAlign w:val="center"/>
            <w:hideMark/>
          </w:tcPr>
          <w:p w14:paraId="575A4168"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1.75 (0.30; 3.50)</w:t>
            </w:r>
          </w:p>
        </w:tc>
      </w:tr>
      <w:tr w:rsidR="00CE547F" w:rsidRPr="00FA362E" w14:paraId="05EC1CDD" w14:textId="77777777" w:rsidTr="00452ADC">
        <w:trPr>
          <w:trHeight w:val="240"/>
          <w:jc w:val="center"/>
        </w:trPr>
        <w:tc>
          <w:tcPr>
            <w:tcW w:w="1400" w:type="dxa"/>
            <w:tcBorders>
              <w:top w:val="nil"/>
              <w:left w:val="nil"/>
              <w:bottom w:val="nil"/>
              <w:right w:val="nil"/>
            </w:tcBorders>
            <w:shd w:val="clear" w:color="auto" w:fill="auto"/>
            <w:vAlign w:val="center"/>
            <w:hideMark/>
          </w:tcPr>
          <w:p w14:paraId="66C99F08"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PWV</w:t>
            </w:r>
            <w:r w:rsidRPr="00FA362E">
              <w:rPr>
                <w:rFonts w:ascii="Calibri" w:hAnsi="Calibri" w:cs="Calibri"/>
                <w:color w:val="000000"/>
                <w:sz w:val="16"/>
                <w:szCs w:val="16"/>
                <w:vertAlign w:val="subscript"/>
                <w:lang w:val="sk-SK"/>
              </w:rPr>
              <w:t xml:space="preserve">3-7 </w:t>
            </w:r>
            <w:r w:rsidRPr="00FA362E">
              <w:rPr>
                <w:rFonts w:ascii="Arial" w:hAnsi="Arial" w:cs="Arial"/>
                <w:color w:val="000000"/>
                <w:sz w:val="16"/>
                <w:szCs w:val="16"/>
                <w:lang w:val="sk-SK"/>
              </w:rPr>
              <w:t>(m/s)</w:t>
            </w:r>
          </w:p>
        </w:tc>
        <w:tc>
          <w:tcPr>
            <w:tcW w:w="1400" w:type="dxa"/>
            <w:tcBorders>
              <w:top w:val="nil"/>
              <w:left w:val="nil"/>
              <w:bottom w:val="nil"/>
              <w:right w:val="nil"/>
            </w:tcBorders>
            <w:shd w:val="clear" w:color="000000" w:fill="92D050"/>
            <w:vAlign w:val="center"/>
            <w:hideMark/>
          </w:tcPr>
          <w:p w14:paraId="5FE6DFA1"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0.65 (0.43; 0.76)</w:t>
            </w:r>
          </w:p>
        </w:tc>
        <w:tc>
          <w:tcPr>
            <w:tcW w:w="1400" w:type="dxa"/>
            <w:tcBorders>
              <w:top w:val="nil"/>
              <w:left w:val="nil"/>
              <w:bottom w:val="nil"/>
              <w:right w:val="nil"/>
            </w:tcBorders>
            <w:shd w:val="clear" w:color="000000" w:fill="92D050"/>
            <w:vAlign w:val="center"/>
            <w:hideMark/>
          </w:tcPr>
          <w:p w14:paraId="371E08A4"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2.70 (1.90; 3.40)</w:t>
            </w:r>
          </w:p>
        </w:tc>
        <w:tc>
          <w:tcPr>
            <w:tcW w:w="1400" w:type="dxa"/>
            <w:tcBorders>
              <w:top w:val="nil"/>
              <w:left w:val="nil"/>
              <w:bottom w:val="nil"/>
              <w:right w:val="nil"/>
            </w:tcBorders>
            <w:shd w:val="clear" w:color="auto" w:fill="auto"/>
            <w:vAlign w:val="center"/>
            <w:hideMark/>
          </w:tcPr>
          <w:p w14:paraId="163E5DAA"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0.32 (0.17; 0.44)</w:t>
            </w:r>
          </w:p>
        </w:tc>
        <w:tc>
          <w:tcPr>
            <w:tcW w:w="1400" w:type="dxa"/>
            <w:tcBorders>
              <w:top w:val="nil"/>
              <w:left w:val="nil"/>
              <w:bottom w:val="nil"/>
              <w:right w:val="nil"/>
            </w:tcBorders>
            <w:shd w:val="clear" w:color="auto" w:fill="auto"/>
            <w:vAlign w:val="center"/>
            <w:hideMark/>
          </w:tcPr>
          <w:p w14:paraId="719BED50"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2.05 (1.60; 2.70)</w:t>
            </w:r>
          </w:p>
        </w:tc>
      </w:tr>
      <w:tr w:rsidR="00CE547F" w:rsidRPr="00FA362E" w14:paraId="6AD4C562" w14:textId="77777777" w:rsidTr="00452ADC">
        <w:trPr>
          <w:trHeight w:val="240"/>
          <w:jc w:val="center"/>
        </w:trPr>
        <w:tc>
          <w:tcPr>
            <w:tcW w:w="1400" w:type="dxa"/>
            <w:tcBorders>
              <w:top w:val="nil"/>
              <w:left w:val="nil"/>
              <w:bottom w:val="nil"/>
              <w:right w:val="nil"/>
            </w:tcBorders>
            <w:shd w:val="clear" w:color="auto" w:fill="auto"/>
            <w:vAlign w:val="center"/>
            <w:hideMark/>
          </w:tcPr>
          <w:p w14:paraId="4E1BF512"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PWV</w:t>
            </w:r>
            <w:r w:rsidRPr="00FA362E">
              <w:rPr>
                <w:rFonts w:ascii="Calibri" w:hAnsi="Calibri" w:cs="Calibri"/>
                <w:color w:val="000000"/>
                <w:sz w:val="16"/>
                <w:szCs w:val="16"/>
                <w:vertAlign w:val="subscript"/>
                <w:lang w:val="sk-SK"/>
              </w:rPr>
              <w:t xml:space="preserve">5-7 </w:t>
            </w:r>
            <w:r w:rsidRPr="00FA362E">
              <w:rPr>
                <w:rFonts w:ascii="Arial" w:hAnsi="Arial" w:cs="Arial"/>
                <w:color w:val="000000"/>
                <w:sz w:val="16"/>
                <w:szCs w:val="16"/>
                <w:lang w:val="sk-SK"/>
              </w:rPr>
              <w:t>(m/s)</w:t>
            </w:r>
          </w:p>
        </w:tc>
        <w:tc>
          <w:tcPr>
            <w:tcW w:w="1400" w:type="dxa"/>
            <w:tcBorders>
              <w:top w:val="nil"/>
              <w:left w:val="nil"/>
              <w:bottom w:val="nil"/>
              <w:right w:val="nil"/>
            </w:tcBorders>
            <w:shd w:val="clear" w:color="auto" w:fill="auto"/>
            <w:vAlign w:val="center"/>
            <w:hideMark/>
          </w:tcPr>
          <w:p w14:paraId="21958284"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0.18 (0.11; 0.26)</w:t>
            </w:r>
          </w:p>
        </w:tc>
        <w:tc>
          <w:tcPr>
            <w:tcW w:w="1400" w:type="dxa"/>
            <w:tcBorders>
              <w:top w:val="nil"/>
              <w:left w:val="nil"/>
              <w:bottom w:val="nil"/>
              <w:right w:val="nil"/>
            </w:tcBorders>
            <w:shd w:val="clear" w:color="auto" w:fill="auto"/>
            <w:vAlign w:val="center"/>
            <w:hideMark/>
          </w:tcPr>
          <w:p w14:paraId="7FBCC6A9"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3.55 (0.20; 5.40)</w:t>
            </w:r>
          </w:p>
        </w:tc>
        <w:tc>
          <w:tcPr>
            <w:tcW w:w="1400" w:type="dxa"/>
            <w:tcBorders>
              <w:top w:val="nil"/>
              <w:left w:val="nil"/>
              <w:bottom w:val="nil"/>
              <w:right w:val="nil"/>
            </w:tcBorders>
            <w:shd w:val="clear" w:color="auto" w:fill="auto"/>
            <w:vAlign w:val="center"/>
            <w:hideMark/>
          </w:tcPr>
          <w:p w14:paraId="081E30E4"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0.12 (0.08; 0.18)</w:t>
            </w:r>
          </w:p>
        </w:tc>
        <w:tc>
          <w:tcPr>
            <w:tcW w:w="1400" w:type="dxa"/>
            <w:tcBorders>
              <w:top w:val="nil"/>
              <w:left w:val="nil"/>
              <w:bottom w:val="nil"/>
              <w:right w:val="nil"/>
            </w:tcBorders>
            <w:shd w:val="clear" w:color="auto" w:fill="auto"/>
            <w:vAlign w:val="center"/>
            <w:hideMark/>
          </w:tcPr>
          <w:p w14:paraId="09465919"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3.95 (1.70; 5.70)</w:t>
            </w:r>
          </w:p>
        </w:tc>
      </w:tr>
      <w:tr w:rsidR="00CE547F" w:rsidRPr="00FA362E" w14:paraId="24E66211" w14:textId="77777777" w:rsidTr="00452ADC">
        <w:trPr>
          <w:trHeight w:val="240"/>
          <w:jc w:val="center"/>
        </w:trPr>
        <w:tc>
          <w:tcPr>
            <w:tcW w:w="1400" w:type="dxa"/>
            <w:tcBorders>
              <w:top w:val="nil"/>
              <w:left w:val="nil"/>
              <w:bottom w:val="nil"/>
              <w:right w:val="nil"/>
            </w:tcBorders>
            <w:shd w:val="clear" w:color="auto" w:fill="auto"/>
            <w:vAlign w:val="center"/>
            <w:hideMark/>
          </w:tcPr>
          <w:p w14:paraId="7FA52E5E"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PWV</w:t>
            </w:r>
            <w:r w:rsidRPr="00FA362E">
              <w:rPr>
                <w:rFonts w:ascii="Calibri" w:hAnsi="Calibri" w:cs="Calibri"/>
                <w:color w:val="000000"/>
                <w:sz w:val="16"/>
                <w:szCs w:val="16"/>
                <w:vertAlign w:val="subscript"/>
                <w:lang w:val="sk-SK"/>
              </w:rPr>
              <w:t xml:space="preserve">3-5 </w:t>
            </w:r>
            <w:r w:rsidRPr="00FA362E">
              <w:rPr>
                <w:rFonts w:ascii="Arial" w:hAnsi="Arial" w:cs="Arial"/>
                <w:color w:val="000000"/>
                <w:sz w:val="16"/>
                <w:szCs w:val="16"/>
                <w:lang w:val="sk-SK"/>
              </w:rPr>
              <w:t>(m/s)</w:t>
            </w:r>
          </w:p>
        </w:tc>
        <w:tc>
          <w:tcPr>
            <w:tcW w:w="1400" w:type="dxa"/>
            <w:tcBorders>
              <w:top w:val="nil"/>
              <w:left w:val="nil"/>
              <w:bottom w:val="nil"/>
              <w:right w:val="nil"/>
            </w:tcBorders>
            <w:shd w:val="clear" w:color="000000" w:fill="92D050"/>
            <w:vAlign w:val="center"/>
            <w:hideMark/>
          </w:tcPr>
          <w:p w14:paraId="7EF0D065"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0.55 (0.32; 0.72)</w:t>
            </w:r>
          </w:p>
        </w:tc>
        <w:tc>
          <w:tcPr>
            <w:tcW w:w="1400" w:type="dxa"/>
            <w:tcBorders>
              <w:top w:val="nil"/>
              <w:left w:val="nil"/>
              <w:bottom w:val="nil"/>
              <w:right w:val="nil"/>
            </w:tcBorders>
            <w:shd w:val="clear" w:color="000000" w:fill="92D050"/>
            <w:vAlign w:val="center"/>
            <w:hideMark/>
          </w:tcPr>
          <w:p w14:paraId="7777A375"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3.45 (2.70; 4.10)</w:t>
            </w:r>
          </w:p>
        </w:tc>
        <w:tc>
          <w:tcPr>
            <w:tcW w:w="1400" w:type="dxa"/>
            <w:tcBorders>
              <w:top w:val="nil"/>
              <w:left w:val="nil"/>
              <w:bottom w:val="nil"/>
              <w:right w:val="nil"/>
            </w:tcBorders>
            <w:shd w:val="clear" w:color="auto" w:fill="auto"/>
            <w:vAlign w:val="center"/>
            <w:hideMark/>
          </w:tcPr>
          <w:p w14:paraId="43C6A794"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0.27 (0.16; 0.36)</w:t>
            </w:r>
          </w:p>
        </w:tc>
        <w:tc>
          <w:tcPr>
            <w:tcW w:w="1400" w:type="dxa"/>
            <w:tcBorders>
              <w:top w:val="nil"/>
              <w:left w:val="nil"/>
              <w:bottom w:val="nil"/>
              <w:right w:val="nil"/>
            </w:tcBorders>
            <w:shd w:val="clear" w:color="auto" w:fill="auto"/>
            <w:vAlign w:val="center"/>
            <w:hideMark/>
          </w:tcPr>
          <w:p w14:paraId="3717BE2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2.30 (1.60; 3.10)</w:t>
            </w:r>
          </w:p>
        </w:tc>
      </w:tr>
      <w:tr w:rsidR="00CE547F" w:rsidRPr="00FA362E" w14:paraId="76EDAF47" w14:textId="77777777" w:rsidTr="00452ADC">
        <w:trPr>
          <w:trHeight w:val="240"/>
          <w:jc w:val="center"/>
        </w:trPr>
        <w:tc>
          <w:tcPr>
            <w:tcW w:w="1400" w:type="dxa"/>
            <w:tcBorders>
              <w:top w:val="nil"/>
              <w:left w:val="nil"/>
              <w:bottom w:val="nil"/>
              <w:right w:val="nil"/>
            </w:tcBorders>
            <w:shd w:val="clear" w:color="auto" w:fill="auto"/>
            <w:vAlign w:val="center"/>
            <w:hideMark/>
          </w:tcPr>
          <w:p w14:paraId="354CEABC"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PWV</w:t>
            </w:r>
            <w:r w:rsidRPr="00FA362E">
              <w:rPr>
                <w:rFonts w:ascii="Calibri" w:hAnsi="Calibri" w:cs="Calibri"/>
                <w:color w:val="000000"/>
                <w:sz w:val="16"/>
                <w:szCs w:val="16"/>
                <w:vertAlign w:val="subscript"/>
                <w:lang w:val="sk-SK"/>
              </w:rPr>
              <w:t xml:space="preserve">2-8 </w:t>
            </w:r>
            <w:r w:rsidRPr="00FA362E">
              <w:rPr>
                <w:rFonts w:ascii="Arial" w:hAnsi="Arial" w:cs="Arial"/>
                <w:color w:val="000000"/>
                <w:sz w:val="16"/>
                <w:szCs w:val="16"/>
                <w:lang w:val="sk-SK"/>
              </w:rPr>
              <w:t>(m/s)</w:t>
            </w:r>
          </w:p>
        </w:tc>
        <w:tc>
          <w:tcPr>
            <w:tcW w:w="1400" w:type="dxa"/>
            <w:tcBorders>
              <w:top w:val="nil"/>
              <w:left w:val="nil"/>
              <w:bottom w:val="nil"/>
              <w:right w:val="nil"/>
            </w:tcBorders>
            <w:shd w:val="clear" w:color="auto" w:fill="auto"/>
            <w:vAlign w:val="center"/>
            <w:hideMark/>
          </w:tcPr>
          <w:p w14:paraId="62D60FDA"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0.39 (0.25; 0.59)</w:t>
            </w:r>
          </w:p>
        </w:tc>
        <w:tc>
          <w:tcPr>
            <w:tcW w:w="1400" w:type="dxa"/>
            <w:tcBorders>
              <w:top w:val="nil"/>
              <w:left w:val="nil"/>
              <w:bottom w:val="nil"/>
              <w:right w:val="nil"/>
            </w:tcBorders>
            <w:shd w:val="clear" w:color="auto" w:fill="auto"/>
            <w:vAlign w:val="center"/>
            <w:hideMark/>
          </w:tcPr>
          <w:p w14:paraId="492B0B11"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2.50 (1.20; 3.90)</w:t>
            </w:r>
          </w:p>
        </w:tc>
        <w:tc>
          <w:tcPr>
            <w:tcW w:w="1400" w:type="dxa"/>
            <w:tcBorders>
              <w:top w:val="nil"/>
              <w:left w:val="nil"/>
              <w:bottom w:val="nil"/>
              <w:right w:val="nil"/>
            </w:tcBorders>
            <w:shd w:val="clear" w:color="auto" w:fill="auto"/>
            <w:vAlign w:val="center"/>
            <w:hideMark/>
          </w:tcPr>
          <w:p w14:paraId="13546218"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0.19 (0.14; 0.31)</w:t>
            </w:r>
          </w:p>
        </w:tc>
        <w:tc>
          <w:tcPr>
            <w:tcW w:w="1400" w:type="dxa"/>
            <w:tcBorders>
              <w:top w:val="nil"/>
              <w:left w:val="nil"/>
              <w:bottom w:val="nil"/>
              <w:right w:val="nil"/>
            </w:tcBorders>
            <w:shd w:val="clear" w:color="auto" w:fill="auto"/>
            <w:vAlign w:val="center"/>
            <w:hideMark/>
          </w:tcPr>
          <w:p w14:paraId="2744012C"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2.10 (0.60; 5.10)</w:t>
            </w:r>
          </w:p>
        </w:tc>
      </w:tr>
      <w:tr w:rsidR="00CE547F" w:rsidRPr="00FA362E" w14:paraId="36378158" w14:textId="77777777" w:rsidTr="00452ADC">
        <w:trPr>
          <w:trHeight w:val="240"/>
          <w:jc w:val="center"/>
        </w:trPr>
        <w:tc>
          <w:tcPr>
            <w:tcW w:w="1400" w:type="dxa"/>
            <w:tcBorders>
              <w:top w:val="nil"/>
              <w:left w:val="nil"/>
              <w:bottom w:val="nil"/>
              <w:right w:val="nil"/>
            </w:tcBorders>
            <w:shd w:val="clear" w:color="auto" w:fill="auto"/>
            <w:vAlign w:val="center"/>
            <w:hideMark/>
          </w:tcPr>
          <w:p w14:paraId="176A1CC6"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PWV</w:t>
            </w:r>
            <w:r w:rsidRPr="00FA362E">
              <w:rPr>
                <w:rFonts w:ascii="Calibri" w:hAnsi="Calibri" w:cs="Calibri"/>
                <w:color w:val="000000"/>
                <w:sz w:val="16"/>
                <w:szCs w:val="16"/>
                <w:vertAlign w:val="subscript"/>
                <w:lang w:val="sk-SK"/>
              </w:rPr>
              <w:t xml:space="preserve">4-8 </w:t>
            </w:r>
            <w:r w:rsidRPr="00FA362E">
              <w:rPr>
                <w:rFonts w:ascii="Arial" w:hAnsi="Arial" w:cs="Arial"/>
                <w:color w:val="000000"/>
                <w:sz w:val="16"/>
                <w:szCs w:val="16"/>
                <w:lang w:val="sk-SK"/>
              </w:rPr>
              <w:t>(m/s)</w:t>
            </w:r>
          </w:p>
        </w:tc>
        <w:tc>
          <w:tcPr>
            <w:tcW w:w="1400" w:type="dxa"/>
            <w:tcBorders>
              <w:top w:val="nil"/>
              <w:left w:val="nil"/>
              <w:bottom w:val="nil"/>
              <w:right w:val="nil"/>
            </w:tcBorders>
            <w:shd w:val="clear" w:color="000000" w:fill="92D050"/>
            <w:vAlign w:val="center"/>
            <w:hideMark/>
          </w:tcPr>
          <w:p w14:paraId="5CDE93A5"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0.60 (0.40; 0.76)</w:t>
            </w:r>
          </w:p>
        </w:tc>
        <w:tc>
          <w:tcPr>
            <w:tcW w:w="1400" w:type="dxa"/>
            <w:tcBorders>
              <w:top w:val="nil"/>
              <w:left w:val="nil"/>
              <w:bottom w:val="nil"/>
              <w:right w:val="nil"/>
            </w:tcBorders>
            <w:shd w:val="clear" w:color="000000" w:fill="92D050"/>
            <w:vAlign w:val="center"/>
            <w:hideMark/>
          </w:tcPr>
          <w:p w14:paraId="61D3183A"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2.20 (1.20; 3.90)</w:t>
            </w:r>
          </w:p>
        </w:tc>
        <w:tc>
          <w:tcPr>
            <w:tcW w:w="1400" w:type="dxa"/>
            <w:tcBorders>
              <w:top w:val="nil"/>
              <w:left w:val="nil"/>
              <w:bottom w:val="nil"/>
              <w:right w:val="nil"/>
            </w:tcBorders>
            <w:shd w:val="clear" w:color="auto" w:fill="auto"/>
            <w:vAlign w:val="center"/>
            <w:hideMark/>
          </w:tcPr>
          <w:p w14:paraId="7A554980"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0.38 (0.22; 0.49)</w:t>
            </w:r>
          </w:p>
        </w:tc>
        <w:tc>
          <w:tcPr>
            <w:tcW w:w="1400" w:type="dxa"/>
            <w:tcBorders>
              <w:top w:val="nil"/>
              <w:left w:val="nil"/>
              <w:bottom w:val="nil"/>
              <w:right w:val="nil"/>
            </w:tcBorders>
            <w:shd w:val="clear" w:color="auto" w:fill="auto"/>
            <w:vAlign w:val="center"/>
            <w:hideMark/>
          </w:tcPr>
          <w:p w14:paraId="34F1AAF0"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2.10 (1.40; 2.70)</w:t>
            </w:r>
          </w:p>
        </w:tc>
      </w:tr>
      <w:tr w:rsidR="00CE547F" w:rsidRPr="00FA362E" w14:paraId="1E37EF7B" w14:textId="77777777" w:rsidTr="00452ADC">
        <w:trPr>
          <w:trHeight w:val="240"/>
          <w:jc w:val="center"/>
        </w:trPr>
        <w:tc>
          <w:tcPr>
            <w:tcW w:w="1400" w:type="dxa"/>
            <w:tcBorders>
              <w:top w:val="nil"/>
              <w:left w:val="nil"/>
              <w:bottom w:val="nil"/>
              <w:right w:val="nil"/>
            </w:tcBorders>
            <w:shd w:val="clear" w:color="auto" w:fill="auto"/>
            <w:vAlign w:val="center"/>
            <w:hideMark/>
          </w:tcPr>
          <w:p w14:paraId="0A69E3BD"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PWV</w:t>
            </w:r>
            <w:r w:rsidRPr="00FA362E">
              <w:rPr>
                <w:rFonts w:ascii="Calibri" w:hAnsi="Calibri" w:cs="Calibri"/>
                <w:color w:val="000000"/>
                <w:sz w:val="16"/>
                <w:szCs w:val="16"/>
                <w:vertAlign w:val="subscript"/>
                <w:lang w:val="sk-SK"/>
              </w:rPr>
              <w:t xml:space="preserve">6-8 </w:t>
            </w:r>
            <w:r w:rsidRPr="00FA362E">
              <w:rPr>
                <w:rFonts w:ascii="Arial" w:hAnsi="Arial" w:cs="Arial"/>
                <w:color w:val="000000"/>
                <w:sz w:val="16"/>
                <w:szCs w:val="16"/>
                <w:lang w:val="sk-SK"/>
              </w:rPr>
              <w:t>(m/s)</w:t>
            </w:r>
          </w:p>
        </w:tc>
        <w:tc>
          <w:tcPr>
            <w:tcW w:w="1400" w:type="dxa"/>
            <w:tcBorders>
              <w:top w:val="nil"/>
              <w:left w:val="nil"/>
              <w:bottom w:val="nil"/>
              <w:right w:val="nil"/>
            </w:tcBorders>
            <w:shd w:val="clear" w:color="auto" w:fill="auto"/>
            <w:vAlign w:val="center"/>
            <w:hideMark/>
          </w:tcPr>
          <w:p w14:paraId="1B528A2D"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-0.17 (0.10; 0.29)</w:t>
            </w:r>
          </w:p>
        </w:tc>
        <w:tc>
          <w:tcPr>
            <w:tcW w:w="1400" w:type="dxa"/>
            <w:tcBorders>
              <w:top w:val="nil"/>
              <w:left w:val="nil"/>
              <w:bottom w:val="nil"/>
              <w:right w:val="nil"/>
            </w:tcBorders>
            <w:shd w:val="clear" w:color="auto" w:fill="auto"/>
            <w:vAlign w:val="center"/>
            <w:hideMark/>
          </w:tcPr>
          <w:p w14:paraId="488BA2E2"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5.25 (1.40; 6.80)</w:t>
            </w:r>
          </w:p>
        </w:tc>
        <w:tc>
          <w:tcPr>
            <w:tcW w:w="1400" w:type="dxa"/>
            <w:tcBorders>
              <w:top w:val="nil"/>
              <w:left w:val="nil"/>
              <w:bottom w:val="nil"/>
              <w:right w:val="nil"/>
            </w:tcBorders>
            <w:shd w:val="clear" w:color="auto" w:fill="auto"/>
            <w:vAlign w:val="center"/>
            <w:hideMark/>
          </w:tcPr>
          <w:p w14:paraId="2FF49D5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0.15 (0.12; 0.19)</w:t>
            </w:r>
          </w:p>
        </w:tc>
        <w:tc>
          <w:tcPr>
            <w:tcW w:w="1400" w:type="dxa"/>
            <w:tcBorders>
              <w:top w:val="nil"/>
              <w:left w:val="nil"/>
              <w:bottom w:val="nil"/>
              <w:right w:val="nil"/>
            </w:tcBorders>
            <w:shd w:val="clear" w:color="auto" w:fill="auto"/>
            <w:vAlign w:val="center"/>
            <w:hideMark/>
          </w:tcPr>
          <w:p w14:paraId="56448890"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3.55 (0.70; 6.00)</w:t>
            </w:r>
          </w:p>
        </w:tc>
      </w:tr>
      <w:tr w:rsidR="00CE547F" w:rsidRPr="00FA362E" w14:paraId="317C2A0B" w14:textId="77777777" w:rsidTr="00452ADC">
        <w:trPr>
          <w:trHeight w:val="240"/>
          <w:jc w:val="center"/>
        </w:trPr>
        <w:tc>
          <w:tcPr>
            <w:tcW w:w="1400" w:type="dxa"/>
            <w:tcBorders>
              <w:top w:val="nil"/>
              <w:left w:val="nil"/>
              <w:bottom w:val="nil"/>
              <w:right w:val="nil"/>
            </w:tcBorders>
            <w:shd w:val="clear" w:color="auto" w:fill="auto"/>
            <w:vAlign w:val="center"/>
            <w:hideMark/>
          </w:tcPr>
          <w:p w14:paraId="62EAFC20"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PWV</w:t>
            </w:r>
            <w:r w:rsidRPr="00FA362E">
              <w:rPr>
                <w:rFonts w:ascii="Calibri" w:hAnsi="Calibri" w:cs="Calibri"/>
                <w:color w:val="000000"/>
                <w:sz w:val="16"/>
                <w:szCs w:val="16"/>
                <w:vertAlign w:val="subscript"/>
                <w:lang w:val="sk-SK"/>
              </w:rPr>
              <w:t xml:space="preserve">4-6 </w:t>
            </w:r>
            <w:r w:rsidRPr="00FA362E">
              <w:rPr>
                <w:rFonts w:ascii="Arial" w:hAnsi="Arial" w:cs="Arial"/>
                <w:color w:val="000000"/>
                <w:sz w:val="16"/>
                <w:szCs w:val="16"/>
                <w:lang w:val="sk-SK"/>
              </w:rPr>
              <w:t>(m/s)</w:t>
            </w:r>
          </w:p>
        </w:tc>
        <w:tc>
          <w:tcPr>
            <w:tcW w:w="1400" w:type="dxa"/>
            <w:tcBorders>
              <w:top w:val="nil"/>
              <w:left w:val="nil"/>
              <w:bottom w:val="nil"/>
              <w:right w:val="nil"/>
            </w:tcBorders>
            <w:shd w:val="clear" w:color="000000" w:fill="92D050"/>
            <w:vAlign w:val="center"/>
            <w:hideMark/>
          </w:tcPr>
          <w:p w14:paraId="6BD74B89"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0.53 (0.36; 0.68)</w:t>
            </w:r>
          </w:p>
        </w:tc>
        <w:tc>
          <w:tcPr>
            <w:tcW w:w="1400" w:type="dxa"/>
            <w:tcBorders>
              <w:top w:val="nil"/>
              <w:left w:val="nil"/>
              <w:bottom w:val="nil"/>
              <w:right w:val="nil"/>
            </w:tcBorders>
            <w:shd w:val="clear" w:color="000000" w:fill="92D050"/>
            <w:vAlign w:val="center"/>
            <w:hideMark/>
          </w:tcPr>
          <w:p w14:paraId="3D79C6E6"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2.95 (1.40; 3.90)</w:t>
            </w:r>
          </w:p>
        </w:tc>
        <w:tc>
          <w:tcPr>
            <w:tcW w:w="1400" w:type="dxa"/>
            <w:tcBorders>
              <w:top w:val="nil"/>
              <w:left w:val="nil"/>
              <w:bottom w:val="nil"/>
              <w:right w:val="nil"/>
            </w:tcBorders>
            <w:shd w:val="clear" w:color="auto" w:fill="auto"/>
            <w:vAlign w:val="center"/>
            <w:hideMark/>
          </w:tcPr>
          <w:p w14:paraId="03D03069"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0.30 (0.19; 0.37)</w:t>
            </w:r>
          </w:p>
        </w:tc>
        <w:tc>
          <w:tcPr>
            <w:tcW w:w="1400" w:type="dxa"/>
            <w:tcBorders>
              <w:top w:val="nil"/>
              <w:left w:val="nil"/>
              <w:bottom w:val="nil"/>
              <w:right w:val="nil"/>
            </w:tcBorders>
            <w:shd w:val="clear" w:color="auto" w:fill="auto"/>
            <w:vAlign w:val="center"/>
            <w:hideMark/>
          </w:tcPr>
          <w:p w14:paraId="64DDF13A"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2.25 (1.90; 5.00)</w:t>
            </w:r>
          </w:p>
        </w:tc>
      </w:tr>
      <w:tr w:rsidR="00CE547F" w:rsidRPr="00FA362E" w14:paraId="22990709" w14:textId="77777777" w:rsidTr="00452ADC">
        <w:trPr>
          <w:trHeight w:val="240"/>
          <w:jc w:val="center"/>
        </w:trPr>
        <w:tc>
          <w:tcPr>
            <w:tcW w:w="1400" w:type="dxa"/>
            <w:tcBorders>
              <w:top w:val="nil"/>
              <w:left w:val="nil"/>
              <w:bottom w:val="nil"/>
              <w:right w:val="nil"/>
            </w:tcBorders>
            <w:shd w:val="clear" w:color="auto" w:fill="auto"/>
            <w:vAlign w:val="center"/>
            <w:hideMark/>
          </w:tcPr>
          <w:p w14:paraId="0365B806"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PWV</w:t>
            </w:r>
            <w:r w:rsidRPr="00FA362E">
              <w:rPr>
                <w:rFonts w:ascii="Calibri" w:hAnsi="Calibri" w:cs="Calibri"/>
                <w:color w:val="000000"/>
                <w:sz w:val="16"/>
                <w:szCs w:val="16"/>
                <w:vertAlign w:val="subscript"/>
                <w:lang w:val="sk-SK"/>
              </w:rPr>
              <w:t xml:space="preserve">3-15 </w:t>
            </w:r>
            <w:r w:rsidRPr="00FA362E">
              <w:rPr>
                <w:rFonts w:ascii="Arial" w:hAnsi="Arial" w:cs="Arial"/>
                <w:color w:val="000000"/>
                <w:sz w:val="16"/>
                <w:szCs w:val="16"/>
                <w:lang w:val="sk-SK"/>
              </w:rPr>
              <w:t>(m/s)</w:t>
            </w:r>
          </w:p>
        </w:tc>
        <w:tc>
          <w:tcPr>
            <w:tcW w:w="1400" w:type="dxa"/>
            <w:tcBorders>
              <w:top w:val="nil"/>
              <w:left w:val="nil"/>
              <w:bottom w:val="nil"/>
              <w:right w:val="nil"/>
            </w:tcBorders>
            <w:shd w:val="clear" w:color="000000" w:fill="92D050"/>
            <w:vAlign w:val="center"/>
            <w:hideMark/>
          </w:tcPr>
          <w:p w14:paraId="7051715A"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0.54 (0.34; 0.74)</w:t>
            </w:r>
          </w:p>
        </w:tc>
        <w:tc>
          <w:tcPr>
            <w:tcW w:w="1400" w:type="dxa"/>
            <w:tcBorders>
              <w:top w:val="nil"/>
              <w:left w:val="nil"/>
              <w:bottom w:val="nil"/>
              <w:right w:val="nil"/>
            </w:tcBorders>
            <w:shd w:val="clear" w:color="000000" w:fill="92D050"/>
            <w:vAlign w:val="center"/>
            <w:hideMark/>
          </w:tcPr>
          <w:p w14:paraId="7F768C38"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3.60 (3.00; 4.10)</w:t>
            </w:r>
          </w:p>
        </w:tc>
        <w:tc>
          <w:tcPr>
            <w:tcW w:w="1400" w:type="dxa"/>
            <w:tcBorders>
              <w:top w:val="nil"/>
              <w:left w:val="nil"/>
              <w:bottom w:val="nil"/>
              <w:right w:val="nil"/>
            </w:tcBorders>
            <w:shd w:val="clear" w:color="auto" w:fill="auto"/>
            <w:vAlign w:val="center"/>
            <w:hideMark/>
          </w:tcPr>
          <w:p w14:paraId="01EE2A5F"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0.26 (0.18; 0.52)</w:t>
            </w:r>
          </w:p>
        </w:tc>
        <w:tc>
          <w:tcPr>
            <w:tcW w:w="1400" w:type="dxa"/>
            <w:tcBorders>
              <w:top w:val="nil"/>
              <w:left w:val="nil"/>
              <w:bottom w:val="nil"/>
              <w:right w:val="nil"/>
            </w:tcBorders>
            <w:shd w:val="clear" w:color="auto" w:fill="auto"/>
            <w:vAlign w:val="center"/>
            <w:hideMark/>
          </w:tcPr>
          <w:p w14:paraId="28DC32E3"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2.45 (1.80; 3.20)</w:t>
            </w:r>
          </w:p>
        </w:tc>
      </w:tr>
      <w:tr w:rsidR="00CE547F" w:rsidRPr="00FA362E" w14:paraId="024BB185" w14:textId="77777777" w:rsidTr="00452ADC">
        <w:trPr>
          <w:trHeight w:val="240"/>
          <w:jc w:val="center"/>
        </w:trPr>
        <w:tc>
          <w:tcPr>
            <w:tcW w:w="1400" w:type="dxa"/>
            <w:tcBorders>
              <w:top w:val="nil"/>
              <w:left w:val="nil"/>
              <w:bottom w:val="nil"/>
              <w:right w:val="nil"/>
            </w:tcBorders>
            <w:shd w:val="clear" w:color="auto" w:fill="auto"/>
            <w:vAlign w:val="center"/>
            <w:hideMark/>
          </w:tcPr>
          <w:p w14:paraId="63AFA33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PWV</w:t>
            </w:r>
            <w:r w:rsidRPr="00FA362E">
              <w:rPr>
                <w:rFonts w:ascii="Calibri" w:hAnsi="Calibri" w:cs="Calibri"/>
                <w:color w:val="000000"/>
                <w:sz w:val="16"/>
                <w:szCs w:val="16"/>
                <w:vertAlign w:val="subscript"/>
                <w:lang w:val="sk-SK"/>
              </w:rPr>
              <w:t xml:space="preserve">13-15 </w:t>
            </w:r>
            <w:r w:rsidRPr="00FA362E">
              <w:rPr>
                <w:rFonts w:ascii="Arial" w:hAnsi="Arial" w:cs="Arial"/>
                <w:color w:val="000000"/>
                <w:sz w:val="16"/>
                <w:szCs w:val="16"/>
                <w:lang w:val="sk-SK"/>
              </w:rPr>
              <w:t>(m/s)</w:t>
            </w:r>
          </w:p>
        </w:tc>
        <w:tc>
          <w:tcPr>
            <w:tcW w:w="1400" w:type="dxa"/>
            <w:tcBorders>
              <w:top w:val="nil"/>
              <w:left w:val="nil"/>
              <w:bottom w:val="nil"/>
              <w:right w:val="nil"/>
            </w:tcBorders>
            <w:shd w:val="clear" w:color="auto" w:fill="auto"/>
            <w:vAlign w:val="center"/>
            <w:hideMark/>
          </w:tcPr>
          <w:p w14:paraId="64151845"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-0.28 (0.21; 0.41)</w:t>
            </w:r>
          </w:p>
        </w:tc>
        <w:tc>
          <w:tcPr>
            <w:tcW w:w="1400" w:type="dxa"/>
            <w:tcBorders>
              <w:top w:val="nil"/>
              <w:left w:val="nil"/>
              <w:bottom w:val="nil"/>
              <w:right w:val="nil"/>
            </w:tcBorders>
            <w:shd w:val="clear" w:color="auto" w:fill="auto"/>
            <w:vAlign w:val="center"/>
            <w:hideMark/>
          </w:tcPr>
          <w:p w14:paraId="1850FE1D"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5.35 (3.50; 6.90)</w:t>
            </w:r>
          </w:p>
        </w:tc>
        <w:tc>
          <w:tcPr>
            <w:tcW w:w="1400" w:type="dxa"/>
            <w:tcBorders>
              <w:top w:val="nil"/>
              <w:left w:val="nil"/>
              <w:bottom w:val="nil"/>
              <w:right w:val="nil"/>
            </w:tcBorders>
            <w:shd w:val="clear" w:color="auto" w:fill="auto"/>
            <w:vAlign w:val="center"/>
            <w:hideMark/>
          </w:tcPr>
          <w:p w14:paraId="7631595A"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0.15 (0.07; 0.21)</w:t>
            </w:r>
          </w:p>
        </w:tc>
        <w:tc>
          <w:tcPr>
            <w:tcW w:w="1400" w:type="dxa"/>
            <w:tcBorders>
              <w:top w:val="nil"/>
              <w:left w:val="nil"/>
              <w:bottom w:val="nil"/>
              <w:right w:val="nil"/>
            </w:tcBorders>
            <w:shd w:val="clear" w:color="auto" w:fill="auto"/>
            <w:vAlign w:val="center"/>
            <w:hideMark/>
          </w:tcPr>
          <w:p w14:paraId="5E3DC216"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2.85 (1.00; 4.60)</w:t>
            </w:r>
          </w:p>
        </w:tc>
      </w:tr>
      <w:tr w:rsidR="00CE547F" w:rsidRPr="00FA362E" w14:paraId="086106C0" w14:textId="77777777" w:rsidTr="00452ADC">
        <w:trPr>
          <w:trHeight w:val="240"/>
          <w:jc w:val="center"/>
        </w:trPr>
        <w:tc>
          <w:tcPr>
            <w:tcW w:w="1400" w:type="dxa"/>
            <w:tcBorders>
              <w:top w:val="nil"/>
              <w:left w:val="nil"/>
              <w:bottom w:val="nil"/>
              <w:right w:val="nil"/>
            </w:tcBorders>
            <w:shd w:val="clear" w:color="auto" w:fill="auto"/>
            <w:vAlign w:val="center"/>
            <w:hideMark/>
          </w:tcPr>
          <w:p w14:paraId="2CE5E188"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PWV</w:t>
            </w:r>
            <w:r w:rsidRPr="00FA362E">
              <w:rPr>
                <w:rFonts w:ascii="Calibri" w:hAnsi="Calibri" w:cs="Calibri"/>
                <w:color w:val="000000"/>
                <w:sz w:val="16"/>
                <w:szCs w:val="16"/>
                <w:vertAlign w:val="subscript"/>
                <w:lang w:val="sk-SK"/>
              </w:rPr>
              <w:t xml:space="preserve">4-16 </w:t>
            </w:r>
            <w:r w:rsidRPr="00FA362E">
              <w:rPr>
                <w:rFonts w:ascii="Arial" w:hAnsi="Arial" w:cs="Arial"/>
                <w:color w:val="000000"/>
                <w:sz w:val="16"/>
                <w:szCs w:val="16"/>
                <w:lang w:val="sk-SK"/>
              </w:rPr>
              <w:t>(m/s)</w:t>
            </w:r>
          </w:p>
        </w:tc>
        <w:tc>
          <w:tcPr>
            <w:tcW w:w="1400" w:type="dxa"/>
            <w:tcBorders>
              <w:top w:val="nil"/>
              <w:left w:val="nil"/>
              <w:bottom w:val="nil"/>
              <w:right w:val="nil"/>
            </w:tcBorders>
            <w:shd w:val="clear" w:color="000000" w:fill="92D050"/>
            <w:vAlign w:val="center"/>
            <w:hideMark/>
          </w:tcPr>
          <w:p w14:paraId="0A09EA51"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0.51 (0.21; 0.71)</w:t>
            </w:r>
          </w:p>
        </w:tc>
        <w:tc>
          <w:tcPr>
            <w:tcW w:w="1400" w:type="dxa"/>
            <w:tcBorders>
              <w:top w:val="nil"/>
              <w:left w:val="nil"/>
              <w:bottom w:val="nil"/>
              <w:right w:val="nil"/>
            </w:tcBorders>
            <w:shd w:val="clear" w:color="000000" w:fill="92D050"/>
            <w:vAlign w:val="center"/>
            <w:hideMark/>
          </w:tcPr>
          <w:p w14:paraId="396EC99E"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2.30 (0.70; 4.10)</w:t>
            </w:r>
          </w:p>
        </w:tc>
        <w:tc>
          <w:tcPr>
            <w:tcW w:w="1400" w:type="dxa"/>
            <w:tcBorders>
              <w:top w:val="nil"/>
              <w:left w:val="nil"/>
              <w:bottom w:val="nil"/>
              <w:right w:val="nil"/>
            </w:tcBorders>
            <w:shd w:val="clear" w:color="auto" w:fill="auto"/>
            <w:vAlign w:val="center"/>
            <w:hideMark/>
          </w:tcPr>
          <w:p w14:paraId="6A3981F8"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0.32 (0.22; 0.46)</w:t>
            </w:r>
          </w:p>
        </w:tc>
        <w:tc>
          <w:tcPr>
            <w:tcW w:w="1400" w:type="dxa"/>
            <w:tcBorders>
              <w:top w:val="nil"/>
              <w:left w:val="nil"/>
              <w:bottom w:val="nil"/>
              <w:right w:val="nil"/>
            </w:tcBorders>
            <w:shd w:val="clear" w:color="auto" w:fill="auto"/>
            <w:vAlign w:val="center"/>
            <w:hideMark/>
          </w:tcPr>
          <w:p w14:paraId="3B3C038D"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2.40 (2.00; 6.50)</w:t>
            </w:r>
          </w:p>
        </w:tc>
      </w:tr>
      <w:tr w:rsidR="00CE547F" w:rsidRPr="00FA362E" w14:paraId="650D747C" w14:textId="77777777" w:rsidTr="00452ADC">
        <w:trPr>
          <w:trHeight w:val="240"/>
          <w:jc w:val="center"/>
        </w:trPr>
        <w:tc>
          <w:tcPr>
            <w:tcW w:w="1400" w:type="dxa"/>
            <w:tcBorders>
              <w:top w:val="nil"/>
              <w:left w:val="nil"/>
              <w:bottom w:val="nil"/>
              <w:right w:val="nil"/>
            </w:tcBorders>
            <w:shd w:val="clear" w:color="auto" w:fill="auto"/>
            <w:vAlign w:val="center"/>
            <w:hideMark/>
          </w:tcPr>
          <w:p w14:paraId="0D4CB504"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PWV</w:t>
            </w:r>
            <w:r w:rsidRPr="00FA362E">
              <w:rPr>
                <w:rFonts w:ascii="Calibri" w:hAnsi="Calibri" w:cs="Calibri"/>
                <w:color w:val="000000"/>
                <w:sz w:val="16"/>
                <w:szCs w:val="16"/>
                <w:vertAlign w:val="subscript"/>
                <w:lang w:val="sk-SK"/>
              </w:rPr>
              <w:t xml:space="preserve">14-16 </w:t>
            </w:r>
            <w:r w:rsidRPr="00FA362E">
              <w:rPr>
                <w:rFonts w:ascii="Arial" w:hAnsi="Arial" w:cs="Arial"/>
                <w:color w:val="000000"/>
                <w:sz w:val="16"/>
                <w:szCs w:val="16"/>
                <w:lang w:val="sk-SK"/>
              </w:rPr>
              <w:t>(m/s)</w:t>
            </w:r>
          </w:p>
        </w:tc>
        <w:tc>
          <w:tcPr>
            <w:tcW w:w="1400" w:type="dxa"/>
            <w:tcBorders>
              <w:top w:val="nil"/>
              <w:left w:val="nil"/>
              <w:bottom w:val="nil"/>
              <w:right w:val="nil"/>
            </w:tcBorders>
            <w:shd w:val="clear" w:color="auto" w:fill="auto"/>
            <w:vAlign w:val="center"/>
            <w:hideMark/>
          </w:tcPr>
          <w:p w14:paraId="52C915F2"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0.31 (0.20; 0.44)</w:t>
            </w:r>
          </w:p>
        </w:tc>
        <w:tc>
          <w:tcPr>
            <w:tcW w:w="1400" w:type="dxa"/>
            <w:tcBorders>
              <w:top w:val="nil"/>
              <w:left w:val="nil"/>
              <w:bottom w:val="nil"/>
              <w:right w:val="nil"/>
            </w:tcBorders>
            <w:shd w:val="clear" w:color="auto" w:fill="auto"/>
            <w:vAlign w:val="center"/>
            <w:hideMark/>
          </w:tcPr>
          <w:p w14:paraId="075BC74C"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3.50 (0.30; 6.90)</w:t>
            </w:r>
          </w:p>
        </w:tc>
        <w:tc>
          <w:tcPr>
            <w:tcW w:w="1400" w:type="dxa"/>
            <w:tcBorders>
              <w:top w:val="nil"/>
              <w:left w:val="nil"/>
              <w:bottom w:val="nil"/>
              <w:right w:val="nil"/>
            </w:tcBorders>
            <w:shd w:val="clear" w:color="auto" w:fill="auto"/>
            <w:vAlign w:val="center"/>
            <w:hideMark/>
          </w:tcPr>
          <w:p w14:paraId="66F9750A"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0.21 (0.12; 0.31)</w:t>
            </w:r>
          </w:p>
        </w:tc>
        <w:tc>
          <w:tcPr>
            <w:tcW w:w="1400" w:type="dxa"/>
            <w:tcBorders>
              <w:top w:val="nil"/>
              <w:left w:val="nil"/>
              <w:bottom w:val="nil"/>
              <w:right w:val="nil"/>
            </w:tcBorders>
            <w:shd w:val="clear" w:color="auto" w:fill="auto"/>
            <w:vAlign w:val="center"/>
            <w:hideMark/>
          </w:tcPr>
          <w:p w14:paraId="0B0BF6F3"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1.85 (0.20; 4.10)</w:t>
            </w:r>
          </w:p>
        </w:tc>
      </w:tr>
      <w:tr w:rsidR="00CE547F" w:rsidRPr="00FA362E" w14:paraId="615F8926" w14:textId="77777777" w:rsidTr="00452ADC">
        <w:trPr>
          <w:trHeight w:val="240"/>
          <w:jc w:val="center"/>
        </w:trPr>
        <w:tc>
          <w:tcPr>
            <w:tcW w:w="1400" w:type="dxa"/>
            <w:tcBorders>
              <w:top w:val="single" w:sz="4" w:space="0" w:color="auto"/>
              <w:left w:val="nil"/>
              <w:bottom w:val="nil"/>
              <w:right w:val="nil"/>
            </w:tcBorders>
            <w:shd w:val="clear" w:color="auto" w:fill="auto"/>
            <w:vAlign w:val="center"/>
            <w:hideMark/>
          </w:tcPr>
          <w:p w14:paraId="503A9954"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SBP (mmHg)</w:t>
            </w:r>
          </w:p>
        </w:tc>
        <w:tc>
          <w:tcPr>
            <w:tcW w:w="1400" w:type="dxa"/>
            <w:tcBorders>
              <w:top w:val="single" w:sz="4" w:space="0" w:color="auto"/>
              <w:left w:val="nil"/>
              <w:bottom w:val="nil"/>
              <w:right w:val="nil"/>
            </w:tcBorders>
            <w:shd w:val="clear" w:color="000000" w:fill="92D050"/>
            <w:vAlign w:val="center"/>
            <w:hideMark/>
          </w:tcPr>
          <w:p w14:paraId="73191503"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0.67 (0.57; 0.72)</w:t>
            </w:r>
          </w:p>
        </w:tc>
        <w:tc>
          <w:tcPr>
            <w:tcW w:w="1400" w:type="dxa"/>
            <w:tcBorders>
              <w:top w:val="single" w:sz="4" w:space="0" w:color="auto"/>
              <w:left w:val="nil"/>
              <w:bottom w:val="nil"/>
              <w:right w:val="nil"/>
            </w:tcBorders>
            <w:shd w:val="clear" w:color="000000" w:fill="92D050"/>
            <w:vAlign w:val="center"/>
            <w:hideMark/>
          </w:tcPr>
          <w:p w14:paraId="24480AB4"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2.00 (1.60; 2.50)</w:t>
            </w:r>
          </w:p>
        </w:tc>
        <w:tc>
          <w:tcPr>
            <w:tcW w:w="1400" w:type="dxa"/>
            <w:tcBorders>
              <w:top w:val="single" w:sz="4" w:space="0" w:color="auto"/>
              <w:left w:val="nil"/>
              <w:bottom w:val="nil"/>
              <w:right w:val="nil"/>
            </w:tcBorders>
            <w:shd w:val="clear" w:color="auto" w:fill="auto"/>
            <w:vAlign w:val="center"/>
            <w:hideMark/>
          </w:tcPr>
          <w:p w14:paraId="7ACF638B"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0.31 (0.24; 0.47)</w:t>
            </w:r>
          </w:p>
        </w:tc>
        <w:tc>
          <w:tcPr>
            <w:tcW w:w="1400" w:type="dxa"/>
            <w:tcBorders>
              <w:top w:val="single" w:sz="4" w:space="0" w:color="auto"/>
              <w:left w:val="nil"/>
              <w:bottom w:val="nil"/>
              <w:right w:val="nil"/>
            </w:tcBorders>
            <w:shd w:val="clear" w:color="auto" w:fill="auto"/>
            <w:vAlign w:val="center"/>
            <w:hideMark/>
          </w:tcPr>
          <w:p w14:paraId="012AC8A1"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1.90 (1.70; 2.10)</w:t>
            </w:r>
          </w:p>
        </w:tc>
      </w:tr>
      <w:tr w:rsidR="00CE547F" w:rsidRPr="00FA362E" w14:paraId="1296A603" w14:textId="77777777" w:rsidTr="00452ADC">
        <w:trPr>
          <w:trHeight w:val="240"/>
          <w:jc w:val="center"/>
        </w:trPr>
        <w:tc>
          <w:tcPr>
            <w:tcW w:w="1400" w:type="dxa"/>
            <w:tcBorders>
              <w:top w:val="nil"/>
              <w:left w:val="nil"/>
              <w:bottom w:val="nil"/>
              <w:right w:val="nil"/>
            </w:tcBorders>
            <w:shd w:val="clear" w:color="auto" w:fill="auto"/>
            <w:vAlign w:val="center"/>
            <w:hideMark/>
          </w:tcPr>
          <w:p w14:paraId="291D6DA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DBP (mmHg)</w:t>
            </w:r>
          </w:p>
        </w:tc>
        <w:tc>
          <w:tcPr>
            <w:tcW w:w="1400" w:type="dxa"/>
            <w:tcBorders>
              <w:top w:val="nil"/>
              <w:left w:val="nil"/>
              <w:bottom w:val="nil"/>
              <w:right w:val="nil"/>
            </w:tcBorders>
            <w:shd w:val="clear" w:color="000000" w:fill="92D050"/>
            <w:vAlign w:val="center"/>
            <w:hideMark/>
          </w:tcPr>
          <w:p w14:paraId="69041507"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0.64 (0.51; 0.74)</w:t>
            </w:r>
          </w:p>
        </w:tc>
        <w:tc>
          <w:tcPr>
            <w:tcW w:w="1400" w:type="dxa"/>
            <w:tcBorders>
              <w:top w:val="nil"/>
              <w:left w:val="nil"/>
              <w:bottom w:val="nil"/>
              <w:right w:val="nil"/>
            </w:tcBorders>
            <w:shd w:val="clear" w:color="000000" w:fill="92D050"/>
            <w:vAlign w:val="center"/>
            <w:hideMark/>
          </w:tcPr>
          <w:p w14:paraId="5CA78F53"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0.80 (0.20; 1.40)</w:t>
            </w:r>
          </w:p>
        </w:tc>
        <w:tc>
          <w:tcPr>
            <w:tcW w:w="1400" w:type="dxa"/>
            <w:tcBorders>
              <w:top w:val="nil"/>
              <w:left w:val="nil"/>
              <w:bottom w:val="nil"/>
              <w:right w:val="nil"/>
            </w:tcBorders>
            <w:shd w:val="clear" w:color="auto" w:fill="auto"/>
            <w:vAlign w:val="center"/>
            <w:hideMark/>
          </w:tcPr>
          <w:p w14:paraId="23323E91"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0.23 (0.15; 0.36)</w:t>
            </w:r>
          </w:p>
        </w:tc>
        <w:tc>
          <w:tcPr>
            <w:tcW w:w="1400" w:type="dxa"/>
            <w:tcBorders>
              <w:top w:val="nil"/>
              <w:left w:val="nil"/>
              <w:bottom w:val="nil"/>
              <w:right w:val="nil"/>
            </w:tcBorders>
            <w:shd w:val="clear" w:color="auto" w:fill="auto"/>
            <w:vAlign w:val="center"/>
            <w:hideMark/>
          </w:tcPr>
          <w:p w14:paraId="59970B3A"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1.10 (0.70; 1.40)</w:t>
            </w:r>
          </w:p>
        </w:tc>
      </w:tr>
      <w:tr w:rsidR="00CE547F" w:rsidRPr="00FA362E" w14:paraId="6A0649EB" w14:textId="77777777" w:rsidTr="00452ADC">
        <w:trPr>
          <w:trHeight w:val="240"/>
          <w:jc w:val="center"/>
        </w:trPr>
        <w:tc>
          <w:tcPr>
            <w:tcW w:w="1400" w:type="dxa"/>
            <w:tcBorders>
              <w:top w:val="nil"/>
              <w:left w:val="nil"/>
              <w:bottom w:val="nil"/>
              <w:right w:val="nil"/>
            </w:tcBorders>
            <w:shd w:val="clear" w:color="auto" w:fill="auto"/>
            <w:vAlign w:val="center"/>
            <w:hideMark/>
          </w:tcPr>
          <w:p w14:paraId="386B70D2"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PP (mmHg)</w:t>
            </w:r>
          </w:p>
        </w:tc>
        <w:tc>
          <w:tcPr>
            <w:tcW w:w="1400" w:type="dxa"/>
            <w:tcBorders>
              <w:top w:val="nil"/>
              <w:left w:val="nil"/>
              <w:bottom w:val="nil"/>
              <w:right w:val="nil"/>
            </w:tcBorders>
            <w:shd w:val="clear" w:color="000000" w:fill="92D050"/>
            <w:vAlign w:val="center"/>
            <w:hideMark/>
          </w:tcPr>
          <w:p w14:paraId="0CD3F6D1"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0.70 (0.60; 0.79)</w:t>
            </w:r>
          </w:p>
        </w:tc>
        <w:tc>
          <w:tcPr>
            <w:tcW w:w="1400" w:type="dxa"/>
            <w:tcBorders>
              <w:top w:val="nil"/>
              <w:left w:val="nil"/>
              <w:bottom w:val="nil"/>
              <w:right w:val="nil"/>
            </w:tcBorders>
            <w:shd w:val="clear" w:color="000000" w:fill="92D050"/>
            <w:vAlign w:val="center"/>
            <w:hideMark/>
          </w:tcPr>
          <w:p w14:paraId="3AB07130"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2.90 (2.50; 3.40)</w:t>
            </w:r>
          </w:p>
        </w:tc>
        <w:tc>
          <w:tcPr>
            <w:tcW w:w="1400" w:type="dxa"/>
            <w:tcBorders>
              <w:top w:val="nil"/>
              <w:left w:val="nil"/>
              <w:bottom w:val="nil"/>
              <w:right w:val="nil"/>
            </w:tcBorders>
            <w:shd w:val="clear" w:color="auto" w:fill="auto"/>
            <w:vAlign w:val="center"/>
            <w:hideMark/>
          </w:tcPr>
          <w:p w14:paraId="1DF3204C"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0.45 (0.30; 0.56)</w:t>
            </w:r>
          </w:p>
        </w:tc>
        <w:tc>
          <w:tcPr>
            <w:tcW w:w="1400" w:type="dxa"/>
            <w:tcBorders>
              <w:top w:val="nil"/>
              <w:left w:val="nil"/>
              <w:bottom w:val="nil"/>
              <w:right w:val="nil"/>
            </w:tcBorders>
            <w:shd w:val="clear" w:color="auto" w:fill="auto"/>
            <w:vAlign w:val="center"/>
            <w:hideMark/>
          </w:tcPr>
          <w:p w14:paraId="132ABFA1"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2.25 (1.90; 2.80)</w:t>
            </w:r>
          </w:p>
        </w:tc>
      </w:tr>
      <w:tr w:rsidR="00CE547F" w:rsidRPr="00FA362E" w14:paraId="07326757" w14:textId="77777777" w:rsidTr="00452ADC">
        <w:trPr>
          <w:trHeight w:val="240"/>
          <w:jc w:val="center"/>
        </w:trPr>
        <w:tc>
          <w:tcPr>
            <w:tcW w:w="1400" w:type="dxa"/>
            <w:tcBorders>
              <w:top w:val="nil"/>
              <w:left w:val="nil"/>
              <w:bottom w:val="nil"/>
              <w:right w:val="nil"/>
            </w:tcBorders>
            <w:shd w:val="clear" w:color="auto" w:fill="auto"/>
            <w:vAlign w:val="center"/>
            <w:hideMark/>
          </w:tcPr>
          <w:p w14:paraId="0E4EB2B0"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MBP (mmHg)</w:t>
            </w:r>
          </w:p>
        </w:tc>
        <w:tc>
          <w:tcPr>
            <w:tcW w:w="1400" w:type="dxa"/>
            <w:tcBorders>
              <w:top w:val="nil"/>
              <w:left w:val="nil"/>
              <w:bottom w:val="nil"/>
              <w:right w:val="nil"/>
            </w:tcBorders>
            <w:shd w:val="clear" w:color="000000" w:fill="92D050"/>
            <w:vAlign w:val="center"/>
            <w:hideMark/>
          </w:tcPr>
          <w:p w14:paraId="7C29B624"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0.64 (0.54; 0.72)</w:t>
            </w:r>
          </w:p>
        </w:tc>
        <w:tc>
          <w:tcPr>
            <w:tcW w:w="1400" w:type="dxa"/>
            <w:tcBorders>
              <w:top w:val="nil"/>
              <w:left w:val="nil"/>
              <w:bottom w:val="nil"/>
              <w:right w:val="nil"/>
            </w:tcBorders>
            <w:shd w:val="clear" w:color="000000" w:fill="92D050"/>
            <w:vAlign w:val="center"/>
            <w:hideMark/>
          </w:tcPr>
          <w:p w14:paraId="673D89B9"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1.20 (0.90; 1.80)</w:t>
            </w:r>
          </w:p>
        </w:tc>
        <w:tc>
          <w:tcPr>
            <w:tcW w:w="1400" w:type="dxa"/>
            <w:tcBorders>
              <w:top w:val="nil"/>
              <w:left w:val="nil"/>
              <w:bottom w:val="nil"/>
              <w:right w:val="nil"/>
            </w:tcBorders>
            <w:shd w:val="clear" w:color="auto" w:fill="auto"/>
            <w:vAlign w:val="center"/>
            <w:hideMark/>
          </w:tcPr>
          <w:p w14:paraId="3ED967C8"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0.26 (0.17; 0.37)</w:t>
            </w:r>
          </w:p>
        </w:tc>
        <w:tc>
          <w:tcPr>
            <w:tcW w:w="1400" w:type="dxa"/>
            <w:tcBorders>
              <w:top w:val="nil"/>
              <w:left w:val="nil"/>
              <w:bottom w:val="nil"/>
              <w:right w:val="nil"/>
            </w:tcBorders>
            <w:shd w:val="clear" w:color="auto" w:fill="auto"/>
            <w:vAlign w:val="center"/>
            <w:hideMark/>
          </w:tcPr>
          <w:p w14:paraId="356F3AE0"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1.50 (1.20; 1.80)</w:t>
            </w:r>
          </w:p>
        </w:tc>
      </w:tr>
      <w:tr w:rsidR="00CE547F" w:rsidRPr="00FA362E" w14:paraId="6368A562" w14:textId="77777777" w:rsidTr="00452ADC">
        <w:trPr>
          <w:trHeight w:val="240"/>
          <w:jc w:val="center"/>
        </w:trPr>
        <w:tc>
          <w:tcPr>
            <w:tcW w:w="1400" w:type="dxa"/>
            <w:tcBorders>
              <w:top w:val="nil"/>
              <w:left w:val="nil"/>
              <w:bottom w:val="nil"/>
              <w:right w:val="nil"/>
            </w:tcBorders>
            <w:shd w:val="clear" w:color="auto" w:fill="auto"/>
            <w:vAlign w:val="center"/>
            <w:hideMark/>
          </w:tcPr>
          <w:p w14:paraId="33B31E6B"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lastRenderedPageBreak/>
              <w:t>R-SBP (s)</w:t>
            </w:r>
          </w:p>
        </w:tc>
        <w:tc>
          <w:tcPr>
            <w:tcW w:w="1400" w:type="dxa"/>
            <w:tcBorders>
              <w:top w:val="nil"/>
              <w:left w:val="nil"/>
              <w:bottom w:val="nil"/>
              <w:right w:val="nil"/>
            </w:tcBorders>
            <w:shd w:val="clear" w:color="000000" w:fill="92D050"/>
            <w:vAlign w:val="center"/>
            <w:hideMark/>
          </w:tcPr>
          <w:p w14:paraId="79A2AFFB"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-0.83 (0.65; 0.89)</w:t>
            </w:r>
          </w:p>
        </w:tc>
        <w:tc>
          <w:tcPr>
            <w:tcW w:w="1400" w:type="dxa"/>
            <w:tcBorders>
              <w:top w:val="nil"/>
              <w:left w:val="nil"/>
              <w:bottom w:val="nil"/>
              <w:right w:val="nil"/>
            </w:tcBorders>
            <w:shd w:val="clear" w:color="000000" w:fill="92D050"/>
            <w:vAlign w:val="center"/>
            <w:hideMark/>
          </w:tcPr>
          <w:p w14:paraId="71462A77"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7.25 (6.60; 7.80)</w:t>
            </w:r>
          </w:p>
        </w:tc>
        <w:tc>
          <w:tcPr>
            <w:tcW w:w="1400" w:type="dxa"/>
            <w:tcBorders>
              <w:top w:val="nil"/>
              <w:left w:val="nil"/>
              <w:bottom w:val="nil"/>
              <w:right w:val="nil"/>
            </w:tcBorders>
            <w:shd w:val="clear" w:color="auto" w:fill="auto"/>
            <w:vAlign w:val="center"/>
            <w:hideMark/>
          </w:tcPr>
          <w:p w14:paraId="2BD801DB"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0.38 (0.21; 0.52)</w:t>
            </w:r>
          </w:p>
        </w:tc>
        <w:tc>
          <w:tcPr>
            <w:tcW w:w="1400" w:type="dxa"/>
            <w:tcBorders>
              <w:top w:val="nil"/>
              <w:left w:val="nil"/>
              <w:bottom w:val="nil"/>
              <w:right w:val="nil"/>
            </w:tcBorders>
            <w:shd w:val="clear" w:color="auto" w:fill="auto"/>
            <w:vAlign w:val="center"/>
            <w:hideMark/>
          </w:tcPr>
          <w:p w14:paraId="18CBF452"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0.25 (0.00; 5.00)</w:t>
            </w:r>
          </w:p>
        </w:tc>
      </w:tr>
      <w:tr w:rsidR="00CE547F" w:rsidRPr="00FA362E" w14:paraId="3C21BA6C" w14:textId="77777777" w:rsidTr="00452ADC">
        <w:trPr>
          <w:trHeight w:val="240"/>
          <w:jc w:val="center"/>
        </w:trPr>
        <w:tc>
          <w:tcPr>
            <w:tcW w:w="1400" w:type="dxa"/>
            <w:tcBorders>
              <w:top w:val="nil"/>
              <w:left w:val="nil"/>
              <w:bottom w:val="single" w:sz="4" w:space="0" w:color="auto"/>
              <w:right w:val="nil"/>
            </w:tcBorders>
            <w:shd w:val="clear" w:color="auto" w:fill="auto"/>
            <w:vAlign w:val="center"/>
            <w:hideMark/>
          </w:tcPr>
          <w:p w14:paraId="409D9843"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R-DBP (s)</w:t>
            </w:r>
          </w:p>
        </w:tc>
        <w:tc>
          <w:tcPr>
            <w:tcW w:w="1400" w:type="dxa"/>
            <w:tcBorders>
              <w:top w:val="nil"/>
              <w:left w:val="nil"/>
              <w:bottom w:val="single" w:sz="4" w:space="0" w:color="auto"/>
              <w:right w:val="nil"/>
            </w:tcBorders>
            <w:shd w:val="clear" w:color="000000" w:fill="92D050"/>
            <w:vAlign w:val="center"/>
            <w:hideMark/>
          </w:tcPr>
          <w:p w14:paraId="78E71F3F"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-0.78 (0.66; 0.84)</w:t>
            </w:r>
          </w:p>
        </w:tc>
        <w:tc>
          <w:tcPr>
            <w:tcW w:w="1400" w:type="dxa"/>
            <w:tcBorders>
              <w:top w:val="nil"/>
              <w:left w:val="nil"/>
              <w:bottom w:val="single" w:sz="4" w:space="0" w:color="auto"/>
              <w:right w:val="nil"/>
            </w:tcBorders>
            <w:shd w:val="clear" w:color="000000" w:fill="92D050"/>
            <w:vAlign w:val="center"/>
            <w:hideMark/>
          </w:tcPr>
          <w:p w14:paraId="55A6BD14"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7.75 (7.20; 7.80)</w:t>
            </w:r>
          </w:p>
        </w:tc>
        <w:tc>
          <w:tcPr>
            <w:tcW w:w="1400" w:type="dxa"/>
            <w:tcBorders>
              <w:top w:val="nil"/>
              <w:left w:val="nil"/>
              <w:bottom w:val="single" w:sz="4" w:space="0" w:color="auto"/>
              <w:right w:val="nil"/>
            </w:tcBorders>
            <w:shd w:val="clear" w:color="auto" w:fill="auto"/>
            <w:vAlign w:val="center"/>
            <w:hideMark/>
          </w:tcPr>
          <w:p w14:paraId="78B09894"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0.41 (0.22; 0.57)</w:t>
            </w:r>
          </w:p>
        </w:tc>
        <w:tc>
          <w:tcPr>
            <w:tcW w:w="1400" w:type="dxa"/>
            <w:tcBorders>
              <w:top w:val="nil"/>
              <w:left w:val="nil"/>
              <w:bottom w:val="single" w:sz="4" w:space="0" w:color="auto"/>
              <w:right w:val="nil"/>
            </w:tcBorders>
            <w:shd w:val="clear" w:color="auto" w:fill="auto"/>
            <w:vAlign w:val="center"/>
            <w:hideMark/>
          </w:tcPr>
          <w:p w14:paraId="29DA70AF"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0.10 (0.00; 4.10)</w:t>
            </w:r>
          </w:p>
        </w:tc>
      </w:tr>
      <w:tr w:rsidR="00CE547F" w:rsidRPr="00FA362E" w14:paraId="49897B44" w14:textId="77777777" w:rsidTr="00452ADC">
        <w:trPr>
          <w:trHeight w:val="240"/>
          <w:jc w:val="center"/>
        </w:trPr>
        <w:tc>
          <w:tcPr>
            <w:tcW w:w="1400" w:type="dxa"/>
            <w:tcBorders>
              <w:top w:val="nil"/>
              <w:left w:val="nil"/>
              <w:bottom w:val="nil"/>
              <w:right w:val="nil"/>
            </w:tcBorders>
            <w:shd w:val="clear" w:color="auto" w:fill="auto"/>
            <w:vAlign w:val="center"/>
            <w:hideMark/>
          </w:tcPr>
          <w:p w14:paraId="74F99AB2"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R-S1 (s)</w:t>
            </w:r>
          </w:p>
        </w:tc>
        <w:tc>
          <w:tcPr>
            <w:tcW w:w="1400" w:type="dxa"/>
            <w:tcBorders>
              <w:top w:val="nil"/>
              <w:left w:val="nil"/>
              <w:bottom w:val="nil"/>
              <w:right w:val="nil"/>
            </w:tcBorders>
            <w:shd w:val="clear" w:color="000000" w:fill="92D050"/>
            <w:vAlign w:val="center"/>
            <w:hideMark/>
          </w:tcPr>
          <w:p w14:paraId="26B09A39"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0.58 (0.36; 0.69)</w:t>
            </w:r>
          </w:p>
        </w:tc>
        <w:tc>
          <w:tcPr>
            <w:tcW w:w="1400" w:type="dxa"/>
            <w:tcBorders>
              <w:top w:val="nil"/>
              <w:left w:val="nil"/>
              <w:bottom w:val="nil"/>
              <w:right w:val="nil"/>
            </w:tcBorders>
            <w:shd w:val="clear" w:color="000000" w:fill="92D050"/>
            <w:vAlign w:val="center"/>
            <w:hideMark/>
          </w:tcPr>
          <w:p w14:paraId="60194469"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4.80 (0.10; 7.70)</w:t>
            </w:r>
          </w:p>
        </w:tc>
        <w:tc>
          <w:tcPr>
            <w:tcW w:w="1400" w:type="dxa"/>
            <w:tcBorders>
              <w:top w:val="nil"/>
              <w:left w:val="nil"/>
              <w:bottom w:val="nil"/>
              <w:right w:val="nil"/>
            </w:tcBorders>
            <w:shd w:val="clear" w:color="auto" w:fill="auto"/>
            <w:vAlign w:val="center"/>
            <w:hideMark/>
          </w:tcPr>
          <w:p w14:paraId="446269D4"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0.32 (0.09; 0.56)</w:t>
            </w:r>
          </w:p>
        </w:tc>
        <w:tc>
          <w:tcPr>
            <w:tcW w:w="1400" w:type="dxa"/>
            <w:tcBorders>
              <w:top w:val="nil"/>
              <w:left w:val="nil"/>
              <w:bottom w:val="nil"/>
              <w:right w:val="nil"/>
            </w:tcBorders>
            <w:shd w:val="clear" w:color="auto" w:fill="auto"/>
            <w:vAlign w:val="center"/>
            <w:hideMark/>
          </w:tcPr>
          <w:p w14:paraId="0E82C342"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3.00 (0.00; 4.30)</w:t>
            </w:r>
          </w:p>
        </w:tc>
      </w:tr>
      <w:tr w:rsidR="00CE547F" w:rsidRPr="00FA362E" w14:paraId="0D1D6BFD" w14:textId="77777777" w:rsidTr="00452ADC">
        <w:trPr>
          <w:trHeight w:val="240"/>
          <w:jc w:val="center"/>
        </w:trPr>
        <w:tc>
          <w:tcPr>
            <w:tcW w:w="1400" w:type="dxa"/>
            <w:tcBorders>
              <w:top w:val="nil"/>
              <w:left w:val="nil"/>
              <w:bottom w:val="nil"/>
              <w:right w:val="nil"/>
            </w:tcBorders>
            <w:shd w:val="clear" w:color="auto" w:fill="auto"/>
            <w:vAlign w:val="center"/>
            <w:hideMark/>
          </w:tcPr>
          <w:p w14:paraId="3A4AB3B3"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R-S2 (s)</w:t>
            </w:r>
          </w:p>
        </w:tc>
        <w:tc>
          <w:tcPr>
            <w:tcW w:w="1400" w:type="dxa"/>
            <w:tcBorders>
              <w:top w:val="nil"/>
              <w:left w:val="nil"/>
              <w:bottom w:val="nil"/>
              <w:right w:val="nil"/>
            </w:tcBorders>
            <w:shd w:val="clear" w:color="auto" w:fill="auto"/>
            <w:vAlign w:val="center"/>
            <w:hideMark/>
          </w:tcPr>
          <w:p w14:paraId="5EDCA541"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0.49 (0.32; 0.63)</w:t>
            </w:r>
          </w:p>
        </w:tc>
        <w:tc>
          <w:tcPr>
            <w:tcW w:w="1400" w:type="dxa"/>
            <w:tcBorders>
              <w:top w:val="nil"/>
              <w:left w:val="nil"/>
              <w:bottom w:val="nil"/>
              <w:right w:val="nil"/>
            </w:tcBorders>
            <w:shd w:val="clear" w:color="auto" w:fill="auto"/>
            <w:vAlign w:val="center"/>
            <w:hideMark/>
          </w:tcPr>
          <w:p w14:paraId="51BC968A"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2.40 (1.20; 3.20)</w:t>
            </w:r>
          </w:p>
        </w:tc>
        <w:tc>
          <w:tcPr>
            <w:tcW w:w="1400" w:type="dxa"/>
            <w:tcBorders>
              <w:top w:val="nil"/>
              <w:left w:val="nil"/>
              <w:bottom w:val="nil"/>
              <w:right w:val="nil"/>
            </w:tcBorders>
            <w:shd w:val="clear" w:color="auto" w:fill="auto"/>
            <w:vAlign w:val="center"/>
            <w:hideMark/>
          </w:tcPr>
          <w:p w14:paraId="4AE80380"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0.27 (0.13; 0.40)</w:t>
            </w:r>
          </w:p>
        </w:tc>
        <w:tc>
          <w:tcPr>
            <w:tcW w:w="1400" w:type="dxa"/>
            <w:tcBorders>
              <w:top w:val="nil"/>
              <w:left w:val="nil"/>
              <w:bottom w:val="nil"/>
              <w:right w:val="nil"/>
            </w:tcBorders>
            <w:shd w:val="clear" w:color="auto" w:fill="auto"/>
            <w:vAlign w:val="center"/>
            <w:hideMark/>
          </w:tcPr>
          <w:p w14:paraId="41DB1766"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2.05 (1.50; 3.20)</w:t>
            </w:r>
          </w:p>
        </w:tc>
      </w:tr>
      <w:tr w:rsidR="00CE547F" w:rsidRPr="00FA362E" w14:paraId="6597FEB1" w14:textId="77777777" w:rsidTr="00452ADC">
        <w:trPr>
          <w:trHeight w:val="240"/>
          <w:jc w:val="center"/>
        </w:trPr>
        <w:tc>
          <w:tcPr>
            <w:tcW w:w="1400" w:type="dxa"/>
            <w:tcBorders>
              <w:top w:val="nil"/>
              <w:left w:val="nil"/>
              <w:bottom w:val="nil"/>
              <w:right w:val="nil"/>
            </w:tcBorders>
            <w:shd w:val="clear" w:color="auto" w:fill="auto"/>
            <w:vAlign w:val="center"/>
            <w:hideMark/>
          </w:tcPr>
          <w:p w14:paraId="3CC48AC6"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S1-S2 (s)</w:t>
            </w:r>
          </w:p>
        </w:tc>
        <w:tc>
          <w:tcPr>
            <w:tcW w:w="1400" w:type="dxa"/>
            <w:tcBorders>
              <w:top w:val="nil"/>
              <w:left w:val="nil"/>
              <w:bottom w:val="nil"/>
              <w:right w:val="nil"/>
            </w:tcBorders>
            <w:shd w:val="clear" w:color="auto" w:fill="auto"/>
            <w:vAlign w:val="center"/>
            <w:hideMark/>
          </w:tcPr>
          <w:p w14:paraId="5B0C9ACE"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0.49 (0.34; 0.67)</w:t>
            </w:r>
          </w:p>
        </w:tc>
        <w:tc>
          <w:tcPr>
            <w:tcW w:w="1400" w:type="dxa"/>
            <w:tcBorders>
              <w:top w:val="nil"/>
              <w:left w:val="nil"/>
              <w:bottom w:val="nil"/>
              <w:right w:val="nil"/>
            </w:tcBorders>
            <w:shd w:val="clear" w:color="auto" w:fill="auto"/>
            <w:vAlign w:val="center"/>
            <w:hideMark/>
          </w:tcPr>
          <w:p w14:paraId="0D9BB89D"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2.45 (1.60; 3.10)</w:t>
            </w:r>
          </w:p>
        </w:tc>
        <w:tc>
          <w:tcPr>
            <w:tcW w:w="1400" w:type="dxa"/>
            <w:tcBorders>
              <w:top w:val="nil"/>
              <w:left w:val="nil"/>
              <w:bottom w:val="nil"/>
              <w:right w:val="nil"/>
            </w:tcBorders>
            <w:shd w:val="clear" w:color="auto" w:fill="auto"/>
            <w:vAlign w:val="center"/>
            <w:hideMark/>
          </w:tcPr>
          <w:p w14:paraId="2A062877"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0.40 (0.21; 0.49)</w:t>
            </w:r>
          </w:p>
        </w:tc>
        <w:tc>
          <w:tcPr>
            <w:tcW w:w="1400" w:type="dxa"/>
            <w:tcBorders>
              <w:top w:val="nil"/>
              <w:left w:val="nil"/>
              <w:bottom w:val="nil"/>
              <w:right w:val="nil"/>
            </w:tcBorders>
            <w:shd w:val="clear" w:color="auto" w:fill="auto"/>
            <w:vAlign w:val="center"/>
            <w:hideMark/>
          </w:tcPr>
          <w:p w14:paraId="494B375E"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1.85 (1.50; 2.30)</w:t>
            </w:r>
          </w:p>
        </w:tc>
      </w:tr>
      <w:tr w:rsidR="00CE547F" w:rsidRPr="00FA362E" w14:paraId="2A5EB351" w14:textId="77777777" w:rsidTr="00452ADC">
        <w:trPr>
          <w:trHeight w:val="240"/>
          <w:jc w:val="center"/>
        </w:trPr>
        <w:tc>
          <w:tcPr>
            <w:tcW w:w="1400" w:type="dxa"/>
            <w:tcBorders>
              <w:top w:val="single" w:sz="4" w:space="0" w:color="auto"/>
              <w:left w:val="nil"/>
              <w:bottom w:val="single" w:sz="4" w:space="0" w:color="auto"/>
              <w:right w:val="nil"/>
            </w:tcBorders>
            <w:shd w:val="clear" w:color="auto" w:fill="auto"/>
            <w:vAlign w:val="center"/>
            <w:hideMark/>
          </w:tcPr>
          <w:p w14:paraId="1312BB93"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RR (s)</w:t>
            </w:r>
          </w:p>
        </w:tc>
        <w:tc>
          <w:tcPr>
            <w:tcW w:w="1400" w:type="dxa"/>
            <w:tcBorders>
              <w:top w:val="single" w:sz="4" w:space="0" w:color="auto"/>
              <w:left w:val="nil"/>
              <w:bottom w:val="single" w:sz="4" w:space="0" w:color="auto"/>
              <w:right w:val="nil"/>
            </w:tcBorders>
            <w:shd w:val="clear" w:color="000000" w:fill="92D050"/>
            <w:vAlign w:val="center"/>
            <w:hideMark/>
          </w:tcPr>
          <w:p w14:paraId="50B29FC3"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0.86 (0.82; 0.89)</w:t>
            </w:r>
          </w:p>
        </w:tc>
        <w:tc>
          <w:tcPr>
            <w:tcW w:w="1400" w:type="dxa"/>
            <w:tcBorders>
              <w:top w:val="single" w:sz="4" w:space="0" w:color="auto"/>
              <w:left w:val="nil"/>
              <w:bottom w:val="single" w:sz="4" w:space="0" w:color="auto"/>
              <w:right w:val="nil"/>
            </w:tcBorders>
            <w:shd w:val="clear" w:color="000000" w:fill="92D050"/>
            <w:vAlign w:val="center"/>
            <w:hideMark/>
          </w:tcPr>
          <w:p w14:paraId="6FA7DFDE" w14:textId="77777777" w:rsidR="00CE547F" w:rsidRPr="00FA362E" w:rsidRDefault="00CE547F" w:rsidP="00452ADC">
            <w:pPr>
              <w:overflowPunct/>
              <w:autoSpaceDE/>
              <w:autoSpaceDN/>
              <w:adjustRightInd/>
              <w:spacing w:line="240" w:lineRule="auto"/>
              <w:jc w:val="center"/>
              <w:textAlignment w:val="auto"/>
              <w:rPr>
                <w:rFonts w:ascii="Arial" w:hAnsi="Arial" w:cs="Arial"/>
                <w:color w:val="000000"/>
                <w:sz w:val="16"/>
                <w:szCs w:val="16"/>
                <w:lang w:val="sk-SK"/>
              </w:rPr>
            </w:pPr>
            <w:r w:rsidRPr="00FA362E">
              <w:rPr>
                <w:rFonts w:ascii="Arial" w:hAnsi="Arial" w:cs="Arial"/>
                <w:color w:val="000000"/>
                <w:sz w:val="16"/>
                <w:szCs w:val="16"/>
                <w:lang w:val="sk-SK"/>
              </w:rPr>
              <w:t>3.15 (2.70; 3.60)</w:t>
            </w:r>
          </w:p>
        </w:tc>
        <w:tc>
          <w:tcPr>
            <w:tcW w:w="1400" w:type="dxa"/>
            <w:tcBorders>
              <w:top w:val="single" w:sz="4" w:space="0" w:color="auto"/>
              <w:left w:val="nil"/>
              <w:bottom w:val="single" w:sz="4" w:space="0" w:color="auto"/>
              <w:right w:val="nil"/>
            </w:tcBorders>
            <w:shd w:val="clear" w:color="auto" w:fill="auto"/>
            <w:vAlign w:val="center"/>
            <w:hideMark/>
          </w:tcPr>
          <w:p w14:paraId="1644344C"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0.37 (0.20; 0.58)</w:t>
            </w:r>
          </w:p>
        </w:tc>
        <w:tc>
          <w:tcPr>
            <w:tcW w:w="1400" w:type="dxa"/>
            <w:tcBorders>
              <w:top w:val="single" w:sz="4" w:space="0" w:color="auto"/>
              <w:left w:val="nil"/>
              <w:bottom w:val="single" w:sz="4" w:space="0" w:color="auto"/>
              <w:right w:val="nil"/>
            </w:tcBorders>
            <w:shd w:val="clear" w:color="auto" w:fill="auto"/>
            <w:vAlign w:val="center"/>
            <w:hideMark/>
          </w:tcPr>
          <w:p w14:paraId="519709C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2.30 (2.00; 2.80)</w:t>
            </w:r>
          </w:p>
        </w:tc>
      </w:tr>
    </w:tbl>
    <w:p w14:paraId="6B50362C" w14:textId="77777777" w:rsidR="008B52DD" w:rsidRPr="00FA362E" w:rsidRDefault="008B52DD" w:rsidP="008B52DD">
      <w:pPr>
        <w:pStyle w:val="Popis"/>
        <w:spacing w:before="240"/>
        <w:rPr>
          <w:vanish/>
          <w:lang w:val="sk-SK"/>
          <w:specVanish/>
        </w:rPr>
      </w:pPr>
      <w:bookmarkStart w:id="313" w:name="_Ref513920337"/>
      <w:bookmarkStart w:id="314" w:name="_Toc513981552"/>
      <w:r>
        <w:t xml:space="preserve">Tabuľka </w:t>
      </w:r>
      <w:r>
        <w:fldChar w:fldCharType="begin"/>
      </w:r>
      <w:r>
        <w:instrText xml:space="preserve"> SEQ Tabuľka \* ARABIC </w:instrText>
      </w:r>
      <w:r>
        <w:fldChar w:fldCharType="separate"/>
      </w:r>
      <w:r w:rsidR="00B85020">
        <w:rPr>
          <w:noProof/>
        </w:rPr>
        <w:t>13</w:t>
      </w:r>
      <w:r>
        <w:fldChar w:fldCharType="end"/>
      </w:r>
      <w:bookmarkEnd w:id="313"/>
      <w:r>
        <w:t xml:space="preserve">: </w:t>
      </w:r>
      <w:r w:rsidRPr="00007F0C">
        <w:rPr>
          <w:highlight w:val="yellow"/>
          <w:lang w:val="sk-SK"/>
          <w:rPrChange w:id="315" w:author="Pavel Jurak" w:date="2018-06-01T11:18:00Z">
            <w:rPr>
              <w:lang w:val="sk-SK"/>
            </w:rPr>
          </w:rPrChange>
        </w:rPr>
        <w:t>Sila väzba</w:t>
      </w:r>
      <w:r w:rsidRPr="00FA362E">
        <w:rPr>
          <w:lang w:val="sk-SK"/>
        </w:rPr>
        <w:t xml:space="preserve"> (C) parametrov na dýchanie a ich oneskorenie reakcie (PS) na dýchanie.</w:t>
      </w:r>
      <w:bookmarkEnd w:id="314"/>
    </w:p>
    <w:p w14:paraId="7F3B1C7C" w14:textId="7225994A" w:rsidR="008B52DD" w:rsidRPr="00FA362E" w:rsidRDefault="008B52DD" w:rsidP="008B52DD">
      <w:pPr>
        <w:pStyle w:val="Popis"/>
        <w:rPr>
          <w:lang w:val="sk-SK"/>
        </w:rPr>
      </w:pPr>
      <w:r w:rsidRPr="00FA362E">
        <w:rPr>
          <w:lang w:val="sk-SK"/>
        </w:rPr>
        <w:t xml:space="preserve"> </w:t>
      </w:r>
      <w:r>
        <w:rPr>
          <w:lang w:val="sk-SK"/>
        </w:rPr>
        <w:t xml:space="preserve">V pravom stĺpci sú hodnoty pre hlboké dýchanie a v pravom pre spontánne dýchanie vo formáte median </w:t>
      </w:r>
      <w:r>
        <w:t>(1/4 kvartil; ¾ kvartil)</w:t>
      </w:r>
      <w:r>
        <w:rPr>
          <w:lang w:val="sk-SK"/>
        </w:rPr>
        <w:t xml:space="preserve">. Zhora dole sú bioimpedančné parametre, ďalej parametre krvného tlaku, srdečných zvukov a RR intervaly. Zelene sú zvýraznené parametre s korelačným koeficientom vyšším ako 0.5, </w:t>
      </w:r>
      <w:commentRangeStart w:id="316"/>
      <w:r>
        <w:rPr>
          <w:lang w:val="sk-SK"/>
        </w:rPr>
        <w:t xml:space="preserve">čo považujeme </w:t>
      </w:r>
      <w:commentRangeEnd w:id="316"/>
      <w:r w:rsidR="00007F0C">
        <w:rPr>
          <w:rStyle w:val="Odkaznakomentr"/>
          <w:rFonts w:eastAsia="Times New Roman" w:cs="Times New Roman"/>
          <w:spacing w:val="0"/>
          <w:lang w:val="cs-CZ" w:eastAsia="cs-CZ" w:bidi="ar-SA"/>
        </w:rPr>
        <w:commentReference w:id="316"/>
      </w:r>
      <w:r>
        <w:rPr>
          <w:lang w:val="sk-SK"/>
        </w:rPr>
        <w:t>za hranicu pre určenie lineárnej väzby parametra na dýchanie.</w:t>
      </w:r>
    </w:p>
    <w:p w14:paraId="720CFDFC" w14:textId="77777777" w:rsidR="008B52DD" w:rsidRPr="00FA362E" w:rsidRDefault="00CE547F" w:rsidP="008B52DD">
      <w:pPr>
        <w:rPr>
          <w:lang w:val="sk-SK"/>
        </w:rPr>
      </w:pPr>
      <w:r w:rsidRPr="00FA362E">
        <w:rPr>
          <w:lang w:val="sk-SK"/>
        </w:rPr>
        <w:t xml:space="preserve">Hodnoty korelačných koeficientov počas spontánneho dýchania nedosahujú hodnotu 0,5 pri žiadnom parametri. Parameter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3</m:t>
            </m:r>
          </m:sub>
        </m:sSub>
      </m:oMath>
      <w:r w:rsidRPr="00FA362E">
        <w:rPr>
          <w:lang w:val="sk-SK"/>
        </w:rPr>
        <w:t xml:space="preserve"> a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4</m:t>
            </m:r>
          </m:sub>
        </m:sSub>
      </m:oMath>
      <w:r w:rsidRPr="00FA362E">
        <w:rPr>
          <w:lang w:val="sk-SK"/>
        </w:rPr>
        <w:t xml:space="preserve"> majú hodnoty korelačných koeficientov blízke hodnote 1, pretože sa používajú na zachytenie respiračnej krivky. Prehľadnú interpretáciu hemodynamických parametrov počas hlbokého dýchania zobrazuje </w:t>
      </w:r>
      <w:r w:rsidR="008B52DD" w:rsidRPr="00FA362E">
        <w:rPr>
          <w:lang w:val="sk-SK"/>
        </w:rPr>
        <w:fldChar w:fldCharType="begin"/>
      </w:r>
      <w:r w:rsidR="008B52DD" w:rsidRPr="00FA362E">
        <w:rPr>
          <w:lang w:val="sk-SK"/>
        </w:rPr>
        <w:instrText xml:space="preserve"> REF _Ref509160908 \h </w:instrText>
      </w:r>
      <w:r w:rsidR="008B52DD" w:rsidRPr="00FA362E">
        <w:rPr>
          <w:lang w:val="sk-SK"/>
        </w:rPr>
      </w:r>
      <w:r w:rsidR="008B52DD" w:rsidRPr="00FA362E">
        <w:rPr>
          <w:lang w:val="sk-SK"/>
        </w:rPr>
        <w:fldChar w:fldCharType="separate"/>
      </w:r>
      <w:r w:rsidR="00B85020" w:rsidRPr="008B52DD">
        <w:rPr>
          <w:lang w:val="sk-SK"/>
        </w:rPr>
        <w:t xml:space="preserve"> </w:t>
      </w:r>
      <w:r w:rsidR="00B85020" w:rsidRPr="00FA362E">
        <w:rPr>
          <w:lang w:val="sk-SK"/>
        </w:rPr>
        <w:t xml:space="preserve">Obrázok </w:t>
      </w:r>
      <w:r w:rsidR="00B85020">
        <w:rPr>
          <w:noProof/>
          <w:lang w:val="sk-SK"/>
        </w:rPr>
        <w:t>3</w:t>
      </w:r>
      <w:r w:rsidR="00B85020">
        <w:rPr>
          <w:lang w:val="sk-SK"/>
        </w:rPr>
        <w:t>.</w:t>
      </w:r>
      <w:r w:rsidR="00B85020">
        <w:rPr>
          <w:noProof/>
          <w:lang w:val="sk-SK"/>
        </w:rPr>
        <w:t>16</w:t>
      </w:r>
      <w:r w:rsidR="008B52DD" w:rsidRPr="00FA362E">
        <w:rPr>
          <w:lang w:val="sk-SK"/>
        </w:rPr>
        <w:fldChar w:fldCharType="end"/>
      </w:r>
      <w:r w:rsidR="008B52DD" w:rsidRPr="00FA362E">
        <w:rPr>
          <w:lang w:val="sk-SK"/>
        </w:rPr>
        <w:t>. Sú na ňom zachytené mediánové hodnoty parametrov ako vzdialenosť od stredu a posun voči respirácií ako uhol. Uhol je udávaný ako čas oneskorenia parametra voči respirácií. Plný štvorec znamená že parameter reaguje priamo na respiráciu, prázdny štvorec znamená že parameter reaguje opačne na respiráciu.</w:t>
      </w:r>
    </w:p>
    <w:p w14:paraId="2F6B7613" w14:textId="55553A21" w:rsidR="00AE630C" w:rsidRPr="00FA362E" w:rsidRDefault="008B52DD" w:rsidP="00AE630C">
      <w:pPr>
        <w:pStyle w:val="Popis"/>
        <w:spacing w:before="240"/>
        <w:rPr>
          <w:vanish/>
          <w:lang w:val="sk-SK"/>
          <w:specVanish/>
        </w:rPr>
      </w:pPr>
      <w:bookmarkStart w:id="317" w:name="_Toc513981533"/>
      <w:r>
        <w:rPr>
          <w:noProof/>
          <w:lang w:val="cs-CZ" w:eastAsia="cs-CZ" w:bidi="ar-SA"/>
        </w:rPr>
        <w:lastRenderedPageBreak/>
        <w:drawing>
          <wp:inline distT="0" distB="0" distL="0" distR="0" wp14:anchorId="4785933F" wp14:editId="315FA63A">
            <wp:extent cx="5400040" cy="5227320"/>
            <wp:effectExtent l="0" t="0" r="0" b="0"/>
            <wp:docPr id="205" name="Obrázok 205" descr="933778_langer_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descr="933778_langer_fig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00040" cy="5227320"/>
                    </a:xfrm>
                    <a:prstGeom prst="rect">
                      <a:avLst/>
                    </a:prstGeom>
                    <a:noFill/>
                    <a:ln>
                      <a:noFill/>
                    </a:ln>
                  </pic:spPr>
                </pic:pic>
              </a:graphicData>
            </a:graphic>
          </wp:inline>
        </w:drawing>
      </w:r>
      <w:bookmarkStart w:id="318" w:name="_Ref509160908"/>
      <w:r w:rsidRPr="008B52DD">
        <w:rPr>
          <w:lang w:val="sk-SK"/>
        </w:rPr>
        <w:t xml:space="preserve"> </w:t>
      </w:r>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3</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16</w:t>
      </w:r>
      <w:r w:rsidR="00A53D98">
        <w:rPr>
          <w:lang w:val="sk-SK"/>
        </w:rPr>
        <w:fldChar w:fldCharType="end"/>
      </w:r>
      <w:bookmarkEnd w:id="318"/>
      <w:r w:rsidRPr="00FA362E">
        <w:rPr>
          <w:lang w:val="sk-SK"/>
        </w:rPr>
        <w:t xml:space="preserve">: </w:t>
      </w:r>
      <w:r w:rsidR="00AE630C">
        <w:rPr>
          <w:lang w:val="sk-SK"/>
        </w:rPr>
        <w:t xml:space="preserve">Polárne diagramy znázorňujú odozvu kardiovaskulárnych parametrov na hlboké dýchanie </w:t>
      </w:r>
      <w:ins w:id="319" w:author="Pavel Jurak" w:date="2018-06-01T11:19:00Z">
        <w:r w:rsidR="00007F0C">
          <w:rPr>
            <w:lang w:val="sk-SK"/>
          </w:rPr>
          <w:t xml:space="preserve">s periodou  10 sekund </w:t>
        </w:r>
      </w:ins>
      <w:del w:id="320" w:author="Pavel Jurak" w:date="2018-06-01T11:19:00Z">
        <w:r w:rsidR="00AE630C" w:rsidDel="00007F0C">
          <w:rPr>
            <w:lang w:val="sk-SK"/>
          </w:rPr>
          <w:delText>(0,1Hz)</w:delText>
        </w:r>
      </w:del>
      <w:r w:rsidR="00AE630C">
        <w:rPr>
          <w:lang w:val="sk-SK"/>
        </w:rPr>
        <w:t>.</w:t>
      </w:r>
      <w:r w:rsidRPr="00FA362E">
        <w:rPr>
          <w:rStyle w:val="Odkaznakomentr"/>
          <w:rFonts w:eastAsia="Times New Roman" w:cs="Times New Roman"/>
          <w:spacing w:val="0"/>
          <w:lang w:val="sk-SK" w:eastAsia="cs-CZ" w:bidi="ar-SA"/>
        </w:rPr>
        <w:commentReference w:id="321"/>
      </w:r>
      <w:bookmarkEnd w:id="317"/>
    </w:p>
    <w:p w14:paraId="35227660" w14:textId="621AEE69" w:rsidR="00AE630C" w:rsidRPr="00AE630C" w:rsidRDefault="00AE630C" w:rsidP="00BD76F0">
      <w:pPr>
        <w:pStyle w:val="Popis"/>
      </w:pPr>
      <w:r w:rsidRPr="00FA362E">
        <w:t xml:space="preserve"> </w:t>
      </w:r>
      <w:r>
        <w:t>Vzdialenosť od centra reprezentuje silu vazby – hodnotu Pearsonovho korelačného koeficientu medzi kardiovaskulárnym parametrom a respiráciou. Hodnota koeficientu nad 0.5 je považovaná za štatisticky významná (biela ovlasť grafu). Uhol reprezentuje časové oneskorenie medzi respiráciou a reakciou kardiovaskulárneho parametra. Čierne štvorce reprezentujú priamu odozvu (parameter rastie v priebehu nádychu), biele štvorce reprezentujú opačnú reakciu parametra na nádych (hodnota parametra rastie počas výdychu). Vľ</w:t>
      </w:r>
      <w:r w:rsidR="00BD76F0">
        <w:t>avo hore reakcia Z0 parametra, v</w:t>
      </w:r>
      <w:r>
        <w:t xml:space="preserve">pravo hore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00BD76F0">
        <w:t>, vľavo dole pulzná vlna (PVW), vpravo dole krvný tlak (BP) a RR.</w:t>
      </w:r>
    </w:p>
    <w:p w14:paraId="3DA20D81" w14:textId="77777777" w:rsidR="00CE547F" w:rsidRPr="00FA362E" w:rsidRDefault="00CE547F" w:rsidP="00CE547F">
      <w:pPr>
        <w:pStyle w:val="Nadpis3"/>
        <w:rPr>
          <w:lang w:val="sk-SK"/>
        </w:rPr>
      </w:pPr>
      <w:bookmarkStart w:id="322" w:name="_Toc513981491"/>
      <w:r w:rsidRPr="00FA362E">
        <w:rPr>
          <w:lang w:val="sk-SK"/>
        </w:rPr>
        <w:t xml:space="preserve">Parameter rozloženia krvi: </w:t>
      </w:r>
      <m:oMath>
        <m:sSub>
          <m:sSubPr>
            <m:ctrlPr>
              <w:rPr>
                <w:rFonts w:ascii="Cambria Math" w:hAnsi="Cambria Math"/>
                <w:i/>
                <w:lang w:val="sk-SK"/>
              </w:rPr>
            </m:ctrlPr>
          </m:sSubPr>
          <m:e>
            <m:r>
              <m:rPr>
                <m:sty m:val="bi"/>
              </m:rPr>
              <w:rPr>
                <w:rFonts w:ascii="Cambria Math" w:hAnsi="Cambria Math"/>
                <w:lang w:val="sk-SK"/>
              </w:rPr>
              <m:t>Z</m:t>
            </m:r>
            <m:r>
              <m:rPr>
                <m:sty m:val="bi"/>
              </m:rPr>
              <w:rPr>
                <w:rFonts w:ascii="Cambria Math" w:hAnsi="Cambria Math"/>
                <w:lang w:val="sk-SK"/>
              </w:rPr>
              <m:t>0</m:t>
            </m:r>
          </m:e>
          <m:sub>
            <m:r>
              <m:rPr>
                <m:sty m:val="bi"/>
              </m:rPr>
              <w:rPr>
                <w:rFonts w:ascii="Cambria Math" w:hAnsi="Cambria Math"/>
                <w:lang w:val="sk-SK"/>
              </w:rPr>
              <m:t>i</m:t>
            </m:r>
          </m:sub>
        </m:sSub>
      </m:oMath>
      <w:bookmarkEnd w:id="322"/>
      <w:r w:rsidRPr="00FA362E">
        <w:rPr>
          <w:lang w:val="sk-SK"/>
        </w:rPr>
        <w:t xml:space="preserve"> </w:t>
      </w:r>
    </w:p>
    <w:p w14:paraId="0CECF57E" w14:textId="77777777" w:rsidR="00CE547F" w:rsidRPr="00FA362E" w:rsidRDefault="00CE547F" w:rsidP="00CE547F">
      <w:pPr>
        <w:rPr>
          <w:lang w:val="sk-SK"/>
        </w:rPr>
      </w:pPr>
    </w:p>
    <w:p w14:paraId="79929E43" w14:textId="2224E91D" w:rsidR="00CE547F" w:rsidRPr="00FA362E" w:rsidRDefault="00CE547F" w:rsidP="00CE547F">
      <w:pPr>
        <w:rPr>
          <w:lang w:val="sk-SK"/>
        </w:rPr>
      </w:pPr>
      <w:r w:rsidRPr="00FA362E">
        <w:rPr>
          <w:lang w:val="sk-SK"/>
        </w:rPr>
        <w:t>Všetky hodnoty</w:t>
      </w:r>
      <w:r w:rsidRPr="00FA362E">
        <w:rPr>
          <w:b/>
          <w:lang w:val="sk-SK"/>
        </w:rPr>
        <w:t xml:space="preserve"> C(PAR-RESP)</w:t>
      </w:r>
      <w:r w:rsidRPr="00FA362E">
        <w:rPr>
          <w:lang w:val="sk-SK"/>
        </w:rPr>
        <w:t xml:space="preserve"> parametra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FA362E">
        <w:rPr>
          <w:lang w:val="sk-SK"/>
        </w:rPr>
        <w:t xml:space="preserve"> dosahujú úroveň vyššiu ako 0,5 okrem kanála 16, kde bola umiestnená manžeta na meranie krvného tlaku. To naznačuje silný vplyv hlbokého dýchania na distribúciu krvi v perifériách. Sila väzby (veľkosť korelačného </w:t>
      </w:r>
      <w:r w:rsidRPr="00FA362E">
        <w:rPr>
          <w:lang w:val="sk-SK"/>
        </w:rPr>
        <w:lastRenderedPageBreak/>
        <w:t xml:space="preserve">koeficientu - </w:t>
      </w:r>
      <w:r w:rsidRPr="00FA362E">
        <w:rPr>
          <w:b/>
          <w:lang w:val="sk-SK"/>
        </w:rPr>
        <w:t>C(PAR-RESP)</w:t>
      </w:r>
      <w:r w:rsidRPr="00FA362E">
        <w:rPr>
          <w:lang w:val="sk-SK"/>
        </w:rPr>
        <w:t xml:space="preserve">) sa znižuje s rastúcou vzdialenosťou od srdca. Fázový posuv oscilácií parametru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FA362E">
        <w:rPr>
          <w:lang w:val="sk-SK"/>
        </w:rPr>
        <w:t xml:space="preserve"> oproti dýchaniu je stabilný naprieč všetkými dobrovoľníkmi a je blízko nulového posunu s opačnou fázou oproti respirácií (</w:t>
      </w:r>
      <w:r w:rsidRPr="00FA362E">
        <w:rPr>
          <w:b/>
          <w:lang w:val="sk-SK"/>
        </w:rPr>
        <w:t>PS(PAR-RESP)</w:t>
      </w:r>
      <w:r w:rsidRPr="00FA362E">
        <w:rPr>
          <w:lang w:val="sk-SK"/>
        </w:rPr>
        <w:t xml:space="preserve"> = 5 sekúnd).  V priebehu nádychu,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FA362E">
        <w:rPr>
          <w:lang w:val="sk-SK"/>
        </w:rPr>
        <w:t xml:space="preserve"> klesá na všetkých miestach okrem hrudníka, čo odráža nárast objemu krvi počas nádychu v krku, a končatinách s minimálnym časovým posunom. Relatívna zmena hodnoty parametra </w:t>
      </w:r>
      <m:oMath>
        <m:sSub>
          <m:sSubPr>
            <m:ctrlPr>
              <w:rPr>
                <w:rFonts w:ascii="Cambria Math" w:hAnsi="Cambria Math"/>
                <w:i/>
                <w:lang w:val="sk-SK"/>
              </w:rPr>
            </m:ctrlPr>
          </m:sSubPr>
          <m:e>
            <m:r>
              <w:rPr>
                <w:rFonts w:ascii="Cambria Math" w:hAnsi="Cambria Math"/>
                <w:lang w:val="sk-SK"/>
              </w:rPr>
              <m:t>Z0</m:t>
            </m:r>
          </m:e>
          <m:sub>
            <m:r>
              <w:rPr>
                <w:rFonts w:ascii="Cambria Math" w:hAnsi="Cambria Math"/>
                <w:lang w:val="sk-SK"/>
              </w:rPr>
              <m:t>i</m:t>
            </m:r>
          </m:sub>
        </m:sSub>
      </m:oMath>
      <w:r w:rsidRPr="00FA362E">
        <w:rPr>
          <w:lang w:val="sk-SK"/>
        </w:rPr>
        <w:t xml:space="preserve"> počas hlbokého dýchania je na perifériách od 0,1 – 0,4% ako uvádza</w:t>
      </w:r>
      <w:r w:rsidR="00954D34">
        <w:rPr>
          <w:lang w:val="sk-SK"/>
        </w:rPr>
        <w:t xml:space="preserve"> </w:t>
      </w:r>
      <w:r w:rsidR="00A71932">
        <w:rPr>
          <w:lang w:val="sk-SK"/>
        </w:rPr>
        <w:fldChar w:fldCharType="begin"/>
      </w:r>
      <w:r w:rsidR="00A71932">
        <w:rPr>
          <w:lang w:val="sk-SK"/>
        </w:rPr>
        <w:instrText xml:space="preserve"> REF _Ref513901380 \h </w:instrText>
      </w:r>
      <w:r w:rsidR="00A71932">
        <w:rPr>
          <w:lang w:val="sk-SK"/>
        </w:rPr>
      </w:r>
      <w:r w:rsidR="00A71932">
        <w:rPr>
          <w:lang w:val="sk-SK"/>
        </w:rPr>
        <w:fldChar w:fldCharType="separate"/>
      </w:r>
      <w:r w:rsidR="00B85020">
        <w:t xml:space="preserve">Tabuľka </w:t>
      </w:r>
      <w:r w:rsidR="00B85020">
        <w:rPr>
          <w:noProof/>
        </w:rPr>
        <w:t>11</w:t>
      </w:r>
      <w:r w:rsidR="00A71932">
        <w:rPr>
          <w:lang w:val="sk-SK"/>
        </w:rPr>
        <w:fldChar w:fldCharType="end"/>
      </w:r>
      <w:r w:rsidRPr="00FA362E">
        <w:rPr>
          <w:lang w:val="sk-SK"/>
        </w:rPr>
        <w:t>.</w:t>
      </w:r>
    </w:p>
    <w:p w14:paraId="08CE7916" w14:textId="77777777" w:rsidR="00CE547F" w:rsidRPr="00FA362E" w:rsidRDefault="00CE547F" w:rsidP="00CE547F">
      <w:pPr>
        <w:rPr>
          <w:lang w:val="sk-SK"/>
        </w:rPr>
      </w:pPr>
    </w:p>
    <w:p w14:paraId="7408077F" w14:textId="77777777" w:rsidR="00CE547F" w:rsidRPr="00FA362E" w:rsidRDefault="00CE547F" w:rsidP="00CE547F">
      <w:pPr>
        <w:pStyle w:val="Nadpis3"/>
        <w:rPr>
          <w:lang w:val="sk-SK"/>
        </w:rPr>
      </w:pPr>
      <w:bookmarkStart w:id="323" w:name="_Toc513981492"/>
      <w:r w:rsidRPr="00FA362E">
        <w:rPr>
          <w:lang w:val="sk-SK"/>
        </w:rPr>
        <w:t xml:space="preserve">Parameter toku krvi: </w:t>
      </w:r>
      <m:oMath>
        <m:r>
          <m:rPr>
            <m:sty m:val="b"/>
          </m:rPr>
          <w:rPr>
            <w:rFonts w:ascii="Cambria Math" w:hAnsi="Cambria Math"/>
            <w:lang w:val="sk-SK"/>
          </w:rPr>
          <m:t>-</m:t>
        </m:r>
        <m:r>
          <m:rPr>
            <m:sty m:val="bi"/>
          </m:rPr>
          <w:rPr>
            <w:rFonts w:ascii="Cambria Math" w:hAnsi="Cambria Math"/>
            <w:lang w:val="sk-SK"/>
          </w:rPr>
          <m:t>d</m:t>
        </m:r>
        <m:sSub>
          <m:sSubPr>
            <m:ctrlPr>
              <w:rPr>
                <w:rFonts w:ascii="Cambria Math" w:hAnsi="Cambria Math"/>
                <w:lang w:val="sk-SK"/>
              </w:rPr>
            </m:ctrlPr>
          </m:sSubPr>
          <m:e>
            <m:r>
              <m:rPr>
                <m:sty m:val="bi"/>
              </m:rPr>
              <w:rPr>
                <w:rFonts w:ascii="Cambria Math" w:hAnsi="Cambria Math"/>
                <w:lang w:val="sk-SK"/>
              </w:rPr>
              <m:t>Z</m:t>
            </m:r>
          </m:e>
          <m:sub>
            <m:r>
              <m:rPr>
                <m:sty m:val="bi"/>
              </m:rPr>
              <w:rPr>
                <w:rFonts w:ascii="Cambria Math" w:hAnsi="Cambria Math"/>
                <w:lang w:val="sk-SK"/>
              </w:rPr>
              <m:t>i</m:t>
            </m:r>
          </m:sub>
        </m:sSub>
        <m:r>
          <m:rPr>
            <m:sty m:val="b"/>
          </m:rPr>
          <w:rPr>
            <w:rFonts w:ascii="Cambria Math" w:hAnsi="Cambria Math"/>
            <w:lang w:val="sk-SK"/>
          </w:rPr>
          <m:t>(</m:t>
        </m:r>
        <m:r>
          <m:rPr>
            <m:sty m:val="bi"/>
          </m:rPr>
          <w:rPr>
            <w:rFonts w:ascii="Cambria Math" w:hAnsi="Cambria Math"/>
            <w:lang w:val="sk-SK"/>
          </w:rPr>
          <m:t>t</m:t>
        </m:r>
        <m:f>
          <m:fPr>
            <m:type m:val="lin"/>
            <m:ctrlPr>
              <w:rPr>
                <w:rFonts w:ascii="Cambria Math" w:hAnsi="Cambria Math"/>
                <w:lang w:val="sk-SK"/>
              </w:rPr>
            </m:ctrlPr>
          </m:fPr>
          <m:num>
            <m:r>
              <m:rPr>
                <m:sty m:val="b"/>
              </m:rPr>
              <w:rPr>
                <w:rFonts w:ascii="Cambria Math" w:hAnsi="Cambria Math"/>
                <w:lang w:val="sk-SK"/>
              </w:rPr>
              <m:t>)</m:t>
            </m:r>
          </m:num>
          <m:den>
            <m:r>
              <m:rPr>
                <m:sty m:val="bi"/>
              </m:rPr>
              <w:rPr>
                <w:rFonts w:ascii="Cambria Math" w:hAnsi="Cambria Math"/>
                <w:lang w:val="sk-SK"/>
              </w:rPr>
              <m:t>d</m:t>
            </m:r>
            <m:sSub>
              <m:sSubPr>
                <m:ctrlPr>
                  <w:rPr>
                    <w:rFonts w:ascii="Cambria Math" w:hAnsi="Cambria Math"/>
                    <w:lang w:val="sk-SK"/>
                  </w:rPr>
                </m:ctrlPr>
              </m:sSubPr>
              <m:e>
                <m:r>
                  <m:rPr>
                    <m:sty m:val="bi"/>
                  </m:rPr>
                  <w:rPr>
                    <w:rFonts w:ascii="Cambria Math" w:hAnsi="Cambria Math"/>
                    <w:lang w:val="sk-SK"/>
                  </w:rPr>
                  <m:t>t</m:t>
                </m:r>
              </m:e>
              <m:sub>
                <m:r>
                  <m:rPr>
                    <m:sty m:val="bi"/>
                  </m:rPr>
                  <w:rPr>
                    <w:rFonts w:ascii="Cambria Math" w:hAnsi="Cambria Math"/>
                    <w:lang w:val="sk-SK"/>
                  </w:rPr>
                  <m:t>max</m:t>
                </m:r>
              </m:sub>
            </m:sSub>
          </m:den>
        </m:f>
      </m:oMath>
      <w:bookmarkEnd w:id="323"/>
      <w:r w:rsidRPr="00FA362E">
        <w:rPr>
          <w:lang w:val="sk-SK"/>
        </w:rPr>
        <w:t xml:space="preserve"> </w:t>
      </w:r>
    </w:p>
    <w:p w14:paraId="7314906A" w14:textId="77777777" w:rsidR="00CE547F" w:rsidRPr="00FA362E" w:rsidRDefault="00CE547F" w:rsidP="00CE547F">
      <w:pPr>
        <w:rPr>
          <w:lang w:val="sk-SK"/>
        </w:rPr>
      </w:pPr>
    </w:p>
    <w:p w14:paraId="76F52751" w14:textId="77777777" w:rsidR="00CE547F" w:rsidRPr="00FA362E" w:rsidRDefault="00CE547F" w:rsidP="00CE547F">
      <w:pPr>
        <w:rPr>
          <w:lang w:val="sk-SK"/>
        </w:rPr>
      </w:pPr>
      <w:r w:rsidRPr="00FA362E">
        <w:rPr>
          <w:lang w:val="sk-SK"/>
        </w:rPr>
        <w:t xml:space="preserve">Parameter </w:t>
      </w:r>
      <m:oMath>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m:t>
            </m:r>
          </m:sub>
        </m:sSub>
        <m:r>
          <w:rPr>
            <w:rFonts w:ascii="Cambria Math" w:hAnsi="Cambria Math"/>
            <w:lang w:val="sk-SK"/>
          </w:rPr>
          <m:t>(t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FA362E">
        <w:rPr>
          <w:lang w:val="sk-SK"/>
        </w:rPr>
        <w:t xml:space="preserve"> dosahuje najvyššie koreláciu s respiráciou na hrudníku. Koreláciu vyššiu ako 0,5 dosahuje ešte na krku. Na perifériách je korelácia nižšia ako 0,5. V predošlej kapitole bolo ukázané, že parameter </w:t>
      </w:r>
      <m:oMath>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m:t>
            </m:r>
          </m:sub>
        </m:sSub>
        <m:r>
          <w:rPr>
            <w:rFonts w:ascii="Cambria Math" w:hAnsi="Cambria Math"/>
            <w:lang w:val="sk-SK"/>
          </w:rPr>
          <m:t>(t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FA362E">
        <w:rPr>
          <w:lang w:val="sk-SK"/>
        </w:rPr>
        <w:t xml:space="preserve">  dosahuje najväčšiu variabilitu spomedzi parametrov používaných na výpočet srdečného výdaja. Je preto dôležitým poznatkom, že parameter je výrazne ovplyvnený respiračnou aktivitou. Na hrudníku je posun parametru voči respirácií 1-2 sekundy, na krku 4 sekundy a na rukách 3,2-3,8 sekundy s opačnou väzbou. Výsledky ukazujú, že po začiatku nádychu, tok krvi rastie s oneskorením 1-2s na hrudníku a 4s v karotídach.</w:t>
      </w:r>
    </w:p>
    <w:p w14:paraId="35F25586" w14:textId="77777777" w:rsidR="00CE547F" w:rsidRPr="00FA362E" w:rsidRDefault="00CE547F" w:rsidP="00CE547F">
      <w:pPr>
        <w:rPr>
          <w:lang w:val="sk-SK"/>
        </w:rPr>
      </w:pPr>
    </w:p>
    <w:p w14:paraId="2CC7BC57" w14:textId="77777777" w:rsidR="00CE547F" w:rsidRPr="00FA362E" w:rsidRDefault="00CE547F" w:rsidP="00CE547F">
      <w:pPr>
        <w:pStyle w:val="Nadpis3"/>
        <w:rPr>
          <w:lang w:val="sk-SK"/>
        </w:rPr>
      </w:pPr>
      <w:bookmarkStart w:id="324" w:name="_Toc513981493"/>
      <w:r w:rsidRPr="00FA362E">
        <w:rPr>
          <w:lang w:val="sk-SK"/>
        </w:rPr>
        <w:t>Rýchlosť pulznej vlny: PVW</w:t>
      </w:r>
      <w:bookmarkEnd w:id="324"/>
    </w:p>
    <w:p w14:paraId="05911419" w14:textId="77777777" w:rsidR="00CE547F" w:rsidRPr="00FA362E" w:rsidRDefault="00CE547F" w:rsidP="00CE547F">
      <w:pPr>
        <w:rPr>
          <w:lang w:val="sk-SK"/>
        </w:rPr>
      </w:pPr>
    </w:p>
    <w:p w14:paraId="4A82FD4A" w14:textId="56FF170E" w:rsidR="00CE547F" w:rsidRPr="00FA362E" w:rsidRDefault="00CE547F" w:rsidP="00BD76F0">
      <w:pPr>
        <w:rPr>
          <w:lang w:val="sk-SK"/>
        </w:rPr>
      </w:pPr>
      <w:r w:rsidRPr="00FA362E">
        <w:rPr>
          <w:lang w:val="sk-SK"/>
        </w:rPr>
        <w:t xml:space="preserve">Viac kanálová impedancie poskytuje výnimočnú príležitosť na určenie rýchlosti pulznej vlny simultánne na </w:t>
      </w:r>
      <w:r w:rsidR="00A71932" w:rsidRPr="00FA362E">
        <w:rPr>
          <w:lang w:val="sk-SK"/>
        </w:rPr>
        <w:t>rôznych</w:t>
      </w:r>
      <w:r w:rsidRPr="00FA362E">
        <w:rPr>
          <w:lang w:val="sk-SK"/>
        </w:rPr>
        <w:t xml:space="preserve"> miestach tela. Korelácia PVW s dýchaním vyššia ako 0,5 bola nájdená na miestach priamo spojených s hrudníkom (3-7, 3-5, 4-8, 4-6, 3-15, 4-16), </w:t>
      </w:r>
      <w:r w:rsidRPr="00FA362E">
        <w:rPr>
          <w:highlight w:val="yellow"/>
          <w:lang w:val="sk-SK"/>
        </w:rPr>
        <w:t>bola korelácia nižšia</w:t>
      </w:r>
      <w:r w:rsidRPr="00FA362E">
        <w:rPr>
          <w:lang w:val="sk-SK"/>
        </w:rPr>
        <w:t>. PVW spojená s hrudníkom dosahuje fázový posun 2,2-3,6s. Absolútne hodnoty parametra PVW spolu s ďalšími hemodynamickými parametrami ukazuje</w:t>
      </w:r>
      <w:r>
        <w:rPr>
          <w:lang w:val="sk-SK"/>
        </w:rPr>
        <w:t xml:space="preserve"> </w:t>
      </w:r>
      <w:r w:rsidR="00BD76F0">
        <w:rPr>
          <w:lang w:val="sk-SK"/>
        </w:rPr>
        <w:fldChar w:fldCharType="begin"/>
      </w:r>
      <w:r w:rsidR="00BD76F0">
        <w:rPr>
          <w:lang w:val="sk-SK"/>
        </w:rPr>
        <w:instrText xml:space="preserve"> REF _Ref509742072 \h </w:instrText>
      </w:r>
      <w:r w:rsidR="00BD76F0">
        <w:rPr>
          <w:lang w:val="sk-SK"/>
        </w:rPr>
      </w:r>
      <w:r w:rsidR="00BD76F0">
        <w:rPr>
          <w:lang w:val="sk-SK"/>
        </w:rPr>
        <w:fldChar w:fldCharType="separate"/>
      </w:r>
      <w:r w:rsidR="00B85020" w:rsidRPr="00FA362E">
        <w:rPr>
          <w:lang w:val="sk-SK"/>
        </w:rPr>
        <w:t xml:space="preserve">Tabuľka </w:t>
      </w:r>
      <w:r w:rsidR="00B85020">
        <w:rPr>
          <w:noProof/>
          <w:lang w:val="sk-SK"/>
        </w:rPr>
        <w:t>14</w:t>
      </w:r>
      <w:r w:rsidR="00BD76F0">
        <w:rPr>
          <w:lang w:val="sk-SK"/>
        </w:rPr>
        <w:fldChar w:fldCharType="end"/>
      </w:r>
      <w:r w:rsidRPr="00FA362E">
        <w:rPr>
          <w:lang w:val="sk-SK"/>
        </w:rPr>
        <w:t>. Hodnoty PVW narastajú s rastúcou vzdialenosťou od hrudníka. PVW medzi hruďou a stehnom  (PWV 4-6, 3-5) je 5,5 a 5,4 m/s. PVW medzi hruďou a lýtkom (PWV 4-8, 3-7) je 6,8 a 6,7 m/s a PVW v nohách (PVW 6-8, 5-7) je 10,6 a 10,8 m/s.</w:t>
      </w:r>
      <w:r>
        <w:rPr>
          <w:lang w:val="sk-SK"/>
        </w:rPr>
        <w:t xml:space="preserve"> </w:t>
      </w:r>
      <w:r w:rsidR="00BD76F0">
        <w:rPr>
          <w:lang w:val="sk-SK"/>
        </w:rPr>
        <w:fldChar w:fldCharType="begin"/>
      </w:r>
      <w:r w:rsidR="00BD76F0">
        <w:rPr>
          <w:lang w:val="sk-SK"/>
        </w:rPr>
        <w:instrText xml:space="preserve"> REF _Ref509742072 \h </w:instrText>
      </w:r>
      <w:r w:rsidR="00BD76F0">
        <w:rPr>
          <w:lang w:val="sk-SK"/>
        </w:rPr>
      </w:r>
      <w:r w:rsidR="00BD76F0">
        <w:rPr>
          <w:lang w:val="sk-SK"/>
        </w:rPr>
        <w:fldChar w:fldCharType="separate"/>
      </w:r>
      <w:r w:rsidR="00B85020" w:rsidRPr="00FA362E">
        <w:rPr>
          <w:lang w:val="sk-SK"/>
        </w:rPr>
        <w:t xml:space="preserve">Tabuľka </w:t>
      </w:r>
      <w:r w:rsidR="00B85020">
        <w:rPr>
          <w:noProof/>
          <w:lang w:val="sk-SK"/>
        </w:rPr>
        <w:t>14</w:t>
      </w:r>
      <w:r w:rsidR="00BD76F0">
        <w:rPr>
          <w:lang w:val="sk-SK"/>
        </w:rPr>
        <w:fldChar w:fldCharType="end"/>
      </w:r>
      <w:r w:rsidRPr="00FA362E">
        <w:rPr>
          <w:lang w:val="sk-SK"/>
        </w:rPr>
        <w:t xml:space="preserve"> ukazuje nezanedbateľnú variabilitu počas merania. Toto zistenie má vplyv na </w:t>
      </w:r>
      <w:r w:rsidRPr="00FA362E">
        <w:rPr>
          <w:lang w:val="sk-SK"/>
        </w:rPr>
        <w:lastRenderedPageBreak/>
        <w:t xml:space="preserve">priemerovanie signálu –dZ/dt, ktoré sa často objavuje v literatúre </w:t>
      </w:r>
      <w:r w:rsidRPr="00FA362E">
        <w:rPr>
          <w:lang w:val="sk-SK"/>
        </w:rPr>
        <w:fldChar w:fldCharType="begin">
          <w:fldData xml:space="preserve">PEVuZE5vdGU+PENpdGU+PEF1dGhvcj5CZXJuc3RlaW48L0F1dGhvcj48WWVhcj4yMDEwPC9ZZWFy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</w:fldData>
        </w:fldChar>
      </w:r>
      <w:r w:rsidR="004B0F7D">
        <w:rPr>
          <w:lang w:val="sk-SK"/>
        </w:rPr>
        <w:instrText xml:space="preserve"> ADDIN EN.CITE </w:instrText>
      </w:r>
      <w:r w:rsidR="004B0F7D">
        <w:rPr>
          <w:lang w:val="sk-SK"/>
        </w:rPr>
        <w:fldChar w:fldCharType="begin">
          <w:fldData xml:space="preserve">PEVuZE5vdGU+PENpdGU+PEF1dGhvcj5CZXJuc3RlaW48L0F1dGhvcj48WWVhcj4yMDEwPC9ZZWFy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</w:fldData>
        </w:fldChar>
      </w:r>
      <w:r w:rsidR="004B0F7D">
        <w:rPr>
          <w:lang w:val="sk-SK"/>
        </w:rPr>
        <w:instrText xml:space="preserve"> ADDIN EN.CITE.DATA </w:instrText>
      </w:r>
      <w:r w:rsidR="004B0F7D">
        <w:rPr>
          <w:lang w:val="sk-SK"/>
        </w:rPr>
      </w:r>
      <w:r w:rsidR="004B0F7D">
        <w:rPr>
          <w:lang w:val="sk-SK"/>
        </w:rPr>
        <w:fldChar w:fldCharType="end"/>
      </w:r>
      <w:r w:rsidRPr="00FA362E">
        <w:rPr>
          <w:lang w:val="sk-SK"/>
        </w:rPr>
        <w:fldChar w:fldCharType="separate"/>
      </w:r>
      <w:r w:rsidR="004B0F7D">
        <w:rPr>
          <w:noProof/>
          <w:lang w:val="sk-SK"/>
        </w:rPr>
        <w:t>[3, 51]</w:t>
      </w:r>
      <w:r w:rsidRPr="00FA362E">
        <w:rPr>
          <w:lang w:val="sk-SK"/>
        </w:rPr>
        <w:fldChar w:fldCharType="end"/>
      </w:r>
      <w:r w:rsidRPr="00FA362E">
        <w:rPr>
          <w:lang w:val="sk-SK"/>
        </w:rPr>
        <w:t xml:space="preserve"> za účelom zlepšenia kvality signál šum. Pri pohybe špičky signálu –dZ/dt v čase a jeho priemerovanie (typicky cez 5 až 10 pulzov) spôsobí rozloženie energie špičky v čase a tým pokles jej hodnoty v priemerovanom signály. </w:t>
      </w:r>
    </w:p>
    <w:tbl>
      <w:tblPr>
        <w:tblW w:w="7770" w:type="dxa"/>
        <w:tblCellMar>
          <w:left w:w="70" w:type="dxa"/>
          <w:right w:w="70" w:type="dxa"/>
        </w:tblCellMar>
        <w:tblLook w:val="04A0" w:firstRow="1" w:lastRow="0" w:firstColumn="1" w:lastColumn="0" w:noHBand="0" w:noVBand="1"/>
      </w:tblPr>
      <w:tblGrid>
        <w:gridCol w:w="1296"/>
        <w:gridCol w:w="903"/>
        <w:gridCol w:w="354"/>
        <w:gridCol w:w="739"/>
        <w:gridCol w:w="612"/>
        <w:gridCol w:w="536"/>
        <w:gridCol w:w="190"/>
        <w:gridCol w:w="1174"/>
        <w:gridCol w:w="332"/>
        <w:gridCol w:w="541"/>
        <w:gridCol w:w="633"/>
        <w:gridCol w:w="460"/>
      </w:tblGrid>
      <w:tr w:rsidR="00CE547F" w:rsidRPr="00FA362E" w14:paraId="7E7DF604" w14:textId="77777777" w:rsidTr="00452ADC">
        <w:trPr>
          <w:trHeight w:val="765"/>
        </w:trPr>
        <w:tc>
          <w:tcPr>
            <w:tcW w:w="1296" w:type="dxa"/>
            <w:tcBorders>
              <w:top w:val="single" w:sz="4" w:space="0" w:color="auto"/>
              <w:left w:val="nil"/>
              <w:bottom w:val="nil"/>
              <w:right w:val="nil"/>
            </w:tcBorders>
            <w:shd w:val="clear" w:color="auto" w:fill="auto"/>
            <w:noWrap/>
            <w:vAlign w:val="bottom"/>
            <w:hideMark/>
          </w:tcPr>
          <w:p w14:paraId="1E3BDED2" w14:textId="77777777" w:rsidR="00CE547F" w:rsidRPr="00FA362E" w:rsidRDefault="00CE547F" w:rsidP="00452ADC">
            <w:pPr>
              <w:overflowPunct/>
              <w:autoSpaceDE/>
              <w:autoSpaceDN/>
              <w:adjustRightInd/>
              <w:spacing w:line="240" w:lineRule="auto"/>
              <w:textAlignment w:val="auto"/>
              <w:rPr>
                <w:rFonts w:ascii="Arial" w:hAnsi="Arial" w:cs="Arial"/>
                <w:sz w:val="18"/>
                <w:szCs w:val="18"/>
                <w:lang w:val="sk-SK"/>
              </w:rPr>
            </w:pPr>
            <w:r w:rsidRPr="00FA362E">
              <w:rPr>
                <w:rFonts w:ascii="Arial" w:hAnsi="Arial" w:cs="Arial"/>
                <w:sz w:val="18"/>
                <w:szCs w:val="18"/>
                <w:lang w:val="sk-SK"/>
              </w:rPr>
              <w:t> </w:t>
            </w:r>
          </w:p>
        </w:tc>
        <w:tc>
          <w:tcPr>
            <w:tcW w:w="1996" w:type="dxa"/>
            <w:gridSpan w:val="3"/>
            <w:tcBorders>
              <w:top w:val="single" w:sz="4" w:space="0" w:color="auto"/>
              <w:left w:val="nil"/>
              <w:bottom w:val="nil"/>
              <w:right w:val="nil"/>
            </w:tcBorders>
            <w:shd w:val="clear" w:color="auto" w:fill="auto"/>
            <w:noWrap/>
            <w:vAlign w:val="center"/>
            <w:hideMark/>
          </w:tcPr>
          <w:p w14:paraId="79DFD715" w14:textId="77777777" w:rsidR="00CE547F" w:rsidRPr="00FA362E" w:rsidRDefault="00CE547F" w:rsidP="00452ADC">
            <w:pPr>
              <w:overflowPunct/>
              <w:autoSpaceDE/>
              <w:autoSpaceDN/>
              <w:adjustRightInd/>
              <w:spacing w:line="240" w:lineRule="auto"/>
              <w:textAlignment w:val="auto"/>
              <w:rPr>
                <w:rFonts w:ascii="Arial" w:hAnsi="Arial" w:cs="Arial"/>
                <w:b/>
                <w:bCs/>
                <w:sz w:val="16"/>
                <w:szCs w:val="16"/>
                <w:lang w:val="sk-SK"/>
              </w:rPr>
            </w:pPr>
            <w:r w:rsidRPr="00FA362E">
              <w:rPr>
                <w:rFonts w:ascii="Arial" w:hAnsi="Arial" w:cs="Arial"/>
                <w:b/>
                <w:bCs/>
                <w:sz w:val="16"/>
                <w:szCs w:val="16"/>
                <w:lang w:val="sk-SK"/>
              </w:rPr>
              <w:t>Hodnota parametra</w:t>
            </w:r>
          </w:p>
        </w:tc>
        <w:tc>
          <w:tcPr>
            <w:tcW w:w="612" w:type="dxa"/>
            <w:tcBorders>
              <w:top w:val="single" w:sz="4" w:space="0" w:color="auto"/>
              <w:left w:val="nil"/>
              <w:bottom w:val="nil"/>
              <w:right w:val="nil"/>
            </w:tcBorders>
            <w:shd w:val="clear" w:color="auto" w:fill="auto"/>
            <w:noWrap/>
            <w:vAlign w:val="bottom"/>
            <w:hideMark/>
          </w:tcPr>
          <w:p w14:paraId="1B4B34B2"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 </w:t>
            </w:r>
          </w:p>
        </w:tc>
        <w:tc>
          <w:tcPr>
            <w:tcW w:w="536" w:type="dxa"/>
            <w:tcBorders>
              <w:top w:val="single" w:sz="4" w:space="0" w:color="auto"/>
              <w:left w:val="nil"/>
              <w:bottom w:val="nil"/>
              <w:right w:val="nil"/>
            </w:tcBorders>
            <w:shd w:val="clear" w:color="auto" w:fill="auto"/>
            <w:noWrap/>
            <w:vAlign w:val="bottom"/>
            <w:hideMark/>
          </w:tcPr>
          <w:p w14:paraId="2F315214"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 </w:t>
            </w:r>
          </w:p>
        </w:tc>
        <w:tc>
          <w:tcPr>
            <w:tcW w:w="190" w:type="dxa"/>
            <w:tcBorders>
              <w:top w:val="single" w:sz="4" w:space="0" w:color="auto"/>
              <w:left w:val="nil"/>
              <w:bottom w:val="nil"/>
              <w:right w:val="nil"/>
            </w:tcBorders>
            <w:shd w:val="clear" w:color="auto" w:fill="auto"/>
            <w:noWrap/>
            <w:vAlign w:val="bottom"/>
            <w:hideMark/>
          </w:tcPr>
          <w:p w14:paraId="122692B3"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 </w:t>
            </w:r>
          </w:p>
        </w:tc>
        <w:tc>
          <w:tcPr>
            <w:tcW w:w="3140" w:type="dxa"/>
            <w:gridSpan w:val="5"/>
            <w:tcBorders>
              <w:top w:val="single" w:sz="4" w:space="0" w:color="auto"/>
              <w:left w:val="nil"/>
              <w:bottom w:val="nil"/>
              <w:right w:val="nil"/>
            </w:tcBorders>
            <w:shd w:val="clear" w:color="auto" w:fill="auto"/>
            <w:noWrap/>
            <w:vAlign w:val="center"/>
            <w:hideMark/>
          </w:tcPr>
          <w:p w14:paraId="6CD690CD" w14:textId="77777777" w:rsidR="00CE547F" w:rsidRPr="00FA362E" w:rsidRDefault="00CE547F" w:rsidP="00452ADC">
            <w:pPr>
              <w:overflowPunct/>
              <w:autoSpaceDE/>
              <w:autoSpaceDN/>
              <w:adjustRightInd/>
              <w:spacing w:line="240" w:lineRule="auto"/>
              <w:textAlignment w:val="auto"/>
              <w:rPr>
                <w:rFonts w:ascii="Arial" w:hAnsi="Arial" w:cs="Arial"/>
                <w:b/>
                <w:bCs/>
                <w:sz w:val="16"/>
                <w:szCs w:val="16"/>
                <w:lang w:val="sk-SK"/>
              </w:rPr>
            </w:pPr>
            <w:r w:rsidRPr="00FA362E">
              <w:rPr>
                <w:rFonts w:ascii="Arial" w:hAnsi="Arial" w:cs="Arial"/>
                <w:b/>
                <w:bCs/>
                <w:sz w:val="16"/>
                <w:szCs w:val="16"/>
                <w:lang w:val="sk-SK"/>
              </w:rPr>
              <w:t>Výchylka parametra počas merania</w:t>
            </w:r>
          </w:p>
        </w:tc>
      </w:tr>
      <w:tr w:rsidR="00CE547F" w:rsidRPr="00FA362E" w14:paraId="053AFF63" w14:textId="77777777" w:rsidTr="00452ADC">
        <w:trPr>
          <w:trHeight w:val="300"/>
        </w:trPr>
        <w:tc>
          <w:tcPr>
            <w:tcW w:w="1296" w:type="dxa"/>
            <w:tcBorders>
              <w:top w:val="nil"/>
              <w:left w:val="nil"/>
              <w:bottom w:val="nil"/>
              <w:right w:val="nil"/>
            </w:tcBorders>
            <w:shd w:val="clear" w:color="auto" w:fill="auto"/>
            <w:noWrap/>
            <w:vAlign w:val="bottom"/>
            <w:hideMark/>
          </w:tcPr>
          <w:p w14:paraId="4153E6DF" w14:textId="77777777" w:rsidR="00CE547F" w:rsidRPr="00FA362E" w:rsidRDefault="00CE547F" w:rsidP="00452ADC">
            <w:pPr>
              <w:overflowPunct/>
              <w:autoSpaceDE/>
              <w:autoSpaceDN/>
              <w:adjustRightInd/>
              <w:spacing w:line="240" w:lineRule="auto"/>
              <w:textAlignment w:val="auto"/>
              <w:rPr>
                <w:rFonts w:ascii="Arial" w:hAnsi="Arial" w:cs="Arial"/>
                <w:sz w:val="18"/>
                <w:szCs w:val="18"/>
                <w:lang w:val="sk-SK"/>
              </w:rPr>
            </w:pPr>
            <w:r w:rsidRPr="00FA362E">
              <w:rPr>
                <w:rFonts w:ascii="Arial" w:hAnsi="Arial" w:cs="Arial"/>
                <w:sz w:val="18"/>
                <w:szCs w:val="18"/>
                <w:lang w:val="sk-SK"/>
              </w:rPr>
              <w:t>parameter</w:t>
            </w:r>
          </w:p>
        </w:tc>
        <w:tc>
          <w:tcPr>
            <w:tcW w:w="903" w:type="dxa"/>
            <w:tcBorders>
              <w:top w:val="nil"/>
              <w:left w:val="nil"/>
              <w:bottom w:val="nil"/>
              <w:right w:val="nil"/>
            </w:tcBorders>
            <w:shd w:val="clear" w:color="auto" w:fill="auto"/>
            <w:noWrap/>
            <w:vAlign w:val="bottom"/>
            <w:hideMark/>
          </w:tcPr>
          <w:p w14:paraId="4ACCD6BF"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mean</w:t>
            </w:r>
          </w:p>
        </w:tc>
        <w:tc>
          <w:tcPr>
            <w:tcW w:w="354" w:type="dxa"/>
            <w:tcBorders>
              <w:top w:val="nil"/>
              <w:left w:val="nil"/>
              <w:bottom w:val="nil"/>
              <w:right w:val="nil"/>
            </w:tcBorders>
            <w:shd w:val="clear" w:color="auto" w:fill="auto"/>
            <w:noWrap/>
            <w:vAlign w:val="bottom"/>
            <w:hideMark/>
          </w:tcPr>
          <w:p w14:paraId="2F574025"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739" w:type="dxa"/>
            <w:tcBorders>
              <w:top w:val="nil"/>
              <w:left w:val="nil"/>
              <w:bottom w:val="nil"/>
              <w:right w:val="nil"/>
            </w:tcBorders>
            <w:shd w:val="clear" w:color="auto" w:fill="auto"/>
            <w:noWrap/>
            <w:vAlign w:val="bottom"/>
            <w:hideMark/>
          </w:tcPr>
          <w:p w14:paraId="41448E5A"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std</w:t>
            </w:r>
          </w:p>
        </w:tc>
        <w:tc>
          <w:tcPr>
            <w:tcW w:w="612" w:type="dxa"/>
            <w:tcBorders>
              <w:top w:val="nil"/>
              <w:left w:val="nil"/>
              <w:bottom w:val="nil"/>
              <w:right w:val="nil"/>
            </w:tcBorders>
            <w:shd w:val="clear" w:color="auto" w:fill="auto"/>
            <w:noWrap/>
            <w:vAlign w:val="bottom"/>
            <w:hideMark/>
          </w:tcPr>
          <w:p w14:paraId="7E15F466"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unit</w:t>
            </w:r>
          </w:p>
        </w:tc>
        <w:tc>
          <w:tcPr>
            <w:tcW w:w="536" w:type="dxa"/>
            <w:tcBorders>
              <w:top w:val="nil"/>
              <w:left w:val="nil"/>
              <w:bottom w:val="nil"/>
              <w:right w:val="nil"/>
            </w:tcBorders>
            <w:shd w:val="clear" w:color="auto" w:fill="auto"/>
            <w:noWrap/>
            <w:vAlign w:val="bottom"/>
            <w:hideMark/>
          </w:tcPr>
          <w:p w14:paraId="2B4DE7DD"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p>
        </w:tc>
        <w:tc>
          <w:tcPr>
            <w:tcW w:w="190" w:type="dxa"/>
            <w:tcBorders>
              <w:top w:val="nil"/>
              <w:left w:val="nil"/>
              <w:bottom w:val="nil"/>
              <w:right w:val="nil"/>
            </w:tcBorders>
            <w:shd w:val="clear" w:color="auto" w:fill="auto"/>
            <w:noWrap/>
            <w:vAlign w:val="bottom"/>
            <w:hideMark/>
          </w:tcPr>
          <w:p w14:paraId="66C4D808" w14:textId="77777777" w:rsidR="00CE547F" w:rsidRPr="00FA362E" w:rsidRDefault="00CE547F" w:rsidP="00452ADC">
            <w:pPr>
              <w:overflowPunct/>
              <w:autoSpaceDE/>
              <w:autoSpaceDN/>
              <w:adjustRightInd/>
              <w:spacing w:line="240" w:lineRule="auto"/>
              <w:textAlignment w:val="auto"/>
              <w:rPr>
                <w:sz w:val="20"/>
                <w:lang w:val="sk-SK"/>
              </w:rPr>
            </w:pPr>
          </w:p>
        </w:tc>
        <w:tc>
          <w:tcPr>
            <w:tcW w:w="1174" w:type="dxa"/>
            <w:tcBorders>
              <w:top w:val="nil"/>
              <w:left w:val="nil"/>
              <w:bottom w:val="nil"/>
              <w:right w:val="nil"/>
            </w:tcBorders>
            <w:shd w:val="clear" w:color="auto" w:fill="auto"/>
            <w:noWrap/>
            <w:vAlign w:val="bottom"/>
            <w:hideMark/>
          </w:tcPr>
          <w:p w14:paraId="28A0A770" w14:textId="77777777" w:rsidR="00CE547F" w:rsidRPr="00FA362E" w:rsidRDefault="00CE547F" w:rsidP="00452ADC">
            <w:pPr>
              <w:overflowPunct/>
              <w:autoSpaceDE/>
              <w:autoSpaceDN/>
              <w:adjustRightInd/>
              <w:spacing w:line="240" w:lineRule="auto"/>
              <w:jc w:val="right"/>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 xml:space="preserve"> mean</w:t>
            </w:r>
          </w:p>
        </w:tc>
        <w:tc>
          <w:tcPr>
            <w:tcW w:w="332" w:type="dxa"/>
            <w:tcBorders>
              <w:top w:val="nil"/>
              <w:left w:val="nil"/>
              <w:bottom w:val="nil"/>
              <w:right w:val="nil"/>
            </w:tcBorders>
            <w:shd w:val="clear" w:color="auto" w:fill="auto"/>
            <w:noWrap/>
            <w:vAlign w:val="bottom"/>
            <w:hideMark/>
          </w:tcPr>
          <w:p w14:paraId="3644492E" w14:textId="77777777" w:rsidR="00CE547F" w:rsidRPr="00FA362E" w:rsidRDefault="00CE547F" w:rsidP="00452ADC">
            <w:pPr>
              <w:overflowPunct/>
              <w:autoSpaceDE/>
              <w:autoSpaceDN/>
              <w:adjustRightInd/>
              <w:spacing w:line="240" w:lineRule="auto"/>
              <w:jc w:val="center"/>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c>
          <w:tcPr>
            <w:tcW w:w="541" w:type="dxa"/>
            <w:tcBorders>
              <w:top w:val="nil"/>
              <w:left w:val="nil"/>
              <w:bottom w:val="nil"/>
              <w:right w:val="nil"/>
            </w:tcBorders>
            <w:shd w:val="clear" w:color="auto" w:fill="auto"/>
            <w:noWrap/>
            <w:vAlign w:val="bottom"/>
            <w:hideMark/>
          </w:tcPr>
          <w:p w14:paraId="74B84D36"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std</w:t>
            </w:r>
          </w:p>
        </w:tc>
        <w:tc>
          <w:tcPr>
            <w:tcW w:w="633" w:type="dxa"/>
            <w:tcBorders>
              <w:top w:val="nil"/>
              <w:left w:val="nil"/>
              <w:bottom w:val="nil"/>
              <w:right w:val="nil"/>
            </w:tcBorders>
            <w:shd w:val="clear" w:color="auto" w:fill="auto"/>
            <w:noWrap/>
            <w:vAlign w:val="bottom"/>
            <w:hideMark/>
          </w:tcPr>
          <w:p w14:paraId="5D771936"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unit</w:t>
            </w:r>
          </w:p>
        </w:tc>
        <w:tc>
          <w:tcPr>
            <w:tcW w:w="460" w:type="dxa"/>
            <w:tcBorders>
              <w:top w:val="nil"/>
              <w:left w:val="nil"/>
              <w:bottom w:val="nil"/>
              <w:right w:val="nil"/>
            </w:tcBorders>
            <w:shd w:val="clear" w:color="auto" w:fill="auto"/>
            <w:noWrap/>
            <w:vAlign w:val="bottom"/>
            <w:hideMark/>
          </w:tcPr>
          <w:p w14:paraId="3D0F0B8D"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w:t>
            </w:r>
          </w:p>
        </w:tc>
      </w:tr>
      <w:tr w:rsidR="00CE547F" w:rsidRPr="00FA362E" w14:paraId="1538A096" w14:textId="77777777" w:rsidTr="00452ADC">
        <w:trPr>
          <w:trHeight w:val="300"/>
        </w:trPr>
        <w:tc>
          <w:tcPr>
            <w:tcW w:w="1296" w:type="dxa"/>
            <w:tcBorders>
              <w:top w:val="single" w:sz="4" w:space="0" w:color="auto"/>
              <w:left w:val="nil"/>
              <w:bottom w:val="nil"/>
              <w:right w:val="nil"/>
            </w:tcBorders>
            <w:shd w:val="clear" w:color="auto" w:fill="auto"/>
            <w:noWrap/>
            <w:vAlign w:val="bottom"/>
            <w:hideMark/>
          </w:tcPr>
          <w:p w14:paraId="4364204D"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PWV</w:t>
            </w:r>
            <w:r w:rsidRPr="00FA362E">
              <w:rPr>
                <w:rFonts w:ascii="Calibri" w:hAnsi="Calibri" w:cs="Calibri"/>
                <w:color w:val="000000"/>
                <w:sz w:val="16"/>
                <w:szCs w:val="16"/>
                <w:vertAlign w:val="subscript"/>
                <w:lang w:val="sk-SK"/>
              </w:rPr>
              <w:t>1-7</w:t>
            </w:r>
          </w:p>
        </w:tc>
        <w:tc>
          <w:tcPr>
            <w:tcW w:w="903" w:type="dxa"/>
            <w:tcBorders>
              <w:top w:val="single" w:sz="4" w:space="0" w:color="auto"/>
              <w:left w:val="nil"/>
              <w:bottom w:val="nil"/>
              <w:right w:val="nil"/>
            </w:tcBorders>
            <w:shd w:val="clear" w:color="auto" w:fill="auto"/>
            <w:noWrap/>
            <w:vAlign w:val="bottom"/>
            <w:hideMark/>
          </w:tcPr>
          <w:p w14:paraId="733811AC"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5.32</w:t>
            </w:r>
          </w:p>
        </w:tc>
        <w:tc>
          <w:tcPr>
            <w:tcW w:w="354" w:type="dxa"/>
            <w:tcBorders>
              <w:top w:val="single" w:sz="4" w:space="0" w:color="auto"/>
              <w:left w:val="nil"/>
              <w:bottom w:val="nil"/>
              <w:right w:val="nil"/>
            </w:tcBorders>
            <w:shd w:val="clear" w:color="auto" w:fill="auto"/>
            <w:noWrap/>
            <w:vAlign w:val="bottom"/>
            <w:hideMark/>
          </w:tcPr>
          <w:p w14:paraId="490ADC4F"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739" w:type="dxa"/>
            <w:tcBorders>
              <w:top w:val="single" w:sz="4" w:space="0" w:color="auto"/>
              <w:left w:val="nil"/>
              <w:bottom w:val="nil"/>
              <w:right w:val="nil"/>
            </w:tcBorders>
            <w:shd w:val="clear" w:color="auto" w:fill="auto"/>
            <w:noWrap/>
            <w:vAlign w:val="bottom"/>
            <w:hideMark/>
          </w:tcPr>
          <w:p w14:paraId="40B2A109"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0.74</w:t>
            </w:r>
          </w:p>
        </w:tc>
        <w:tc>
          <w:tcPr>
            <w:tcW w:w="612" w:type="dxa"/>
            <w:tcBorders>
              <w:top w:val="single" w:sz="4" w:space="0" w:color="auto"/>
              <w:left w:val="nil"/>
              <w:bottom w:val="nil"/>
              <w:right w:val="nil"/>
            </w:tcBorders>
            <w:shd w:val="clear" w:color="auto" w:fill="auto"/>
            <w:noWrap/>
            <w:vAlign w:val="bottom"/>
            <w:hideMark/>
          </w:tcPr>
          <w:p w14:paraId="1FD8A40C"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536" w:type="dxa"/>
            <w:tcBorders>
              <w:top w:val="single" w:sz="4" w:space="0" w:color="auto"/>
              <w:left w:val="nil"/>
              <w:bottom w:val="nil"/>
              <w:right w:val="nil"/>
            </w:tcBorders>
            <w:shd w:val="clear" w:color="auto" w:fill="auto"/>
            <w:noWrap/>
            <w:vAlign w:val="bottom"/>
            <w:hideMark/>
          </w:tcPr>
          <w:p w14:paraId="551A28AA"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 </w:t>
            </w:r>
          </w:p>
        </w:tc>
        <w:tc>
          <w:tcPr>
            <w:tcW w:w="190" w:type="dxa"/>
            <w:tcBorders>
              <w:top w:val="single" w:sz="4" w:space="0" w:color="auto"/>
              <w:left w:val="nil"/>
              <w:bottom w:val="nil"/>
              <w:right w:val="nil"/>
            </w:tcBorders>
            <w:shd w:val="clear" w:color="auto" w:fill="auto"/>
            <w:noWrap/>
            <w:vAlign w:val="bottom"/>
            <w:hideMark/>
          </w:tcPr>
          <w:p w14:paraId="6796E676"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 </w:t>
            </w:r>
          </w:p>
        </w:tc>
        <w:tc>
          <w:tcPr>
            <w:tcW w:w="1174" w:type="dxa"/>
            <w:tcBorders>
              <w:top w:val="single" w:sz="4" w:space="0" w:color="auto"/>
              <w:left w:val="nil"/>
              <w:bottom w:val="nil"/>
              <w:right w:val="nil"/>
            </w:tcBorders>
            <w:shd w:val="clear" w:color="auto" w:fill="auto"/>
            <w:noWrap/>
            <w:vAlign w:val="bottom"/>
            <w:hideMark/>
          </w:tcPr>
          <w:p w14:paraId="23141B81"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1.70</w:t>
            </w:r>
          </w:p>
        </w:tc>
        <w:tc>
          <w:tcPr>
            <w:tcW w:w="332" w:type="dxa"/>
            <w:tcBorders>
              <w:top w:val="single" w:sz="4" w:space="0" w:color="auto"/>
              <w:left w:val="nil"/>
              <w:bottom w:val="nil"/>
              <w:right w:val="nil"/>
            </w:tcBorders>
            <w:shd w:val="clear" w:color="auto" w:fill="auto"/>
            <w:noWrap/>
            <w:vAlign w:val="bottom"/>
            <w:hideMark/>
          </w:tcPr>
          <w:p w14:paraId="556FE726"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541" w:type="dxa"/>
            <w:tcBorders>
              <w:top w:val="single" w:sz="4" w:space="0" w:color="auto"/>
              <w:left w:val="nil"/>
              <w:bottom w:val="nil"/>
              <w:right w:val="nil"/>
            </w:tcBorders>
            <w:shd w:val="clear" w:color="auto" w:fill="auto"/>
            <w:noWrap/>
            <w:vAlign w:val="bottom"/>
            <w:hideMark/>
          </w:tcPr>
          <w:p w14:paraId="41037AFD"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4.80</w:t>
            </w:r>
          </w:p>
        </w:tc>
        <w:tc>
          <w:tcPr>
            <w:tcW w:w="633" w:type="dxa"/>
            <w:tcBorders>
              <w:top w:val="single" w:sz="4" w:space="0" w:color="auto"/>
              <w:left w:val="nil"/>
              <w:bottom w:val="nil"/>
              <w:right w:val="nil"/>
            </w:tcBorders>
            <w:shd w:val="clear" w:color="auto" w:fill="auto"/>
            <w:noWrap/>
            <w:vAlign w:val="bottom"/>
            <w:hideMark/>
          </w:tcPr>
          <w:p w14:paraId="3D92221D"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460" w:type="dxa"/>
            <w:tcBorders>
              <w:top w:val="single" w:sz="4" w:space="0" w:color="auto"/>
              <w:left w:val="nil"/>
              <w:bottom w:val="nil"/>
              <w:right w:val="nil"/>
            </w:tcBorders>
            <w:shd w:val="clear" w:color="auto" w:fill="auto"/>
            <w:noWrap/>
            <w:vAlign w:val="bottom"/>
            <w:hideMark/>
          </w:tcPr>
          <w:p w14:paraId="2A338316"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31.9</w:t>
            </w:r>
          </w:p>
        </w:tc>
      </w:tr>
      <w:tr w:rsidR="00CE547F" w:rsidRPr="00FA362E" w14:paraId="773E9ED5" w14:textId="77777777" w:rsidTr="00452ADC">
        <w:trPr>
          <w:trHeight w:val="300"/>
        </w:trPr>
        <w:tc>
          <w:tcPr>
            <w:tcW w:w="1296" w:type="dxa"/>
            <w:tcBorders>
              <w:top w:val="nil"/>
              <w:left w:val="nil"/>
              <w:bottom w:val="nil"/>
              <w:right w:val="nil"/>
            </w:tcBorders>
            <w:shd w:val="clear" w:color="auto" w:fill="auto"/>
            <w:noWrap/>
            <w:vAlign w:val="bottom"/>
            <w:hideMark/>
          </w:tcPr>
          <w:p w14:paraId="387559CF"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PWV</w:t>
            </w:r>
            <w:r w:rsidRPr="00FA362E">
              <w:rPr>
                <w:rFonts w:ascii="Calibri" w:hAnsi="Calibri" w:cs="Calibri"/>
                <w:color w:val="000000"/>
                <w:sz w:val="16"/>
                <w:szCs w:val="16"/>
                <w:vertAlign w:val="subscript"/>
                <w:lang w:val="sk-SK"/>
              </w:rPr>
              <w:t>3-7</w:t>
            </w:r>
          </w:p>
        </w:tc>
        <w:tc>
          <w:tcPr>
            <w:tcW w:w="903" w:type="dxa"/>
            <w:tcBorders>
              <w:top w:val="nil"/>
              <w:left w:val="nil"/>
              <w:bottom w:val="nil"/>
              <w:right w:val="nil"/>
            </w:tcBorders>
            <w:shd w:val="clear" w:color="auto" w:fill="auto"/>
            <w:noWrap/>
            <w:vAlign w:val="bottom"/>
            <w:hideMark/>
          </w:tcPr>
          <w:p w14:paraId="09032056"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6.71</w:t>
            </w:r>
          </w:p>
        </w:tc>
        <w:tc>
          <w:tcPr>
            <w:tcW w:w="354" w:type="dxa"/>
            <w:tcBorders>
              <w:top w:val="nil"/>
              <w:left w:val="nil"/>
              <w:bottom w:val="nil"/>
              <w:right w:val="nil"/>
            </w:tcBorders>
            <w:shd w:val="clear" w:color="auto" w:fill="auto"/>
            <w:noWrap/>
            <w:vAlign w:val="bottom"/>
            <w:hideMark/>
          </w:tcPr>
          <w:p w14:paraId="57FC3751"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739" w:type="dxa"/>
            <w:tcBorders>
              <w:top w:val="nil"/>
              <w:left w:val="nil"/>
              <w:bottom w:val="nil"/>
              <w:right w:val="nil"/>
            </w:tcBorders>
            <w:shd w:val="clear" w:color="auto" w:fill="auto"/>
            <w:noWrap/>
            <w:vAlign w:val="bottom"/>
            <w:hideMark/>
          </w:tcPr>
          <w:p w14:paraId="01E3017C"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0.45</w:t>
            </w:r>
          </w:p>
        </w:tc>
        <w:tc>
          <w:tcPr>
            <w:tcW w:w="612" w:type="dxa"/>
            <w:tcBorders>
              <w:top w:val="nil"/>
              <w:left w:val="nil"/>
              <w:bottom w:val="nil"/>
              <w:right w:val="nil"/>
            </w:tcBorders>
            <w:shd w:val="clear" w:color="auto" w:fill="auto"/>
            <w:noWrap/>
            <w:vAlign w:val="bottom"/>
            <w:hideMark/>
          </w:tcPr>
          <w:p w14:paraId="7CBCAA77"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536" w:type="dxa"/>
            <w:tcBorders>
              <w:top w:val="nil"/>
              <w:left w:val="nil"/>
              <w:bottom w:val="nil"/>
              <w:right w:val="nil"/>
            </w:tcBorders>
            <w:shd w:val="clear" w:color="auto" w:fill="auto"/>
            <w:noWrap/>
            <w:vAlign w:val="bottom"/>
            <w:hideMark/>
          </w:tcPr>
          <w:p w14:paraId="6CE48ED1"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p>
        </w:tc>
        <w:tc>
          <w:tcPr>
            <w:tcW w:w="190" w:type="dxa"/>
            <w:tcBorders>
              <w:top w:val="nil"/>
              <w:left w:val="nil"/>
              <w:bottom w:val="nil"/>
              <w:right w:val="nil"/>
            </w:tcBorders>
            <w:shd w:val="clear" w:color="auto" w:fill="auto"/>
            <w:noWrap/>
            <w:vAlign w:val="bottom"/>
            <w:hideMark/>
          </w:tcPr>
          <w:p w14:paraId="1747D4F3" w14:textId="77777777" w:rsidR="00CE547F" w:rsidRPr="00FA362E" w:rsidRDefault="00CE547F" w:rsidP="00452ADC">
            <w:pPr>
              <w:overflowPunct/>
              <w:autoSpaceDE/>
              <w:autoSpaceDN/>
              <w:adjustRightInd/>
              <w:spacing w:line="240" w:lineRule="auto"/>
              <w:textAlignment w:val="auto"/>
              <w:rPr>
                <w:sz w:val="20"/>
                <w:lang w:val="sk-SK"/>
              </w:rPr>
            </w:pPr>
          </w:p>
        </w:tc>
        <w:tc>
          <w:tcPr>
            <w:tcW w:w="1174" w:type="dxa"/>
            <w:tcBorders>
              <w:top w:val="nil"/>
              <w:left w:val="nil"/>
              <w:bottom w:val="nil"/>
              <w:right w:val="nil"/>
            </w:tcBorders>
            <w:shd w:val="clear" w:color="auto" w:fill="auto"/>
            <w:noWrap/>
            <w:vAlign w:val="bottom"/>
            <w:hideMark/>
          </w:tcPr>
          <w:p w14:paraId="39C12CD8"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0.54</w:t>
            </w:r>
          </w:p>
        </w:tc>
        <w:tc>
          <w:tcPr>
            <w:tcW w:w="332" w:type="dxa"/>
            <w:tcBorders>
              <w:top w:val="nil"/>
              <w:left w:val="nil"/>
              <w:bottom w:val="nil"/>
              <w:right w:val="nil"/>
            </w:tcBorders>
            <w:shd w:val="clear" w:color="auto" w:fill="auto"/>
            <w:noWrap/>
            <w:vAlign w:val="bottom"/>
            <w:hideMark/>
          </w:tcPr>
          <w:p w14:paraId="42E227A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541" w:type="dxa"/>
            <w:tcBorders>
              <w:top w:val="nil"/>
              <w:left w:val="nil"/>
              <w:bottom w:val="nil"/>
              <w:right w:val="nil"/>
            </w:tcBorders>
            <w:shd w:val="clear" w:color="auto" w:fill="auto"/>
            <w:noWrap/>
            <w:vAlign w:val="bottom"/>
            <w:hideMark/>
          </w:tcPr>
          <w:p w14:paraId="7917C239"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0.14</w:t>
            </w:r>
          </w:p>
        </w:tc>
        <w:tc>
          <w:tcPr>
            <w:tcW w:w="633" w:type="dxa"/>
            <w:tcBorders>
              <w:top w:val="nil"/>
              <w:left w:val="nil"/>
              <w:bottom w:val="nil"/>
              <w:right w:val="nil"/>
            </w:tcBorders>
            <w:shd w:val="clear" w:color="auto" w:fill="auto"/>
            <w:noWrap/>
            <w:vAlign w:val="bottom"/>
            <w:hideMark/>
          </w:tcPr>
          <w:p w14:paraId="1F830A62"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460" w:type="dxa"/>
            <w:tcBorders>
              <w:top w:val="nil"/>
              <w:left w:val="nil"/>
              <w:bottom w:val="nil"/>
              <w:right w:val="nil"/>
            </w:tcBorders>
            <w:shd w:val="clear" w:color="auto" w:fill="auto"/>
            <w:noWrap/>
            <w:vAlign w:val="bottom"/>
            <w:hideMark/>
          </w:tcPr>
          <w:p w14:paraId="013206E1"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8.11</w:t>
            </w:r>
          </w:p>
        </w:tc>
      </w:tr>
      <w:tr w:rsidR="00CE547F" w:rsidRPr="00FA362E" w14:paraId="106E6034" w14:textId="77777777" w:rsidTr="00452ADC">
        <w:trPr>
          <w:trHeight w:val="300"/>
        </w:trPr>
        <w:tc>
          <w:tcPr>
            <w:tcW w:w="1296" w:type="dxa"/>
            <w:tcBorders>
              <w:top w:val="nil"/>
              <w:left w:val="nil"/>
              <w:bottom w:val="nil"/>
              <w:right w:val="nil"/>
            </w:tcBorders>
            <w:shd w:val="clear" w:color="auto" w:fill="auto"/>
            <w:noWrap/>
            <w:vAlign w:val="bottom"/>
            <w:hideMark/>
          </w:tcPr>
          <w:p w14:paraId="38603AF4"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PWV</w:t>
            </w:r>
            <w:r w:rsidRPr="00FA362E">
              <w:rPr>
                <w:rFonts w:ascii="Calibri" w:hAnsi="Calibri" w:cs="Calibri"/>
                <w:color w:val="000000"/>
                <w:sz w:val="16"/>
                <w:szCs w:val="16"/>
                <w:vertAlign w:val="subscript"/>
                <w:lang w:val="sk-SK"/>
              </w:rPr>
              <w:t>5-7</w:t>
            </w:r>
          </w:p>
        </w:tc>
        <w:tc>
          <w:tcPr>
            <w:tcW w:w="903" w:type="dxa"/>
            <w:tcBorders>
              <w:top w:val="nil"/>
              <w:left w:val="nil"/>
              <w:bottom w:val="nil"/>
              <w:right w:val="nil"/>
            </w:tcBorders>
            <w:shd w:val="clear" w:color="auto" w:fill="auto"/>
            <w:noWrap/>
            <w:vAlign w:val="bottom"/>
            <w:hideMark/>
          </w:tcPr>
          <w:p w14:paraId="5EC28578"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10.78</w:t>
            </w:r>
          </w:p>
        </w:tc>
        <w:tc>
          <w:tcPr>
            <w:tcW w:w="354" w:type="dxa"/>
            <w:tcBorders>
              <w:top w:val="nil"/>
              <w:left w:val="nil"/>
              <w:bottom w:val="nil"/>
              <w:right w:val="nil"/>
            </w:tcBorders>
            <w:shd w:val="clear" w:color="auto" w:fill="auto"/>
            <w:noWrap/>
            <w:vAlign w:val="bottom"/>
            <w:hideMark/>
          </w:tcPr>
          <w:p w14:paraId="67873CD6"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739" w:type="dxa"/>
            <w:tcBorders>
              <w:top w:val="nil"/>
              <w:left w:val="nil"/>
              <w:bottom w:val="nil"/>
              <w:right w:val="nil"/>
            </w:tcBorders>
            <w:shd w:val="clear" w:color="auto" w:fill="auto"/>
            <w:noWrap/>
            <w:vAlign w:val="bottom"/>
            <w:hideMark/>
          </w:tcPr>
          <w:p w14:paraId="4A35BB54"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5.71</w:t>
            </w:r>
          </w:p>
        </w:tc>
        <w:tc>
          <w:tcPr>
            <w:tcW w:w="612" w:type="dxa"/>
            <w:tcBorders>
              <w:top w:val="nil"/>
              <w:left w:val="nil"/>
              <w:bottom w:val="nil"/>
              <w:right w:val="nil"/>
            </w:tcBorders>
            <w:shd w:val="clear" w:color="auto" w:fill="auto"/>
            <w:noWrap/>
            <w:vAlign w:val="bottom"/>
            <w:hideMark/>
          </w:tcPr>
          <w:p w14:paraId="0A605A57"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536" w:type="dxa"/>
            <w:tcBorders>
              <w:top w:val="nil"/>
              <w:left w:val="nil"/>
              <w:bottom w:val="nil"/>
              <w:right w:val="nil"/>
            </w:tcBorders>
            <w:shd w:val="clear" w:color="auto" w:fill="auto"/>
            <w:noWrap/>
            <w:vAlign w:val="bottom"/>
            <w:hideMark/>
          </w:tcPr>
          <w:p w14:paraId="2D766066"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p>
        </w:tc>
        <w:tc>
          <w:tcPr>
            <w:tcW w:w="190" w:type="dxa"/>
            <w:tcBorders>
              <w:top w:val="nil"/>
              <w:left w:val="nil"/>
              <w:bottom w:val="nil"/>
              <w:right w:val="nil"/>
            </w:tcBorders>
            <w:shd w:val="clear" w:color="auto" w:fill="auto"/>
            <w:noWrap/>
            <w:vAlign w:val="bottom"/>
            <w:hideMark/>
          </w:tcPr>
          <w:p w14:paraId="315CE3A6" w14:textId="77777777" w:rsidR="00CE547F" w:rsidRPr="00FA362E" w:rsidRDefault="00CE547F" w:rsidP="00452ADC">
            <w:pPr>
              <w:overflowPunct/>
              <w:autoSpaceDE/>
              <w:autoSpaceDN/>
              <w:adjustRightInd/>
              <w:spacing w:line="240" w:lineRule="auto"/>
              <w:textAlignment w:val="auto"/>
              <w:rPr>
                <w:sz w:val="20"/>
                <w:lang w:val="sk-SK"/>
              </w:rPr>
            </w:pPr>
          </w:p>
        </w:tc>
        <w:tc>
          <w:tcPr>
            <w:tcW w:w="1174" w:type="dxa"/>
            <w:tcBorders>
              <w:top w:val="nil"/>
              <w:left w:val="nil"/>
              <w:bottom w:val="nil"/>
              <w:right w:val="nil"/>
            </w:tcBorders>
            <w:shd w:val="clear" w:color="auto" w:fill="auto"/>
            <w:noWrap/>
            <w:vAlign w:val="bottom"/>
            <w:hideMark/>
          </w:tcPr>
          <w:p w14:paraId="539632CB"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30.93</w:t>
            </w:r>
          </w:p>
        </w:tc>
        <w:tc>
          <w:tcPr>
            <w:tcW w:w="332" w:type="dxa"/>
            <w:tcBorders>
              <w:top w:val="nil"/>
              <w:left w:val="nil"/>
              <w:bottom w:val="nil"/>
              <w:right w:val="nil"/>
            </w:tcBorders>
            <w:shd w:val="clear" w:color="auto" w:fill="auto"/>
            <w:noWrap/>
            <w:vAlign w:val="bottom"/>
            <w:hideMark/>
          </w:tcPr>
          <w:p w14:paraId="4427674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541" w:type="dxa"/>
            <w:tcBorders>
              <w:top w:val="nil"/>
              <w:left w:val="nil"/>
              <w:bottom w:val="nil"/>
              <w:right w:val="nil"/>
            </w:tcBorders>
            <w:shd w:val="clear" w:color="auto" w:fill="auto"/>
            <w:noWrap/>
            <w:vAlign w:val="bottom"/>
            <w:hideMark/>
          </w:tcPr>
          <w:p w14:paraId="36B18D8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15.56</w:t>
            </w:r>
          </w:p>
        </w:tc>
        <w:tc>
          <w:tcPr>
            <w:tcW w:w="633" w:type="dxa"/>
            <w:tcBorders>
              <w:top w:val="nil"/>
              <w:left w:val="nil"/>
              <w:bottom w:val="nil"/>
              <w:right w:val="nil"/>
            </w:tcBorders>
            <w:shd w:val="clear" w:color="auto" w:fill="auto"/>
            <w:noWrap/>
            <w:vAlign w:val="bottom"/>
            <w:hideMark/>
          </w:tcPr>
          <w:p w14:paraId="548EFDC8"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460" w:type="dxa"/>
            <w:tcBorders>
              <w:top w:val="nil"/>
              <w:left w:val="nil"/>
              <w:bottom w:val="nil"/>
              <w:right w:val="nil"/>
            </w:tcBorders>
            <w:shd w:val="clear" w:color="auto" w:fill="auto"/>
            <w:noWrap/>
            <w:vAlign w:val="bottom"/>
            <w:hideMark/>
          </w:tcPr>
          <w:p w14:paraId="0CAAD307"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287</w:t>
            </w:r>
          </w:p>
        </w:tc>
      </w:tr>
      <w:tr w:rsidR="00CE547F" w:rsidRPr="00FA362E" w14:paraId="5FBC5118" w14:textId="77777777" w:rsidTr="00452ADC">
        <w:trPr>
          <w:trHeight w:val="300"/>
        </w:trPr>
        <w:tc>
          <w:tcPr>
            <w:tcW w:w="1296" w:type="dxa"/>
            <w:tcBorders>
              <w:top w:val="nil"/>
              <w:left w:val="nil"/>
              <w:bottom w:val="nil"/>
              <w:right w:val="nil"/>
            </w:tcBorders>
            <w:shd w:val="clear" w:color="auto" w:fill="auto"/>
            <w:noWrap/>
            <w:vAlign w:val="bottom"/>
            <w:hideMark/>
          </w:tcPr>
          <w:p w14:paraId="756D6841"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PWV</w:t>
            </w:r>
            <w:r w:rsidRPr="00FA362E">
              <w:rPr>
                <w:rFonts w:ascii="Calibri" w:hAnsi="Calibri" w:cs="Calibri"/>
                <w:color w:val="000000"/>
                <w:sz w:val="16"/>
                <w:szCs w:val="16"/>
                <w:vertAlign w:val="subscript"/>
                <w:lang w:val="sk-SK"/>
              </w:rPr>
              <w:t>3-5</w:t>
            </w:r>
          </w:p>
        </w:tc>
        <w:tc>
          <w:tcPr>
            <w:tcW w:w="903" w:type="dxa"/>
            <w:tcBorders>
              <w:top w:val="nil"/>
              <w:left w:val="nil"/>
              <w:bottom w:val="nil"/>
              <w:right w:val="nil"/>
            </w:tcBorders>
            <w:shd w:val="clear" w:color="auto" w:fill="auto"/>
            <w:noWrap/>
            <w:vAlign w:val="bottom"/>
            <w:hideMark/>
          </w:tcPr>
          <w:p w14:paraId="01457CC1"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5.43</w:t>
            </w:r>
          </w:p>
        </w:tc>
        <w:tc>
          <w:tcPr>
            <w:tcW w:w="354" w:type="dxa"/>
            <w:tcBorders>
              <w:top w:val="nil"/>
              <w:left w:val="nil"/>
              <w:bottom w:val="nil"/>
              <w:right w:val="nil"/>
            </w:tcBorders>
            <w:shd w:val="clear" w:color="auto" w:fill="auto"/>
            <w:noWrap/>
            <w:vAlign w:val="bottom"/>
            <w:hideMark/>
          </w:tcPr>
          <w:p w14:paraId="61CFA46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739" w:type="dxa"/>
            <w:tcBorders>
              <w:top w:val="nil"/>
              <w:left w:val="nil"/>
              <w:bottom w:val="nil"/>
              <w:right w:val="nil"/>
            </w:tcBorders>
            <w:shd w:val="clear" w:color="auto" w:fill="auto"/>
            <w:noWrap/>
            <w:vAlign w:val="bottom"/>
            <w:hideMark/>
          </w:tcPr>
          <w:p w14:paraId="75E29DF1"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0.58</w:t>
            </w:r>
          </w:p>
        </w:tc>
        <w:tc>
          <w:tcPr>
            <w:tcW w:w="612" w:type="dxa"/>
            <w:tcBorders>
              <w:top w:val="nil"/>
              <w:left w:val="nil"/>
              <w:bottom w:val="nil"/>
              <w:right w:val="nil"/>
            </w:tcBorders>
            <w:shd w:val="clear" w:color="auto" w:fill="auto"/>
            <w:noWrap/>
            <w:vAlign w:val="bottom"/>
            <w:hideMark/>
          </w:tcPr>
          <w:p w14:paraId="11D2176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536" w:type="dxa"/>
            <w:tcBorders>
              <w:top w:val="nil"/>
              <w:left w:val="nil"/>
              <w:bottom w:val="nil"/>
              <w:right w:val="nil"/>
            </w:tcBorders>
            <w:shd w:val="clear" w:color="auto" w:fill="auto"/>
            <w:noWrap/>
            <w:vAlign w:val="bottom"/>
            <w:hideMark/>
          </w:tcPr>
          <w:p w14:paraId="43D84672"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p>
        </w:tc>
        <w:tc>
          <w:tcPr>
            <w:tcW w:w="190" w:type="dxa"/>
            <w:tcBorders>
              <w:top w:val="nil"/>
              <w:left w:val="nil"/>
              <w:bottom w:val="nil"/>
              <w:right w:val="nil"/>
            </w:tcBorders>
            <w:shd w:val="clear" w:color="auto" w:fill="auto"/>
            <w:noWrap/>
            <w:vAlign w:val="bottom"/>
            <w:hideMark/>
          </w:tcPr>
          <w:p w14:paraId="5B136B90" w14:textId="77777777" w:rsidR="00CE547F" w:rsidRPr="00FA362E" w:rsidRDefault="00CE547F" w:rsidP="00452ADC">
            <w:pPr>
              <w:overflowPunct/>
              <w:autoSpaceDE/>
              <w:autoSpaceDN/>
              <w:adjustRightInd/>
              <w:spacing w:line="240" w:lineRule="auto"/>
              <w:textAlignment w:val="auto"/>
              <w:rPr>
                <w:sz w:val="20"/>
                <w:lang w:val="sk-SK"/>
              </w:rPr>
            </w:pPr>
          </w:p>
        </w:tc>
        <w:tc>
          <w:tcPr>
            <w:tcW w:w="1174" w:type="dxa"/>
            <w:tcBorders>
              <w:top w:val="nil"/>
              <w:left w:val="nil"/>
              <w:bottom w:val="nil"/>
              <w:right w:val="nil"/>
            </w:tcBorders>
            <w:shd w:val="clear" w:color="auto" w:fill="auto"/>
            <w:noWrap/>
            <w:vAlign w:val="bottom"/>
            <w:hideMark/>
          </w:tcPr>
          <w:p w14:paraId="13125F96"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1.06</w:t>
            </w:r>
          </w:p>
        </w:tc>
        <w:tc>
          <w:tcPr>
            <w:tcW w:w="332" w:type="dxa"/>
            <w:tcBorders>
              <w:top w:val="nil"/>
              <w:left w:val="nil"/>
              <w:bottom w:val="nil"/>
              <w:right w:val="nil"/>
            </w:tcBorders>
            <w:shd w:val="clear" w:color="auto" w:fill="auto"/>
            <w:noWrap/>
            <w:vAlign w:val="bottom"/>
            <w:hideMark/>
          </w:tcPr>
          <w:p w14:paraId="42E9C307"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541" w:type="dxa"/>
            <w:tcBorders>
              <w:top w:val="nil"/>
              <w:left w:val="nil"/>
              <w:bottom w:val="nil"/>
              <w:right w:val="nil"/>
            </w:tcBorders>
            <w:shd w:val="clear" w:color="auto" w:fill="auto"/>
            <w:noWrap/>
            <w:vAlign w:val="bottom"/>
            <w:hideMark/>
          </w:tcPr>
          <w:p w14:paraId="1CEBAC9A"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1.33</w:t>
            </w:r>
          </w:p>
        </w:tc>
        <w:tc>
          <w:tcPr>
            <w:tcW w:w="633" w:type="dxa"/>
            <w:tcBorders>
              <w:top w:val="nil"/>
              <w:left w:val="nil"/>
              <w:bottom w:val="nil"/>
              <w:right w:val="nil"/>
            </w:tcBorders>
            <w:shd w:val="clear" w:color="auto" w:fill="auto"/>
            <w:noWrap/>
            <w:vAlign w:val="bottom"/>
            <w:hideMark/>
          </w:tcPr>
          <w:p w14:paraId="1849473F"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460" w:type="dxa"/>
            <w:tcBorders>
              <w:top w:val="nil"/>
              <w:left w:val="nil"/>
              <w:bottom w:val="nil"/>
              <w:right w:val="nil"/>
            </w:tcBorders>
            <w:shd w:val="clear" w:color="auto" w:fill="auto"/>
            <w:noWrap/>
            <w:vAlign w:val="bottom"/>
            <w:hideMark/>
          </w:tcPr>
          <w:p w14:paraId="4E3EF14F"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19.5</w:t>
            </w:r>
          </w:p>
        </w:tc>
      </w:tr>
      <w:tr w:rsidR="00CE547F" w:rsidRPr="00FA362E" w14:paraId="6C26BA2D" w14:textId="77777777" w:rsidTr="00452ADC">
        <w:trPr>
          <w:trHeight w:val="300"/>
        </w:trPr>
        <w:tc>
          <w:tcPr>
            <w:tcW w:w="1296" w:type="dxa"/>
            <w:tcBorders>
              <w:top w:val="nil"/>
              <w:left w:val="nil"/>
              <w:bottom w:val="nil"/>
              <w:right w:val="nil"/>
            </w:tcBorders>
            <w:shd w:val="clear" w:color="auto" w:fill="auto"/>
            <w:noWrap/>
            <w:vAlign w:val="bottom"/>
            <w:hideMark/>
          </w:tcPr>
          <w:p w14:paraId="567FE70D"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PWV</w:t>
            </w:r>
            <w:r w:rsidRPr="00FA362E">
              <w:rPr>
                <w:rFonts w:ascii="Calibri" w:hAnsi="Calibri" w:cs="Calibri"/>
                <w:color w:val="000000"/>
                <w:sz w:val="16"/>
                <w:szCs w:val="16"/>
                <w:vertAlign w:val="subscript"/>
                <w:lang w:val="sk-SK"/>
              </w:rPr>
              <w:t>2-8</w:t>
            </w:r>
          </w:p>
        </w:tc>
        <w:tc>
          <w:tcPr>
            <w:tcW w:w="903" w:type="dxa"/>
            <w:tcBorders>
              <w:top w:val="nil"/>
              <w:left w:val="nil"/>
              <w:bottom w:val="nil"/>
              <w:right w:val="nil"/>
            </w:tcBorders>
            <w:shd w:val="clear" w:color="auto" w:fill="auto"/>
            <w:noWrap/>
            <w:vAlign w:val="bottom"/>
            <w:hideMark/>
          </w:tcPr>
          <w:p w14:paraId="03CFB5B1"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5.71</w:t>
            </w:r>
          </w:p>
        </w:tc>
        <w:tc>
          <w:tcPr>
            <w:tcW w:w="354" w:type="dxa"/>
            <w:tcBorders>
              <w:top w:val="nil"/>
              <w:left w:val="nil"/>
              <w:bottom w:val="nil"/>
              <w:right w:val="nil"/>
            </w:tcBorders>
            <w:shd w:val="clear" w:color="auto" w:fill="auto"/>
            <w:noWrap/>
            <w:vAlign w:val="bottom"/>
            <w:hideMark/>
          </w:tcPr>
          <w:p w14:paraId="527A0437"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739" w:type="dxa"/>
            <w:tcBorders>
              <w:top w:val="nil"/>
              <w:left w:val="nil"/>
              <w:bottom w:val="nil"/>
              <w:right w:val="nil"/>
            </w:tcBorders>
            <w:shd w:val="clear" w:color="auto" w:fill="auto"/>
            <w:noWrap/>
            <w:vAlign w:val="bottom"/>
            <w:hideMark/>
          </w:tcPr>
          <w:p w14:paraId="2E00A5AC"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0.73</w:t>
            </w:r>
          </w:p>
        </w:tc>
        <w:tc>
          <w:tcPr>
            <w:tcW w:w="612" w:type="dxa"/>
            <w:tcBorders>
              <w:top w:val="nil"/>
              <w:left w:val="nil"/>
              <w:bottom w:val="nil"/>
              <w:right w:val="nil"/>
            </w:tcBorders>
            <w:shd w:val="clear" w:color="auto" w:fill="auto"/>
            <w:noWrap/>
            <w:vAlign w:val="bottom"/>
            <w:hideMark/>
          </w:tcPr>
          <w:p w14:paraId="69E07C57"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536" w:type="dxa"/>
            <w:tcBorders>
              <w:top w:val="nil"/>
              <w:left w:val="nil"/>
              <w:bottom w:val="nil"/>
              <w:right w:val="nil"/>
            </w:tcBorders>
            <w:shd w:val="clear" w:color="auto" w:fill="auto"/>
            <w:noWrap/>
            <w:vAlign w:val="bottom"/>
            <w:hideMark/>
          </w:tcPr>
          <w:p w14:paraId="640F1309"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p>
        </w:tc>
        <w:tc>
          <w:tcPr>
            <w:tcW w:w="190" w:type="dxa"/>
            <w:tcBorders>
              <w:top w:val="nil"/>
              <w:left w:val="nil"/>
              <w:bottom w:val="nil"/>
              <w:right w:val="nil"/>
            </w:tcBorders>
            <w:shd w:val="clear" w:color="auto" w:fill="auto"/>
            <w:noWrap/>
            <w:vAlign w:val="bottom"/>
            <w:hideMark/>
          </w:tcPr>
          <w:p w14:paraId="315A1CA8" w14:textId="77777777" w:rsidR="00CE547F" w:rsidRPr="00FA362E" w:rsidRDefault="00CE547F" w:rsidP="00452ADC">
            <w:pPr>
              <w:overflowPunct/>
              <w:autoSpaceDE/>
              <w:autoSpaceDN/>
              <w:adjustRightInd/>
              <w:spacing w:line="240" w:lineRule="auto"/>
              <w:textAlignment w:val="auto"/>
              <w:rPr>
                <w:sz w:val="20"/>
                <w:lang w:val="sk-SK"/>
              </w:rPr>
            </w:pPr>
          </w:p>
        </w:tc>
        <w:tc>
          <w:tcPr>
            <w:tcW w:w="1174" w:type="dxa"/>
            <w:tcBorders>
              <w:top w:val="nil"/>
              <w:left w:val="nil"/>
              <w:bottom w:val="nil"/>
              <w:right w:val="nil"/>
            </w:tcBorders>
            <w:shd w:val="clear" w:color="auto" w:fill="auto"/>
            <w:noWrap/>
            <w:vAlign w:val="bottom"/>
            <w:hideMark/>
          </w:tcPr>
          <w:p w14:paraId="690A3172"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1.53</w:t>
            </w:r>
          </w:p>
        </w:tc>
        <w:tc>
          <w:tcPr>
            <w:tcW w:w="332" w:type="dxa"/>
            <w:tcBorders>
              <w:top w:val="nil"/>
              <w:left w:val="nil"/>
              <w:bottom w:val="nil"/>
              <w:right w:val="nil"/>
            </w:tcBorders>
            <w:shd w:val="clear" w:color="auto" w:fill="auto"/>
            <w:noWrap/>
            <w:vAlign w:val="bottom"/>
            <w:hideMark/>
          </w:tcPr>
          <w:p w14:paraId="4717C924"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541" w:type="dxa"/>
            <w:tcBorders>
              <w:top w:val="nil"/>
              <w:left w:val="nil"/>
              <w:bottom w:val="nil"/>
              <w:right w:val="nil"/>
            </w:tcBorders>
            <w:shd w:val="clear" w:color="auto" w:fill="auto"/>
            <w:noWrap/>
            <w:vAlign w:val="bottom"/>
            <w:hideMark/>
          </w:tcPr>
          <w:p w14:paraId="768C450A"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2.54</w:t>
            </w:r>
          </w:p>
        </w:tc>
        <w:tc>
          <w:tcPr>
            <w:tcW w:w="633" w:type="dxa"/>
            <w:tcBorders>
              <w:top w:val="nil"/>
              <w:left w:val="nil"/>
              <w:bottom w:val="nil"/>
              <w:right w:val="nil"/>
            </w:tcBorders>
            <w:shd w:val="clear" w:color="auto" w:fill="auto"/>
            <w:noWrap/>
            <w:vAlign w:val="bottom"/>
            <w:hideMark/>
          </w:tcPr>
          <w:p w14:paraId="7E417E19"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460" w:type="dxa"/>
            <w:tcBorders>
              <w:top w:val="nil"/>
              <w:left w:val="nil"/>
              <w:bottom w:val="nil"/>
              <w:right w:val="nil"/>
            </w:tcBorders>
            <w:shd w:val="clear" w:color="auto" w:fill="auto"/>
            <w:noWrap/>
            <w:vAlign w:val="bottom"/>
            <w:hideMark/>
          </w:tcPr>
          <w:p w14:paraId="318F93D2"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26.8</w:t>
            </w:r>
          </w:p>
        </w:tc>
      </w:tr>
      <w:tr w:rsidR="00CE547F" w:rsidRPr="00FA362E" w14:paraId="70D722E4" w14:textId="77777777" w:rsidTr="00452ADC">
        <w:trPr>
          <w:trHeight w:val="300"/>
        </w:trPr>
        <w:tc>
          <w:tcPr>
            <w:tcW w:w="1296" w:type="dxa"/>
            <w:tcBorders>
              <w:top w:val="nil"/>
              <w:left w:val="nil"/>
              <w:bottom w:val="nil"/>
              <w:right w:val="nil"/>
            </w:tcBorders>
            <w:shd w:val="clear" w:color="auto" w:fill="auto"/>
            <w:noWrap/>
            <w:vAlign w:val="bottom"/>
            <w:hideMark/>
          </w:tcPr>
          <w:p w14:paraId="24C136DA"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PWV</w:t>
            </w:r>
            <w:r w:rsidRPr="00FA362E">
              <w:rPr>
                <w:rFonts w:ascii="Calibri" w:hAnsi="Calibri" w:cs="Calibri"/>
                <w:color w:val="000000"/>
                <w:sz w:val="16"/>
                <w:szCs w:val="16"/>
                <w:vertAlign w:val="subscript"/>
                <w:lang w:val="sk-SK"/>
              </w:rPr>
              <w:t>4-8</w:t>
            </w:r>
          </w:p>
        </w:tc>
        <w:tc>
          <w:tcPr>
            <w:tcW w:w="903" w:type="dxa"/>
            <w:tcBorders>
              <w:top w:val="nil"/>
              <w:left w:val="nil"/>
              <w:bottom w:val="nil"/>
              <w:right w:val="nil"/>
            </w:tcBorders>
            <w:shd w:val="clear" w:color="auto" w:fill="auto"/>
            <w:noWrap/>
            <w:vAlign w:val="bottom"/>
            <w:hideMark/>
          </w:tcPr>
          <w:p w14:paraId="23620F41"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6.84</w:t>
            </w:r>
          </w:p>
        </w:tc>
        <w:tc>
          <w:tcPr>
            <w:tcW w:w="354" w:type="dxa"/>
            <w:tcBorders>
              <w:top w:val="nil"/>
              <w:left w:val="nil"/>
              <w:bottom w:val="nil"/>
              <w:right w:val="nil"/>
            </w:tcBorders>
            <w:shd w:val="clear" w:color="auto" w:fill="auto"/>
            <w:noWrap/>
            <w:vAlign w:val="bottom"/>
            <w:hideMark/>
          </w:tcPr>
          <w:p w14:paraId="03F00416"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739" w:type="dxa"/>
            <w:tcBorders>
              <w:top w:val="nil"/>
              <w:left w:val="nil"/>
              <w:bottom w:val="nil"/>
              <w:right w:val="nil"/>
            </w:tcBorders>
            <w:shd w:val="clear" w:color="auto" w:fill="auto"/>
            <w:noWrap/>
            <w:vAlign w:val="bottom"/>
            <w:hideMark/>
          </w:tcPr>
          <w:p w14:paraId="29D980CF"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0.57</w:t>
            </w:r>
          </w:p>
        </w:tc>
        <w:tc>
          <w:tcPr>
            <w:tcW w:w="612" w:type="dxa"/>
            <w:tcBorders>
              <w:top w:val="nil"/>
              <w:left w:val="nil"/>
              <w:bottom w:val="nil"/>
              <w:right w:val="nil"/>
            </w:tcBorders>
            <w:shd w:val="clear" w:color="auto" w:fill="auto"/>
            <w:noWrap/>
            <w:vAlign w:val="bottom"/>
            <w:hideMark/>
          </w:tcPr>
          <w:p w14:paraId="182F3D40"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536" w:type="dxa"/>
            <w:tcBorders>
              <w:top w:val="nil"/>
              <w:left w:val="nil"/>
              <w:bottom w:val="nil"/>
              <w:right w:val="nil"/>
            </w:tcBorders>
            <w:shd w:val="clear" w:color="auto" w:fill="auto"/>
            <w:noWrap/>
            <w:vAlign w:val="bottom"/>
            <w:hideMark/>
          </w:tcPr>
          <w:p w14:paraId="674D6EA1"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p>
        </w:tc>
        <w:tc>
          <w:tcPr>
            <w:tcW w:w="190" w:type="dxa"/>
            <w:tcBorders>
              <w:top w:val="nil"/>
              <w:left w:val="nil"/>
              <w:bottom w:val="nil"/>
              <w:right w:val="nil"/>
            </w:tcBorders>
            <w:shd w:val="clear" w:color="auto" w:fill="auto"/>
            <w:noWrap/>
            <w:vAlign w:val="bottom"/>
            <w:hideMark/>
          </w:tcPr>
          <w:p w14:paraId="209A010A" w14:textId="77777777" w:rsidR="00CE547F" w:rsidRPr="00FA362E" w:rsidRDefault="00CE547F" w:rsidP="00452ADC">
            <w:pPr>
              <w:overflowPunct/>
              <w:autoSpaceDE/>
              <w:autoSpaceDN/>
              <w:adjustRightInd/>
              <w:spacing w:line="240" w:lineRule="auto"/>
              <w:textAlignment w:val="auto"/>
              <w:rPr>
                <w:sz w:val="20"/>
                <w:lang w:val="sk-SK"/>
              </w:rPr>
            </w:pPr>
          </w:p>
        </w:tc>
        <w:tc>
          <w:tcPr>
            <w:tcW w:w="1174" w:type="dxa"/>
            <w:tcBorders>
              <w:top w:val="nil"/>
              <w:left w:val="nil"/>
              <w:bottom w:val="nil"/>
              <w:right w:val="nil"/>
            </w:tcBorders>
            <w:shd w:val="clear" w:color="auto" w:fill="auto"/>
            <w:noWrap/>
            <w:vAlign w:val="bottom"/>
            <w:hideMark/>
          </w:tcPr>
          <w:p w14:paraId="4F269B59"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0.71</w:t>
            </w:r>
          </w:p>
        </w:tc>
        <w:tc>
          <w:tcPr>
            <w:tcW w:w="332" w:type="dxa"/>
            <w:tcBorders>
              <w:top w:val="nil"/>
              <w:left w:val="nil"/>
              <w:bottom w:val="nil"/>
              <w:right w:val="nil"/>
            </w:tcBorders>
            <w:shd w:val="clear" w:color="auto" w:fill="auto"/>
            <w:noWrap/>
            <w:vAlign w:val="bottom"/>
            <w:hideMark/>
          </w:tcPr>
          <w:p w14:paraId="17228073"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541" w:type="dxa"/>
            <w:tcBorders>
              <w:top w:val="nil"/>
              <w:left w:val="nil"/>
              <w:bottom w:val="nil"/>
              <w:right w:val="nil"/>
            </w:tcBorders>
            <w:shd w:val="clear" w:color="auto" w:fill="auto"/>
            <w:noWrap/>
            <w:vAlign w:val="bottom"/>
            <w:hideMark/>
          </w:tcPr>
          <w:p w14:paraId="21A66A76"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0.24</w:t>
            </w:r>
          </w:p>
        </w:tc>
        <w:tc>
          <w:tcPr>
            <w:tcW w:w="633" w:type="dxa"/>
            <w:tcBorders>
              <w:top w:val="nil"/>
              <w:left w:val="nil"/>
              <w:bottom w:val="nil"/>
              <w:right w:val="nil"/>
            </w:tcBorders>
            <w:shd w:val="clear" w:color="auto" w:fill="auto"/>
            <w:noWrap/>
            <w:vAlign w:val="bottom"/>
            <w:hideMark/>
          </w:tcPr>
          <w:p w14:paraId="084EEA91"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460" w:type="dxa"/>
            <w:tcBorders>
              <w:top w:val="nil"/>
              <w:left w:val="nil"/>
              <w:bottom w:val="nil"/>
              <w:right w:val="nil"/>
            </w:tcBorders>
            <w:shd w:val="clear" w:color="auto" w:fill="auto"/>
            <w:noWrap/>
            <w:vAlign w:val="bottom"/>
            <w:hideMark/>
          </w:tcPr>
          <w:p w14:paraId="56896AE8"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10.3</w:t>
            </w:r>
          </w:p>
        </w:tc>
      </w:tr>
      <w:tr w:rsidR="00CE547F" w:rsidRPr="00FA362E" w14:paraId="7C00AD96" w14:textId="77777777" w:rsidTr="00452ADC">
        <w:trPr>
          <w:trHeight w:val="300"/>
        </w:trPr>
        <w:tc>
          <w:tcPr>
            <w:tcW w:w="1296" w:type="dxa"/>
            <w:tcBorders>
              <w:top w:val="nil"/>
              <w:left w:val="nil"/>
              <w:bottom w:val="nil"/>
              <w:right w:val="nil"/>
            </w:tcBorders>
            <w:shd w:val="clear" w:color="auto" w:fill="auto"/>
            <w:noWrap/>
            <w:vAlign w:val="bottom"/>
            <w:hideMark/>
          </w:tcPr>
          <w:p w14:paraId="08627227"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PWV</w:t>
            </w:r>
            <w:r w:rsidRPr="00FA362E">
              <w:rPr>
                <w:rFonts w:ascii="Calibri" w:hAnsi="Calibri" w:cs="Calibri"/>
                <w:color w:val="000000"/>
                <w:sz w:val="16"/>
                <w:szCs w:val="16"/>
                <w:vertAlign w:val="subscript"/>
                <w:lang w:val="sk-SK"/>
              </w:rPr>
              <w:t>6-8</w:t>
            </w:r>
          </w:p>
        </w:tc>
        <w:tc>
          <w:tcPr>
            <w:tcW w:w="903" w:type="dxa"/>
            <w:tcBorders>
              <w:top w:val="nil"/>
              <w:left w:val="nil"/>
              <w:bottom w:val="nil"/>
              <w:right w:val="nil"/>
            </w:tcBorders>
            <w:shd w:val="clear" w:color="auto" w:fill="auto"/>
            <w:noWrap/>
            <w:vAlign w:val="bottom"/>
            <w:hideMark/>
          </w:tcPr>
          <w:p w14:paraId="43C1F63E"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10.63</w:t>
            </w:r>
          </w:p>
        </w:tc>
        <w:tc>
          <w:tcPr>
            <w:tcW w:w="354" w:type="dxa"/>
            <w:tcBorders>
              <w:top w:val="nil"/>
              <w:left w:val="nil"/>
              <w:bottom w:val="nil"/>
              <w:right w:val="nil"/>
            </w:tcBorders>
            <w:shd w:val="clear" w:color="auto" w:fill="auto"/>
            <w:noWrap/>
            <w:vAlign w:val="bottom"/>
            <w:hideMark/>
          </w:tcPr>
          <w:p w14:paraId="03108B9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739" w:type="dxa"/>
            <w:tcBorders>
              <w:top w:val="nil"/>
              <w:left w:val="nil"/>
              <w:bottom w:val="nil"/>
              <w:right w:val="nil"/>
            </w:tcBorders>
            <w:shd w:val="clear" w:color="auto" w:fill="auto"/>
            <w:noWrap/>
            <w:vAlign w:val="bottom"/>
            <w:hideMark/>
          </w:tcPr>
          <w:p w14:paraId="2CC78B8D"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7.37</w:t>
            </w:r>
          </w:p>
        </w:tc>
        <w:tc>
          <w:tcPr>
            <w:tcW w:w="612" w:type="dxa"/>
            <w:tcBorders>
              <w:top w:val="nil"/>
              <w:left w:val="nil"/>
              <w:bottom w:val="nil"/>
              <w:right w:val="nil"/>
            </w:tcBorders>
            <w:shd w:val="clear" w:color="auto" w:fill="auto"/>
            <w:noWrap/>
            <w:vAlign w:val="bottom"/>
            <w:hideMark/>
          </w:tcPr>
          <w:p w14:paraId="7E417172"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536" w:type="dxa"/>
            <w:tcBorders>
              <w:top w:val="nil"/>
              <w:left w:val="nil"/>
              <w:bottom w:val="nil"/>
              <w:right w:val="nil"/>
            </w:tcBorders>
            <w:shd w:val="clear" w:color="auto" w:fill="auto"/>
            <w:noWrap/>
            <w:vAlign w:val="bottom"/>
            <w:hideMark/>
          </w:tcPr>
          <w:p w14:paraId="2FAA0F5C"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p>
        </w:tc>
        <w:tc>
          <w:tcPr>
            <w:tcW w:w="190" w:type="dxa"/>
            <w:tcBorders>
              <w:top w:val="nil"/>
              <w:left w:val="nil"/>
              <w:bottom w:val="nil"/>
              <w:right w:val="nil"/>
            </w:tcBorders>
            <w:shd w:val="clear" w:color="auto" w:fill="auto"/>
            <w:noWrap/>
            <w:vAlign w:val="bottom"/>
            <w:hideMark/>
          </w:tcPr>
          <w:p w14:paraId="2A1C1A75" w14:textId="77777777" w:rsidR="00CE547F" w:rsidRPr="00FA362E" w:rsidRDefault="00CE547F" w:rsidP="00452ADC">
            <w:pPr>
              <w:overflowPunct/>
              <w:autoSpaceDE/>
              <w:autoSpaceDN/>
              <w:adjustRightInd/>
              <w:spacing w:line="240" w:lineRule="auto"/>
              <w:textAlignment w:val="auto"/>
              <w:rPr>
                <w:sz w:val="20"/>
                <w:lang w:val="sk-SK"/>
              </w:rPr>
            </w:pPr>
          </w:p>
        </w:tc>
        <w:tc>
          <w:tcPr>
            <w:tcW w:w="1174" w:type="dxa"/>
            <w:tcBorders>
              <w:top w:val="nil"/>
              <w:left w:val="nil"/>
              <w:bottom w:val="nil"/>
              <w:right w:val="nil"/>
            </w:tcBorders>
            <w:shd w:val="clear" w:color="auto" w:fill="auto"/>
            <w:noWrap/>
            <w:vAlign w:val="bottom"/>
            <w:hideMark/>
          </w:tcPr>
          <w:p w14:paraId="132FD2C6"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29.21</w:t>
            </w:r>
          </w:p>
        </w:tc>
        <w:tc>
          <w:tcPr>
            <w:tcW w:w="332" w:type="dxa"/>
            <w:tcBorders>
              <w:top w:val="nil"/>
              <w:left w:val="nil"/>
              <w:bottom w:val="nil"/>
              <w:right w:val="nil"/>
            </w:tcBorders>
            <w:shd w:val="clear" w:color="auto" w:fill="auto"/>
            <w:noWrap/>
            <w:vAlign w:val="bottom"/>
            <w:hideMark/>
          </w:tcPr>
          <w:p w14:paraId="2CB5A85C"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541" w:type="dxa"/>
            <w:tcBorders>
              <w:top w:val="nil"/>
              <w:left w:val="nil"/>
              <w:bottom w:val="nil"/>
              <w:right w:val="nil"/>
            </w:tcBorders>
            <w:shd w:val="clear" w:color="auto" w:fill="auto"/>
            <w:noWrap/>
            <w:vAlign w:val="bottom"/>
            <w:hideMark/>
          </w:tcPr>
          <w:p w14:paraId="50088E43"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13.59</w:t>
            </w:r>
          </w:p>
        </w:tc>
        <w:tc>
          <w:tcPr>
            <w:tcW w:w="633" w:type="dxa"/>
            <w:tcBorders>
              <w:top w:val="nil"/>
              <w:left w:val="nil"/>
              <w:bottom w:val="nil"/>
              <w:right w:val="nil"/>
            </w:tcBorders>
            <w:shd w:val="clear" w:color="auto" w:fill="auto"/>
            <w:noWrap/>
            <w:vAlign w:val="bottom"/>
            <w:hideMark/>
          </w:tcPr>
          <w:p w14:paraId="73468D0F"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460" w:type="dxa"/>
            <w:tcBorders>
              <w:top w:val="nil"/>
              <w:left w:val="nil"/>
              <w:bottom w:val="nil"/>
              <w:right w:val="nil"/>
            </w:tcBorders>
            <w:shd w:val="clear" w:color="auto" w:fill="auto"/>
            <w:noWrap/>
            <w:vAlign w:val="bottom"/>
            <w:hideMark/>
          </w:tcPr>
          <w:p w14:paraId="749E67CA"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275</w:t>
            </w:r>
          </w:p>
        </w:tc>
      </w:tr>
      <w:tr w:rsidR="00CE547F" w:rsidRPr="00FA362E" w14:paraId="4511B513" w14:textId="77777777" w:rsidTr="00452ADC">
        <w:trPr>
          <w:trHeight w:val="300"/>
        </w:trPr>
        <w:tc>
          <w:tcPr>
            <w:tcW w:w="1296" w:type="dxa"/>
            <w:tcBorders>
              <w:top w:val="nil"/>
              <w:left w:val="nil"/>
              <w:bottom w:val="nil"/>
              <w:right w:val="nil"/>
            </w:tcBorders>
            <w:shd w:val="clear" w:color="auto" w:fill="auto"/>
            <w:noWrap/>
            <w:vAlign w:val="bottom"/>
            <w:hideMark/>
          </w:tcPr>
          <w:p w14:paraId="4110416A"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PWV</w:t>
            </w:r>
            <w:r w:rsidRPr="00FA362E">
              <w:rPr>
                <w:rFonts w:ascii="Calibri" w:hAnsi="Calibri" w:cs="Calibri"/>
                <w:color w:val="000000"/>
                <w:sz w:val="16"/>
                <w:szCs w:val="16"/>
                <w:vertAlign w:val="subscript"/>
                <w:lang w:val="sk-SK"/>
              </w:rPr>
              <w:t>4-6</w:t>
            </w:r>
          </w:p>
        </w:tc>
        <w:tc>
          <w:tcPr>
            <w:tcW w:w="903" w:type="dxa"/>
            <w:tcBorders>
              <w:top w:val="nil"/>
              <w:left w:val="nil"/>
              <w:bottom w:val="nil"/>
              <w:right w:val="nil"/>
            </w:tcBorders>
            <w:shd w:val="clear" w:color="auto" w:fill="auto"/>
            <w:noWrap/>
            <w:vAlign w:val="bottom"/>
            <w:hideMark/>
          </w:tcPr>
          <w:p w14:paraId="27AA44F8"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5.52</w:t>
            </w:r>
          </w:p>
        </w:tc>
        <w:tc>
          <w:tcPr>
            <w:tcW w:w="354" w:type="dxa"/>
            <w:tcBorders>
              <w:top w:val="nil"/>
              <w:left w:val="nil"/>
              <w:bottom w:val="nil"/>
              <w:right w:val="nil"/>
            </w:tcBorders>
            <w:shd w:val="clear" w:color="auto" w:fill="auto"/>
            <w:noWrap/>
            <w:vAlign w:val="bottom"/>
            <w:hideMark/>
          </w:tcPr>
          <w:p w14:paraId="4A24A02E"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739" w:type="dxa"/>
            <w:tcBorders>
              <w:top w:val="nil"/>
              <w:left w:val="nil"/>
              <w:bottom w:val="nil"/>
              <w:right w:val="nil"/>
            </w:tcBorders>
            <w:shd w:val="clear" w:color="auto" w:fill="auto"/>
            <w:noWrap/>
            <w:vAlign w:val="bottom"/>
            <w:hideMark/>
          </w:tcPr>
          <w:p w14:paraId="7A21E67D"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0.62</w:t>
            </w:r>
          </w:p>
        </w:tc>
        <w:tc>
          <w:tcPr>
            <w:tcW w:w="612" w:type="dxa"/>
            <w:tcBorders>
              <w:top w:val="nil"/>
              <w:left w:val="nil"/>
              <w:bottom w:val="nil"/>
              <w:right w:val="nil"/>
            </w:tcBorders>
            <w:shd w:val="clear" w:color="auto" w:fill="auto"/>
            <w:noWrap/>
            <w:vAlign w:val="bottom"/>
            <w:hideMark/>
          </w:tcPr>
          <w:p w14:paraId="01944B31"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536" w:type="dxa"/>
            <w:tcBorders>
              <w:top w:val="nil"/>
              <w:left w:val="nil"/>
              <w:bottom w:val="nil"/>
              <w:right w:val="nil"/>
            </w:tcBorders>
            <w:shd w:val="clear" w:color="auto" w:fill="auto"/>
            <w:noWrap/>
            <w:vAlign w:val="bottom"/>
            <w:hideMark/>
          </w:tcPr>
          <w:p w14:paraId="31153AFE"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p>
        </w:tc>
        <w:tc>
          <w:tcPr>
            <w:tcW w:w="190" w:type="dxa"/>
            <w:tcBorders>
              <w:top w:val="nil"/>
              <w:left w:val="nil"/>
              <w:bottom w:val="nil"/>
              <w:right w:val="nil"/>
            </w:tcBorders>
            <w:shd w:val="clear" w:color="auto" w:fill="auto"/>
            <w:noWrap/>
            <w:vAlign w:val="bottom"/>
            <w:hideMark/>
          </w:tcPr>
          <w:p w14:paraId="1684F1DA" w14:textId="77777777" w:rsidR="00CE547F" w:rsidRPr="00FA362E" w:rsidRDefault="00CE547F" w:rsidP="00452ADC">
            <w:pPr>
              <w:overflowPunct/>
              <w:autoSpaceDE/>
              <w:autoSpaceDN/>
              <w:adjustRightInd/>
              <w:spacing w:line="240" w:lineRule="auto"/>
              <w:textAlignment w:val="auto"/>
              <w:rPr>
                <w:sz w:val="20"/>
                <w:lang w:val="sk-SK"/>
              </w:rPr>
            </w:pPr>
          </w:p>
        </w:tc>
        <w:tc>
          <w:tcPr>
            <w:tcW w:w="1174" w:type="dxa"/>
            <w:tcBorders>
              <w:top w:val="nil"/>
              <w:left w:val="nil"/>
              <w:bottom w:val="nil"/>
              <w:right w:val="nil"/>
            </w:tcBorders>
            <w:shd w:val="clear" w:color="auto" w:fill="auto"/>
            <w:noWrap/>
            <w:vAlign w:val="bottom"/>
            <w:hideMark/>
          </w:tcPr>
          <w:p w14:paraId="053EF36E"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0.86</w:t>
            </w:r>
          </w:p>
        </w:tc>
        <w:tc>
          <w:tcPr>
            <w:tcW w:w="332" w:type="dxa"/>
            <w:tcBorders>
              <w:top w:val="nil"/>
              <w:left w:val="nil"/>
              <w:bottom w:val="nil"/>
              <w:right w:val="nil"/>
            </w:tcBorders>
            <w:shd w:val="clear" w:color="auto" w:fill="auto"/>
            <w:noWrap/>
            <w:vAlign w:val="bottom"/>
            <w:hideMark/>
          </w:tcPr>
          <w:p w14:paraId="5B0D79C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541" w:type="dxa"/>
            <w:tcBorders>
              <w:top w:val="nil"/>
              <w:left w:val="nil"/>
              <w:bottom w:val="nil"/>
              <w:right w:val="nil"/>
            </w:tcBorders>
            <w:shd w:val="clear" w:color="auto" w:fill="auto"/>
            <w:noWrap/>
            <w:vAlign w:val="bottom"/>
            <w:hideMark/>
          </w:tcPr>
          <w:p w14:paraId="2F05629B"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0.28</w:t>
            </w:r>
          </w:p>
        </w:tc>
        <w:tc>
          <w:tcPr>
            <w:tcW w:w="633" w:type="dxa"/>
            <w:tcBorders>
              <w:top w:val="nil"/>
              <w:left w:val="nil"/>
              <w:bottom w:val="nil"/>
              <w:right w:val="nil"/>
            </w:tcBorders>
            <w:shd w:val="clear" w:color="auto" w:fill="auto"/>
            <w:noWrap/>
            <w:vAlign w:val="bottom"/>
            <w:hideMark/>
          </w:tcPr>
          <w:p w14:paraId="7CA4A2FB"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460" w:type="dxa"/>
            <w:tcBorders>
              <w:top w:val="nil"/>
              <w:left w:val="nil"/>
              <w:bottom w:val="nil"/>
              <w:right w:val="nil"/>
            </w:tcBorders>
            <w:shd w:val="clear" w:color="auto" w:fill="auto"/>
            <w:noWrap/>
            <w:vAlign w:val="bottom"/>
            <w:hideMark/>
          </w:tcPr>
          <w:p w14:paraId="530D6CBF"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15.7</w:t>
            </w:r>
          </w:p>
        </w:tc>
      </w:tr>
      <w:tr w:rsidR="00CE547F" w:rsidRPr="00FA362E" w14:paraId="49C3216C" w14:textId="77777777" w:rsidTr="00452ADC">
        <w:trPr>
          <w:trHeight w:val="300"/>
        </w:trPr>
        <w:tc>
          <w:tcPr>
            <w:tcW w:w="1296" w:type="dxa"/>
            <w:tcBorders>
              <w:top w:val="nil"/>
              <w:left w:val="nil"/>
              <w:bottom w:val="nil"/>
              <w:right w:val="nil"/>
            </w:tcBorders>
            <w:shd w:val="clear" w:color="auto" w:fill="auto"/>
            <w:noWrap/>
            <w:vAlign w:val="bottom"/>
            <w:hideMark/>
          </w:tcPr>
          <w:p w14:paraId="535C8400"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PWV</w:t>
            </w:r>
            <w:r w:rsidRPr="00FA362E">
              <w:rPr>
                <w:rFonts w:ascii="Calibri" w:hAnsi="Calibri" w:cs="Calibri"/>
                <w:color w:val="000000"/>
                <w:sz w:val="16"/>
                <w:szCs w:val="16"/>
                <w:vertAlign w:val="subscript"/>
                <w:lang w:val="sk-SK"/>
              </w:rPr>
              <w:t>3-15</w:t>
            </w:r>
          </w:p>
        </w:tc>
        <w:tc>
          <w:tcPr>
            <w:tcW w:w="903" w:type="dxa"/>
            <w:tcBorders>
              <w:top w:val="nil"/>
              <w:left w:val="nil"/>
              <w:bottom w:val="nil"/>
              <w:right w:val="nil"/>
            </w:tcBorders>
            <w:shd w:val="clear" w:color="auto" w:fill="auto"/>
            <w:noWrap/>
            <w:vAlign w:val="bottom"/>
            <w:hideMark/>
          </w:tcPr>
          <w:p w14:paraId="1F40D5A2"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10.87</w:t>
            </w:r>
          </w:p>
        </w:tc>
        <w:tc>
          <w:tcPr>
            <w:tcW w:w="354" w:type="dxa"/>
            <w:tcBorders>
              <w:top w:val="nil"/>
              <w:left w:val="nil"/>
              <w:bottom w:val="nil"/>
              <w:right w:val="nil"/>
            </w:tcBorders>
            <w:shd w:val="clear" w:color="auto" w:fill="auto"/>
            <w:noWrap/>
            <w:vAlign w:val="bottom"/>
            <w:hideMark/>
          </w:tcPr>
          <w:p w14:paraId="1550755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739" w:type="dxa"/>
            <w:tcBorders>
              <w:top w:val="nil"/>
              <w:left w:val="nil"/>
              <w:bottom w:val="nil"/>
              <w:right w:val="nil"/>
            </w:tcBorders>
            <w:shd w:val="clear" w:color="auto" w:fill="auto"/>
            <w:noWrap/>
            <w:vAlign w:val="bottom"/>
            <w:hideMark/>
          </w:tcPr>
          <w:p w14:paraId="4AB1EA50"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1.81</w:t>
            </w:r>
          </w:p>
        </w:tc>
        <w:tc>
          <w:tcPr>
            <w:tcW w:w="612" w:type="dxa"/>
            <w:tcBorders>
              <w:top w:val="nil"/>
              <w:left w:val="nil"/>
              <w:bottom w:val="nil"/>
              <w:right w:val="nil"/>
            </w:tcBorders>
            <w:shd w:val="clear" w:color="auto" w:fill="auto"/>
            <w:noWrap/>
            <w:vAlign w:val="bottom"/>
            <w:hideMark/>
          </w:tcPr>
          <w:p w14:paraId="2676CDE4"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536" w:type="dxa"/>
            <w:tcBorders>
              <w:top w:val="nil"/>
              <w:left w:val="nil"/>
              <w:bottom w:val="nil"/>
              <w:right w:val="nil"/>
            </w:tcBorders>
            <w:shd w:val="clear" w:color="auto" w:fill="auto"/>
            <w:noWrap/>
            <w:vAlign w:val="bottom"/>
            <w:hideMark/>
          </w:tcPr>
          <w:p w14:paraId="36C55A9A"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p>
        </w:tc>
        <w:tc>
          <w:tcPr>
            <w:tcW w:w="190" w:type="dxa"/>
            <w:tcBorders>
              <w:top w:val="nil"/>
              <w:left w:val="nil"/>
              <w:bottom w:val="nil"/>
              <w:right w:val="nil"/>
            </w:tcBorders>
            <w:shd w:val="clear" w:color="auto" w:fill="auto"/>
            <w:noWrap/>
            <w:vAlign w:val="bottom"/>
            <w:hideMark/>
          </w:tcPr>
          <w:p w14:paraId="4C319751" w14:textId="77777777" w:rsidR="00CE547F" w:rsidRPr="00FA362E" w:rsidRDefault="00CE547F" w:rsidP="00452ADC">
            <w:pPr>
              <w:overflowPunct/>
              <w:autoSpaceDE/>
              <w:autoSpaceDN/>
              <w:adjustRightInd/>
              <w:spacing w:line="240" w:lineRule="auto"/>
              <w:textAlignment w:val="auto"/>
              <w:rPr>
                <w:sz w:val="20"/>
                <w:lang w:val="sk-SK"/>
              </w:rPr>
            </w:pPr>
          </w:p>
        </w:tc>
        <w:tc>
          <w:tcPr>
            <w:tcW w:w="1174" w:type="dxa"/>
            <w:tcBorders>
              <w:top w:val="nil"/>
              <w:left w:val="nil"/>
              <w:bottom w:val="nil"/>
              <w:right w:val="nil"/>
            </w:tcBorders>
            <w:shd w:val="clear" w:color="auto" w:fill="auto"/>
            <w:noWrap/>
            <w:vAlign w:val="bottom"/>
            <w:hideMark/>
          </w:tcPr>
          <w:p w14:paraId="2586E24F"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1.98</w:t>
            </w:r>
          </w:p>
        </w:tc>
        <w:tc>
          <w:tcPr>
            <w:tcW w:w="332" w:type="dxa"/>
            <w:tcBorders>
              <w:top w:val="nil"/>
              <w:left w:val="nil"/>
              <w:bottom w:val="nil"/>
              <w:right w:val="nil"/>
            </w:tcBorders>
            <w:shd w:val="clear" w:color="auto" w:fill="auto"/>
            <w:noWrap/>
            <w:vAlign w:val="bottom"/>
            <w:hideMark/>
          </w:tcPr>
          <w:p w14:paraId="42A4A90C"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541" w:type="dxa"/>
            <w:tcBorders>
              <w:top w:val="nil"/>
              <w:left w:val="nil"/>
              <w:bottom w:val="nil"/>
              <w:right w:val="nil"/>
            </w:tcBorders>
            <w:shd w:val="clear" w:color="auto" w:fill="auto"/>
            <w:noWrap/>
            <w:vAlign w:val="bottom"/>
            <w:hideMark/>
          </w:tcPr>
          <w:p w14:paraId="41F5FB9D"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0.88</w:t>
            </w:r>
          </w:p>
        </w:tc>
        <w:tc>
          <w:tcPr>
            <w:tcW w:w="633" w:type="dxa"/>
            <w:tcBorders>
              <w:top w:val="nil"/>
              <w:left w:val="nil"/>
              <w:bottom w:val="nil"/>
              <w:right w:val="nil"/>
            </w:tcBorders>
            <w:shd w:val="clear" w:color="auto" w:fill="auto"/>
            <w:noWrap/>
            <w:vAlign w:val="bottom"/>
            <w:hideMark/>
          </w:tcPr>
          <w:p w14:paraId="14C2901A"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460" w:type="dxa"/>
            <w:tcBorders>
              <w:top w:val="nil"/>
              <w:left w:val="nil"/>
              <w:bottom w:val="nil"/>
              <w:right w:val="nil"/>
            </w:tcBorders>
            <w:shd w:val="clear" w:color="auto" w:fill="auto"/>
            <w:noWrap/>
            <w:vAlign w:val="bottom"/>
            <w:hideMark/>
          </w:tcPr>
          <w:p w14:paraId="071EF5AA"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18.2</w:t>
            </w:r>
          </w:p>
        </w:tc>
      </w:tr>
      <w:tr w:rsidR="00CE547F" w:rsidRPr="00FA362E" w14:paraId="1A56B92E" w14:textId="77777777" w:rsidTr="00452ADC">
        <w:trPr>
          <w:trHeight w:val="300"/>
        </w:trPr>
        <w:tc>
          <w:tcPr>
            <w:tcW w:w="1296" w:type="dxa"/>
            <w:tcBorders>
              <w:top w:val="nil"/>
              <w:left w:val="nil"/>
              <w:bottom w:val="nil"/>
              <w:right w:val="nil"/>
            </w:tcBorders>
            <w:shd w:val="clear" w:color="auto" w:fill="auto"/>
            <w:noWrap/>
            <w:vAlign w:val="bottom"/>
            <w:hideMark/>
          </w:tcPr>
          <w:p w14:paraId="5DE5FB9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PWV</w:t>
            </w:r>
            <w:r w:rsidRPr="00FA362E">
              <w:rPr>
                <w:rFonts w:ascii="Calibri" w:hAnsi="Calibri" w:cs="Calibri"/>
                <w:color w:val="000000"/>
                <w:sz w:val="16"/>
                <w:szCs w:val="16"/>
                <w:vertAlign w:val="subscript"/>
                <w:lang w:val="sk-SK"/>
              </w:rPr>
              <w:t>13-15</w:t>
            </w:r>
          </w:p>
        </w:tc>
        <w:tc>
          <w:tcPr>
            <w:tcW w:w="903" w:type="dxa"/>
            <w:tcBorders>
              <w:top w:val="nil"/>
              <w:left w:val="nil"/>
              <w:bottom w:val="nil"/>
              <w:right w:val="nil"/>
            </w:tcBorders>
            <w:shd w:val="clear" w:color="auto" w:fill="auto"/>
            <w:noWrap/>
            <w:vAlign w:val="bottom"/>
            <w:hideMark/>
          </w:tcPr>
          <w:p w14:paraId="5AF16AAE"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11.35</w:t>
            </w:r>
          </w:p>
        </w:tc>
        <w:tc>
          <w:tcPr>
            <w:tcW w:w="354" w:type="dxa"/>
            <w:tcBorders>
              <w:top w:val="nil"/>
              <w:left w:val="nil"/>
              <w:bottom w:val="nil"/>
              <w:right w:val="nil"/>
            </w:tcBorders>
            <w:shd w:val="clear" w:color="auto" w:fill="auto"/>
            <w:noWrap/>
            <w:vAlign w:val="bottom"/>
            <w:hideMark/>
          </w:tcPr>
          <w:p w14:paraId="7A967019"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739" w:type="dxa"/>
            <w:tcBorders>
              <w:top w:val="nil"/>
              <w:left w:val="nil"/>
              <w:bottom w:val="nil"/>
              <w:right w:val="nil"/>
            </w:tcBorders>
            <w:shd w:val="clear" w:color="auto" w:fill="auto"/>
            <w:noWrap/>
            <w:vAlign w:val="bottom"/>
            <w:hideMark/>
          </w:tcPr>
          <w:p w14:paraId="7857559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4.01</w:t>
            </w:r>
          </w:p>
        </w:tc>
        <w:tc>
          <w:tcPr>
            <w:tcW w:w="612" w:type="dxa"/>
            <w:tcBorders>
              <w:top w:val="nil"/>
              <w:left w:val="nil"/>
              <w:bottom w:val="nil"/>
              <w:right w:val="nil"/>
            </w:tcBorders>
            <w:shd w:val="clear" w:color="auto" w:fill="auto"/>
            <w:noWrap/>
            <w:vAlign w:val="bottom"/>
            <w:hideMark/>
          </w:tcPr>
          <w:p w14:paraId="497B218D"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536" w:type="dxa"/>
            <w:tcBorders>
              <w:top w:val="nil"/>
              <w:left w:val="nil"/>
              <w:bottom w:val="nil"/>
              <w:right w:val="nil"/>
            </w:tcBorders>
            <w:shd w:val="clear" w:color="auto" w:fill="auto"/>
            <w:noWrap/>
            <w:vAlign w:val="bottom"/>
            <w:hideMark/>
          </w:tcPr>
          <w:p w14:paraId="13C2F1C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p>
        </w:tc>
        <w:tc>
          <w:tcPr>
            <w:tcW w:w="190" w:type="dxa"/>
            <w:tcBorders>
              <w:top w:val="nil"/>
              <w:left w:val="nil"/>
              <w:bottom w:val="nil"/>
              <w:right w:val="nil"/>
            </w:tcBorders>
            <w:shd w:val="clear" w:color="auto" w:fill="auto"/>
            <w:noWrap/>
            <w:vAlign w:val="bottom"/>
            <w:hideMark/>
          </w:tcPr>
          <w:p w14:paraId="38C1DA59" w14:textId="77777777" w:rsidR="00CE547F" w:rsidRPr="00FA362E" w:rsidRDefault="00CE547F" w:rsidP="00452ADC">
            <w:pPr>
              <w:overflowPunct/>
              <w:autoSpaceDE/>
              <w:autoSpaceDN/>
              <w:adjustRightInd/>
              <w:spacing w:line="240" w:lineRule="auto"/>
              <w:textAlignment w:val="auto"/>
              <w:rPr>
                <w:sz w:val="20"/>
                <w:lang w:val="sk-SK"/>
              </w:rPr>
            </w:pPr>
          </w:p>
        </w:tc>
        <w:tc>
          <w:tcPr>
            <w:tcW w:w="1174" w:type="dxa"/>
            <w:tcBorders>
              <w:top w:val="nil"/>
              <w:left w:val="nil"/>
              <w:bottom w:val="nil"/>
              <w:right w:val="nil"/>
            </w:tcBorders>
            <w:shd w:val="clear" w:color="auto" w:fill="auto"/>
            <w:noWrap/>
            <w:vAlign w:val="bottom"/>
            <w:hideMark/>
          </w:tcPr>
          <w:p w14:paraId="7FE2629E"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6.36</w:t>
            </w:r>
          </w:p>
        </w:tc>
        <w:tc>
          <w:tcPr>
            <w:tcW w:w="332" w:type="dxa"/>
            <w:tcBorders>
              <w:top w:val="nil"/>
              <w:left w:val="nil"/>
              <w:bottom w:val="nil"/>
              <w:right w:val="nil"/>
            </w:tcBorders>
            <w:shd w:val="clear" w:color="auto" w:fill="auto"/>
            <w:noWrap/>
            <w:vAlign w:val="bottom"/>
            <w:hideMark/>
          </w:tcPr>
          <w:p w14:paraId="2AEE42E2"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541" w:type="dxa"/>
            <w:tcBorders>
              <w:top w:val="nil"/>
              <w:left w:val="nil"/>
              <w:bottom w:val="nil"/>
              <w:right w:val="nil"/>
            </w:tcBorders>
            <w:shd w:val="clear" w:color="auto" w:fill="auto"/>
            <w:noWrap/>
            <w:vAlign w:val="bottom"/>
            <w:hideMark/>
          </w:tcPr>
          <w:p w14:paraId="118898C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6.44</w:t>
            </w:r>
          </w:p>
        </w:tc>
        <w:tc>
          <w:tcPr>
            <w:tcW w:w="633" w:type="dxa"/>
            <w:tcBorders>
              <w:top w:val="nil"/>
              <w:left w:val="nil"/>
              <w:bottom w:val="nil"/>
              <w:right w:val="nil"/>
            </w:tcBorders>
            <w:shd w:val="clear" w:color="auto" w:fill="auto"/>
            <w:noWrap/>
            <w:vAlign w:val="bottom"/>
            <w:hideMark/>
          </w:tcPr>
          <w:p w14:paraId="405967AD"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460" w:type="dxa"/>
            <w:tcBorders>
              <w:top w:val="nil"/>
              <w:left w:val="nil"/>
              <w:bottom w:val="nil"/>
              <w:right w:val="nil"/>
            </w:tcBorders>
            <w:shd w:val="clear" w:color="auto" w:fill="auto"/>
            <w:noWrap/>
            <w:vAlign w:val="bottom"/>
            <w:hideMark/>
          </w:tcPr>
          <w:p w14:paraId="40EB34D5"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56</w:t>
            </w:r>
          </w:p>
        </w:tc>
      </w:tr>
      <w:tr w:rsidR="00CE547F" w:rsidRPr="00FA362E" w14:paraId="1DB55AF0" w14:textId="77777777" w:rsidTr="00452ADC">
        <w:trPr>
          <w:trHeight w:val="300"/>
        </w:trPr>
        <w:tc>
          <w:tcPr>
            <w:tcW w:w="1296" w:type="dxa"/>
            <w:tcBorders>
              <w:top w:val="nil"/>
              <w:left w:val="nil"/>
              <w:bottom w:val="nil"/>
              <w:right w:val="nil"/>
            </w:tcBorders>
            <w:shd w:val="clear" w:color="auto" w:fill="auto"/>
            <w:noWrap/>
            <w:vAlign w:val="bottom"/>
            <w:hideMark/>
          </w:tcPr>
          <w:p w14:paraId="0C0ADF79"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PWV</w:t>
            </w:r>
            <w:r w:rsidRPr="00FA362E">
              <w:rPr>
                <w:rFonts w:ascii="Calibri" w:hAnsi="Calibri" w:cs="Calibri"/>
                <w:color w:val="000000"/>
                <w:sz w:val="16"/>
                <w:szCs w:val="16"/>
                <w:vertAlign w:val="subscript"/>
                <w:lang w:val="sk-SK"/>
              </w:rPr>
              <w:t>4-16</w:t>
            </w:r>
          </w:p>
        </w:tc>
        <w:tc>
          <w:tcPr>
            <w:tcW w:w="903" w:type="dxa"/>
            <w:tcBorders>
              <w:top w:val="nil"/>
              <w:left w:val="nil"/>
              <w:bottom w:val="nil"/>
              <w:right w:val="nil"/>
            </w:tcBorders>
            <w:shd w:val="clear" w:color="auto" w:fill="auto"/>
            <w:noWrap/>
            <w:vAlign w:val="bottom"/>
            <w:hideMark/>
          </w:tcPr>
          <w:p w14:paraId="182BDC8E"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11.26</w:t>
            </w:r>
          </w:p>
        </w:tc>
        <w:tc>
          <w:tcPr>
            <w:tcW w:w="354" w:type="dxa"/>
            <w:tcBorders>
              <w:top w:val="nil"/>
              <w:left w:val="nil"/>
              <w:bottom w:val="nil"/>
              <w:right w:val="nil"/>
            </w:tcBorders>
            <w:shd w:val="clear" w:color="auto" w:fill="auto"/>
            <w:noWrap/>
            <w:vAlign w:val="bottom"/>
            <w:hideMark/>
          </w:tcPr>
          <w:p w14:paraId="65B904E2"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739" w:type="dxa"/>
            <w:tcBorders>
              <w:top w:val="nil"/>
              <w:left w:val="nil"/>
              <w:bottom w:val="nil"/>
              <w:right w:val="nil"/>
            </w:tcBorders>
            <w:shd w:val="clear" w:color="auto" w:fill="auto"/>
            <w:noWrap/>
            <w:vAlign w:val="bottom"/>
            <w:hideMark/>
          </w:tcPr>
          <w:p w14:paraId="05FD2F04"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2.76</w:t>
            </w:r>
          </w:p>
        </w:tc>
        <w:tc>
          <w:tcPr>
            <w:tcW w:w="612" w:type="dxa"/>
            <w:tcBorders>
              <w:top w:val="nil"/>
              <w:left w:val="nil"/>
              <w:bottom w:val="nil"/>
              <w:right w:val="nil"/>
            </w:tcBorders>
            <w:shd w:val="clear" w:color="auto" w:fill="auto"/>
            <w:noWrap/>
            <w:vAlign w:val="bottom"/>
            <w:hideMark/>
          </w:tcPr>
          <w:p w14:paraId="5D0168EB"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536" w:type="dxa"/>
            <w:tcBorders>
              <w:top w:val="nil"/>
              <w:left w:val="nil"/>
              <w:bottom w:val="nil"/>
              <w:right w:val="nil"/>
            </w:tcBorders>
            <w:shd w:val="clear" w:color="auto" w:fill="auto"/>
            <w:noWrap/>
            <w:vAlign w:val="bottom"/>
            <w:hideMark/>
          </w:tcPr>
          <w:p w14:paraId="1A22EF9E"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p>
        </w:tc>
        <w:tc>
          <w:tcPr>
            <w:tcW w:w="190" w:type="dxa"/>
            <w:tcBorders>
              <w:top w:val="nil"/>
              <w:left w:val="nil"/>
              <w:bottom w:val="nil"/>
              <w:right w:val="nil"/>
            </w:tcBorders>
            <w:shd w:val="clear" w:color="auto" w:fill="auto"/>
            <w:noWrap/>
            <w:vAlign w:val="bottom"/>
            <w:hideMark/>
          </w:tcPr>
          <w:p w14:paraId="494F379F" w14:textId="77777777" w:rsidR="00CE547F" w:rsidRPr="00FA362E" w:rsidRDefault="00CE547F" w:rsidP="00452ADC">
            <w:pPr>
              <w:overflowPunct/>
              <w:autoSpaceDE/>
              <w:autoSpaceDN/>
              <w:adjustRightInd/>
              <w:spacing w:line="240" w:lineRule="auto"/>
              <w:textAlignment w:val="auto"/>
              <w:rPr>
                <w:sz w:val="20"/>
                <w:lang w:val="sk-SK"/>
              </w:rPr>
            </w:pPr>
          </w:p>
        </w:tc>
        <w:tc>
          <w:tcPr>
            <w:tcW w:w="1174" w:type="dxa"/>
            <w:tcBorders>
              <w:top w:val="nil"/>
              <w:left w:val="nil"/>
              <w:bottom w:val="nil"/>
              <w:right w:val="nil"/>
            </w:tcBorders>
            <w:shd w:val="clear" w:color="auto" w:fill="auto"/>
            <w:noWrap/>
            <w:vAlign w:val="bottom"/>
            <w:hideMark/>
          </w:tcPr>
          <w:p w14:paraId="7F15A394"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2.91</w:t>
            </w:r>
          </w:p>
        </w:tc>
        <w:tc>
          <w:tcPr>
            <w:tcW w:w="332" w:type="dxa"/>
            <w:tcBorders>
              <w:top w:val="nil"/>
              <w:left w:val="nil"/>
              <w:bottom w:val="nil"/>
              <w:right w:val="nil"/>
            </w:tcBorders>
            <w:shd w:val="clear" w:color="auto" w:fill="auto"/>
            <w:noWrap/>
            <w:vAlign w:val="bottom"/>
            <w:hideMark/>
          </w:tcPr>
          <w:p w14:paraId="7C315647"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541" w:type="dxa"/>
            <w:tcBorders>
              <w:top w:val="nil"/>
              <w:left w:val="nil"/>
              <w:bottom w:val="nil"/>
              <w:right w:val="nil"/>
            </w:tcBorders>
            <w:shd w:val="clear" w:color="auto" w:fill="auto"/>
            <w:noWrap/>
            <w:vAlign w:val="bottom"/>
            <w:hideMark/>
          </w:tcPr>
          <w:p w14:paraId="0BC7E931"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2.64</w:t>
            </w:r>
          </w:p>
        </w:tc>
        <w:tc>
          <w:tcPr>
            <w:tcW w:w="633" w:type="dxa"/>
            <w:tcBorders>
              <w:top w:val="nil"/>
              <w:left w:val="nil"/>
              <w:bottom w:val="nil"/>
              <w:right w:val="nil"/>
            </w:tcBorders>
            <w:shd w:val="clear" w:color="auto" w:fill="auto"/>
            <w:noWrap/>
            <w:vAlign w:val="bottom"/>
            <w:hideMark/>
          </w:tcPr>
          <w:p w14:paraId="0F49B8F9"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460" w:type="dxa"/>
            <w:tcBorders>
              <w:top w:val="nil"/>
              <w:left w:val="nil"/>
              <w:bottom w:val="nil"/>
              <w:right w:val="nil"/>
            </w:tcBorders>
            <w:shd w:val="clear" w:color="auto" w:fill="auto"/>
            <w:noWrap/>
            <w:vAlign w:val="bottom"/>
            <w:hideMark/>
          </w:tcPr>
          <w:p w14:paraId="1A49D677"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25.9</w:t>
            </w:r>
          </w:p>
        </w:tc>
      </w:tr>
      <w:tr w:rsidR="00CE547F" w:rsidRPr="00FA362E" w14:paraId="28BAFB91" w14:textId="77777777" w:rsidTr="00452ADC">
        <w:trPr>
          <w:trHeight w:val="300"/>
        </w:trPr>
        <w:tc>
          <w:tcPr>
            <w:tcW w:w="1296" w:type="dxa"/>
            <w:tcBorders>
              <w:top w:val="nil"/>
              <w:left w:val="nil"/>
              <w:bottom w:val="single" w:sz="4" w:space="0" w:color="auto"/>
              <w:right w:val="nil"/>
            </w:tcBorders>
            <w:shd w:val="clear" w:color="auto" w:fill="auto"/>
            <w:noWrap/>
            <w:vAlign w:val="bottom"/>
            <w:hideMark/>
          </w:tcPr>
          <w:p w14:paraId="516E7C82"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PWV</w:t>
            </w:r>
            <w:r w:rsidRPr="00FA362E">
              <w:rPr>
                <w:rFonts w:ascii="Calibri" w:hAnsi="Calibri" w:cs="Calibri"/>
                <w:color w:val="000000"/>
                <w:sz w:val="16"/>
                <w:szCs w:val="16"/>
                <w:vertAlign w:val="subscript"/>
                <w:lang w:val="sk-SK"/>
              </w:rPr>
              <w:t>14-16</w:t>
            </w:r>
          </w:p>
        </w:tc>
        <w:tc>
          <w:tcPr>
            <w:tcW w:w="903" w:type="dxa"/>
            <w:tcBorders>
              <w:top w:val="nil"/>
              <w:left w:val="nil"/>
              <w:bottom w:val="single" w:sz="4" w:space="0" w:color="auto"/>
              <w:right w:val="nil"/>
            </w:tcBorders>
            <w:shd w:val="clear" w:color="auto" w:fill="auto"/>
            <w:noWrap/>
            <w:vAlign w:val="bottom"/>
            <w:hideMark/>
          </w:tcPr>
          <w:p w14:paraId="16AB6078"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7.48</w:t>
            </w:r>
          </w:p>
        </w:tc>
        <w:tc>
          <w:tcPr>
            <w:tcW w:w="354" w:type="dxa"/>
            <w:tcBorders>
              <w:top w:val="nil"/>
              <w:left w:val="nil"/>
              <w:bottom w:val="single" w:sz="4" w:space="0" w:color="auto"/>
              <w:right w:val="nil"/>
            </w:tcBorders>
            <w:shd w:val="clear" w:color="auto" w:fill="auto"/>
            <w:noWrap/>
            <w:vAlign w:val="bottom"/>
            <w:hideMark/>
          </w:tcPr>
          <w:p w14:paraId="47A09BE2"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739" w:type="dxa"/>
            <w:tcBorders>
              <w:top w:val="nil"/>
              <w:left w:val="nil"/>
              <w:bottom w:val="single" w:sz="4" w:space="0" w:color="auto"/>
              <w:right w:val="nil"/>
            </w:tcBorders>
            <w:shd w:val="clear" w:color="auto" w:fill="auto"/>
            <w:noWrap/>
            <w:vAlign w:val="bottom"/>
            <w:hideMark/>
          </w:tcPr>
          <w:p w14:paraId="77890118"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13.49</w:t>
            </w:r>
          </w:p>
        </w:tc>
        <w:tc>
          <w:tcPr>
            <w:tcW w:w="612" w:type="dxa"/>
            <w:tcBorders>
              <w:top w:val="nil"/>
              <w:left w:val="nil"/>
              <w:bottom w:val="single" w:sz="4" w:space="0" w:color="auto"/>
              <w:right w:val="nil"/>
            </w:tcBorders>
            <w:shd w:val="clear" w:color="auto" w:fill="auto"/>
            <w:noWrap/>
            <w:vAlign w:val="bottom"/>
            <w:hideMark/>
          </w:tcPr>
          <w:p w14:paraId="5DFBE74F"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536" w:type="dxa"/>
            <w:tcBorders>
              <w:top w:val="nil"/>
              <w:left w:val="nil"/>
              <w:bottom w:val="single" w:sz="4" w:space="0" w:color="auto"/>
              <w:right w:val="nil"/>
            </w:tcBorders>
            <w:shd w:val="clear" w:color="auto" w:fill="auto"/>
            <w:noWrap/>
            <w:vAlign w:val="bottom"/>
            <w:hideMark/>
          </w:tcPr>
          <w:p w14:paraId="23E5A9A0"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 </w:t>
            </w:r>
          </w:p>
        </w:tc>
        <w:tc>
          <w:tcPr>
            <w:tcW w:w="190" w:type="dxa"/>
            <w:tcBorders>
              <w:top w:val="nil"/>
              <w:left w:val="nil"/>
              <w:bottom w:val="single" w:sz="4" w:space="0" w:color="auto"/>
              <w:right w:val="nil"/>
            </w:tcBorders>
            <w:shd w:val="clear" w:color="auto" w:fill="auto"/>
            <w:noWrap/>
            <w:vAlign w:val="bottom"/>
            <w:hideMark/>
          </w:tcPr>
          <w:p w14:paraId="3CA9367E"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 </w:t>
            </w:r>
          </w:p>
        </w:tc>
        <w:tc>
          <w:tcPr>
            <w:tcW w:w="1174" w:type="dxa"/>
            <w:tcBorders>
              <w:top w:val="nil"/>
              <w:left w:val="nil"/>
              <w:bottom w:val="single" w:sz="4" w:space="0" w:color="auto"/>
              <w:right w:val="nil"/>
            </w:tcBorders>
            <w:shd w:val="clear" w:color="auto" w:fill="auto"/>
            <w:noWrap/>
            <w:vAlign w:val="bottom"/>
            <w:hideMark/>
          </w:tcPr>
          <w:p w14:paraId="429C51AC"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6.72</w:t>
            </w:r>
          </w:p>
        </w:tc>
        <w:tc>
          <w:tcPr>
            <w:tcW w:w="332" w:type="dxa"/>
            <w:tcBorders>
              <w:top w:val="nil"/>
              <w:left w:val="nil"/>
              <w:bottom w:val="single" w:sz="4" w:space="0" w:color="auto"/>
              <w:right w:val="nil"/>
            </w:tcBorders>
            <w:shd w:val="clear" w:color="auto" w:fill="auto"/>
            <w:noWrap/>
            <w:vAlign w:val="bottom"/>
            <w:hideMark/>
          </w:tcPr>
          <w:p w14:paraId="01F5FB6B"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541" w:type="dxa"/>
            <w:tcBorders>
              <w:top w:val="nil"/>
              <w:left w:val="nil"/>
              <w:bottom w:val="single" w:sz="4" w:space="0" w:color="auto"/>
              <w:right w:val="nil"/>
            </w:tcBorders>
            <w:shd w:val="clear" w:color="auto" w:fill="auto"/>
            <w:noWrap/>
            <w:vAlign w:val="bottom"/>
            <w:hideMark/>
          </w:tcPr>
          <w:p w14:paraId="54BAF9BB"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6.80</w:t>
            </w:r>
          </w:p>
        </w:tc>
        <w:tc>
          <w:tcPr>
            <w:tcW w:w="633" w:type="dxa"/>
            <w:tcBorders>
              <w:top w:val="nil"/>
              <w:left w:val="nil"/>
              <w:bottom w:val="single" w:sz="4" w:space="0" w:color="auto"/>
              <w:right w:val="nil"/>
            </w:tcBorders>
            <w:shd w:val="clear" w:color="auto" w:fill="auto"/>
            <w:noWrap/>
            <w:vAlign w:val="bottom"/>
            <w:hideMark/>
          </w:tcPr>
          <w:p w14:paraId="240B6E2D"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460" w:type="dxa"/>
            <w:tcBorders>
              <w:top w:val="nil"/>
              <w:left w:val="nil"/>
              <w:bottom w:val="single" w:sz="4" w:space="0" w:color="auto"/>
              <w:right w:val="nil"/>
            </w:tcBorders>
            <w:shd w:val="clear" w:color="auto" w:fill="auto"/>
            <w:noWrap/>
            <w:vAlign w:val="bottom"/>
            <w:hideMark/>
          </w:tcPr>
          <w:p w14:paraId="658E8CC3"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90</w:t>
            </w:r>
          </w:p>
        </w:tc>
      </w:tr>
      <w:tr w:rsidR="00CE547F" w:rsidRPr="00FA362E" w14:paraId="74517F7F" w14:textId="77777777" w:rsidTr="00452ADC">
        <w:trPr>
          <w:trHeight w:val="300"/>
        </w:trPr>
        <w:tc>
          <w:tcPr>
            <w:tcW w:w="1296" w:type="dxa"/>
            <w:tcBorders>
              <w:top w:val="nil"/>
              <w:left w:val="nil"/>
              <w:bottom w:val="nil"/>
              <w:right w:val="nil"/>
            </w:tcBorders>
            <w:shd w:val="clear" w:color="auto" w:fill="auto"/>
            <w:noWrap/>
            <w:vAlign w:val="bottom"/>
            <w:hideMark/>
          </w:tcPr>
          <w:p w14:paraId="2851C4A4"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SBP</w:t>
            </w:r>
          </w:p>
        </w:tc>
        <w:tc>
          <w:tcPr>
            <w:tcW w:w="903" w:type="dxa"/>
            <w:tcBorders>
              <w:top w:val="nil"/>
              <w:left w:val="nil"/>
              <w:bottom w:val="nil"/>
              <w:right w:val="nil"/>
            </w:tcBorders>
            <w:shd w:val="clear" w:color="auto" w:fill="auto"/>
            <w:noWrap/>
            <w:vAlign w:val="bottom"/>
            <w:hideMark/>
          </w:tcPr>
          <w:p w14:paraId="63F18EAF"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135.84</w:t>
            </w:r>
          </w:p>
        </w:tc>
        <w:tc>
          <w:tcPr>
            <w:tcW w:w="354" w:type="dxa"/>
            <w:tcBorders>
              <w:top w:val="nil"/>
              <w:left w:val="nil"/>
              <w:bottom w:val="nil"/>
              <w:right w:val="nil"/>
            </w:tcBorders>
            <w:shd w:val="clear" w:color="auto" w:fill="auto"/>
            <w:noWrap/>
            <w:vAlign w:val="bottom"/>
            <w:hideMark/>
          </w:tcPr>
          <w:p w14:paraId="44FBB7E0"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739" w:type="dxa"/>
            <w:tcBorders>
              <w:top w:val="nil"/>
              <w:left w:val="nil"/>
              <w:bottom w:val="nil"/>
              <w:right w:val="nil"/>
            </w:tcBorders>
            <w:shd w:val="clear" w:color="auto" w:fill="auto"/>
            <w:noWrap/>
            <w:vAlign w:val="bottom"/>
            <w:hideMark/>
          </w:tcPr>
          <w:p w14:paraId="07C9E039"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33.60</w:t>
            </w:r>
          </w:p>
        </w:tc>
        <w:tc>
          <w:tcPr>
            <w:tcW w:w="612" w:type="dxa"/>
            <w:tcBorders>
              <w:top w:val="nil"/>
              <w:left w:val="nil"/>
              <w:bottom w:val="nil"/>
              <w:right w:val="nil"/>
            </w:tcBorders>
            <w:shd w:val="clear" w:color="auto" w:fill="auto"/>
            <w:noWrap/>
            <w:vAlign w:val="bottom"/>
            <w:hideMark/>
          </w:tcPr>
          <w:p w14:paraId="66ABA7FF"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mmHg</w:t>
            </w:r>
          </w:p>
        </w:tc>
        <w:tc>
          <w:tcPr>
            <w:tcW w:w="536" w:type="dxa"/>
            <w:tcBorders>
              <w:top w:val="nil"/>
              <w:left w:val="nil"/>
              <w:bottom w:val="nil"/>
              <w:right w:val="nil"/>
            </w:tcBorders>
            <w:shd w:val="clear" w:color="auto" w:fill="auto"/>
            <w:noWrap/>
            <w:vAlign w:val="bottom"/>
            <w:hideMark/>
          </w:tcPr>
          <w:p w14:paraId="6258D1CD"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p>
        </w:tc>
        <w:tc>
          <w:tcPr>
            <w:tcW w:w="190" w:type="dxa"/>
            <w:tcBorders>
              <w:top w:val="nil"/>
              <w:left w:val="nil"/>
              <w:bottom w:val="nil"/>
              <w:right w:val="nil"/>
            </w:tcBorders>
            <w:shd w:val="clear" w:color="auto" w:fill="auto"/>
            <w:noWrap/>
            <w:vAlign w:val="bottom"/>
            <w:hideMark/>
          </w:tcPr>
          <w:p w14:paraId="0475A275" w14:textId="77777777" w:rsidR="00CE547F" w:rsidRPr="00FA362E" w:rsidRDefault="00CE547F" w:rsidP="00452ADC">
            <w:pPr>
              <w:overflowPunct/>
              <w:autoSpaceDE/>
              <w:autoSpaceDN/>
              <w:adjustRightInd/>
              <w:spacing w:line="240" w:lineRule="auto"/>
              <w:textAlignment w:val="auto"/>
              <w:rPr>
                <w:sz w:val="20"/>
                <w:lang w:val="sk-SK"/>
              </w:rPr>
            </w:pPr>
          </w:p>
        </w:tc>
        <w:tc>
          <w:tcPr>
            <w:tcW w:w="1174" w:type="dxa"/>
            <w:tcBorders>
              <w:top w:val="nil"/>
              <w:left w:val="nil"/>
              <w:bottom w:val="nil"/>
              <w:right w:val="nil"/>
            </w:tcBorders>
            <w:shd w:val="clear" w:color="auto" w:fill="auto"/>
            <w:noWrap/>
            <w:vAlign w:val="bottom"/>
            <w:hideMark/>
          </w:tcPr>
          <w:p w14:paraId="2FE61515"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5.97</w:t>
            </w:r>
          </w:p>
        </w:tc>
        <w:tc>
          <w:tcPr>
            <w:tcW w:w="332" w:type="dxa"/>
            <w:tcBorders>
              <w:top w:val="nil"/>
              <w:left w:val="nil"/>
              <w:bottom w:val="nil"/>
              <w:right w:val="nil"/>
            </w:tcBorders>
            <w:shd w:val="clear" w:color="auto" w:fill="auto"/>
            <w:noWrap/>
            <w:vAlign w:val="bottom"/>
            <w:hideMark/>
          </w:tcPr>
          <w:p w14:paraId="28C39169"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541" w:type="dxa"/>
            <w:tcBorders>
              <w:top w:val="nil"/>
              <w:left w:val="nil"/>
              <w:bottom w:val="nil"/>
              <w:right w:val="nil"/>
            </w:tcBorders>
            <w:shd w:val="clear" w:color="auto" w:fill="auto"/>
            <w:noWrap/>
            <w:vAlign w:val="bottom"/>
            <w:hideMark/>
          </w:tcPr>
          <w:p w14:paraId="71AE2742"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2.15</w:t>
            </w:r>
          </w:p>
        </w:tc>
        <w:tc>
          <w:tcPr>
            <w:tcW w:w="633" w:type="dxa"/>
            <w:tcBorders>
              <w:top w:val="nil"/>
              <w:left w:val="nil"/>
              <w:bottom w:val="nil"/>
              <w:right w:val="nil"/>
            </w:tcBorders>
            <w:shd w:val="clear" w:color="auto" w:fill="auto"/>
            <w:noWrap/>
            <w:vAlign w:val="bottom"/>
            <w:hideMark/>
          </w:tcPr>
          <w:p w14:paraId="4124FF12"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mmHg</w:t>
            </w:r>
          </w:p>
        </w:tc>
        <w:tc>
          <w:tcPr>
            <w:tcW w:w="460" w:type="dxa"/>
            <w:tcBorders>
              <w:top w:val="nil"/>
              <w:left w:val="nil"/>
              <w:bottom w:val="nil"/>
              <w:right w:val="nil"/>
            </w:tcBorders>
            <w:shd w:val="clear" w:color="auto" w:fill="auto"/>
            <w:noWrap/>
            <w:vAlign w:val="bottom"/>
            <w:hideMark/>
          </w:tcPr>
          <w:p w14:paraId="435A2530"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4.4</w:t>
            </w:r>
          </w:p>
        </w:tc>
      </w:tr>
      <w:tr w:rsidR="00CE547F" w:rsidRPr="00FA362E" w14:paraId="2463A1FE" w14:textId="77777777" w:rsidTr="00452ADC">
        <w:trPr>
          <w:trHeight w:val="300"/>
        </w:trPr>
        <w:tc>
          <w:tcPr>
            <w:tcW w:w="1296" w:type="dxa"/>
            <w:tcBorders>
              <w:top w:val="nil"/>
              <w:left w:val="nil"/>
              <w:bottom w:val="nil"/>
              <w:right w:val="nil"/>
            </w:tcBorders>
            <w:shd w:val="clear" w:color="auto" w:fill="auto"/>
            <w:noWrap/>
            <w:vAlign w:val="bottom"/>
            <w:hideMark/>
          </w:tcPr>
          <w:p w14:paraId="75951BE7"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DBP</w:t>
            </w:r>
          </w:p>
        </w:tc>
        <w:tc>
          <w:tcPr>
            <w:tcW w:w="903" w:type="dxa"/>
            <w:tcBorders>
              <w:top w:val="nil"/>
              <w:left w:val="nil"/>
              <w:bottom w:val="nil"/>
              <w:right w:val="nil"/>
            </w:tcBorders>
            <w:shd w:val="clear" w:color="auto" w:fill="auto"/>
            <w:noWrap/>
            <w:vAlign w:val="bottom"/>
            <w:hideMark/>
          </w:tcPr>
          <w:p w14:paraId="745C54FE"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73.40</w:t>
            </w:r>
          </w:p>
        </w:tc>
        <w:tc>
          <w:tcPr>
            <w:tcW w:w="354" w:type="dxa"/>
            <w:tcBorders>
              <w:top w:val="nil"/>
              <w:left w:val="nil"/>
              <w:bottom w:val="nil"/>
              <w:right w:val="nil"/>
            </w:tcBorders>
            <w:shd w:val="clear" w:color="auto" w:fill="auto"/>
            <w:noWrap/>
            <w:vAlign w:val="bottom"/>
            <w:hideMark/>
          </w:tcPr>
          <w:p w14:paraId="153579A8"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739" w:type="dxa"/>
            <w:tcBorders>
              <w:top w:val="nil"/>
              <w:left w:val="nil"/>
              <w:bottom w:val="nil"/>
              <w:right w:val="nil"/>
            </w:tcBorders>
            <w:shd w:val="clear" w:color="auto" w:fill="auto"/>
            <w:noWrap/>
            <w:vAlign w:val="bottom"/>
            <w:hideMark/>
          </w:tcPr>
          <w:p w14:paraId="3F88CC5E"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22.46</w:t>
            </w:r>
          </w:p>
        </w:tc>
        <w:tc>
          <w:tcPr>
            <w:tcW w:w="612" w:type="dxa"/>
            <w:tcBorders>
              <w:top w:val="nil"/>
              <w:left w:val="nil"/>
              <w:bottom w:val="nil"/>
              <w:right w:val="nil"/>
            </w:tcBorders>
            <w:shd w:val="clear" w:color="auto" w:fill="auto"/>
            <w:noWrap/>
            <w:vAlign w:val="bottom"/>
            <w:hideMark/>
          </w:tcPr>
          <w:p w14:paraId="7E14FDAC"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mmHg</w:t>
            </w:r>
          </w:p>
        </w:tc>
        <w:tc>
          <w:tcPr>
            <w:tcW w:w="536" w:type="dxa"/>
            <w:tcBorders>
              <w:top w:val="nil"/>
              <w:left w:val="nil"/>
              <w:bottom w:val="nil"/>
              <w:right w:val="nil"/>
            </w:tcBorders>
            <w:shd w:val="clear" w:color="auto" w:fill="auto"/>
            <w:noWrap/>
            <w:vAlign w:val="bottom"/>
            <w:hideMark/>
          </w:tcPr>
          <w:p w14:paraId="0654B349"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p>
        </w:tc>
        <w:tc>
          <w:tcPr>
            <w:tcW w:w="190" w:type="dxa"/>
            <w:tcBorders>
              <w:top w:val="nil"/>
              <w:left w:val="nil"/>
              <w:bottom w:val="nil"/>
              <w:right w:val="nil"/>
            </w:tcBorders>
            <w:shd w:val="clear" w:color="auto" w:fill="auto"/>
            <w:noWrap/>
            <w:vAlign w:val="bottom"/>
            <w:hideMark/>
          </w:tcPr>
          <w:p w14:paraId="7A6EBE79" w14:textId="77777777" w:rsidR="00CE547F" w:rsidRPr="00FA362E" w:rsidRDefault="00CE547F" w:rsidP="00452ADC">
            <w:pPr>
              <w:overflowPunct/>
              <w:autoSpaceDE/>
              <w:autoSpaceDN/>
              <w:adjustRightInd/>
              <w:spacing w:line="240" w:lineRule="auto"/>
              <w:textAlignment w:val="auto"/>
              <w:rPr>
                <w:sz w:val="20"/>
                <w:lang w:val="sk-SK"/>
              </w:rPr>
            </w:pPr>
          </w:p>
        </w:tc>
        <w:tc>
          <w:tcPr>
            <w:tcW w:w="1174" w:type="dxa"/>
            <w:tcBorders>
              <w:top w:val="nil"/>
              <w:left w:val="nil"/>
              <w:bottom w:val="nil"/>
              <w:right w:val="nil"/>
            </w:tcBorders>
            <w:shd w:val="clear" w:color="auto" w:fill="auto"/>
            <w:noWrap/>
            <w:vAlign w:val="bottom"/>
            <w:hideMark/>
          </w:tcPr>
          <w:p w14:paraId="058E28B0"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3.50</w:t>
            </w:r>
          </w:p>
        </w:tc>
        <w:tc>
          <w:tcPr>
            <w:tcW w:w="332" w:type="dxa"/>
            <w:tcBorders>
              <w:top w:val="nil"/>
              <w:left w:val="nil"/>
              <w:bottom w:val="nil"/>
              <w:right w:val="nil"/>
            </w:tcBorders>
            <w:shd w:val="clear" w:color="auto" w:fill="auto"/>
            <w:noWrap/>
            <w:vAlign w:val="bottom"/>
            <w:hideMark/>
          </w:tcPr>
          <w:p w14:paraId="39BB9DD0"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541" w:type="dxa"/>
            <w:tcBorders>
              <w:top w:val="nil"/>
              <w:left w:val="nil"/>
              <w:bottom w:val="nil"/>
              <w:right w:val="nil"/>
            </w:tcBorders>
            <w:shd w:val="clear" w:color="auto" w:fill="auto"/>
            <w:noWrap/>
            <w:vAlign w:val="bottom"/>
            <w:hideMark/>
          </w:tcPr>
          <w:p w14:paraId="6DA1FF0A"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1.20</w:t>
            </w:r>
          </w:p>
        </w:tc>
        <w:tc>
          <w:tcPr>
            <w:tcW w:w="633" w:type="dxa"/>
            <w:tcBorders>
              <w:top w:val="nil"/>
              <w:left w:val="nil"/>
              <w:bottom w:val="nil"/>
              <w:right w:val="nil"/>
            </w:tcBorders>
            <w:shd w:val="clear" w:color="auto" w:fill="auto"/>
            <w:noWrap/>
            <w:vAlign w:val="bottom"/>
            <w:hideMark/>
          </w:tcPr>
          <w:p w14:paraId="7AC21199"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mmHg</w:t>
            </w:r>
          </w:p>
        </w:tc>
        <w:tc>
          <w:tcPr>
            <w:tcW w:w="460" w:type="dxa"/>
            <w:tcBorders>
              <w:top w:val="nil"/>
              <w:left w:val="nil"/>
              <w:bottom w:val="nil"/>
              <w:right w:val="nil"/>
            </w:tcBorders>
            <w:shd w:val="clear" w:color="auto" w:fill="auto"/>
            <w:noWrap/>
            <w:vAlign w:val="bottom"/>
            <w:hideMark/>
          </w:tcPr>
          <w:p w14:paraId="022A1B3D"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4.77</w:t>
            </w:r>
          </w:p>
        </w:tc>
      </w:tr>
      <w:tr w:rsidR="00CE547F" w:rsidRPr="00FA362E" w14:paraId="43B6E30C" w14:textId="77777777" w:rsidTr="00452ADC">
        <w:trPr>
          <w:trHeight w:val="300"/>
        </w:trPr>
        <w:tc>
          <w:tcPr>
            <w:tcW w:w="1296" w:type="dxa"/>
            <w:tcBorders>
              <w:top w:val="nil"/>
              <w:left w:val="nil"/>
              <w:bottom w:val="nil"/>
              <w:right w:val="nil"/>
            </w:tcBorders>
            <w:shd w:val="clear" w:color="auto" w:fill="auto"/>
            <w:noWrap/>
            <w:vAlign w:val="bottom"/>
            <w:hideMark/>
          </w:tcPr>
          <w:p w14:paraId="1D4A54E9"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PP</w:t>
            </w:r>
          </w:p>
        </w:tc>
        <w:tc>
          <w:tcPr>
            <w:tcW w:w="903" w:type="dxa"/>
            <w:tcBorders>
              <w:top w:val="nil"/>
              <w:left w:val="nil"/>
              <w:bottom w:val="nil"/>
              <w:right w:val="nil"/>
            </w:tcBorders>
            <w:shd w:val="clear" w:color="auto" w:fill="auto"/>
            <w:noWrap/>
            <w:vAlign w:val="bottom"/>
            <w:hideMark/>
          </w:tcPr>
          <w:p w14:paraId="47A82BA3"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62.44</w:t>
            </w:r>
          </w:p>
        </w:tc>
        <w:tc>
          <w:tcPr>
            <w:tcW w:w="354" w:type="dxa"/>
            <w:tcBorders>
              <w:top w:val="nil"/>
              <w:left w:val="nil"/>
              <w:bottom w:val="nil"/>
              <w:right w:val="nil"/>
            </w:tcBorders>
            <w:shd w:val="clear" w:color="auto" w:fill="auto"/>
            <w:noWrap/>
            <w:vAlign w:val="bottom"/>
            <w:hideMark/>
          </w:tcPr>
          <w:p w14:paraId="199EE083"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739" w:type="dxa"/>
            <w:tcBorders>
              <w:top w:val="nil"/>
              <w:left w:val="nil"/>
              <w:bottom w:val="nil"/>
              <w:right w:val="nil"/>
            </w:tcBorders>
            <w:shd w:val="clear" w:color="auto" w:fill="auto"/>
            <w:noWrap/>
            <w:vAlign w:val="bottom"/>
            <w:hideMark/>
          </w:tcPr>
          <w:p w14:paraId="7F17C253"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15.36</w:t>
            </w:r>
          </w:p>
        </w:tc>
        <w:tc>
          <w:tcPr>
            <w:tcW w:w="612" w:type="dxa"/>
            <w:tcBorders>
              <w:top w:val="nil"/>
              <w:left w:val="nil"/>
              <w:bottom w:val="nil"/>
              <w:right w:val="nil"/>
            </w:tcBorders>
            <w:shd w:val="clear" w:color="auto" w:fill="auto"/>
            <w:noWrap/>
            <w:vAlign w:val="bottom"/>
            <w:hideMark/>
          </w:tcPr>
          <w:p w14:paraId="4D86E7F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noProof/>
                <w:color w:val="000000"/>
                <w:sz w:val="16"/>
                <w:szCs w:val="16"/>
              </w:rPr>
              <mc:AlternateContent>
                <mc:Choice Requires="wps">
                  <w:drawing>
                    <wp:anchor distT="0" distB="0" distL="114300" distR="114300" simplePos="0" relativeHeight="251668480" behindDoc="0" locked="0" layoutInCell="1" allowOverlap="1" wp14:anchorId="634C1081" wp14:editId="782202F8">
                      <wp:simplePos x="0" y="0"/>
                      <wp:positionH relativeFrom="column">
                        <wp:posOffset>161925</wp:posOffset>
                      </wp:positionH>
                      <wp:positionV relativeFrom="paragraph">
                        <wp:posOffset>9525</wp:posOffset>
                      </wp:positionV>
                      <wp:extent cx="0" cy="171450"/>
                      <wp:effectExtent l="0" t="0" r="0" b="0"/>
                      <wp:wrapNone/>
                      <wp:docPr id="194" name="Textové pole 194"/>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7B0D248B" id="Textové pole 194" o:spid="_x0000_s1026" type="#_x0000_t202" style="position:absolute;margin-left:12.75pt;margin-top:.75pt;width:0;height:13.5pt;z-index:2516684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C/ymrCCwIAAGgEAAAOAAAA&#10;AAAAAAAAAAAAAC4CAABkcnMvZTJvRG9jLnhtbFBLAQItABQABgAIAAAAIQBICe2d1wAAAAYBAAAP&#10;AAAAAAAAAAAAAAAAAGUEAABkcnMvZG93bnJldi54bWxQSwUGAAAAAAQABADzAAAAaQU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713536" behindDoc="0" locked="0" layoutInCell="1" allowOverlap="1" wp14:anchorId="4BD8E9B1" wp14:editId="5B8A000B">
                      <wp:simplePos x="0" y="0"/>
                      <wp:positionH relativeFrom="column">
                        <wp:posOffset>161925</wp:posOffset>
                      </wp:positionH>
                      <wp:positionV relativeFrom="paragraph">
                        <wp:posOffset>9525</wp:posOffset>
                      </wp:positionV>
                      <wp:extent cx="0" cy="171450"/>
                      <wp:effectExtent l="0" t="0" r="0" b="0"/>
                      <wp:wrapNone/>
                      <wp:docPr id="193" name="Textové pole 19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5ED21647" id="Textové pole 193" o:spid="_x0000_s1026" type="#_x0000_t202" style="position:absolute;margin-left:12.75pt;margin-top:.75pt;width:0;height:13.5pt;z-index:2517135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BkfO+lCwIAAGgEAAAOAAAA&#10;AAAAAAAAAAAAAC4CAABkcnMvZTJvRG9jLnhtbFBLAQItABQABgAIAAAAIQBICe2d1wAAAAYBAAAP&#10;AAAAAAAAAAAAAAAAAGUEAABkcnMvZG93bnJldi54bWxQSwUGAAAAAAQABADzAAAAaQUAAAAA&#10;" filled="f" stroked="f">
                      <v:textbox style="mso-fit-shape-to-text:t" inset="0,0,0,0"/>
                    </v:shape>
                  </w:pict>
                </mc:Fallback>
              </mc:AlternateContent>
            </w:r>
            <w:r w:rsidRPr="00FA362E">
              <w:rPr>
                <w:rFonts w:ascii="Arial" w:hAnsi="Arial" w:cs="Arial"/>
                <w:color w:val="000000"/>
                <w:sz w:val="16"/>
                <w:szCs w:val="16"/>
                <w:lang w:val="sk-SK"/>
              </w:rPr>
              <w:t>mmHg</w:t>
            </w:r>
          </w:p>
        </w:tc>
        <w:tc>
          <w:tcPr>
            <w:tcW w:w="536" w:type="dxa"/>
            <w:tcBorders>
              <w:top w:val="nil"/>
              <w:left w:val="nil"/>
              <w:bottom w:val="nil"/>
              <w:right w:val="nil"/>
            </w:tcBorders>
            <w:shd w:val="clear" w:color="auto" w:fill="auto"/>
            <w:noWrap/>
            <w:vAlign w:val="bottom"/>
            <w:hideMark/>
          </w:tcPr>
          <w:p w14:paraId="4B7D7AF2"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22"/>
                <w:szCs w:val="22"/>
                <w:lang w:val="sk-SK"/>
              </w:rPr>
            </w:pPr>
            <w:r w:rsidRPr="00FA362E">
              <w:rPr>
                <w:rFonts w:ascii="Calibri" w:hAnsi="Calibri" w:cs="Calibri"/>
                <w:noProof/>
                <w:color w:val="000000"/>
                <w:sz w:val="22"/>
                <w:szCs w:val="22"/>
              </w:rPr>
              <mc:AlternateContent>
                <mc:Choice Requires="wps">
                  <w:drawing>
                    <wp:anchor distT="0" distB="0" distL="114300" distR="114300" simplePos="0" relativeHeight="251700224" behindDoc="0" locked="0" layoutInCell="1" allowOverlap="1" wp14:anchorId="5830908B" wp14:editId="5A260993">
                      <wp:simplePos x="0" y="0"/>
                      <wp:positionH relativeFrom="column">
                        <wp:posOffset>161925</wp:posOffset>
                      </wp:positionH>
                      <wp:positionV relativeFrom="paragraph">
                        <wp:posOffset>9525</wp:posOffset>
                      </wp:positionV>
                      <wp:extent cx="0" cy="171450"/>
                      <wp:effectExtent l="0" t="0" r="0" b="0"/>
                      <wp:wrapNone/>
                      <wp:docPr id="192" name="Textové pole 192"/>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0191EB49" id="Textové pole 192" o:spid="_x0000_s1026" type="#_x0000_t202" style="position:absolute;margin-left:12.75pt;margin-top:.75pt;width:0;height:13.5pt;z-index:2517002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" filled="f" stroked="f">
                      <v:textbox style="mso-fit-shape-to-text:t" inset="0,0,0,0"/>
                    </v:shape>
                  </w:pict>
                </mc:Fallback>
              </mc:AlternateContent>
            </w:r>
          </w:p>
        </w:tc>
        <w:tc>
          <w:tcPr>
            <w:tcW w:w="190" w:type="dxa"/>
            <w:tcBorders>
              <w:top w:val="nil"/>
              <w:left w:val="nil"/>
              <w:bottom w:val="nil"/>
              <w:right w:val="nil"/>
            </w:tcBorders>
            <w:shd w:val="clear" w:color="auto" w:fill="auto"/>
            <w:noWrap/>
            <w:vAlign w:val="bottom"/>
            <w:hideMark/>
          </w:tcPr>
          <w:p w14:paraId="27E260B2"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22"/>
                <w:szCs w:val="22"/>
                <w:lang w:val="sk-SK"/>
              </w:rPr>
            </w:pPr>
          </w:p>
        </w:tc>
        <w:tc>
          <w:tcPr>
            <w:tcW w:w="1174" w:type="dxa"/>
            <w:tcBorders>
              <w:top w:val="nil"/>
              <w:left w:val="nil"/>
              <w:bottom w:val="nil"/>
              <w:right w:val="nil"/>
            </w:tcBorders>
            <w:shd w:val="clear" w:color="auto" w:fill="auto"/>
            <w:noWrap/>
            <w:vAlign w:val="bottom"/>
            <w:hideMark/>
          </w:tcPr>
          <w:p w14:paraId="32A44AC8"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noProof/>
                <w:color w:val="000000"/>
                <w:sz w:val="16"/>
                <w:szCs w:val="16"/>
              </w:rPr>
              <mc:AlternateContent>
                <mc:Choice Requires="wps">
                  <w:drawing>
                    <wp:anchor distT="0" distB="0" distL="114300" distR="114300" simplePos="0" relativeHeight="251686912" behindDoc="0" locked="0" layoutInCell="1" allowOverlap="1" wp14:anchorId="004A2785" wp14:editId="37DAC7FF">
                      <wp:simplePos x="0" y="0"/>
                      <wp:positionH relativeFrom="column">
                        <wp:posOffset>19050</wp:posOffset>
                      </wp:positionH>
                      <wp:positionV relativeFrom="paragraph">
                        <wp:posOffset>9525</wp:posOffset>
                      </wp:positionV>
                      <wp:extent cx="0" cy="171450"/>
                      <wp:effectExtent l="0" t="0" r="0" b="0"/>
                      <wp:wrapNone/>
                      <wp:docPr id="127" name="Textové pole 127"/>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4822F934" id="Textové pole 127" o:spid="_x0000_s1026" type="#_x0000_t202" style="position:absolute;margin-left:1.5pt;margin-top:.75pt;width:0;height:13.5pt;z-index:2516869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" filled="f" stroked="f">
                      <v:textbox style="mso-fit-shape-to-text:t" inset="0,0,0,0"/>
                    </v:shape>
                  </w:pict>
                </mc:Fallback>
              </mc:AlternateContent>
            </w:r>
            <w:r w:rsidRPr="00FA362E">
              <w:rPr>
                <w:rFonts w:ascii="Arial" w:hAnsi="Arial" w:cs="Arial"/>
                <w:color w:val="000000"/>
                <w:sz w:val="16"/>
                <w:szCs w:val="16"/>
                <w:lang w:val="sk-SK"/>
              </w:rPr>
              <w:t>3.90</w:t>
            </w:r>
          </w:p>
        </w:tc>
        <w:tc>
          <w:tcPr>
            <w:tcW w:w="332" w:type="dxa"/>
            <w:tcBorders>
              <w:top w:val="nil"/>
              <w:left w:val="nil"/>
              <w:bottom w:val="nil"/>
              <w:right w:val="nil"/>
            </w:tcBorders>
            <w:shd w:val="clear" w:color="auto" w:fill="auto"/>
            <w:noWrap/>
            <w:vAlign w:val="bottom"/>
            <w:hideMark/>
          </w:tcPr>
          <w:p w14:paraId="63D5A462"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noProof/>
                <w:color w:val="000000"/>
                <w:sz w:val="16"/>
                <w:szCs w:val="16"/>
              </w:rPr>
              <mc:AlternateContent>
                <mc:Choice Requires="wps">
                  <w:drawing>
                    <wp:anchor distT="0" distB="0" distL="114300" distR="114300" simplePos="0" relativeHeight="251669504" behindDoc="0" locked="0" layoutInCell="1" allowOverlap="1" wp14:anchorId="5F3761B2" wp14:editId="6AABCCA4">
                      <wp:simplePos x="0" y="0"/>
                      <wp:positionH relativeFrom="column">
                        <wp:posOffset>9525</wp:posOffset>
                      </wp:positionH>
                      <wp:positionV relativeFrom="paragraph">
                        <wp:posOffset>9525</wp:posOffset>
                      </wp:positionV>
                      <wp:extent cx="0" cy="171450"/>
                      <wp:effectExtent l="0" t="0" r="0" b="0"/>
                      <wp:wrapNone/>
                      <wp:docPr id="126" name="Textové pole 126"/>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509C6748" id="Textové pole 126" o:spid="_x0000_s1026" type="#_x0000_t202" style="position:absolute;margin-left:.75pt;margin-top:.75pt;width:0;height:13.5pt;z-index:2516695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670528" behindDoc="0" locked="0" layoutInCell="1" allowOverlap="1" wp14:anchorId="5BD6ADC2" wp14:editId="55D4C0D2">
                      <wp:simplePos x="0" y="0"/>
                      <wp:positionH relativeFrom="column">
                        <wp:posOffset>9525</wp:posOffset>
                      </wp:positionH>
                      <wp:positionV relativeFrom="paragraph">
                        <wp:posOffset>9525</wp:posOffset>
                      </wp:positionV>
                      <wp:extent cx="0" cy="171450"/>
                      <wp:effectExtent l="0" t="0" r="0" b="0"/>
                      <wp:wrapNone/>
                      <wp:docPr id="125" name="Textové pole 125"/>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7684A5B3" id="Textové pole 125" o:spid="_x0000_s1026" type="#_x0000_t202" style="position:absolute;margin-left:.75pt;margin-top:.75pt;width:0;height:13.5pt;z-index:2516705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683840" behindDoc="0" locked="0" layoutInCell="1" allowOverlap="1" wp14:anchorId="5DF60DDB" wp14:editId="437E7508">
                      <wp:simplePos x="0" y="0"/>
                      <wp:positionH relativeFrom="column">
                        <wp:posOffset>9525</wp:posOffset>
                      </wp:positionH>
                      <wp:positionV relativeFrom="paragraph">
                        <wp:posOffset>9525</wp:posOffset>
                      </wp:positionV>
                      <wp:extent cx="0" cy="171450"/>
                      <wp:effectExtent l="0" t="0" r="0" b="0"/>
                      <wp:wrapNone/>
                      <wp:docPr id="124" name="Textové pole 124"/>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2E479924" id="Textové pole 124" o:spid="_x0000_s1026" type="#_x0000_t202" style="position:absolute;margin-left:.75pt;margin-top:.75pt;width:0;height:13.5pt;z-index:2516838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684864" behindDoc="0" locked="0" layoutInCell="1" allowOverlap="1" wp14:anchorId="655C9204" wp14:editId="2B5A82B0">
                      <wp:simplePos x="0" y="0"/>
                      <wp:positionH relativeFrom="column">
                        <wp:posOffset>9525</wp:posOffset>
                      </wp:positionH>
                      <wp:positionV relativeFrom="paragraph">
                        <wp:posOffset>9525</wp:posOffset>
                      </wp:positionV>
                      <wp:extent cx="0" cy="171450"/>
                      <wp:effectExtent l="0" t="0" r="0" b="0"/>
                      <wp:wrapNone/>
                      <wp:docPr id="123" name="Textové pole 12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4BDE41CE" id="Textové pole 123" o:spid="_x0000_s1026" type="#_x0000_t202" style="position:absolute;margin-left:.75pt;margin-top:.75pt;width:0;height:13.5pt;z-index:2516848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685888" behindDoc="0" locked="0" layoutInCell="1" allowOverlap="1" wp14:anchorId="4A546E9B" wp14:editId="242413E4">
                      <wp:simplePos x="0" y="0"/>
                      <wp:positionH relativeFrom="column">
                        <wp:posOffset>9525</wp:posOffset>
                      </wp:positionH>
                      <wp:positionV relativeFrom="paragraph">
                        <wp:posOffset>9525</wp:posOffset>
                      </wp:positionV>
                      <wp:extent cx="0" cy="171450"/>
                      <wp:effectExtent l="0" t="0" r="0" b="0"/>
                      <wp:wrapNone/>
                      <wp:docPr id="122" name="Textové pole 122"/>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5F480A3D" id="Textové pole 122" o:spid="_x0000_s1026" type="#_x0000_t202" style="position:absolute;margin-left:.75pt;margin-top:.75pt;width:0;height:13.5pt;z-index:2516858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" filled="f" stroked="f">
                      <v:textbox style="mso-fit-shape-to-text:t" inset="0,0,0,0"/>
                    </v:shape>
                  </w:pict>
                </mc:Fallback>
              </mc:AlternateContent>
            </w:r>
            <w:r w:rsidRPr="00FA362E">
              <w:rPr>
                <w:rFonts w:ascii="Arial" w:hAnsi="Arial" w:cs="Arial"/>
                <w:color w:val="000000"/>
                <w:sz w:val="16"/>
                <w:szCs w:val="16"/>
                <w:lang w:val="sk-SK"/>
              </w:rPr>
              <w:t>+/-</w:t>
            </w:r>
          </w:p>
        </w:tc>
        <w:tc>
          <w:tcPr>
            <w:tcW w:w="541" w:type="dxa"/>
            <w:tcBorders>
              <w:top w:val="nil"/>
              <w:left w:val="nil"/>
              <w:bottom w:val="nil"/>
              <w:right w:val="nil"/>
            </w:tcBorders>
            <w:shd w:val="clear" w:color="auto" w:fill="auto"/>
            <w:noWrap/>
            <w:vAlign w:val="bottom"/>
            <w:hideMark/>
          </w:tcPr>
          <w:p w14:paraId="1610399E"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1.30</w:t>
            </w:r>
          </w:p>
        </w:tc>
        <w:tc>
          <w:tcPr>
            <w:tcW w:w="633" w:type="dxa"/>
            <w:tcBorders>
              <w:top w:val="nil"/>
              <w:left w:val="nil"/>
              <w:bottom w:val="nil"/>
              <w:right w:val="nil"/>
            </w:tcBorders>
            <w:shd w:val="clear" w:color="auto" w:fill="auto"/>
            <w:noWrap/>
            <w:vAlign w:val="bottom"/>
            <w:hideMark/>
          </w:tcPr>
          <w:p w14:paraId="077F191A"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mmHg</w:t>
            </w:r>
          </w:p>
        </w:tc>
        <w:tc>
          <w:tcPr>
            <w:tcW w:w="460" w:type="dxa"/>
            <w:tcBorders>
              <w:top w:val="nil"/>
              <w:left w:val="nil"/>
              <w:bottom w:val="nil"/>
              <w:right w:val="nil"/>
            </w:tcBorders>
            <w:shd w:val="clear" w:color="auto" w:fill="auto"/>
            <w:noWrap/>
            <w:vAlign w:val="bottom"/>
            <w:hideMark/>
          </w:tcPr>
          <w:p w14:paraId="31F29E7D"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6.24</w:t>
            </w:r>
          </w:p>
        </w:tc>
      </w:tr>
      <w:tr w:rsidR="00CE547F" w:rsidRPr="00FA362E" w14:paraId="2FAFF3EB" w14:textId="77777777" w:rsidTr="00452ADC">
        <w:trPr>
          <w:trHeight w:val="300"/>
        </w:trPr>
        <w:tc>
          <w:tcPr>
            <w:tcW w:w="1296" w:type="dxa"/>
            <w:tcBorders>
              <w:top w:val="nil"/>
              <w:left w:val="nil"/>
              <w:bottom w:val="nil"/>
              <w:right w:val="nil"/>
            </w:tcBorders>
            <w:shd w:val="clear" w:color="auto" w:fill="auto"/>
            <w:noWrap/>
            <w:vAlign w:val="bottom"/>
            <w:hideMark/>
          </w:tcPr>
          <w:p w14:paraId="5A3121B1"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MBP</w:t>
            </w:r>
          </w:p>
        </w:tc>
        <w:tc>
          <w:tcPr>
            <w:tcW w:w="903" w:type="dxa"/>
            <w:tcBorders>
              <w:top w:val="nil"/>
              <w:left w:val="nil"/>
              <w:bottom w:val="nil"/>
              <w:right w:val="nil"/>
            </w:tcBorders>
            <w:shd w:val="clear" w:color="auto" w:fill="auto"/>
            <w:noWrap/>
            <w:vAlign w:val="bottom"/>
            <w:hideMark/>
          </w:tcPr>
          <w:p w14:paraId="29E67771"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94.21</w:t>
            </w:r>
          </w:p>
        </w:tc>
        <w:tc>
          <w:tcPr>
            <w:tcW w:w="354" w:type="dxa"/>
            <w:tcBorders>
              <w:top w:val="nil"/>
              <w:left w:val="nil"/>
              <w:bottom w:val="nil"/>
              <w:right w:val="nil"/>
            </w:tcBorders>
            <w:shd w:val="clear" w:color="auto" w:fill="auto"/>
            <w:noWrap/>
            <w:vAlign w:val="bottom"/>
            <w:hideMark/>
          </w:tcPr>
          <w:p w14:paraId="0980F25C"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739" w:type="dxa"/>
            <w:tcBorders>
              <w:top w:val="nil"/>
              <w:left w:val="nil"/>
              <w:bottom w:val="nil"/>
              <w:right w:val="nil"/>
            </w:tcBorders>
            <w:shd w:val="clear" w:color="auto" w:fill="auto"/>
            <w:noWrap/>
            <w:vAlign w:val="bottom"/>
            <w:hideMark/>
          </w:tcPr>
          <w:p w14:paraId="32DE71C3"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25.70</w:t>
            </w:r>
          </w:p>
        </w:tc>
        <w:tc>
          <w:tcPr>
            <w:tcW w:w="612" w:type="dxa"/>
            <w:tcBorders>
              <w:top w:val="nil"/>
              <w:left w:val="nil"/>
              <w:bottom w:val="nil"/>
              <w:right w:val="nil"/>
            </w:tcBorders>
            <w:shd w:val="clear" w:color="auto" w:fill="auto"/>
            <w:noWrap/>
            <w:vAlign w:val="bottom"/>
            <w:hideMark/>
          </w:tcPr>
          <w:p w14:paraId="1ABF247A"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noProof/>
                <w:color w:val="000000"/>
                <w:sz w:val="16"/>
                <w:szCs w:val="16"/>
              </w:rPr>
              <mc:AlternateContent>
                <mc:Choice Requires="wps">
                  <w:drawing>
                    <wp:anchor distT="0" distB="0" distL="114300" distR="114300" simplePos="0" relativeHeight="251671552" behindDoc="0" locked="0" layoutInCell="1" allowOverlap="1" wp14:anchorId="171BD4AB" wp14:editId="21BA5880">
                      <wp:simplePos x="0" y="0"/>
                      <wp:positionH relativeFrom="column">
                        <wp:posOffset>161925</wp:posOffset>
                      </wp:positionH>
                      <wp:positionV relativeFrom="paragraph">
                        <wp:posOffset>9525</wp:posOffset>
                      </wp:positionV>
                      <wp:extent cx="0" cy="171450"/>
                      <wp:effectExtent l="0" t="0" r="0" b="0"/>
                      <wp:wrapNone/>
                      <wp:docPr id="121" name="Textové pole 121"/>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0FC588AE" id="Textové pole 121" o:spid="_x0000_s1026" type="#_x0000_t202" style="position:absolute;margin-left:12.75pt;margin-top:.75pt;width:0;height:13.5pt;z-index:2516715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714560" behindDoc="0" locked="0" layoutInCell="1" allowOverlap="1" wp14:anchorId="04E1D8B5" wp14:editId="67433FB0">
                      <wp:simplePos x="0" y="0"/>
                      <wp:positionH relativeFrom="column">
                        <wp:posOffset>161925</wp:posOffset>
                      </wp:positionH>
                      <wp:positionV relativeFrom="paragraph">
                        <wp:posOffset>19050</wp:posOffset>
                      </wp:positionV>
                      <wp:extent cx="0" cy="171450"/>
                      <wp:effectExtent l="0" t="0" r="0" b="0"/>
                      <wp:wrapNone/>
                      <wp:docPr id="120" name="Textové pole 120"/>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49D3DF68" id="Textové pole 120" o:spid="_x0000_s1026" type="#_x0000_t202" style="position:absolute;margin-left:12.75pt;margin-top:1.5pt;width:0;height:13.5pt;z-index:2517145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" filled="f" stroked="f">
                      <v:textbox style="mso-fit-shape-to-text:t" inset="0,0,0,0"/>
                    </v:shape>
                  </w:pict>
                </mc:Fallback>
              </mc:AlternateContent>
            </w:r>
            <w:r w:rsidRPr="00FA362E">
              <w:rPr>
                <w:rFonts w:ascii="Arial" w:hAnsi="Arial" w:cs="Arial"/>
                <w:color w:val="000000"/>
                <w:sz w:val="16"/>
                <w:szCs w:val="16"/>
                <w:lang w:val="sk-SK"/>
              </w:rPr>
              <w:t>mmHg</w:t>
            </w:r>
          </w:p>
        </w:tc>
        <w:tc>
          <w:tcPr>
            <w:tcW w:w="536" w:type="dxa"/>
            <w:tcBorders>
              <w:top w:val="nil"/>
              <w:left w:val="nil"/>
              <w:bottom w:val="nil"/>
              <w:right w:val="nil"/>
            </w:tcBorders>
            <w:shd w:val="clear" w:color="auto" w:fill="auto"/>
            <w:noWrap/>
            <w:vAlign w:val="bottom"/>
            <w:hideMark/>
          </w:tcPr>
          <w:p w14:paraId="31E71F9B"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22"/>
                <w:szCs w:val="22"/>
                <w:lang w:val="sk-SK"/>
              </w:rPr>
            </w:pPr>
            <w:r w:rsidRPr="00FA362E">
              <w:rPr>
                <w:rFonts w:ascii="Calibri" w:hAnsi="Calibri" w:cs="Calibri"/>
                <w:noProof/>
                <w:color w:val="000000"/>
                <w:sz w:val="22"/>
                <w:szCs w:val="22"/>
              </w:rPr>
              <mc:AlternateContent>
                <mc:Choice Requires="wps">
                  <w:drawing>
                    <wp:anchor distT="0" distB="0" distL="114300" distR="114300" simplePos="0" relativeHeight="251701248" behindDoc="0" locked="0" layoutInCell="1" allowOverlap="1" wp14:anchorId="19EF3C06" wp14:editId="09DE7A0A">
                      <wp:simplePos x="0" y="0"/>
                      <wp:positionH relativeFrom="column">
                        <wp:posOffset>161925</wp:posOffset>
                      </wp:positionH>
                      <wp:positionV relativeFrom="paragraph">
                        <wp:posOffset>19050</wp:posOffset>
                      </wp:positionV>
                      <wp:extent cx="0" cy="171450"/>
                      <wp:effectExtent l="0" t="0" r="0" b="0"/>
                      <wp:wrapNone/>
                      <wp:docPr id="119" name="Textové pole 119"/>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6954FDB1" id="Textové pole 119" o:spid="_x0000_s1026" type="#_x0000_t202" style="position:absolute;margin-left:12.75pt;margin-top:1.5pt;width:0;height:13.5pt;z-index:2517012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C2nl8ACwIAAGgEAAAOAAAA&#10;AAAAAAAAAAAAAC4CAABkcnMvZTJvRG9jLnhtbFBLAQItABQABgAIAAAAIQDfOvIX1wAAAAYBAAAP&#10;AAAAAAAAAAAAAAAAAGUEAABkcnMvZG93bnJldi54bWxQSwUGAAAAAAQABADzAAAAaQUAAAAA&#10;" filled="f" stroked="f">
                      <v:textbox style="mso-fit-shape-to-text:t" inset="0,0,0,0"/>
                    </v:shape>
                  </w:pict>
                </mc:Fallback>
              </mc:AlternateContent>
            </w:r>
          </w:p>
        </w:tc>
        <w:tc>
          <w:tcPr>
            <w:tcW w:w="190" w:type="dxa"/>
            <w:tcBorders>
              <w:top w:val="nil"/>
              <w:left w:val="nil"/>
              <w:bottom w:val="nil"/>
              <w:right w:val="nil"/>
            </w:tcBorders>
            <w:shd w:val="clear" w:color="auto" w:fill="auto"/>
            <w:noWrap/>
            <w:vAlign w:val="bottom"/>
            <w:hideMark/>
          </w:tcPr>
          <w:p w14:paraId="0AB45B7F"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22"/>
                <w:szCs w:val="22"/>
                <w:lang w:val="sk-SK"/>
              </w:rPr>
            </w:pPr>
          </w:p>
        </w:tc>
        <w:tc>
          <w:tcPr>
            <w:tcW w:w="1174" w:type="dxa"/>
            <w:tcBorders>
              <w:top w:val="nil"/>
              <w:left w:val="nil"/>
              <w:bottom w:val="nil"/>
              <w:right w:val="nil"/>
            </w:tcBorders>
            <w:shd w:val="clear" w:color="auto" w:fill="auto"/>
            <w:noWrap/>
            <w:vAlign w:val="bottom"/>
            <w:hideMark/>
          </w:tcPr>
          <w:p w14:paraId="4426D6FA"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noProof/>
                <w:color w:val="000000"/>
                <w:sz w:val="16"/>
                <w:szCs w:val="16"/>
              </w:rPr>
              <mc:AlternateContent>
                <mc:Choice Requires="wps">
                  <w:drawing>
                    <wp:anchor distT="0" distB="0" distL="114300" distR="114300" simplePos="0" relativeHeight="251687936" behindDoc="0" locked="0" layoutInCell="1" allowOverlap="1" wp14:anchorId="36FC8C87" wp14:editId="11A7E80B">
                      <wp:simplePos x="0" y="0"/>
                      <wp:positionH relativeFrom="column">
                        <wp:posOffset>19050</wp:posOffset>
                      </wp:positionH>
                      <wp:positionV relativeFrom="paragraph">
                        <wp:posOffset>19050</wp:posOffset>
                      </wp:positionV>
                      <wp:extent cx="0" cy="171450"/>
                      <wp:effectExtent l="0" t="0" r="0" b="0"/>
                      <wp:wrapNone/>
                      <wp:docPr id="118" name="Textové pole 118"/>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524EEE22" id="Textové pole 118" o:spid="_x0000_s1026" type="#_x0000_t202" style="position:absolute;margin-left:1.5pt;margin-top:1.5pt;width:0;height:13.5pt;z-index:2516879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" filled="f" stroked="f">
                      <v:textbox style="mso-fit-shape-to-text:t" inset="0,0,0,0"/>
                    </v:shape>
                  </w:pict>
                </mc:Fallback>
              </mc:AlternateContent>
            </w:r>
            <w:r w:rsidRPr="00FA362E">
              <w:rPr>
                <w:rFonts w:ascii="Arial" w:hAnsi="Arial" w:cs="Arial"/>
                <w:color w:val="000000"/>
                <w:sz w:val="16"/>
                <w:szCs w:val="16"/>
                <w:lang w:val="sk-SK"/>
              </w:rPr>
              <w:t>4.09</w:t>
            </w:r>
          </w:p>
        </w:tc>
        <w:tc>
          <w:tcPr>
            <w:tcW w:w="332" w:type="dxa"/>
            <w:tcBorders>
              <w:top w:val="nil"/>
              <w:left w:val="nil"/>
              <w:bottom w:val="nil"/>
              <w:right w:val="nil"/>
            </w:tcBorders>
            <w:shd w:val="clear" w:color="auto" w:fill="auto"/>
            <w:noWrap/>
            <w:vAlign w:val="bottom"/>
            <w:hideMark/>
          </w:tcPr>
          <w:p w14:paraId="2112055F"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541" w:type="dxa"/>
            <w:tcBorders>
              <w:top w:val="nil"/>
              <w:left w:val="nil"/>
              <w:bottom w:val="nil"/>
              <w:right w:val="nil"/>
            </w:tcBorders>
            <w:shd w:val="clear" w:color="auto" w:fill="auto"/>
            <w:noWrap/>
            <w:vAlign w:val="bottom"/>
            <w:hideMark/>
          </w:tcPr>
          <w:p w14:paraId="4B64CB1A"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1.45</w:t>
            </w:r>
          </w:p>
        </w:tc>
        <w:tc>
          <w:tcPr>
            <w:tcW w:w="633" w:type="dxa"/>
            <w:tcBorders>
              <w:top w:val="nil"/>
              <w:left w:val="nil"/>
              <w:bottom w:val="nil"/>
              <w:right w:val="nil"/>
            </w:tcBorders>
            <w:shd w:val="clear" w:color="auto" w:fill="auto"/>
            <w:noWrap/>
            <w:vAlign w:val="bottom"/>
            <w:hideMark/>
          </w:tcPr>
          <w:p w14:paraId="74D08A1F"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mmHg</w:t>
            </w:r>
          </w:p>
        </w:tc>
        <w:tc>
          <w:tcPr>
            <w:tcW w:w="460" w:type="dxa"/>
            <w:tcBorders>
              <w:top w:val="nil"/>
              <w:left w:val="nil"/>
              <w:bottom w:val="nil"/>
              <w:right w:val="nil"/>
            </w:tcBorders>
            <w:shd w:val="clear" w:color="auto" w:fill="auto"/>
            <w:noWrap/>
            <w:vAlign w:val="bottom"/>
            <w:hideMark/>
          </w:tcPr>
          <w:p w14:paraId="7F4FB3C1"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4.34</w:t>
            </w:r>
          </w:p>
        </w:tc>
      </w:tr>
      <w:tr w:rsidR="00CE547F" w:rsidRPr="00FA362E" w14:paraId="3F31D6A1" w14:textId="77777777" w:rsidTr="00452ADC">
        <w:trPr>
          <w:trHeight w:val="300"/>
        </w:trPr>
        <w:tc>
          <w:tcPr>
            <w:tcW w:w="1296" w:type="dxa"/>
            <w:tcBorders>
              <w:top w:val="nil"/>
              <w:left w:val="nil"/>
              <w:bottom w:val="nil"/>
              <w:right w:val="nil"/>
            </w:tcBorders>
            <w:shd w:val="clear" w:color="auto" w:fill="auto"/>
            <w:noWrap/>
            <w:vAlign w:val="bottom"/>
            <w:hideMark/>
          </w:tcPr>
          <w:p w14:paraId="0C2D3B24"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R-SBP</w:t>
            </w:r>
          </w:p>
        </w:tc>
        <w:tc>
          <w:tcPr>
            <w:tcW w:w="903" w:type="dxa"/>
            <w:tcBorders>
              <w:top w:val="nil"/>
              <w:left w:val="nil"/>
              <w:bottom w:val="nil"/>
              <w:right w:val="nil"/>
            </w:tcBorders>
            <w:shd w:val="clear" w:color="auto" w:fill="auto"/>
            <w:noWrap/>
            <w:vAlign w:val="bottom"/>
            <w:hideMark/>
          </w:tcPr>
          <w:p w14:paraId="3E429378"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279.6</w:t>
            </w:r>
          </w:p>
        </w:tc>
        <w:tc>
          <w:tcPr>
            <w:tcW w:w="354" w:type="dxa"/>
            <w:tcBorders>
              <w:top w:val="nil"/>
              <w:left w:val="nil"/>
              <w:bottom w:val="nil"/>
              <w:right w:val="nil"/>
            </w:tcBorders>
            <w:shd w:val="clear" w:color="auto" w:fill="auto"/>
            <w:noWrap/>
            <w:vAlign w:val="bottom"/>
            <w:hideMark/>
          </w:tcPr>
          <w:p w14:paraId="1B202FB3"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739" w:type="dxa"/>
            <w:tcBorders>
              <w:top w:val="nil"/>
              <w:left w:val="nil"/>
              <w:bottom w:val="nil"/>
              <w:right w:val="nil"/>
            </w:tcBorders>
            <w:shd w:val="clear" w:color="auto" w:fill="auto"/>
            <w:noWrap/>
            <w:vAlign w:val="bottom"/>
            <w:hideMark/>
          </w:tcPr>
          <w:p w14:paraId="3CD295FB"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18.1</w:t>
            </w:r>
          </w:p>
        </w:tc>
        <w:tc>
          <w:tcPr>
            <w:tcW w:w="612" w:type="dxa"/>
            <w:tcBorders>
              <w:top w:val="nil"/>
              <w:left w:val="nil"/>
              <w:bottom w:val="nil"/>
              <w:right w:val="nil"/>
            </w:tcBorders>
            <w:shd w:val="clear" w:color="auto" w:fill="auto"/>
            <w:noWrap/>
            <w:vAlign w:val="bottom"/>
            <w:hideMark/>
          </w:tcPr>
          <w:p w14:paraId="75D0A19C"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noProof/>
                <w:color w:val="000000"/>
                <w:sz w:val="16"/>
                <w:szCs w:val="16"/>
              </w:rPr>
              <mc:AlternateContent>
                <mc:Choice Requires="wps">
                  <w:drawing>
                    <wp:anchor distT="0" distB="0" distL="114300" distR="114300" simplePos="0" relativeHeight="251672576" behindDoc="0" locked="0" layoutInCell="1" allowOverlap="1" wp14:anchorId="717DAF08" wp14:editId="7DB0B938">
                      <wp:simplePos x="0" y="0"/>
                      <wp:positionH relativeFrom="column">
                        <wp:posOffset>161925</wp:posOffset>
                      </wp:positionH>
                      <wp:positionV relativeFrom="paragraph">
                        <wp:posOffset>9525</wp:posOffset>
                      </wp:positionV>
                      <wp:extent cx="0" cy="171450"/>
                      <wp:effectExtent l="0" t="0" r="0" b="0"/>
                      <wp:wrapNone/>
                      <wp:docPr id="104" name="Textové pole 104"/>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348A450F" id="Textové pole 104" o:spid="_x0000_s1026" type="#_x0000_t202" style="position:absolute;margin-left:12.75pt;margin-top:.75pt;width:0;height:13.5pt;z-index:2516725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CBWcHxCwIAAGgEAAAOAAAA&#10;AAAAAAAAAAAAAC4CAABkcnMvZTJvRG9jLnhtbFBLAQItABQABgAIAAAAIQBICe2d1wAAAAYBAAAP&#10;AAAAAAAAAAAAAAAAAGUEAABkcnMvZG93bnJldi54bWxQSwUGAAAAAAQABADzAAAAaQU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715584" behindDoc="0" locked="0" layoutInCell="1" allowOverlap="1" wp14:anchorId="7FBE8829" wp14:editId="4B7A7F9C">
                      <wp:simplePos x="0" y="0"/>
                      <wp:positionH relativeFrom="column">
                        <wp:posOffset>161925</wp:posOffset>
                      </wp:positionH>
                      <wp:positionV relativeFrom="paragraph">
                        <wp:posOffset>19050</wp:posOffset>
                      </wp:positionV>
                      <wp:extent cx="0" cy="171450"/>
                      <wp:effectExtent l="0" t="0" r="0" b="0"/>
                      <wp:wrapNone/>
                      <wp:docPr id="103" name="Textové pole 10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428057D0" id="Textové pole 103" o:spid="_x0000_s1026" type="#_x0000_t202" style="position:absolute;margin-left:12.75pt;margin-top:1.5pt;width:0;height:13.5pt;z-index:2517155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Ba70SW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FA362E">
              <w:rPr>
                <w:rFonts w:ascii="Arial" w:hAnsi="Arial" w:cs="Arial"/>
                <w:color w:val="000000"/>
                <w:sz w:val="16"/>
                <w:szCs w:val="16"/>
                <w:lang w:val="sk-SK"/>
              </w:rPr>
              <w:t>ms</w:t>
            </w:r>
          </w:p>
        </w:tc>
        <w:tc>
          <w:tcPr>
            <w:tcW w:w="536" w:type="dxa"/>
            <w:tcBorders>
              <w:top w:val="nil"/>
              <w:left w:val="nil"/>
              <w:bottom w:val="nil"/>
              <w:right w:val="nil"/>
            </w:tcBorders>
            <w:shd w:val="clear" w:color="auto" w:fill="auto"/>
            <w:noWrap/>
            <w:vAlign w:val="bottom"/>
            <w:hideMark/>
          </w:tcPr>
          <w:p w14:paraId="5FD4DF4C"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22"/>
                <w:szCs w:val="22"/>
                <w:lang w:val="sk-SK"/>
              </w:rPr>
            </w:pPr>
            <w:r w:rsidRPr="00FA362E">
              <w:rPr>
                <w:rFonts w:ascii="Calibri" w:hAnsi="Calibri" w:cs="Calibri"/>
                <w:noProof/>
                <w:color w:val="000000"/>
                <w:sz w:val="22"/>
                <w:szCs w:val="22"/>
              </w:rPr>
              <mc:AlternateContent>
                <mc:Choice Requires="wps">
                  <w:drawing>
                    <wp:anchor distT="0" distB="0" distL="114300" distR="114300" simplePos="0" relativeHeight="251702272" behindDoc="0" locked="0" layoutInCell="1" allowOverlap="1" wp14:anchorId="357E611C" wp14:editId="4C60360E">
                      <wp:simplePos x="0" y="0"/>
                      <wp:positionH relativeFrom="column">
                        <wp:posOffset>161925</wp:posOffset>
                      </wp:positionH>
                      <wp:positionV relativeFrom="paragraph">
                        <wp:posOffset>19050</wp:posOffset>
                      </wp:positionV>
                      <wp:extent cx="0" cy="171450"/>
                      <wp:effectExtent l="0" t="0" r="0" b="0"/>
                      <wp:wrapNone/>
                      <wp:docPr id="102" name="Textové pole 102"/>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6354C9C3" id="Textové pole 102" o:spid="_x0000_s1026" type="#_x0000_t202" style="position:absolute;margin-left:12.75pt;margin-top:1.5pt;width:0;height:13.5pt;z-index:2517022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" filled="f" stroked="f">
                      <v:textbox style="mso-fit-shape-to-text:t" inset="0,0,0,0"/>
                    </v:shape>
                  </w:pict>
                </mc:Fallback>
              </mc:AlternateContent>
            </w:r>
          </w:p>
        </w:tc>
        <w:tc>
          <w:tcPr>
            <w:tcW w:w="190" w:type="dxa"/>
            <w:tcBorders>
              <w:top w:val="nil"/>
              <w:left w:val="nil"/>
              <w:bottom w:val="nil"/>
              <w:right w:val="nil"/>
            </w:tcBorders>
            <w:shd w:val="clear" w:color="auto" w:fill="auto"/>
            <w:noWrap/>
            <w:vAlign w:val="bottom"/>
            <w:hideMark/>
          </w:tcPr>
          <w:p w14:paraId="048749BE"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22"/>
                <w:szCs w:val="22"/>
                <w:lang w:val="sk-SK"/>
              </w:rPr>
            </w:pPr>
          </w:p>
        </w:tc>
        <w:tc>
          <w:tcPr>
            <w:tcW w:w="1174" w:type="dxa"/>
            <w:tcBorders>
              <w:top w:val="nil"/>
              <w:left w:val="nil"/>
              <w:bottom w:val="nil"/>
              <w:right w:val="nil"/>
            </w:tcBorders>
            <w:shd w:val="clear" w:color="auto" w:fill="auto"/>
            <w:noWrap/>
            <w:vAlign w:val="bottom"/>
            <w:hideMark/>
          </w:tcPr>
          <w:p w14:paraId="5524BD69"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noProof/>
                <w:color w:val="000000"/>
                <w:sz w:val="16"/>
                <w:szCs w:val="16"/>
              </w:rPr>
              <mc:AlternateContent>
                <mc:Choice Requires="wps">
                  <w:drawing>
                    <wp:anchor distT="0" distB="0" distL="114300" distR="114300" simplePos="0" relativeHeight="251688960" behindDoc="0" locked="0" layoutInCell="1" allowOverlap="1" wp14:anchorId="22068A7C" wp14:editId="6FFB70E4">
                      <wp:simplePos x="0" y="0"/>
                      <wp:positionH relativeFrom="column">
                        <wp:posOffset>19050</wp:posOffset>
                      </wp:positionH>
                      <wp:positionV relativeFrom="paragraph">
                        <wp:posOffset>19050</wp:posOffset>
                      </wp:positionV>
                      <wp:extent cx="0" cy="171450"/>
                      <wp:effectExtent l="0" t="0" r="0" b="0"/>
                      <wp:wrapNone/>
                      <wp:docPr id="101" name="Textové pole 101"/>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1BA9F1E7" id="Textové pole 101" o:spid="_x0000_s1026" type="#_x0000_t202" style="position:absolute;margin-left:1.5pt;margin-top:1.5pt;width:0;height:13.5pt;z-index:2516889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" filled="f" stroked="f">
                      <v:textbox style="mso-fit-shape-to-text:t" inset="0,0,0,0"/>
                    </v:shape>
                  </w:pict>
                </mc:Fallback>
              </mc:AlternateContent>
            </w:r>
            <w:r w:rsidRPr="00FA362E">
              <w:rPr>
                <w:rFonts w:ascii="Arial" w:hAnsi="Arial" w:cs="Arial"/>
                <w:color w:val="000000"/>
                <w:sz w:val="16"/>
                <w:szCs w:val="16"/>
                <w:lang w:val="sk-SK"/>
              </w:rPr>
              <w:t>5.4</w:t>
            </w:r>
          </w:p>
        </w:tc>
        <w:tc>
          <w:tcPr>
            <w:tcW w:w="332" w:type="dxa"/>
            <w:tcBorders>
              <w:top w:val="nil"/>
              <w:left w:val="nil"/>
              <w:bottom w:val="nil"/>
              <w:right w:val="nil"/>
            </w:tcBorders>
            <w:shd w:val="clear" w:color="auto" w:fill="auto"/>
            <w:noWrap/>
            <w:vAlign w:val="bottom"/>
            <w:hideMark/>
          </w:tcPr>
          <w:p w14:paraId="7D83589B"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541" w:type="dxa"/>
            <w:tcBorders>
              <w:top w:val="nil"/>
              <w:left w:val="nil"/>
              <w:bottom w:val="nil"/>
              <w:right w:val="nil"/>
            </w:tcBorders>
            <w:shd w:val="clear" w:color="auto" w:fill="auto"/>
            <w:noWrap/>
            <w:vAlign w:val="bottom"/>
            <w:hideMark/>
          </w:tcPr>
          <w:p w14:paraId="32EB2EFE"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1.6</w:t>
            </w:r>
          </w:p>
        </w:tc>
        <w:tc>
          <w:tcPr>
            <w:tcW w:w="633" w:type="dxa"/>
            <w:tcBorders>
              <w:top w:val="nil"/>
              <w:left w:val="nil"/>
              <w:bottom w:val="nil"/>
              <w:right w:val="nil"/>
            </w:tcBorders>
            <w:shd w:val="clear" w:color="auto" w:fill="auto"/>
            <w:noWrap/>
            <w:vAlign w:val="bottom"/>
            <w:hideMark/>
          </w:tcPr>
          <w:p w14:paraId="03768358"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460" w:type="dxa"/>
            <w:tcBorders>
              <w:top w:val="nil"/>
              <w:left w:val="nil"/>
              <w:bottom w:val="nil"/>
              <w:right w:val="nil"/>
            </w:tcBorders>
            <w:shd w:val="clear" w:color="auto" w:fill="auto"/>
            <w:noWrap/>
            <w:vAlign w:val="bottom"/>
            <w:hideMark/>
          </w:tcPr>
          <w:p w14:paraId="74997BDE"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1.94</w:t>
            </w:r>
          </w:p>
        </w:tc>
      </w:tr>
      <w:tr w:rsidR="00CE547F" w:rsidRPr="00FA362E" w14:paraId="3B222173" w14:textId="77777777" w:rsidTr="00452ADC">
        <w:trPr>
          <w:trHeight w:val="300"/>
        </w:trPr>
        <w:tc>
          <w:tcPr>
            <w:tcW w:w="1296" w:type="dxa"/>
            <w:tcBorders>
              <w:top w:val="nil"/>
              <w:left w:val="nil"/>
              <w:bottom w:val="nil"/>
              <w:right w:val="nil"/>
            </w:tcBorders>
            <w:shd w:val="clear" w:color="auto" w:fill="auto"/>
            <w:noWrap/>
            <w:vAlign w:val="bottom"/>
            <w:hideMark/>
          </w:tcPr>
          <w:p w14:paraId="7603B660"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R-DBP</w:t>
            </w:r>
          </w:p>
        </w:tc>
        <w:tc>
          <w:tcPr>
            <w:tcW w:w="903" w:type="dxa"/>
            <w:tcBorders>
              <w:top w:val="nil"/>
              <w:left w:val="nil"/>
              <w:bottom w:val="nil"/>
              <w:right w:val="nil"/>
            </w:tcBorders>
            <w:shd w:val="clear" w:color="auto" w:fill="auto"/>
            <w:noWrap/>
            <w:vAlign w:val="bottom"/>
            <w:hideMark/>
          </w:tcPr>
          <w:p w14:paraId="0778838E"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171.3</w:t>
            </w:r>
          </w:p>
        </w:tc>
        <w:tc>
          <w:tcPr>
            <w:tcW w:w="354" w:type="dxa"/>
            <w:tcBorders>
              <w:top w:val="nil"/>
              <w:left w:val="nil"/>
              <w:bottom w:val="nil"/>
              <w:right w:val="nil"/>
            </w:tcBorders>
            <w:shd w:val="clear" w:color="auto" w:fill="auto"/>
            <w:noWrap/>
            <w:vAlign w:val="bottom"/>
            <w:hideMark/>
          </w:tcPr>
          <w:p w14:paraId="355B89AC"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739" w:type="dxa"/>
            <w:tcBorders>
              <w:top w:val="nil"/>
              <w:left w:val="nil"/>
              <w:bottom w:val="nil"/>
              <w:right w:val="nil"/>
            </w:tcBorders>
            <w:shd w:val="clear" w:color="auto" w:fill="auto"/>
            <w:noWrap/>
            <w:vAlign w:val="bottom"/>
            <w:hideMark/>
          </w:tcPr>
          <w:p w14:paraId="13BD4FF9"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15.4</w:t>
            </w:r>
          </w:p>
        </w:tc>
        <w:tc>
          <w:tcPr>
            <w:tcW w:w="612" w:type="dxa"/>
            <w:tcBorders>
              <w:top w:val="nil"/>
              <w:left w:val="nil"/>
              <w:bottom w:val="nil"/>
              <w:right w:val="nil"/>
            </w:tcBorders>
            <w:shd w:val="clear" w:color="auto" w:fill="auto"/>
            <w:noWrap/>
            <w:vAlign w:val="bottom"/>
            <w:hideMark/>
          </w:tcPr>
          <w:p w14:paraId="60B1B7AE"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noProof/>
                <w:color w:val="000000"/>
                <w:sz w:val="16"/>
                <w:szCs w:val="16"/>
              </w:rPr>
              <mc:AlternateContent>
                <mc:Choice Requires="wps">
                  <w:drawing>
                    <wp:anchor distT="0" distB="0" distL="114300" distR="114300" simplePos="0" relativeHeight="251673600" behindDoc="0" locked="0" layoutInCell="1" allowOverlap="1" wp14:anchorId="1C26BD5D" wp14:editId="153B46DE">
                      <wp:simplePos x="0" y="0"/>
                      <wp:positionH relativeFrom="column">
                        <wp:posOffset>161925</wp:posOffset>
                      </wp:positionH>
                      <wp:positionV relativeFrom="paragraph">
                        <wp:posOffset>9525</wp:posOffset>
                      </wp:positionV>
                      <wp:extent cx="0" cy="171450"/>
                      <wp:effectExtent l="0" t="0" r="0" b="0"/>
                      <wp:wrapNone/>
                      <wp:docPr id="100" name="Textové pole 100"/>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1EFF9B25" id="Textové pole 100" o:spid="_x0000_s1026" type="#_x0000_t202" style="position:absolute;margin-left:12.75pt;margin-top:.75pt;width:0;height:13.5pt;z-index:2516736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674624" behindDoc="0" locked="0" layoutInCell="1" allowOverlap="1" wp14:anchorId="1E1A8153" wp14:editId="79E01C59">
                      <wp:simplePos x="0" y="0"/>
                      <wp:positionH relativeFrom="column">
                        <wp:posOffset>161925</wp:posOffset>
                      </wp:positionH>
                      <wp:positionV relativeFrom="paragraph">
                        <wp:posOffset>9525</wp:posOffset>
                      </wp:positionV>
                      <wp:extent cx="0" cy="171450"/>
                      <wp:effectExtent l="0" t="0" r="0" b="0"/>
                      <wp:wrapNone/>
                      <wp:docPr id="99" name="Textové pole 99"/>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059BB726" id="Textové pole 99" o:spid="_x0000_s1026" type="#_x0000_t202" style="position:absolute;margin-left:12.75pt;margin-top:.75pt;width:0;height:13.5pt;z-index:2516746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716608" behindDoc="0" locked="0" layoutInCell="1" allowOverlap="1" wp14:anchorId="25AC8250" wp14:editId="660FF3D4">
                      <wp:simplePos x="0" y="0"/>
                      <wp:positionH relativeFrom="column">
                        <wp:posOffset>161925</wp:posOffset>
                      </wp:positionH>
                      <wp:positionV relativeFrom="paragraph">
                        <wp:posOffset>19050</wp:posOffset>
                      </wp:positionV>
                      <wp:extent cx="0" cy="171450"/>
                      <wp:effectExtent l="0" t="0" r="0" b="0"/>
                      <wp:wrapNone/>
                      <wp:docPr id="96" name="Textové pole 96"/>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2DE6F3FC" id="Textové pole 96" o:spid="_x0000_s1026" type="#_x0000_t202" style="position:absolute;margin-left:12.75pt;margin-top:1.5pt;width:0;height:13.5pt;z-index:2517166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717632" behindDoc="0" locked="0" layoutInCell="1" allowOverlap="1" wp14:anchorId="0D09F1C6" wp14:editId="518CDFAB">
                      <wp:simplePos x="0" y="0"/>
                      <wp:positionH relativeFrom="column">
                        <wp:posOffset>161925</wp:posOffset>
                      </wp:positionH>
                      <wp:positionV relativeFrom="paragraph">
                        <wp:posOffset>19050</wp:posOffset>
                      </wp:positionV>
                      <wp:extent cx="0" cy="171450"/>
                      <wp:effectExtent l="0" t="0" r="0" b="0"/>
                      <wp:wrapNone/>
                      <wp:docPr id="95" name="Textové pole 95"/>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38039BF7" id="Textové pole 95" o:spid="_x0000_s1026" type="#_x0000_t202" style="position:absolute;margin-left:12.75pt;margin-top:1.5pt;width:0;height:13.5pt;z-index:2517176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" filled="f" stroked="f">
                      <v:textbox style="mso-fit-shape-to-text:t" inset="0,0,0,0"/>
                    </v:shape>
                  </w:pict>
                </mc:Fallback>
              </mc:AlternateContent>
            </w:r>
            <w:r w:rsidRPr="00FA362E">
              <w:rPr>
                <w:rFonts w:ascii="Arial" w:hAnsi="Arial" w:cs="Arial"/>
                <w:color w:val="000000"/>
                <w:sz w:val="16"/>
                <w:szCs w:val="16"/>
                <w:lang w:val="sk-SK"/>
              </w:rPr>
              <w:t>ms</w:t>
            </w:r>
          </w:p>
        </w:tc>
        <w:tc>
          <w:tcPr>
            <w:tcW w:w="536" w:type="dxa"/>
            <w:tcBorders>
              <w:top w:val="nil"/>
              <w:left w:val="nil"/>
              <w:bottom w:val="nil"/>
              <w:right w:val="nil"/>
            </w:tcBorders>
            <w:shd w:val="clear" w:color="auto" w:fill="auto"/>
            <w:noWrap/>
            <w:vAlign w:val="bottom"/>
            <w:hideMark/>
          </w:tcPr>
          <w:p w14:paraId="1CE07F35"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22"/>
                <w:szCs w:val="22"/>
                <w:lang w:val="sk-SK"/>
              </w:rPr>
            </w:pPr>
            <w:r w:rsidRPr="00FA362E">
              <w:rPr>
                <w:rFonts w:ascii="Calibri" w:hAnsi="Calibri" w:cs="Calibri"/>
                <w:noProof/>
                <w:color w:val="000000"/>
                <w:sz w:val="22"/>
                <w:szCs w:val="22"/>
              </w:rPr>
              <mc:AlternateContent>
                <mc:Choice Requires="wps">
                  <w:drawing>
                    <wp:anchor distT="0" distB="0" distL="114300" distR="114300" simplePos="0" relativeHeight="251703296" behindDoc="0" locked="0" layoutInCell="1" allowOverlap="1" wp14:anchorId="246D7971" wp14:editId="16D8A11F">
                      <wp:simplePos x="0" y="0"/>
                      <wp:positionH relativeFrom="column">
                        <wp:posOffset>161925</wp:posOffset>
                      </wp:positionH>
                      <wp:positionV relativeFrom="paragraph">
                        <wp:posOffset>19050</wp:posOffset>
                      </wp:positionV>
                      <wp:extent cx="0" cy="171450"/>
                      <wp:effectExtent l="0" t="0" r="0" b="0"/>
                      <wp:wrapNone/>
                      <wp:docPr id="511" name="Textové pole 511"/>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258F82B6" id="Textové pole 511" o:spid="_x0000_s1026" type="#_x0000_t202" style="position:absolute;margin-left:12.75pt;margin-top:1.5pt;width:0;height:13.5pt;z-index:2517032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BlKSWX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FA362E">
              <w:rPr>
                <w:rFonts w:ascii="Calibri" w:hAnsi="Calibri" w:cs="Calibri"/>
                <w:noProof/>
                <w:color w:val="000000"/>
                <w:sz w:val="22"/>
                <w:szCs w:val="22"/>
              </w:rPr>
              <mc:AlternateContent>
                <mc:Choice Requires="wps">
                  <w:drawing>
                    <wp:anchor distT="0" distB="0" distL="114300" distR="114300" simplePos="0" relativeHeight="251704320" behindDoc="0" locked="0" layoutInCell="1" allowOverlap="1" wp14:anchorId="0FA9D72A" wp14:editId="01B022E1">
                      <wp:simplePos x="0" y="0"/>
                      <wp:positionH relativeFrom="column">
                        <wp:posOffset>161925</wp:posOffset>
                      </wp:positionH>
                      <wp:positionV relativeFrom="paragraph">
                        <wp:posOffset>19050</wp:posOffset>
                      </wp:positionV>
                      <wp:extent cx="0" cy="171450"/>
                      <wp:effectExtent l="0" t="0" r="0" b="0"/>
                      <wp:wrapNone/>
                      <wp:docPr id="510" name="Textové pole 510"/>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1C006D17" id="Textové pole 510" o:spid="_x0000_s1026" type="#_x0000_t202" style="position:absolute;margin-left:12.75pt;margin-top:1.5pt;width:0;height:13.5pt;z-index:2517043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AgeMmACwIAAGgEAAAOAAAA&#10;AAAAAAAAAAAAAC4CAABkcnMvZTJvRG9jLnhtbFBLAQItABQABgAIAAAAIQDfOvIX1wAAAAYBAAAP&#10;AAAAAAAAAAAAAAAAAGUEAABkcnMvZG93bnJldi54bWxQSwUGAAAAAAQABADzAAAAaQUAAAAA&#10;" filled="f" stroked="f">
                      <v:textbox style="mso-fit-shape-to-text:t" inset="0,0,0,0"/>
                    </v:shape>
                  </w:pict>
                </mc:Fallback>
              </mc:AlternateContent>
            </w:r>
          </w:p>
        </w:tc>
        <w:tc>
          <w:tcPr>
            <w:tcW w:w="190" w:type="dxa"/>
            <w:tcBorders>
              <w:top w:val="nil"/>
              <w:left w:val="nil"/>
              <w:bottom w:val="nil"/>
              <w:right w:val="nil"/>
            </w:tcBorders>
            <w:shd w:val="clear" w:color="auto" w:fill="auto"/>
            <w:noWrap/>
            <w:vAlign w:val="bottom"/>
            <w:hideMark/>
          </w:tcPr>
          <w:p w14:paraId="6B7CC46E"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22"/>
                <w:szCs w:val="22"/>
                <w:lang w:val="sk-SK"/>
              </w:rPr>
            </w:pPr>
          </w:p>
        </w:tc>
        <w:tc>
          <w:tcPr>
            <w:tcW w:w="1174" w:type="dxa"/>
            <w:tcBorders>
              <w:top w:val="nil"/>
              <w:left w:val="nil"/>
              <w:bottom w:val="nil"/>
              <w:right w:val="nil"/>
            </w:tcBorders>
            <w:shd w:val="clear" w:color="auto" w:fill="auto"/>
            <w:noWrap/>
            <w:vAlign w:val="bottom"/>
            <w:hideMark/>
          </w:tcPr>
          <w:p w14:paraId="2C88A84C"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noProof/>
                <w:color w:val="000000"/>
                <w:sz w:val="16"/>
                <w:szCs w:val="16"/>
              </w:rPr>
              <mc:AlternateContent>
                <mc:Choice Requires="wps">
                  <w:drawing>
                    <wp:anchor distT="0" distB="0" distL="114300" distR="114300" simplePos="0" relativeHeight="251689984" behindDoc="0" locked="0" layoutInCell="1" allowOverlap="1" wp14:anchorId="5D36C331" wp14:editId="18EB0426">
                      <wp:simplePos x="0" y="0"/>
                      <wp:positionH relativeFrom="column">
                        <wp:posOffset>19050</wp:posOffset>
                      </wp:positionH>
                      <wp:positionV relativeFrom="paragraph">
                        <wp:posOffset>19050</wp:posOffset>
                      </wp:positionV>
                      <wp:extent cx="0" cy="171450"/>
                      <wp:effectExtent l="0" t="0" r="0" b="0"/>
                      <wp:wrapNone/>
                      <wp:docPr id="509" name="Textové pole 509"/>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0AF7FC0A" id="Textové pole 509" o:spid="_x0000_s1026" type="#_x0000_t202" style="position:absolute;margin-left:1.5pt;margin-top:1.5pt;width:0;height:13.5pt;z-index:2516899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691008" behindDoc="0" locked="0" layoutInCell="1" allowOverlap="1" wp14:anchorId="0B0AEC04" wp14:editId="3D0D107F">
                      <wp:simplePos x="0" y="0"/>
                      <wp:positionH relativeFrom="column">
                        <wp:posOffset>19050</wp:posOffset>
                      </wp:positionH>
                      <wp:positionV relativeFrom="paragraph">
                        <wp:posOffset>19050</wp:posOffset>
                      </wp:positionV>
                      <wp:extent cx="0" cy="171450"/>
                      <wp:effectExtent l="0" t="0" r="0" b="0"/>
                      <wp:wrapNone/>
                      <wp:docPr id="508" name="Textové pole 508"/>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633E6A58" id="Textové pole 508" o:spid="_x0000_s1026" type="#_x0000_t202" style="position:absolute;margin-left:1.5pt;margin-top:1.5pt;width:0;height:13.5pt;z-index:2516910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" filled="f" stroked="f">
                      <v:textbox style="mso-fit-shape-to-text:t" inset="0,0,0,0"/>
                    </v:shape>
                  </w:pict>
                </mc:Fallback>
              </mc:AlternateContent>
            </w:r>
            <w:r w:rsidRPr="00FA362E">
              <w:rPr>
                <w:rFonts w:ascii="Arial" w:hAnsi="Arial" w:cs="Arial"/>
                <w:color w:val="000000"/>
                <w:sz w:val="16"/>
                <w:szCs w:val="16"/>
                <w:lang w:val="sk-SK"/>
              </w:rPr>
              <w:t>5.2</w:t>
            </w:r>
          </w:p>
        </w:tc>
        <w:tc>
          <w:tcPr>
            <w:tcW w:w="332" w:type="dxa"/>
            <w:tcBorders>
              <w:top w:val="nil"/>
              <w:left w:val="nil"/>
              <w:bottom w:val="nil"/>
              <w:right w:val="nil"/>
            </w:tcBorders>
            <w:shd w:val="clear" w:color="auto" w:fill="auto"/>
            <w:noWrap/>
            <w:vAlign w:val="bottom"/>
            <w:hideMark/>
          </w:tcPr>
          <w:p w14:paraId="11AD3AA9"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541" w:type="dxa"/>
            <w:tcBorders>
              <w:top w:val="nil"/>
              <w:left w:val="nil"/>
              <w:bottom w:val="nil"/>
              <w:right w:val="nil"/>
            </w:tcBorders>
            <w:shd w:val="clear" w:color="auto" w:fill="auto"/>
            <w:noWrap/>
            <w:vAlign w:val="bottom"/>
            <w:hideMark/>
          </w:tcPr>
          <w:p w14:paraId="3DB03113"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1.5</w:t>
            </w:r>
          </w:p>
        </w:tc>
        <w:tc>
          <w:tcPr>
            <w:tcW w:w="633" w:type="dxa"/>
            <w:tcBorders>
              <w:top w:val="nil"/>
              <w:left w:val="nil"/>
              <w:bottom w:val="nil"/>
              <w:right w:val="nil"/>
            </w:tcBorders>
            <w:shd w:val="clear" w:color="auto" w:fill="auto"/>
            <w:noWrap/>
            <w:vAlign w:val="bottom"/>
            <w:hideMark/>
          </w:tcPr>
          <w:p w14:paraId="2B576AEA"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460" w:type="dxa"/>
            <w:tcBorders>
              <w:top w:val="nil"/>
              <w:left w:val="nil"/>
              <w:bottom w:val="nil"/>
              <w:right w:val="nil"/>
            </w:tcBorders>
            <w:shd w:val="clear" w:color="auto" w:fill="auto"/>
            <w:noWrap/>
            <w:vAlign w:val="bottom"/>
            <w:hideMark/>
          </w:tcPr>
          <w:p w14:paraId="53AD51A6"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3.02</w:t>
            </w:r>
          </w:p>
        </w:tc>
      </w:tr>
      <w:tr w:rsidR="00CE547F" w:rsidRPr="00FA362E" w14:paraId="514033B3" w14:textId="77777777" w:rsidTr="00452ADC">
        <w:trPr>
          <w:trHeight w:val="300"/>
        </w:trPr>
        <w:tc>
          <w:tcPr>
            <w:tcW w:w="1296" w:type="dxa"/>
            <w:tcBorders>
              <w:top w:val="single" w:sz="4" w:space="0" w:color="auto"/>
              <w:left w:val="nil"/>
              <w:bottom w:val="nil"/>
              <w:right w:val="nil"/>
            </w:tcBorders>
            <w:shd w:val="clear" w:color="auto" w:fill="auto"/>
            <w:noWrap/>
            <w:vAlign w:val="bottom"/>
            <w:hideMark/>
          </w:tcPr>
          <w:p w14:paraId="276A11F2"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R-S1</w:t>
            </w:r>
          </w:p>
        </w:tc>
        <w:tc>
          <w:tcPr>
            <w:tcW w:w="903" w:type="dxa"/>
            <w:tcBorders>
              <w:top w:val="single" w:sz="4" w:space="0" w:color="auto"/>
              <w:left w:val="nil"/>
              <w:bottom w:val="nil"/>
              <w:right w:val="nil"/>
            </w:tcBorders>
            <w:shd w:val="clear" w:color="auto" w:fill="auto"/>
            <w:noWrap/>
            <w:vAlign w:val="bottom"/>
            <w:hideMark/>
          </w:tcPr>
          <w:p w14:paraId="2B3F2A3C"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76.4</w:t>
            </w:r>
          </w:p>
        </w:tc>
        <w:tc>
          <w:tcPr>
            <w:tcW w:w="354" w:type="dxa"/>
            <w:tcBorders>
              <w:top w:val="single" w:sz="4" w:space="0" w:color="auto"/>
              <w:left w:val="nil"/>
              <w:bottom w:val="nil"/>
              <w:right w:val="nil"/>
            </w:tcBorders>
            <w:shd w:val="clear" w:color="auto" w:fill="auto"/>
            <w:noWrap/>
            <w:vAlign w:val="bottom"/>
            <w:hideMark/>
          </w:tcPr>
          <w:p w14:paraId="314417EA"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739" w:type="dxa"/>
            <w:tcBorders>
              <w:top w:val="single" w:sz="4" w:space="0" w:color="auto"/>
              <w:left w:val="nil"/>
              <w:bottom w:val="nil"/>
              <w:right w:val="nil"/>
            </w:tcBorders>
            <w:shd w:val="clear" w:color="auto" w:fill="auto"/>
            <w:noWrap/>
            <w:vAlign w:val="bottom"/>
            <w:hideMark/>
          </w:tcPr>
          <w:p w14:paraId="1C5636DD"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20.7</w:t>
            </w:r>
          </w:p>
        </w:tc>
        <w:tc>
          <w:tcPr>
            <w:tcW w:w="612" w:type="dxa"/>
            <w:tcBorders>
              <w:top w:val="single" w:sz="4" w:space="0" w:color="auto"/>
              <w:left w:val="nil"/>
              <w:bottom w:val="nil"/>
              <w:right w:val="nil"/>
            </w:tcBorders>
            <w:shd w:val="clear" w:color="auto" w:fill="auto"/>
            <w:noWrap/>
            <w:vAlign w:val="bottom"/>
            <w:hideMark/>
          </w:tcPr>
          <w:p w14:paraId="3283815F"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noProof/>
                <w:color w:val="000000"/>
                <w:sz w:val="16"/>
                <w:szCs w:val="16"/>
              </w:rPr>
              <mc:AlternateContent>
                <mc:Choice Requires="wps">
                  <w:drawing>
                    <wp:anchor distT="0" distB="0" distL="114300" distR="114300" simplePos="0" relativeHeight="251675648" behindDoc="0" locked="0" layoutInCell="1" allowOverlap="1" wp14:anchorId="393EB712" wp14:editId="36020CB3">
                      <wp:simplePos x="0" y="0"/>
                      <wp:positionH relativeFrom="column">
                        <wp:posOffset>161925</wp:posOffset>
                      </wp:positionH>
                      <wp:positionV relativeFrom="paragraph">
                        <wp:posOffset>9525</wp:posOffset>
                      </wp:positionV>
                      <wp:extent cx="0" cy="171450"/>
                      <wp:effectExtent l="0" t="0" r="0" b="0"/>
                      <wp:wrapNone/>
                      <wp:docPr id="507" name="Textové pole 507"/>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7FEC26F7" id="Textové pole 507" o:spid="_x0000_s1026" type="#_x0000_t202" style="position:absolute;margin-left:12.75pt;margin-top:.75pt;width:0;height:13.5pt;z-index:2516756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C1l+3hCwIAAGgEAAAOAAAA&#10;AAAAAAAAAAAAAC4CAABkcnMvZTJvRG9jLnhtbFBLAQItABQABgAIAAAAIQBICe2d1wAAAAYBAAAP&#10;AAAAAAAAAAAAAAAAAGUEAABkcnMvZG93bnJldi54bWxQSwUGAAAAAAQABADzAAAAaQU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676672" behindDoc="0" locked="0" layoutInCell="1" allowOverlap="1" wp14:anchorId="07ADFCBB" wp14:editId="38C55346">
                      <wp:simplePos x="0" y="0"/>
                      <wp:positionH relativeFrom="column">
                        <wp:posOffset>161925</wp:posOffset>
                      </wp:positionH>
                      <wp:positionV relativeFrom="paragraph">
                        <wp:posOffset>9525</wp:posOffset>
                      </wp:positionV>
                      <wp:extent cx="0" cy="171450"/>
                      <wp:effectExtent l="0" t="0" r="0" b="0"/>
                      <wp:wrapNone/>
                      <wp:docPr id="506" name="Textové pole 506"/>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5B3EB597" id="Textové pole 506" o:spid="_x0000_s1026" type="#_x0000_t202" style="position:absolute;margin-left:12.75pt;margin-top:.75pt;width:0;height:13.5pt;z-index:2516766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DwxgH2CwIAAGgEAAAOAAAA&#10;AAAAAAAAAAAAAC4CAABkcnMvZTJvRG9jLnhtbFBLAQItABQABgAIAAAAIQBICe2d1wAAAAYBAAAP&#10;AAAAAAAAAAAAAAAAAGUEAABkcnMvZG93bnJldi54bWxQSwUGAAAAAAQABADzAAAAaQU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718656" behindDoc="0" locked="0" layoutInCell="1" allowOverlap="1" wp14:anchorId="051866E5" wp14:editId="14301717">
                      <wp:simplePos x="0" y="0"/>
                      <wp:positionH relativeFrom="column">
                        <wp:posOffset>161925</wp:posOffset>
                      </wp:positionH>
                      <wp:positionV relativeFrom="paragraph">
                        <wp:posOffset>19050</wp:posOffset>
                      </wp:positionV>
                      <wp:extent cx="0" cy="171450"/>
                      <wp:effectExtent l="0" t="0" r="0" b="0"/>
                      <wp:wrapNone/>
                      <wp:docPr id="505" name="Textové pole 505"/>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33F6E0C4" id="Textové pole 505" o:spid="_x0000_s1026" type="#_x0000_t202" style="position:absolute;margin-left:12.75pt;margin-top:1.5pt;width:0;height:13.5pt;z-index:2517186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A/NTXO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719680" behindDoc="0" locked="0" layoutInCell="1" allowOverlap="1" wp14:anchorId="13F2942A" wp14:editId="5C2ADBAF">
                      <wp:simplePos x="0" y="0"/>
                      <wp:positionH relativeFrom="column">
                        <wp:posOffset>161925</wp:posOffset>
                      </wp:positionH>
                      <wp:positionV relativeFrom="paragraph">
                        <wp:posOffset>19050</wp:posOffset>
                      </wp:positionV>
                      <wp:extent cx="0" cy="171450"/>
                      <wp:effectExtent l="0" t="0" r="0" b="0"/>
                      <wp:wrapNone/>
                      <wp:docPr id="504" name="Textové pole 504"/>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29302650" id="Textové pole 504" o:spid="_x0000_s1026" type="#_x0000_t202" style="position:absolute;margin-left:12.75pt;margin-top:1.5pt;width:0;height:13.5pt;z-index:2517196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B6ZNnZ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FA362E">
              <w:rPr>
                <w:rFonts w:ascii="Arial" w:hAnsi="Arial" w:cs="Arial"/>
                <w:color w:val="000000"/>
                <w:sz w:val="16"/>
                <w:szCs w:val="16"/>
                <w:lang w:val="sk-SK"/>
              </w:rPr>
              <w:t>ms</w:t>
            </w:r>
          </w:p>
        </w:tc>
        <w:tc>
          <w:tcPr>
            <w:tcW w:w="536" w:type="dxa"/>
            <w:tcBorders>
              <w:top w:val="single" w:sz="4" w:space="0" w:color="auto"/>
              <w:left w:val="nil"/>
              <w:bottom w:val="nil"/>
              <w:right w:val="nil"/>
            </w:tcBorders>
            <w:shd w:val="clear" w:color="auto" w:fill="auto"/>
            <w:noWrap/>
            <w:vAlign w:val="bottom"/>
            <w:hideMark/>
          </w:tcPr>
          <w:p w14:paraId="7A06DF1E"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22"/>
                <w:szCs w:val="22"/>
                <w:lang w:val="sk-SK"/>
              </w:rPr>
            </w:pPr>
            <w:r w:rsidRPr="00FA362E">
              <w:rPr>
                <w:rFonts w:ascii="Calibri" w:hAnsi="Calibri" w:cs="Calibri"/>
                <w:noProof/>
                <w:color w:val="000000"/>
                <w:sz w:val="22"/>
                <w:szCs w:val="22"/>
              </w:rPr>
              <mc:AlternateContent>
                <mc:Choice Requires="wps">
                  <w:drawing>
                    <wp:anchor distT="0" distB="0" distL="114300" distR="114300" simplePos="0" relativeHeight="251705344" behindDoc="0" locked="0" layoutInCell="1" allowOverlap="1" wp14:anchorId="733AACE7" wp14:editId="2D07FC13">
                      <wp:simplePos x="0" y="0"/>
                      <wp:positionH relativeFrom="column">
                        <wp:posOffset>161925</wp:posOffset>
                      </wp:positionH>
                      <wp:positionV relativeFrom="paragraph">
                        <wp:posOffset>19050</wp:posOffset>
                      </wp:positionV>
                      <wp:extent cx="0" cy="171450"/>
                      <wp:effectExtent l="0" t="0" r="0" b="0"/>
                      <wp:wrapNone/>
                      <wp:docPr id="503" name="Textové pole 50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6E6C8A1D" id="Textové pole 503" o:spid="_x0000_s1026" type="#_x0000_t202" style="position:absolute;margin-left:12.75pt;margin-top:1.5pt;width:0;height:13.5pt;z-index:2517053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Ch0ly+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FA362E">
              <w:rPr>
                <w:rFonts w:ascii="Calibri" w:hAnsi="Calibri" w:cs="Calibri"/>
                <w:noProof/>
                <w:color w:val="000000"/>
                <w:sz w:val="22"/>
                <w:szCs w:val="22"/>
              </w:rPr>
              <mc:AlternateContent>
                <mc:Choice Requires="wps">
                  <w:drawing>
                    <wp:anchor distT="0" distB="0" distL="114300" distR="114300" simplePos="0" relativeHeight="251706368" behindDoc="0" locked="0" layoutInCell="1" allowOverlap="1" wp14:anchorId="265E3CF2" wp14:editId="0854D3CE">
                      <wp:simplePos x="0" y="0"/>
                      <wp:positionH relativeFrom="column">
                        <wp:posOffset>161925</wp:posOffset>
                      </wp:positionH>
                      <wp:positionV relativeFrom="paragraph">
                        <wp:posOffset>19050</wp:posOffset>
                      </wp:positionV>
                      <wp:extent cx="0" cy="171450"/>
                      <wp:effectExtent l="0" t="0" r="0" b="0"/>
                      <wp:wrapNone/>
                      <wp:docPr id="502" name="Textové pole 502"/>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63C29D35" id="Textové pole 502" o:spid="_x0000_s1026" type="#_x0000_t202" style="position:absolute;margin-left:12.75pt;margin-top:1.5pt;width:0;height:13.5pt;z-index:2517063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Dkg7Cp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FA362E">
              <w:rPr>
                <w:rFonts w:ascii="Calibri" w:hAnsi="Calibri" w:cs="Calibri"/>
                <w:color w:val="000000"/>
                <w:sz w:val="22"/>
                <w:szCs w:val="22"/>
                <w:lang w:val="sk-SK"/>
              </w:rPr>
              <w:t> </w:t>
            </w:r>
          </w:p>
        </w:tc>
        <w:tc>
          <w:tcPr>
            <w:tcW w:w="190" w:type="dxa"/>
            <w:tcBorders>
              <w:top w:val="single" w:sz="4" w:space="0" w:color="auto"/>
              <w:left w:val="nil"/>
              <w:bottom w:val="nil"/>
              <w:right w:val="nil"/>
            </w:tcBorders>
            <w:shd w:val="clear" w:color="auto" w:fill="auto"/>
            <w:noWrap/>
            <w:vAlign w:val="bottom"/>
            <w:hideMark/>
          </w:tcPr>
          <w:p w14:paraId="74AA7848"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22"/>
                <w:szCs w:val="22"/>
                <w:lang w:val="sk-SK"/>
              </w:rPr>
            </w:pPr>
            <w:r w:rsidRPr="00FA362E">
              <w:rPr>
                <w:rFonts w:ascii="Calibri" w:hAnsi="Calibri" w:cs="Calibri"/>
                <w:color w:val="000000"/>
                <w:sz w:val="22"/>
                <w:szCs w:val="22"/>
                <w:lang w:val="sk-SK"/>
              </w:rPr>
              <w:t> </w:t>
            </w:r>
          </w:p>
        </w:tc>
        <w:tc>
          <w:tcPr>
            <w:tcW w:w="1174" w:type="dxa"/>
            <w:tcBorders>
              <w:top w:val="single" w:sz="4" w:space="0" w:color="auto"/>
              <w:left w:val="nil"/>
              <w:bottom w:val="nil"/>
              <w:right w:val="nil"/>
            </w:tcBorders>
            <w:shd w:val="clear" w:color="auto" w:fill="auto"/>
            <w:noWrap/>
            <w:vAlign w:val="bottom"/>
            <w:hideMark/>
          </w:tcPr>
          <w:p w14:paraId="4AD5620F"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noProof/>
                <w:color w:val="000000"/>
                <w:sz w:val="16"/>
                <w:szCs w:val="16"/>
              </w:rPr>
              <mc:AlternateContent>
                <mc:Choice Requires="wps">
                  <w:drawing>
                    <wp:anchor distT="0" distB="0" distL="114300" distR="114300" simplePos="0" relativeHeight="251692032" behindDoc="0" locked="0" layoutInCell="1" allowOverlap="1" wp14:anchorId="394E28AE" wp14:editId="067B6073">
                      <wp:simplePos x="0" y="0"/>
                      <wp:positionH relativeFrom="column">
                        <wp:posOffset>19050</wp:posOffset>
                      </wp:positionH>
                      <wp:positionV relativeFrom="paragraph">
                        <wp:posOffset>19050</wp:posOffset>
                      </wp:positionV>
                      <wp:extent cx="0" cy="171450"/>
                      <wp:effectExtent l="0" t="0" r="0" b="0"/>
                      <wp:wrapNone/>
                      <wp:docPr id="501" name="Textové pole 501"/>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55D4E2A4" id="Textové pole 501" o:spid="_x0000_s1026" type="#_x0000_t202" style="position:absolute;margin-left:1.5pt;margin-top:1.5pt;width:0;height:13.5pt;z-index:2516920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693056" behindDoc="0" locked="0" layoutInCell="1" allowOverlap="1" wp14:anchorId="462FC8F6" wp14:editId="323D4D26">
                      <wp:simplePos x="0" y="0"/>
                      <wp:positionH relativeFrom="column">
                        <wp:posOffset>19050</wp:posOffset>
                      </wp:positionH>
                      <wp:positionV relativeFrom="paragraph">
                        <wp:posOffset>19050</wp:posOffset>
                      </wp:positionV>
                      <wp:extent cx="0" cy="171450"/>
                      <wp:effectExtent l="0" t="0" r="0" b="0"/>
                      <wp:wrapNone/>
                      <wp:docPr id="500" name="Textové pole 500"/>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7206ED4C" id="Textové pole 500" o:spid="_x0000_s1026" type="#_x0000_t202" style="position:absolute;margin-left:1.5pt;margin-top:1.5pt;width:0;height:13.5pt;z-index:2516930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" filled="f" stroked="f">
                      <v:textbox style="mso-fit-shape-to-text:t" inset="0,0,0,0"/>
                    </v:shape>
                  </w:pict>
                </mc:Fallback>
              </mc:AlternateContent>
            </w:r>
            <w:r w:rsidRPr="00FA362E">
              <w:rPr>
                <w:rFonts w:ascii="Arial" w:hAnsi="Arial" w:cs="Arial"/>
                <w:color w:val="000000"/>
                <w:sz w:val="16"/>
                <w:szCs w:val="16"/>
                <w:lang w:val="sk-SK"/>
              </w:rPr>
              <w:t>11.2</w:t>
            </w:r>
          </w:p>
        </w:tc>
        <w:tc>
          <w:tcPr>
            <w:tcW w:w="332" w:type="dxa"/>
            <w:tcBorders>
              <w:top w:val="single" w:sz="4" w:space="0" w:color="auto"/>
              <w:left w:val="nil"/>
              <w:bottom w:val="nil"/>
              <w:right w:val="nil"/>
            </w:tcBorders>
            <w:shd w:val="clear" w:color="auto" w:fill="auto"/>
            <w:noWrap/>
            <w:vAlign w:val="bottom"/>
            <w:hideMark/>
          </w:tcPr>
          <w:p w14:paraId="771FB5AF"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541" w:type="dxa"/>
            <w:tcBorders>
              <w:top w:val="single" w:sz="4" w:space="0" w:color="auto"/>
              <w:left w:val="nil"/>
              <w:bottom w:val="nil"/>
              <w:right w:val="nil"/>
            </w:tcBorders>
            <w:shd w:val="clear" w:color="auto" w:fill="auto"/>
            <w:noWrap/>
            <w:vAlign w:val="bottom"/>
            <w:hideMark/>
          </w:tcPr>
          <w:p w14:paraId="1689EB6B"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10.1</w:t>
            </w:r>
          </w:p>
        </w:tc>
        <w:tc>
          <w:tcPr>
            <w:tcW w:w="633" w:type="dxa"/>
            <w:tcBorders>
              <w:top w:val="single" w:sz="4" w:space="0" w:color="auto"/>
              <w:left w:val="nil"/>
              <w:bottom w:val="nil"/>
              <w:right w:val="nil"/>
            </w:tcBorders>
            <w:shd w:val="clear" w:color="auto" w:fill="auto"/>
            <w:noWrap/>
            <w:vAlign w:val="bottom"/>
            <w:hideMark/>
          </w:tcPr>
          <w:p w14:paraId="441930A0"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460" w:type="dxa"/>
            <w:tcBorders>
              <w:top w:val="single" w:sz="4" w:space="0" w:color="auto"/>
              <w:left w:val="nil"/>
              <w:bottom w:val="nil"/>
              <w:right w:val="nil"/>
            </w:tcBorders>
            <w:shd w:val="clear" w:color="auto" w:fill="auto"/>
            <w:noWrap/>
            <w:vAlign w:val="bottom"/>
            <w:hideMark/>
          </w:tcPr>
          <w:p w14:paraId="156B5247"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14.7</w:t>
            </w:r>
          </w:p>
        </w:tc>
      </w:tr>
      <w:tr w:rsidR="00CE547F" w:rsidRPr="00FA362E" w14:paraId="57A784F8" w14:textId="77777777" w:rsidTr="00452ADC">
        <w:trPr>
          <w:trHeight w:val="300"/>
        </w:trPr>
        <w:tc>
          <w:tcPr>
            <w:tcW w:w="1296" w:type="dxa"/>
            <w:tcBorders>
              <w:top w:val="nil"/>
              <w:left w:val="nil"/>
              <w:bottom w:val="nil"/>
              <w:right w:val="nil"/>
            </w:tcBorders>
            <w:shd w:val="clear" w:color="auto" w:fill="auto"/>
            <w:noWrap/>
            <w:vAlign w:val="bottom"/>
            <w:hideMark/>
          </w:tcPr>
          <w:p w14:paraId="270C45ED"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R-S2</w:t>
            </w:r>
          </w:p>
        </w:tc>
        <w:tc>
          <w:tcPr>
            <w:tcW w:w="903" w:type="dxa"/>
            <w:tcBorders>
              <w:top w:val="nil"/>
              <w:left w:val="nil"/>
              <w:bottom w:val="nil"/>
              <w:right w:val="nil"/>
            </w:tcBorders>
            <w:shd w:val="clear" w:color="auto" w:fill="auto"/>
            <w:noWrap/>
            <w:vAlign w:val="bottom"/>
            <w:hideMark/>
          </w:tcPr>
          <w:p w14:paraId="1CE35E28"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395.8</w:t>
            </w:r>
          </w:p>
        </w:tc>
        <w:tc>
          <w:tcPr>
            <w:tcW w:w="354" w:type="dxa"/>
            <w:tcBorders>
              <w:top w:val="nil"/>
              <w:left w:val="nil"/>
              <w:bottom w:val="nil"/>
              <w:right w:val="nil"/>
            </w:tcBorders>
            <w:shd w:val="clear" w:color="auto" w:fill="auto"/>
            <w:noWrap/>
            <w:vAlign w:val="bottom"/>
            <w:hideMark/>
          </w:tcPr>
          <w:p w14:paraId="599FDBD4"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739" w:type="dxa"/>
            <w:tcBorders>
              <w:top w:val="nil"/>
              <w:left w:val="nil"/>
              <w:bottom w:val="nil"/>
              <w:right w:val="nil"/>
            </w:tcBorders>
            <w:shd w:val="clear" w:color="auto" w:fill="auto"/>
            <w:noWrap/>
            <w:vAlign w:val="bottom"/>
            <w:hideMark/>
          </w:tcPr>
          <w:p w14:paraId="64C12FCD"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26.8</w:t>
            </w:r>
          </w:p>
        </w:tc>
        <w:tc>
          <w:tcPr>
            <w:tcW w:w="612" w:type="dxa"/>
            <w:tcBorders>
              <w:top w:val="nil"/>
              <w:left w:val="nil"/>
              <w:bottom w:val="nil"/>
              <w:right w:val="nil"/>
            </w:tcBorders>
            <w:shd w:val="clear" w:color="auto" w:fill="auto"/>
            <w:noWrap/>
            <w:vAlign w:val="bottom"/>
            <w:hideMark/>
          </w:tcPr>
          <w:p w14:paraId="6253B8DE"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noProof/>
                <w:color w:val="000000"/>
                <w:sz w:val="16"/>
                <w:szCs w:val="16"/>
              </w:rPr>
              <mc:AlternateContent>
                <mc:Choice Requires="wps">
                  <w:drawing>
                    <wp:anchor distT="0" distB="0" distL="114300" distR="114300" simplePos="0" relativeHeight="251677696" behindDoc="0" locked="0" layoutInCell="1" allowOverlap="1" wp14:anchorId="74C58517" wp14:editId="588FBED6">
                      <wp:simplePos x="0" y="0"/>
                      <wp:positionH relativeFrom="column">
                        <wp:posOffset>161925</wp:posOffset>
                      </wp:positionH>
                      <wp:positionV relativeFrom="paragraph">
                        <wp:posOffset>9525</wp:posOffset>
                      </wp:positionV>
                      <wp:extent cx="0" cy="171450"/>
                      <wp:effectExtent l="0" t="0" r="0" b="0"/>
                      <wp:wrapNone/>
                      <wp:docPr id="499" name="Textové pole 499"/>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63A6447B" id="Textové pole 499" o:spid="_x0000_s1026" type="#_x0000_t202" style="position:absolute;margin-left:12.75pt;margin-top:.75pt;width:0;height:13.5pt;z-index:2516776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678720" behindDoc="0" locked="0" layoutInCell="1" allowOverlap="1" wp14:anchorId="1D98FEC5" wp14:editId="11729C0B">
                      <wp:simplePos x="0" y="0"/>
                      <wp:positionH relativeFrom="column">
                        <wp:posOffset>161925</wp:posOffset>
                      </wp:positionH>
                      <wp:positionV relativeFrom="paragraph">
                        <wp:posOffset>9525</wp:posOffset>
                      </wp:positionV>
                      <wp:extent cx="0" cy="171450"/>
                      <wp:effectExtent l="0" t="0" r="0" b="0"/>
                      <wp:wrapNone/>
                      <wp:docPr id="498" name="Textové pole 498"/>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3AEF5862" id="Textové pole 498" o:spid="_x0000_s1026" type="#_x0000_t202" style="position:absolute;margin-left:12.75pt;margin-top:.75pt;width:0;height:13.5pt;z-index:2516787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C29cObCwIAAGgEAAAOAAAA&#10;AAAAAAAAAAAAAC4CAABkcnMvZTJvRG9jLnhtbFBLAQItABQABgAIAAAAIQBICe2d1wAAAAYBAAAP&#10;AAAAAAAAAAAAAAAAAGUEAABkcnMvZG93bnJldi54bWxQSwUGAAAAAAQABADzAAAAaQU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720704" behindDoc="0" locked="0" layoutInCell="1" allowOverlap="1" wp14:anchorId="74D9089E" wp14:editId="452C7F32">
                      <wp:simplePos x="0" y="0"/>
                      <wp:positionH relativeFrom="column">
                        <wp:posOffset>161925</wp:posOffset>
                      </wp:positionH>
                      <wp:positionV relativeFrom="paragraph">
                        <wp:posOffset>19050</wp:posOffset>
                      </wp:positionV>
                      <wp:extent cx="0" cy="171450"/>
                      <wp:effectExtent l="0" t="0" r="0" b="0"/>
                      <wp:wrapNone/>
                      <wp:docPr id="494" name="Textové pole 494"/>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01E87DE5" id="Textové pole 494" o:spid="_x0000_s1026" type="#_x0000_t202" style="position:absolute;margin-left:12.75pt;margin-top:1.5pt;width:0;height:13.5pt;z-index:2517207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721728" behindDoc="0" locked="0" layoutInCell="1" allowOverlap="1" wp14:anchorId="57188D49" wp14:editId="63F1077A">
                      <wp:simplePos x="0" y="0"/>
                      <wp:positionH relativeFrom="column">
                        <wp:posOffset>161925</wp:posOffset>
                      </wp:positionH>
                      <wp:positionV relativeFrom="paragraph">
                        <wp:posOffset>19050</wp:posOffset>
                      </wp:positionV>
                      <wp:extent cx="0" cy="171450"/>
                      <wp:effectExtent l="0" t="0" r="0" b="0"/>
                      <wp:wrapNone/>
                      <wp:docPr id="493" name="Textové pole 49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4B7CA019" id="Textové pole 493" o:spid="_x0000_s1026" type="#_x0000_t202" style="position:absolute;margin-left:12.75pt;margin-top:1.5pt;width:0;height:13.5pt;z-index:251721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" filled="f" stroked="f">
                      <v:textbox style="mso-fit-shape-to-text:t" inset="0,0,0,0"/>
                    </v:shape>
                  </w:pict>
                </mc:Fallback>
              </mc:AlternateContent>
            </w:r>
            <w:r w:rsidRPr="00FA362E">
              <w:rPr>
                <w:rFonts w:ascii="Arial" w:hAnsi="Arial" w:cs="Arial"/>
                <w:color w:val="000000"/>
                <w:sz w:val="16"/>
                <w:szCs w:val="16"/>
                <w:lang w:val="sk-SK"/>
              </w:rPr>
              <w:t>ms</w:t>
            </w:r>
          </w:p>
        </w:tc>
        <w:tc>
          <w:tcPr>
            <w:tcW w:w="536" w:type="dxa"/>
            <w:tcBorders>
              <w:top w:val="nil"/>
              <w:left w:val="nil"/>
              <w:bottom w:val="nil"/>
              <w:right w:val="nil"/>
            </w:tcBorders>
            <w:shd w:val="clear" w:color="auto" w:fill="auto"/>
            <w:noWrap/>
            <w:vAlign w:val="bottom"/>
            <w:hideMark/>
          </w:tcPr>
          <w:p w14:paraId="40E7FDFB"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22"/>
                <w:szCs w:val="22"/>
                <w:lang w:val="sk-SK"/>
              </w:rPr>
            </w:pPr>
            <w:r w:rsidRPr="00FA362E">
              <w:rPr>
                <w:rFonts w:ascii="Calibri" w:hAnsi="Calibri" w:cs="Calibri"/>
                <w:noProof/>
                <w:color w:val="000000"/>
                <w:sz w:val="22"/>
                <w:szCs w:val="22"/>
              </w:rPr>
              <mc:AlternateContent>
                <mc:Choice Requires="wps">
                  <w:drawing>
                    <wp:anchor distT="0" distB="0" distL="114300" distR="114300" simplePos="0" relativeHeight="251707392" behindDoc="0" locked="0" layoutInCell="1" allowOverlap="1" wp14:anchorId="30B8CAFB" wp14:editId="3C4FDC18">
                      <wp:simplePos x="0" y="0"/>
                      <wp:positionH relativeFrom="column">
                        <wp:posOffset>161925</wp:posOffset>
                      </wp:positionH>
                      <wp:positionV relativeFrom="paragraph">
                        <wp:posOffset>19050</wp:posOffset>
                      </wp:positionV>
                      <wp:extent cx="0" cy="171450"/>
                      <wp:effectExtent l="0" t="0" r="0" b="0"/>
                      <wp:wrapNone/>
                      <wp:docPr id="492" name="Textové pole 492"/>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163C102B" id="Textové pole 492" o:spid="_x0000_s1026" type="#_x0000_t202" style="position:absolute;margin-left:12.75pt;margin-top:1.5pt;width:0;height:13.5pt;z-index:2517073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AU3XkL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FA362E">
              <w:rPr>
                <w:rFonts w:ascii="Calibri" w:hAnsi="Calibri" w:cs="Calibri"/>
                <w:noProof/>
                <w:color w:val="000000"/>
                <w:sz w:val="22"/>
                <w:szCs w:val="22"/>
              </w:rPr>
              <mc:AlternateContent>
                <mc:Choice Requires="wps">
                  <w:drawing>
                    <wp:anchor distT="0" distB="0" distL="114300" distR="114300" simplePos="0" relativeHeight="251708416" behindDoc="0" locked="0" layoutInCell="1" allowOverlap="1" wp14:anchorId="5EBB678C" wp14:editId="5680561A">
                      <wp:simplePos x="0" y="0"/>
                      <wp:positionH relativeFrom="column">
                        <wp:posOffset>161925</wp:posOffset>
                      </wp:positionH>
                      <wp:positionV relativeFrom="paragraph">
                        <wp:posOffset>19050</wp:posOffset>
                      </wp:positionV>
                      <wp:extent cx="0" cy="171450"/>
                      <wp:effectExtent l="0" t="0" r="0" b="0"/>
                      <wp:wrapNone/>
                      <wp:docPr id="491" name="Textové pole 491"/>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1F39968F" id="Textové pole 491" o:spid="_x0000_s1026" type="#_x0000_t202" style="position:absolute;margin-left:12.75pt;margin-top:1.5pt;width:0;height:13.5pt;z-index:2517084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DbLk0zCwIAAGgEAAAOAAAA&#10;AAAAAAAAAAAAAC4CAABkcnMvZTJvRG9jLnhtbFBLAQItABQABgAIAAAAIQDfOvIX1wAAAAYBAAAP&#10;AAAAAAAAAAAAAAAAAGUEAABkcnMvZG93bnJldi54bWxQSwUGAAAAAAQABADzAAAAaQUAAAAA&#10;" filled="f" stroked="f">
                      <v:textbox style="mso-fit-shape-to-text:t" inset="0,0,0,0"/>
                    </v:shape>
                  </w:pict>
                </mc:Fallback>
              </mc:AlternateContent>
            </w:r>
          </w:p>
        </w:tc>
        <w:tc>
          <w:tcPr>
            <w:tcW w:w="190" w:type="dxa"/>
            <w:tcBorders>
              <w:top w:val="nil"/>
              <w:left w:val="nil"/>
              <w:bottom w:val="nil"/>
              <w:right w:val="nil"/>
            </w:tcBorders>
            <w:shd w:val="clear" w:color="auto" w:fill="auto"/>
            <w:noWrap/>
            <w:vAlign w:val="bottom"/>
            <w:hideMark/>
          </w:tcPr>
          <w:p w14:paraId="1F075E27"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22"/>
                <w:szCs w:val="22"/>
                <w:lang w:val="sk-SK"/>
              </w:rPr>
            </w:pPr>
          </w:p>
        </w:tc>
        <w:tc>
          <w:tcPr>
            <w:tcW w:w="1174" w:type="dxa"/>
            <w:tcBorders>
              <w:top w:val="nil"/>
              <w:left w:val="nil"/>
              <w:bottom w:val="nil"/>
              <w:right w:val="nil"/>
            </w:tcBorders>
            <w:shd w:val="clear" w:color="auto" w:fill="auto"/>
            <w:noWrap/>
            <w:vAlign w:val="bottom"/>
            <w:hideMark/>
          </w:tcPr>
          <w:p w14:paraId="78B3BB15"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noProof/>
                <w:color w:val="000000"/>
                <w:sz w:val="16"/>
                <w:szCs w:val="16"/>
              </w:rPr>
              <mc:AlternateContent>
                <mc:Choice Requires="wps">
                  <w:drawing>
                    <wp:anchor distT="0" distB="0" distL="114300" distR="114300" simplePos="0" relativeHeight="251694080" behindDoc="0" locked="0" layoutInCell="1" allowOverlap="1" wp14:anchorId="14740109" wp14:editId="415864BA">
                      <wp:simplePos x="0" y="0"/>
                      <wp:positionH relativeFrom="column">
                        <wp:posOffset>19050</wp:posOffset>
                      </wp:positionH>
                      <wp:positionV relativeFrom="paragraph">
                        <wp:posOffset>19050</wp:posOffset>
                      </wp:positionV>
                      <wp:extent cx="0" cy="171450"/>
                      <wp:effectExtent l="0" t="0" r="0" b="0"/>
                      <wp:wrapNone/>
                      <wp:docPr id="490" name="Textové pole 490"/>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45E391E4" id="Textové pole 490" o:spid="_x0000_s1026" type="#_x0000_t202" style="position:absolute;margin-left:1.5pt;margin-top:1.5pt;width:0;height:13.5pt;z-index:2516940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695104" behindDoc="0" locked="0" layoutInCell="1" allowOverlap="1" wp14:anchorId="771CFEB8" wp14:editId="2E64E02A">
                      <wp:simplePos x="0" y="0"/>
                      <wp:positionH relativeFrom="column">
                        <wp:posOffset>19050</wp:posOffset>
                      </wp:positionH>
                      <wp:positionV relativeFrom="paragraph">
                        <wp:posOffset>19050</wp:posOffset>
                      </wp:positionV>
                      <wp:extent cx="0" cy="171450"/>
                      <wp:effectExtent l="0" t="0" r="0" b="0"/>
                      <wp:wrapNone/>
                      <wp:docPr id="489" name="Textové pole 489"/>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139743C5" id="Textové pole 489" o:spid="_x0000_s1026" type="#_x0000_t202" style="position:absolute;margin-left:1.5pt;margin-top:1.5pt;width:0;height:13.5pt;z-index:2516951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" filled="f" stroked="f">
                      <v:textbox style="mso-fit-shape-to-text:t" inset="0,0,0,0"/>
                    </v:shape>
                  </w:pict>
                </mc:Fallback>
              </mc:AlternateContent>
            </w:r>
            <w:r w:rsidRPr="00FA362E">
              <w:rPr>
                <w:rFonts w:ascii="Arial" w:hAnsi="Arial" w:cs="Arial"/>
                <w:color w:val="000000"/>
                <w:sz w:val="16"/>
                <w:szCs w:val="16"/>
                <w:lang w:val="sk-SK"/>
              </w:rPr>
              <w:t>21.4</w:t>
            </w:r>
          </w:p>
        </w:tc>
        <w:tc>
          <w:tcPr>
            <w:tcW w:w="332" w:type="dxa"/>
            <w:tcBorders>
              <w:top w:val="nil"/>
              <w:left w:val="nil"/>
              <w:bottom w:val="nil"/>
              <w:right w:val="nil"/>
            </w:tcBorders>
            <w:shd w:val="clear" w:color="auto" w:fill="auto"/>
            <w:noWrap/>
            <w:vAlign w:val="bottom"/>
            <w:hideMark/>
          </w:tcPr>
          <w:p w14:paraId="221D0852"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541" w:type="dxa"/>
            <w:tcBorders>
              <w:top w:val="nil"/>
              <w:left w:val="nil"/>
              <w:bottom w:val="nil"/>
              <w:right w:val="nil"/>
            </w:tcBorders>
            <w:shd w:val="clear" w:color="auto" w:fill="auto"/>
            <w:noWrap/>
            <w:vAlign w:val="bottom"/>
            <w:hideMark/>
          </w:tcPr>
          <w:p w14:paraId="4ED4F6A6"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21.2</w:t>
            </w:r>
          </w:p>
        </w:tc>
        <w:tc>
          <w:tcPr>
            <w:tcW w:w="633" w:type="dxa"/>
            <w:tcBorders>
              <w:top w:val="nil"/>
              <w:left w:val="nil"/>
              <w:bottom w:val="nil"/>
              <w:right w:val="nil"/>
            </w:tcBorders>
            <w:shd w:val="clear" w:color="auto" w:fill="auto"/>
            <w:noWrap/>
            <w:vAlign w:val="bottom"/>
            <w:hideMark/>
          </w:tcPr>
          <w:p w14:paraId="5B07155F"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460" w:type="dxa"/>
            <w:tcBorders>
              <w:top w:val="nil"/>
              <w:left w:val="nil"/>
              <w:bottom w:val="nil"/>
              <w:right w:val="nil"/>
            </w:tcBorders>
            <w:shd w:val="clear" w:color="auto" w:fill="auto"/>
            <w:noWrap/>
            <w:vAlign w:val="bottom"/>
            <w:hideMark/>
          </w:tcPr>
          <w:p w14:paraId="39CBB9E6"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5.41</w:t>
            </w:r>
          </w:p>
        </w:tc>
      </w:tr>
      <w:tr w:rsidR="00CE547F" w:rsidRPr="00FA362E" w14:paraId="31283CD3" w14:textId="77777777" w:rsidTr="00452ADC">
        <w:trPr>
          <w:trHeight w:val="300"/>
        </w:trPr>
        <w:tc>
          <w:tcPr>
            <w:tcW w:w="1296" w:type="dxa"/>
            <w:tcBorders>
              <w:top w:val="nil"/>
              <w:left w:val="nil"/>
              <w:bottom w:val="single" w:sz="4" w:space="0" w:color="auto"/>
              <w:right w:val="nil"/>
            </w:tcBorders>
            <w:shd w:val="clear" w:color="auto" w:fill="auto"/>
            <w:noWrap/>
            <w:vAlign w:val="bottom"/>
            <w:hideMark/>
          </w:tcPr>
          <w:p w14:paraId="50A504D2"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S1-S2</w:t>
            </w:r>
          </w:p>
        </w:tc>
        <w:tc>
          <w:tcPr>
            <w:tcW w:w="903" w:type="dxa"/>
            <w:tcBorders>
              <w:top w:val="nil"/>
              <w:left w:val="nil"/>
              <w:bottom w:val="single" w:sz="4" w:space="0" w:color="auto"/>
              <w:right w:val="nil"/>
            </w:tcBorders>
            <w:shd w:val="clear" w:color="auto" w:fill="auto"/>
            <w:noWrap/>
            <w:vAlign w:val="bottom"/>
            <w:hideMark/>
          </w:tcPr>
          <w:p w14:paraId="65B6C740"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319.3</w:t>
            </w:r>
          </w:p>
        </w:tc>
        <w:tc>
          <w:tcPr>
            <w:tcW w:w="354" w:type="dxa"/>
            <w:tcBorders>
              <w:top w:val="nil"/>
              <w:left w:val="nil"/>
              <w:bottom w:val="single" w:sz="4" w:space="0" w:color="auto"/>
              <w:right w:val="nil"/>
            </w:tcBorders>
            <w:shd w:val="clear" w:color="auto" w:fill="auto"/>
            <w:noWrap/>
            <w:vAlign w:val="bottom"/>
            <w:hideMark/>
          </w:tcPr>
          <w:p w14:paraId="3006CFB9"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739" w:type="dxa"/>
            <w:tcBorders>
              <w:top w:val="nil"/>
              <w:left w:val="nil"/>
              <w:bottom w:val="single" w:sz="4" w:space="0" w:color="auto"/>
              <w:right w:val="nil"/>
            </w:tcBorders>
            <w:shd w:val="clear" w:color="auto" w:fill="auto"/>
            <w:noWrap/>
            <w:vAlign w:val="bottom"/>
            <w:hideMark/>
          </w:tcPr>
          <w:p w14:paraId="105BAE26"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31.1</w:t>
            </w:r>
          </w:p>
        </w:tc>
        <w:tc>
          <w:tcPr>
            <w:tcW w:w="612" w:type="dxa"/>
            <w:tcBorders>
              <w:top w:val="nil"/>
              <w:left w:val="nil"/>
              <w:bottom w:val="single" w:sz="4" w:space="0" w:color="auto"/>
              <w:right w:val="nil"/>
            </w:tcBorders>
            <w:shd w:val="clear" w:color="auto" w:fill="auto"/>
            <w:noWrap/>
            <w:vAlign w:val="bottom"/>
            <w:hideMark/>
          </w:tcPr>
          <w:p w14:paraId="2834954A"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noProof/>
                <w:color w:val="000000"/>
                <w:sz w:val="16"/>
                <w:szCs w:val="16"/>
              </w:rPr>
              <mc:AlternateContent>
                <mc:Choice Requires="wps">
                  <w:drawing>
                    <wp:anchor distT="0" distB="0" distL="114300" distR="114300" simplePos="0" relativeHeight="251679744" behindDoc="0" locked="0" layoutInCell="1" allowOverlap="1" wp14:anchorId="6EF886E4" wp14:editId="4F5BDEA6">
                      <wp:simplePos x="0" y="0"/>
                      <wp:positionH relativeFrom="column">
                        <wp:posOffset>161925</wp:posOffset>
                      </wp:positionH>
                      <wp:positionV relativeFrom="paragraph">
                        <wp:posOffset>9525</wp:posOffset>
                      </wp:positionV>
                      <wp:extent cx="0" cy="171450"/>
                      <wp:effectExtent l="0" t="0" r="0" b="0"/>
                      <wp:wrapNone/>
                      <wp:docPr id="488" name="Textové pole 488"/>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5BF9C0AE" id="Textové pole 488" o:spid="_x0000_s1026" type="#_x0000_t202" style="position:absolute;margin-left:12.75pt;margin-top:.75pt;width:0;height:13.5pt;z-index:2516797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D4rGKdCwIAAGgEAAAOAAAA&#10;AAAAAAAAAAAAAC4CAABkcnMvZTJvRG9jLnhtbFBLAQItABQABgAIAAAAIQBICe2d1wAAAAYBAAAP&#10;AAAAAAAAAAAAAAAAAGUEAABkcnMvZG93bnJldi54bWxQSwUGAAAAAAQABADzAAAAaQU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680768" behindDoc="0" locked="0" layoutInCell="1" allowOverlap="1" wp14:anchorId="12797008" wp14:editId="57CBA1B2">
                      <wp:simplePos x="0" y="0"/>
                      <wp:positionH relativeFrom="column">
                        <wp:posOffset>161925</wp:posOffset>
                      </wp:positionH>
                      <wp:positionV relativeFrom="paragraph">
                        <wp:posOffset>9525</wp:posOffset>
                      </wp:positionV>
                      <wp:extent cx="0" cy="171450"/>
                      <wp:effectExtent l="0" t="0" r="0" b="0"/>
                      <wp:wrapNone/>
                      <wp:docPr id="487" name="Textové pole 487"/>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4225B6FF" id="Textové pole 487" o:spid="_x0000_s1026" type="#_x0000_t202" style="position:absolute;margin-left:12.75pt;margin-top:.75pt;width:0;height:13.5pt;z-index:2516807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722752" behindDoc="0" locked="0" layoutInCell="1" allowOverlap="1" wp14:anchorId="3A070BBF" wp14:editId="3B5A6F4F">
                      <wp:simplePos x="0" y="0"/>
                      <wp:positionH relativeFrom="column">
                        <wp:posOffset>161925</wp:posOffset>
                      </wp:positionH>
                      <wp:positionV relativeFrom="paragraph">
                        <wp:posOffset>19050</wp:posOffset>
                      </wp:positionV>
                      <wp:extent cx="0" cy="171450"/>
                      <wp:effectExtent l="0" t="0" r="0" b="0"/>
                      <wp:wrapNone/>
                      <wp:docPr id="486" name="Textové pole 486"/>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1FE85007" id="Textové pole 486" o:spid="_x0000_s1026" type="#_x0000_t202" style="position:absolute;margin-left:12.75pt;margin-top:1.5pt;width:0;height:13.5pt;z-index:2517227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723776" behindDoc="0" locked="0" layoutInCell="1" allowOverlap="1" wp14:anchorId="176D0A22" wp14:editId="4D2A8B6C">
                      <wp:simplePos x="0" y="0"/>
                      <wp:positionH relativeFrom="column">
                        <wp:posOffset>161925</wp:posOffset>
                      </wp:positionH>
                      <wp:positionV relativeFrom="paragraph">
                        <wp:posOffset>19050</wp:posOffset>
                      </wp:positionV>
                      <wp:extent cx="0" cy="171450"/>
                      <wp:effectExtent l="0" t="0" r="0" b="0"/>
                      <wp:wrapNone/>
                      <wp:docPr id="485" name="Textové pole 485"/>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5FE4785F" id="Textové pole 485" o:spid="_x0000_s1026" type="#_x0000_t202" style="position:absolute;margin-left:12.75pt;margin-top:1.5pt;width:0;height:13.5pt;z-index:2517237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CBMl1q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FA362E">
              <w:rPr>
                <w:rFonts w:ascii="Arial" w:hAnsi="Arial" w:cs="Arial"/>
                <w:color w:val="000000"/>
                <w:sz w:val="16"/>
                <w:szCs w:val="16"/>
                <w:lang w:val="sk-SK"/>
              </w:rPr>
              <w:t>ms</w:t>
            </w:r>
          </w:p>
        </w:tc>
        <w:tc>
          <w:tcPr>
            <w:tcW w:w="536" w:type="dxa"/>
            <w:tcBorders>
              <w:top w:val="nil"/>
              <w:left w:val="nil"/>
              <w:bottom w:val="single" w:sz="4" w:space="0" w:color="auto"/>
              <w:right w:val="nil"/>
            </w:tcBorders>
            <w:shd w:val="clear" w:color="auto" w:fill="auto"/>
            <w:noWrap/>
            <w:vAlign w:val="bottom"/>
            <w:hideMark/>
          </w:tcPr>
          <w:p w14:paraId="044FF52E"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22"/>
                <w:szCs w:val="22"/>
                <w:lang w:val="sk-SK"/>
              </w:rPr>
            </w:pPr>
            <w:r w:rsidRPr="00FA362E">
              <w:rPr>
                <w:rFonts w:ascii="Calibri" w:hAnsi="Calibri" w:cs="Calibri"/>
                <w:noProof/>
                <w:color w:val="000000"/>
                <w:sz w:val="22"/>
                <w:szCs w:val="22"/>
              </w:rPr>
              <mc:AlternateContent>
                <mc:Choice Requires="wps">
                  <w:drawing>
                    <wp:anchor distT="0" distB="0" distL="114300" distR="114300" simplePos="0" relativeHeight="251709440" behindDoc="0" locked="0" layoutInCell="1" allowOverlap="1" wp14:anchorId="74339C9A" wp14:editId="7B0BAF23">
                      <wp:simplePos x="0" y="0"/>
                      <wp:positionH relativeFrom="column">
                        <wp:posOffset>161925</wp:posOffset>
                      </wp:positionH>
                      <wp:positionV relativeFrom="paragraph">
                        <wp:posOffset>19050</wp:posOffset>
                      </wp:positionV>
                      <wp:extent cx="0" cy="171450"/>
                      <wp:effectExtent l="0" t="0" r="0" b="0"/>
                      <wp:wrapNone/>
                      <wp:docPr id="484" name="Textové pole 484"/>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5C0D4DBA" id="Textové pole 484" o:spid="_x0000_s1026" type="#_x0000_t202" style="position:absolute;margin-left:12.75pt;margin-top:1.5pt;width:0;height:13.5pt;z-index:2517094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" filled="f" stroked="f">
                      <v:textbox style="mso-fit-shape-to-text:t" inset="0,0,0,0"/>
                    </v:shape>
                  </w:pict>
                </mc:Fallback>
              </mc:AlternateContent>
            </w:r>
            <w:r w:rsidRPr="00FA362E">
              <w:rPr>
                <w:rFonts w:ascii="Calibri" w:hAnsi="Calibri" w:cs="Calibri"/>
                <w:noProof/>
                <w:color w:val="000000"/>
                <w:sz w:val="22"/>
                <w:szCs w:val="22"/>
              </w:rPr>
              <mc:AlternateContent>
                <mc:Choice Requires="wps">
                  <w:drawing>
                    <wp:anchor distT="0" distB="0" distL="114300" distR="114300" simplePos="0" relativeHeight="251710464" behindDoc="0" locked="0" layoutInCell="1" allowOverlap="1" wp14:anchorId="0A4AC0D6" wp14:editId="70D4939A">
                      <wp:simplePos x="0" y="0"/>
                      <wp:positionH relativeFrom="column">
                        <wp:posOffset>161925</wp:posOffset>
                      </wp:positionH>
                      <wp:positionV relativeFrom="paragraph">
                        <wp:posOffset>19050</wp:posOffset>
                      </wp:positionV>
                      <wp:extent cx="0" cy="171450"/>
                      <wp:effectExtent l="0" t="0" r="0" b="0"/>
                      <wp:wrapNone/>
                      <wp:docPr id="483" name="Textové pole 48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420BE580" id="Textové pole 483" o:spid="_x0000_s1026" type="#_x0000_t202" style="position:absolute;margin-left:12.75pt;margin-top:1.5pt;width:0;height:13.5pt;z-index:2517104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" filled="f" stroked="f">
                      <v:textbox style="mso-fit-shape-to-text:t" inset="0,0,0,0"/>
                    </v:shape>
                  </w:pict>
                </mc:Fallback>
              </mc:AlternateContent>
            </w:r>
            <w:r w:rsidRPr="00FA362E">
              <w:rPr>
                <w:rFonts w:ascii="Calibri" w:hAnsi="Calibri" w:cs="Calibri"/>
                <w:color w:val="000000"/>
                <w:sz w:val="22"/>
                <w:szCs w:val="22"/>
                <w:lang w:val="sk-SK"/>
              </w:rPr>
              <w:t> </w:t>
            </w:r>
          </w:p>
        </w:tc>
        <w:tc>
          <w:tcPr>
            <w:tcW w:w="190" w:type="dxa"/>
            <w:tcBorders>
              <w:top w:val="nil"/>
              <w:left w:val="nil"/>
              <w:bottom w:val="single" w:sz="4" w:space="0" w:color="auto"/>
              <w:right w:val="nil"/>
            </w:tcBorders>
            <w:shd w:val="clear" w:color="auto" w:fill="auto"/>
            <w:noWrap/>
            <w:vAlign w:val="bottom"/>
            <w:hideMark/>
          </w:tcPr>
          <w:p w14:paraId="0A7D8928"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22"/>
                <w:szCs w:val="22"/>
                <w:lang w:val="sk-SK"/>
              </w:rPr>
            </w:pPr>
            <w:r w:rsidRPr="00FA362E">
              <w:rPr>
                <w:rFonts w:ascii="Calibri" w:hAnsi="Calibri" w:cs="Calibri"/>
                <w:color w:val="000000"/>
                <w:sz w:val="22"/>
                <w:szCs w:val="22"/>
                <w:lang w:val="sk-SK"/>
              </w:rPr>
              <w:t> </w:t>
            </w:r>
          </w:p>
        </w:tc>
        <w:tc>
          <w:tcPr>
            <w:tcW w:w="1174" w:type="dxa"/>
            <w:tcBorders>
              <w:top w:val="nil"/>
              <w:left w:val="nil"/>
              <w:bottom w:val="single" w:sz="4" w:space="0" w:color="auto"/>
              <w:right w:val="nil"/>
            </w:tcBorders>
            <w:shd w:val="clear" w:color="auto" w:fill="auto"/>
            <w:noWrap/>
            <w:vAlign w:val="bottom"/>
            <w:hideMark/>
          </w:tcPr>
          <w:p w14:paraId="0D0373CA"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noProof/>
                <w:color w:val="000000"/>
                <w:sz w:val="16"/>
                <w:szCs w:val="16"/>
              </w:rPr>
              <mc:AlternateContent>
                <mc:Choice Requires="wps">
                  <w:drawing>
                    <wp:anchor distT="0" distB="0" distL="114300" distR="114300" simplePos="0" relativeHeight="251696128" behindDoc="0" locked="0" layoutInCell="1" allowOverlap="1" wp14:anchorId="262F6E30" wp14:editId="04A2E901">
                      <wp:simplePos x="0" y="0"/>
                      <wp:positionH relativeFrom="column">
                        <wp:posOffset>19050</wp:posOffset>
                      </wp:positionH>
                      <wp:positionV relativeFrom="paragraph">
                        <wp:posOffset>19050</wp:posOffset>
                      </wp:positionV>
                      <wp:extent cx="0" cy="171450"/>
                      <wp:effectExtent l="0" t="0" r="0" b="0"/>
                      <wp:wrapNone/>
                      <wp:docPr id="482" name="Textové pole 482"/>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603AF268" id="Textové pole 482" o:spid="_x0000_s1026" type="#_x0000_t202" style="position:absolute;margin-left:1.5pt;margin-top:1.5pt;width:0;height:13.5pt;z-index:2516961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697152" behindDoc="0" locked="0" layoutInCell="1" allowOverlap="1" wp14:anchorId="78D17C5D" wp14:editId="179CF40C">
                      <wp:simplePos x="0" y="0"/>
                      <wp:positionH relativeFrom="column">
                        <wp:posOffset>19050</wp:posOffset>
                      </wp:positionH>
                      <wp:positionV relativeFrom="paragraph">
                        <wp:posOffset>19050</wp:posOffset>
                      </wp:positionV>
                      <wp:extent cx="0" cy="171450"/>
                      <wp:effectExtent l="0" t="0" r="0" b="0"/>
                      <wp:wrapNone/>
                      <wp:docPr id="481" name="Textové pole 481"/>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7BBAC746" id="Textové pole 481" o:spid="_x0000_s1026" type="#_x0000_t202" style="position:absolute;margin-left:1.5pt;margin-top:1.5pt;width:0;height:13.5pt;z-index:2516971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" filled="f" stroked="f">
                      <v:textbox style="mso-fit-shape-to-text:t" inset="0,0,0,0"/>
                    </v:shape>
                  </w:pict>
                </mc:Fallback>
              </mc:AlternateContent>
            </w:r>
            <w:r w:rsidRPr="00FA362E">
              <w:rPr>
                <w:rFonts w:ascii="Arial" w:hAnsi="Arial" w:cs="Arial"/>
                <w:color w:val="000000"/>
                <w:sz w:val="16"/>
                <w:szCs w:val="16"/>
                <w:lang w:val="sk-SK"/>
              </w:rPr>
              <w:t>23.0</w:t>
            </w:r>
          </w:p>
        </w:tc>
        <w:tc>
          <w:tcPr>
            <w:tcW w:w="332" w:type="dxa"/>
            <w:tcBorders>
              <w:top w:val="nil"/>
              <w:left w:val="nil"/>
              <w:bottom w:val="single" w:sz="4" w:space="0" w:color="auto"/>
              <w:right w:val="nil"/>
            </w:tcBorders>
            <w:shd w:val="clear" w:color="auto" w:fill="auto"/>
            <w:noWrap/>
            <w:vAlign w:val="bottom"/>
            <w:hideMark/>
          </w:tcPr>
          <w:p w14:paraId="587DBEF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541" w:type="dxa"/>
            <w:tcBorders>
              <w:top w:val="nil"/>
              <w:left w:val="nil"/>
              <w:bottom w:val="single" w:sz="4" w:space="0" w:color="auto"/>
              <w:right w:val="nil"/>
            </w:tcBorders>
            <w:shd w:val="clear" w:color="auto" w:fill="auto"/>
            <w:noWrap/>
            <w:vAlign w:val="bottom"/>
            <w:hideMark/>
          </w:tcPr>
          <w:p w14:paraId="6B13AE2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18.5</w:t>
            </w:r>
          </w:p>
        </w:tc>
        <w:tc>
          <w:tcPr>
            <w:tcW w:w="633" w:type="dxa"/>
            <w:tcBorders>
              <w:top w:val="nil"/>
              <w:left w:val="nil"/>
              <w:bottom w:val="single" w:sz="4" w:space="0" w:color="auto"/>
              <w:right w:val="nil"/>
            </w:tcBorders>
            <w:shd w:val="clear" w:color="auto" w:fill="auto"/>
            <w:noWrap/>
            <w:vAlign w:val="bottom"/>
            <w:hideMark/>
          </w:tcPr>
          <w:p w14:paraId="6D0CA5EB"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460" w:type="dxa"/>
            <w:tcBorders>
              <w:top w:val="nil"/>
              <w:left w:val="nil"/>
              <w:bottom w:val="single" w:sz="4" w:space="0" w:color="auto"/>
              <w:right w:val="nil"/>
            </w:tcBorders>
            <w:shd w:val="clear" w:color="auto" w:fill="auto"/>
            <w:noWrap/>
            <w:vAlign w:val="bottom"/>
            <w:hideMark/>
          </w:tcPr>
          <w:p w14:paraId="1946188B"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7.2</w:t>
            </w:r>
          </w:p>
        </w:tc>
      </w:tr>
      <w:tr w:rsidR="00CE547F" w:rsidRPr="00FA362E" w14:paraId="355235FA" w14:textId="77777777" w:rsidTr="00452ADC">
        <w:trPr>
          <w:trHeight w:val="300"/>
        </w:trPr>
        <w:tc>
          <w:tcPr>
            <w:tcW w:w="1296" w:type="dxa"/>
            <w:tcBorders>
              <w:top w:val="nil"/>
              <w:left w:val="nil"/>
              <w:bottom w:val="single" w:sz="4" w:space="0" w:color="auto"/>
              <w:right w:val="nil"/>
            </w:tcBorders>
            <w:shd w:val="clear" w:color="auto" w:fill="auto"/>
            <w:noWrap/>
            <w:vAlign w:val="bottom"/>
            <w:hideMark/>
          </w:tcPr>
          <w:p w14:paraId="6FB24A8F"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RR</w:t>
            </w:r>
          </w:p>
        </w:tc>
        <w:tc>
          <w:tcPr>
            <w:tcW w:w="903" w:type="dxa"/>
            <w:tcBorders>
              <w:top w:val="nil"/>
              <w:left w:val="nil"/>
              <w:bottom w:val="single" w:sz="4" w:space="0" w:color="auto"/>
              <w:right w:val="nil"/>
            </w:tcBorders>
            <w:shd w:val="clear" w:color="auto" w:fill="auto"/>
            <w:noWrap/>
            <w:vAlign w:val="bottom"/>
            <w:hideMark/>
          </w:tcPr>
          <w:p w14:paraId="25E33CF9"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color w:val="000000"/>
                <w:sz w:val="16"/>
                <w:szCs w:val="16"/>
                <w:lang w:val="sk-SK"/>
              </w:rPr>
              <w:t>941.9</w:t>
            </w:r>
          </w:p>
        </w:tc>
        <w:tc>
          <w:tcPr>
            <w:tcW w:w="354" w:type="dxa"/>
            <w:tcBorders>
              <w:top w:val="nil"/>
              <w:left w:val="nil"/>
              <w:bottom w:val="single" w:sz="4" w:space="0" w:color="auto"/>
              <w:right w:val="nil"/>
            </w:tcBorders>
            <w:shd w:val="clear" w:color="auto" w:fill="auto"/>
            <w:noWrap/>
            <w:vAlign w:val="bottom"/>
            <w:hideMark/>
          </w:tcPr>
          <w:p w14:paraId="19A6DB06"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739" w:type="dxa"/>
            <w:tcBorders>
              <w:top w:val="nil"/>
              <w:left w:val="nil"/>
              <w:bottom w:val="single" w:sz="4" w:space="0" w:color="auto"/>
              <w:right w:val="nil"/>
            </w:tcBorders>
            <w:shd w:val="clear" w:color="auto" w:fill="auto"/>
            <w:noWrap/>
            <w:vAlign w:val="bottom"/>
            <w:hideMark/>
          </w:tcPr>
          <w:p w14:paraId="312D425B"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121.3</w:t>
            </w:r>
          </w:p>
        </w:tc>
        <w:tc>
          <w:tcPr>
            <w:tcW w:w="612" w:type="dxa"/>
            <w:tcBorders>
              <w:top w:val="nil"/>
              <w:left w:val="nil"/>
              <w:bottom w:val="single" w:sz="4" w:space="0" w:color="auto"/>
              <w:right w:val="nil"/>
            </w:tcBorders>
            <w:shd w:val="clear" w:color="auto" w:fill="auto"/>
            <w:noWrap/>
            <w:vAlign w:val="bottom"/>
            <w:hideMark/>
          </w:tcPr>
          <w:p w14:paraId="30577A58"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noProof/>
                <w:color w:val="000000"/>
                <w:sz w:val="16"/>
                <w:szCs w:val="16"/>
              </w:rPr>
              <mc:AlternateContent>
                <mc:Choice Requires="wps">
                  <w:drawing>
                    <wp:anchor distT="0" distB="0" distL="114300" distR="114300" simplePos="0" relativeHeight="251681792" behindDoc="0" locked="0" layoutInCell="1" allowOverlap="1" wp14:anchorId="7B4B385D" wp14:editId="0FBE36FB">
                      <wp:simplePos x="0" y="0"/>
                      <wp:positionH relativeFrom="column">
                        <wp:posOffset>161925</wp:posOffset>
                      </wp:positionH>
                      <wp:positionV relativeFrom="paragraph">
                        <wp:posOffset>9525</wp:posOffset>
                      </wp:positionV>
                      <wp:extent cx="0" cy="171450"/>
                      <wp:effectExtent l="0" t="0" r="0" b="0"/>
                      <wp:wrapNone/>
                      <wp:docPr id="480" name="Textové pole 480"/>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6BA78A35" id="Textové pole 480" o:spid="_x0000_s1026" type="#_x0000_t202" style="position:absolute;margin-left:12.75pt;margin-top:.75pt;width:0;height:13.5pt;z-index:2516817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682816" behindDoc="0" locked="0" layoutInCell="1" allowOverlap="1" wp14:anchorId="0F5003F1" wp14:editId="0BB3F657">
                      <wp:simplePos x="0" y="0"/>
                      <wp:positionH relativeFrom="column">
                        <wp:posOffset>161925</wp:posOffset>
                      </wp:positionH>
                      <wp:positionV relativeFrom="paragraph">
                        <wp:posOffset>9525</wp:posOffset>
                      </wp:positionV>
                      <wp:extent cx="0" cy="171450"/>
                      <wp:effectExtent l="0" t="0" r="0" b="0"/>
                      <wp:wrapNone/>
                      <wp:docPr id="479" name="Textové pole 479"/>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132A628B" id="Textové pole 479" o:spid="_x0000_s1026" type="#_x0000_t202" style="position:absolute;margin-left:12.75pt;margin-top:.75pt;width:0;height:13.5pt;z-index:2516828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724800" behindDoc="0" locked="0" layoutInCell="1" allowOverlap="1" wp14:anchorId="11FE2D84" wp14:editId="5F24E67C">
                      <wp:simplePos x="0" y="0"/>
                      <wp:positionH relativeFrom="column">
                        <wp:posOffset>161925</wp:posOffset>
                      </wp:positionH>
                      <wp:positionV relativeFrom="paragraph">
                        <wp:posOffset>19050</wp:posOffset>
                      </wp:positionV>
                      <wp:extent cx="0" cy="171450"/>
                      <wp:effectExtent l="0" t="0" r="0" b="0"/>
                      <wp:wrapNone/>
                      <wp:docPr id="478" name="Textové pole 478"/>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218F2A59" id="Textové pole 478" o:spid="_x0000_s1026" type="#_x0000_t202" style="position:absolute;margin-left:12.75pt;margin-top:1.5pt;width:0;height:13.5pt;z-index:2517248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Bi6A65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725824" behindDoc="0" locked="0" layoutInCell="1" allowOverlap="1" wp14:anchorId="25AB1278" wp14:editId="2EF03CE4">
                      <wp:simplePos x="0" y="0"/>
                      <wp:positionH relativeFrom="column">
                        <wp:posOffset>161925</wp:posOffset>
                      </wp:positionH>
                      <wp:positionV relativeFrom="paragraph">
                        <wp:posOffset>19050</wp:posOffset>
                      </wp:positionV>
                      <wp:extent cx="0" cy="171450"/>
                      <wp:effectExtent l="0" t="0" r="0" b="0"/>
                      <wp:wrapNone/>
                      <wp:docPr id="477" name="Textové pole 477"/>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2FA51126" id="Textové pole 477" o:spid="_x0000_s1026" type="#_x0000_t202" style="position:absolute;margin-left:12.75pt;margin-top:1.5pt;width:0;height:13.5pt;z-index:2517258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" filled="f" stroked="f">
                      <v:textbox style="mso-fit-shape-to-text:t" inset="0,0,0,0"/>
                    </v:shape>
                  </w:pict>
                </mc:Fallback>
              </mc:AlternateContent>
            </w:r>
            <w:r w:rsidRPr="00FA362E">
              <w:rPr>
                <w:rFonts w:ascii="Arial" w:hAnsi="Arial" w:cs="Arial"/>
                <w:color w:val="000000"/>
                <w:sz w:val="16"/>
                <w:szCs w:val="16"/>
                <w:lang w:val="sk-SK"/>
              </w:rPr>
              <w:t>ms</w:t>
            </w:r>
          </w:p>
        </w:tc>
        <w:tc>
          <w:tcPr>
            <w:tcW w:w="536" w:type="dxa"/>
            <w:tcBorders>
              <w:top w:val="nil"/>
              <w:left w:val="nil"/>
              <w:bottom w:val="single" w:sz="4" w:space="0" w:color="auto"/>
              <w:right w:val="nil"/>
            </w:tcBorders>
            <w:shd w:val="clear" w:color="auto" w:fill="auto"/>
            <w:noWrap/>
            <w:vAlign w:val="bottom"/>
            <w:hideMark/>
          </w:tcPr>
          <w:p w14:paraId="26FD6148"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22"/>
                <w:szCs w:val="22"/>
                <w:lang w:val="sk-SK"/>
              </w:rPr>
            </w:pPr>
            <w:r w:rsidRPr="00FA362E">
              <w:rPr>
                <w:rFonts w:ascii="Calibri" w:hAnsi="Calibri" w:cs="Calibri"/>
                <w:noProof/>
                <w:color w:val="000000"/>
                <w:sz w:val="22"/>
                <w:szCs w:val="22"/>
              </w:rPr>
              <mc:AlternateContent>
                <mc:Choice Requires="wps">
                  <w:drawing>
                    <wp:anchor distT="0" distB="0" distL="114300" distR="114300" simplePos="0" relativeHeight="251711488" behindDoc="0" locked="0" layoutInCell="1" allowOverlap="1" wp14:anchorId="515CD29D" wp14:editId="7108BE6E">
                      <wp:simplePos x="0" y="0"/>
                      <wp:positionH relativeFrom="column">
                        <wp:posOffset>161925</wp:posOffset>
                      </wp:positionH>
                      <wp:positionV relativeFrom="paragraph">
                        <wp:posOffset>19050</wp:posOffset>
                      </wp:positionV>
                      <wp:extent cx="0" cy="171450"/>
                      <wp:effectExtent l="0" t="0" r="0" b="0"/>
                      <wp:wrapNone/>
                      <wp:docPr id="476" name="Textové pole 476"/>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298326B0" id="Textové pole 476" o:spid="_x0000_s1026" type="#_x0000_t202" style="position:absolute;margin-left:12.75pt;margin-top:1.5pt;width:0;height:13.5pt;z-index:2517114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DUhQV2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FA362E">
              <w:rPr>
                <w:rFonts w:ascii="Calibri" w:hAnsi="Calibri" w:cs="Calibri"/>
                <w:noProof/>
                <w:color w:val="000000"/>
                <w:sz w:val="22"/>
                <w:szCs w:val="22"/>
              </w:rPr>
              <mc:AlternateContent>
                <mc:Choice Requires="wps">
                  <w:drawing>
                    <wp:anchor distT="0" distB="0" distL="114300" distR="114300" simplePos="0" relativeHeight="251712512" behindDoc="0" locked="0" layoutInCell="1" allowOverlap="1" wp14:anchorId="777E634A" wp14:editId="46B40C49">
                      <wp:simplePos x="0" y="0"/>
                      <wp:positionH relativeFrom="column">
                        <wp:posOffset>161925</wp:posOffset>
                      </wp:positionH>
                      <wp:positionV relativeFrom="paragraph">
                        <wp:posOffset>19050</wp:posOffset>
                      </wp:positionV>
                      <wp:extent cx="0" cy="171450"/>
                      <wp:effectExtent l="0" t="0" r="0" b="0"/>
                      <wp:wrapNone/>
                      <wp:docPr id="475" name="Textové pole 475"/>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08D1838E" id="Textové pole 475" o:spid="_x0000_s1026" type="#_x0000_t202" style="position:absolute;margin-left:12.75pt;margin-top:1.5pt;width:0;height:13.5pt;z-index:2517125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" filled="f" stroked="f">
                      <v:textbox style="mso-fit-shape-to-text:t" inset="0,0,0,0"/>
                    </v:shape>
                  </w:pict>
                </mc:Fallback>
              </mc:AlternateContent>
            </w:r>
            <w:r w:rsidRPr="00FA362E">
              <w:rPr>
                <w:rFonts w:ascii="Calibri" w:hAnsi="Calibri" w:cs="Calibri"/>
                <w:color w:val="000000"/>
                <w:sz w:val="22"/>
                <w:szCs w:val="22"/>
                <w:lang w:val="sk-SK"/>
              </w:rPr>
              <w:t> </w:t>
            </w:r>
          </w:p>
        </w:tc>
        <w:tc>
          <w:tcPr>
            <w:tcW w:w="190" w:type="dxa"/>
            <w:tcBorders>
              <w:top w:val="nil"/>
              <w:left w:val="nil"/>
              <w:bottom w:val="single" w:sz="4" w:space="0" w:color="auto"/>
              <w:right w:val="nil"/>
            </w:tcBorders>
            <w:shd w:val="clear" w:color="auto" w:fill="auto"/>
            <w:noWrap/>
            <w:vAlign w:val="bottom"/>
            <w:hideMark/>
          </w:tcPr>
          <w:p w14:paraId="6189BC6E"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22"/>
                <w:szCs w:val="22"/>
                <w:lang w:val="sk-SK"/>
              </w:rPr>
            </w:pPr>
            <w:r w:rsidRPr="00FA362E">
              <w:rPr>
                <w:rFonts w:ascii="Calibri" w:hAnsi="Calibri" w:cs="Calibri"/>
                <w:color w:val="000000"/>
                <w:sz w:val="22"/>
                <w:szCs w:val="22"/>
                <w:lang w:val="sk-SK"/>
              </w:rPr>
              <w:t> </w:t>
            </w:r>
          </w:p>
        </w:tc>
        <w:tc>
          <w:tcPr>
            <w:tcW w:w="1174" w:type="dxa"/>
            <w:tcBorders>
              <w:top w:val="nil"/>
              <w:left w:val="nil"/>
              <w:bottom w:val="single" w:sz="4" w:space="0" w:color="auto"/>
              <w:right w:val="nil"/>
            </w:tcBorders>
            <w:shd w:val="clear" w:color="auto" w:fill="auto"/>
            <w:noWrap/>
            <w:vAlign w:val="bottom"/>
            <w:hideMark/>
          </w:tcPr>
          <w:p w14:paraId="7C0EA76B" w14:textId="77777777" w:rsidR="00CE547F" w:rsidRPr="00FA362E" w:rsidRDefault="00CE547F" w:rsidP="00452ADC">
            <w:pPr>
              <w:overflowPunct/>
              <w:autoSpaceDE/>
              <w:autoSpaceDN/>
              <w:adjustRightInd/>
              <w:spacing w:line="240" w:lineRule="auto"/>
              <w:jc w:val="right"/>
              <w:textAlignment w:val="auto"/>
              <w:rPr>
                <w:rFonts w:ascii="Arial" w:hAnsi="Arial" w:cs="Arial"/>
                <w:color w:val="000000"/>
                <w:sz w:val="16"/>
                <w:szCs w:val="16"/>
                <w:lang w:val="sk-SK"/>
              </w:rPr>
            </w:pPr>
            <w:r w:rsidRPr="00FA362E">
              <w:rPr>
                <w:rFonts w:ascii="Arial" w:hAnsi="Arial" w:cs="Arial"/>
                <w:noProof/>
                <w:color w:val="000000"/>
                <w:sz w:val="16"/>
                <w:szCs w:val="16"/>
              </w:rPr>
              <mc:AlternateContent>
                <mc:Choice Requires="wps">
                  <w:drawing>
                    <wp:anchor distT="0" distB="0" distL="114300" distR="114300" simplePos="0" relativeHeight="251698176" behindDoc="0" locked="0" layoutInCell="1" allowOverlap="1" wp14:anchorId="044836D9" wp14:editId="616CCCA4">
                      <wp:simplePos x="0" y="0"/>
                      <wp:positionH relativeFrom="column">
                        <wp:posOffset>19050</wp:posOffset>
                      </wp:positionH>
                      <wp:positionV relativeFrom="paragraph">
                        <wp:posOffset>19050</wp:posOffset>
                      </wp:positionV>
                      <wp:extent cx="0" cy="171450"/>
                      <wp:effectExtent l="0" t="0" r="0" b="0"/>
                      <wp:wrapNone/>
                      <wp:docPr id="474" name="Textové pole 474"/>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0DCE3948" id="Textové pole 474" o:spid="_x0000_s1026" type="#_x0000_t202" style="position:absolute;margin-left:1.5pt;margin-top:1.5pt;width:0;height:13.5pt;z-index:2516981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" filled="f" stroked="f">
                      <v:textbox style="mso-fit-shape-to-text:t" inset="0,0,0,0"/>
                    </v:shape>
                  </w:pict>
                </mc:Fallback>
              </mc:AlternateContent>
            </w:r>
            <w:r w:rsidRPr="00FA362E">
              <w:rPr>
                <w:rFonts w:ascii="Arial" w:hAnsi="Arial" w:cs="Arial"/>
                <w:noProof/>
                <w:color w:val="000000"/>
                <w:sz w:val="16"/>
                <w:szCs w:val="16"/>
              </w:rPr>
              <mc:AlternateContent>
                <mc:Choice Requires="wps">
                  <w:drawing>
                    <wp:anchor distT="0" distB="0" distL="114300" distR="114300" simplePos="0" relativeHeight="251699200" behindDoc="0" locked="0" layoutInCell="1" allowOverlap="1" wp14:anchorId="25F3970E" wp14:editId="0CF6C802">
                      <wp:simplePos x="0" y="0"/>
                      <wp:positionH relativeFrom="column">
                        <wp:posOffset>19050</wp:posOffset>
                      </wp:positionH>
                      <wp:positionV relativeFrom="paragraph">
                        <wp:posOffset>19050</wp:posOffset>
                      </wp:positionV>
                      <wp:extent cx="0" cy="171450"/>
                      <wp:effectExtent l="0" t="0" r="0" b="0"/>
                      <wp:wrapNone/>
                      <wp:docPr id="473" name="Textové pole 473"/>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274B2921" id="Textové pole 473" o:spid="_x0000_s1026" type="#_x0000_t202" style="position:absolute;margin-left:1.5pt;margin-top:1.5pt;width:0;height:13.5pt;z-index:2516992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" filled="f" stroked="f">
                      <v:textbox style="mso-fit-shape-to-text:t" inset="0,0,0,0"/>
                    </v:shape>
                  </w:pict>
                </mc:Fallback>
              </mc:AlternateContent>
            </w:r>
            <w:r w:rsidRPr="00FA362E">
              <w:rPr>
                <w:rFonts w:ascii="Arial" w:hAnsi="Arial" w:cs="Arial"/>
                <w:color w:val="000000"/>
                <w:sz w:val="16"/>
                <w:szCs w:val="16"/>
                <w:lang w:val="sk-SK"/>
              </w:rPr>
              <w:t>90.3</w:t>
            </w:r>
          </w:p>
        </w:tc>
        <w:tc>
          <w:tcPr>
            <w:tcW w:w="332" w:type="dxa"/>
            <w:tcBorders>
              <w:top w:val="nil"/>
              <w:left w:val="nil"/>
              <w:bottom w:val="single" w:sz="4" w:space="0" w:color="auto"/>
              <w:right w:val="nil"/>
            </w:tcBorders>
            <w:shd w:val="clear" w:color="auto" w:fill="auto"/>
            <w:noWrap/>
            <w:vAlign w:val="bottom"/>
            <w:hideMark/>
          </w:tcPr>
          <w:p w14:paraId="59399D72"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w:t>
            </w:r>
          </w:p>
        </w:tc>
        <w:tc>
          <w:tcPr>
            <w:tcW w:w="541" w:type="dxa"/>
            <w:tcBorders>
              <w:top w:val="nil"/>
              <w:left w:val="nil"/>
              <w:bottom w:val="single" w:sz="4" w:space="0" w:color="auto"/>
              <w:right w:val="nil"/>
            </w:tcBorders>
            <w:shd w:val="clear" w:color="auto" w:fill="auto"/>
            <w:noWrap/>
            <w:vAlign w:val="bottom"/>
            <w:hideMark/>
          </w:tcPr>
          <w:p w14:paraId="1259F5B5"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36.1</w:t>
            </w:r>
          </w:p>
        </w:tc>
        <w:tc>
          <w:tcPr>
            <w:tcW w:w="633" w:type="dxa"/>
            <w:tcBorders>
              <w:top w:val="nil"/>
              <w:left w:val="nil"/>
              <w:bottom w:val="single" w:sz="4" w:space="0" w:color="auto"/>
              <w:right w:val="nil"/>
            </w:tcBorders>
            <w:shd w:val="clear" w:color="auto" w:fill="auto"/>
            <w:noWrap/>
            <w:vAlign w:val="bottom"/>
            <w:hideMark/>
          </w:tcPr>
          <w:p w14:paraId="2033EBAF" w14:textId="77777777" w:rsidR="00CE547F" w:rsidRPr="00FA362E" w:rsidRDefault="00CE547F" w:rsidP="00452ADC">
            <w:pPr>
              <w:overflowPunct/>
              <w:autoSpaceDE/>
              <w:autoSpaceDN/>
              <w:adjustRightInd/>
              <w:spacing w:line="240" w:lineRule="auto"/>
              <w:textAlignment w:val="auto"/>
              <w:rPr>
                <w:rFonts w:ascii="Arial" w:hAnsi="Arial" w:cs="Arial"/>
                <w:color w:val="000000"/>
                <w:sz w:val="16"/>
                <w:szCs w:val="16"/>
                <w:lang w:val="sk-SK"/>
              </w:rPr>
            </w:pPr>
            <w:r w:rsidRPr="00FA362E">
              <w:rPr>
                <w:rFonts w:ascii="Arial" w:hAnsi="Arial" w:cs="Arial"/>
                <w:color w:val="000000"/>
                <w:sz w:val="16"/>
                <w:szCs w:val="16"/>
                <w:lang w:val="sk-SK"/>
              </w:rPr>
              <w:t>ms</w:t>
            </w:r>
          </w:p>
        </w:tc>
        <w:tc>
          <w:tcPr>
            <w:tcW w:w="460" w:type="dxa"/>
            <w:tcBorders>
              <w:top w:val="nil"/>
              <w:left w:val="nil"/>
              <w:bottom w:val="single" w:sz="4" w:space="0" w:color="auto"/>
              <w:right w:val="nil"/>
            </w:tcBorders>
            <w:shd w:val="clear" w:color="auto" w:fill="auto"/>
            <w:noWrap/>
            <w:vAlign w:val="bottom"/>
            <w:hideMark/>
          </w:tcPr>
          <w:p w14:paraId="02E564A1" w14:textId="77777777" w:rsidR="00CE547F" w:rsidRPr="00FA362E" w:rsidRDefault="00CE547F" w:rsidP="00452ADC">
            <w:pPr>
              <w:overflowPunct/>
              <w:autoSpaceDE/>
              <w:autoSpaceDN/>
              <w:adjustRightInd/>
              <w:spacing w:line="240" w:lineRule="auto"/>
              <w:textAlignment w:val="auto"/>
              <w:rPr>
                <w:rFonts w:ascii="Calibri" w:hAnsi="Calibri" w:cs="Calibri"/>
                <w:color w:val="000000"/>
                <w:sz w:val="18"/>
                <w:szCs w:val="18"/>
                <w:lang w:val="sk-SK"/>
              </w:rPr>
            </w:pPr>
            <w:r w:rsidRPr="00FA362E">
              <w:rPr>
                <w:rFonts w:ascii="Calibri" w:hAnsi="Calibri" w:cs="Calibri"/>
                <w:color w:val="000000"/>
                <w:sz w:val="18"/>
                <w:szCs w:val="18"/>
                <w:lang w:val="sk-SK"/>
              </w:rPr>
              <w:t>9.59</w:t>
            </w:r>
          </w:p>
        </w:tc>
      </w:tr>
    </w:tbl>
    <w:p w14:paraId="2DED8839" w14:textId="77777777" w:rsidR="00CE547F" w:rsidRPr="00FA362E" w:rsidRDefault="00CE547F" w:rsidP="00CE547F">
      <w:pPr>
        <w:pStyle w:val="Popis"/>
        <w:spacing w:before="240"/>
        <w:rPr>
          <w:vanish/>
          <w:lang w:val="sk-SK"/>
          <w:specVanish/>
        </w:rPr>
      </w:pPr>
      <w:bookmarkStart w:id="325" w:name="_Toc509997483"/>
      <w:bookmarkStart w:id="326" w:name="_Toc510268072"/>
      <w:bookmarkStart w:id="327" w:name="_Ref509742072"/>
      <w:bookmarkStart w:id="328" w:name="_Toc513584977"/>
      <w:bookmarkStart w:id="329" w:name="_Toc513981553"/>
      <w:r w:rsidRPr="00FA362E">
        <w:rPr>
          <w:lang w:val="sk-SK"/>
        </w:rPr>
        <w:t xml:space="preserve">Tabuľka </w:t>
      </w:r>
      <w:r w:rsidRPr="00FA362E">
        <w:rPr>
          <w:lang w:val="sk-SK"/>
        </w:rPr>
        <w:fldChar w:fldCharType="begin"/>
      </w:r>
      <w:r w:rsidRPr="00FA362E">
        <w:rPr>
          <w:lang w:val="sk-SK"/>
        </w:rPr>
        <w:instrText xml:space="preserve"> SEQ Tabuľka \* ARABIC </w:instrText>
      </w:r>
      <w:r w:rsidRPr="00FA362E">
        <w:rPr>
          <w:lang w:val="sk-SK"/>
        </w:rPr>
        <w:fldChar w:fldCharType="separate"/>
      </w:r>
      <w:r w:rsidR="00B85020">
        <w:rPr>
          <w:noProof/>
          <w:lang w:val="sk-SK"/>
        </w:rPr>
        <w:t>14</w:t>
      </w:r>
      <w:bookmarkEnd w:id="325"/>
      <w:bookmarkEnd w:id="326"/>
      <w:r w:rsidRPr="00FA362E">
        <w:rPr>
          <w:lang w:val="sk-SK"/>
        </w:rPr>
        <w:fldChar w:fldCharType="end"/>
      </w:r>
      <w:bookmarkEnd w:id="327"/>
      <w:r w:rsidRPr="00FA362E">
        <w:rPr>
          <w:lang w:val="sk-SK"/>
        </w:rPr>
        <w:t>: priemerné hodnoty a výchylky hemodynamických parametrov</w:t>
      </w:r>
      <w:bookmarkEnd w:id="328"/>
      <w:bookmarkEnd w:id="329"/>
    </w:p>
    <w:p w14:paraId="0C8FB95E" w14:textId="2B1F0393" w:rsidR="00CE547F" w:rsidRPr="00FA362E" w:rsidRDefault="00CE547F" w:rsidP="00CE547F">
      <w:pPr>
        <w:pStyle w:val="Popis"/>
        <w:rPr>
          <w:lang w:val="sk-SK"/>
        </w:rPr>
      </w:pPr>
      <w:r w:rsidRPr="00FA362E">
        <w:rPr>
          <w:lang w:val="sk-SK"/>
        </w:rPr>
        <w:t xml:space="preserve"> pre 30 </w:t>
      </w:r>
      <w:commentRangeStart w:id="330"/>
      <w:r w:rsidRPr="00FA362E">
        <w:rPr>
          <w:lang w:val="sk-SK"/>
        </w:rPr>
        <w:t>dobrovoľníkov</w:t>
      </w:r>
      <w:commentRangeEnd w:id="330"/>
      <w:r w:rsidRPr="00FA362E">
        <w:rPr>
          <w:rStyle w:val="Odkaznakomentr"/>
          <w:rFonts w:eastAsia="Times New Roman" w:cs="Times New Roman"/>
          <w:spacing w:val="0"/>
          <w:lang w:val="sk-SK" w:eastAsia="cs-CZ" w:bidi="ar-SA"/>
        </w:rPr>
        <w:commentReference w:id="330"/>
      </w:r>
      <w:r w:rsidRPr="00FA362E">
        <w:rPr>
          <w:lang w:val="sk-SK"/>
        </w:rPr>
        <w:t>.</w:t>
      </w:r>
      <w:r w:rsidR="005328F0">
        <w:rPr>
          <w:lang w:val="sk-SK"/>
        </w:rPr>
        <w:t xml:space="preserve"> Stĺpec Hodnota parametra: z priemerných hodnôt parametrov počas merania ako definuje </w:t>
      </w:r>
      <w:r w:rsidR="005328F0">
        <w:rPr>
          <w:lang w:val="sk-SK"/>
        </w:rPr>
        <w:fldChar w:fldCharType="begin"/>
      </w:r>
      <w:r w:rsidR="005328F0">
        <w:rPr>
          <w:lang w:val="sk-SK"/>
        </w:rPr>
        <w:instrText xml:space="preserve"> REF _Ref513892756 \h </w:instrText>
      </w:r>
      <w:r w:rsidR="005328F0">
        <w:rPr>
          <w:lang w:val="sk-SK"/>
        </w:rPr>
      </w:r>
      <w:r w:rsidR="005328F0">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13</w:t>
      </w:r>
      <w:r w:rsidR="005328F0">
        <w:rPr>
          <w:lang w:val="sk-SK"/>
        </w:rPr>
        <w:fldChar w:fldCharType="end"/>
      </w:r>
      <w:r w:rsidR="005328F0">
        <w:rPr>
          <w:lang w:val="sk-SK"/>
        </w:rPr>
        <w:t xml:space="preserve"> boli spočítané priemerné hodnoty a smerodatné odchylky </w:t>
      </w:r>
      <w:r w:rsidR="005328F0" w:rsidRPr="00FA362E">
        <w:rPr>
          <w:lang w:val="sk-SK"/>
        </w:rPr>
        <w:t>pre 30 dobrovoľníkov</w:t>
      </w:r>
      <w:r w:rsidR="005328F0">
        <w:rPr>
          <w:lang w:val="sk-SK"/>
        </w:rPr>
        <w:t xml:space="preserve"> (mean +- std).</w:t>
      </w:r>
      <w:r w:rsidR="005328F0" w:rsidRPr="005328F0">
        <w:rPr>
          <w:lang w:val="sk-SK"/>
        </w:rPr>
        <w:t xml:space="preserve"> </w:t>
      </w:r>
      <w:r w:rsidR="005328F0">
        <w:rPr>
          <w:lang w:val="sk-SK"/>
        </w:rPr>
        <w:t xml:space="preserve">Stĺpec výchylka parametra počas merania: z výchyliek parametrov počas merania ako definuje </w:t>
      </w:r>
      <w:r w:rsidR="005328F0">
        <w:rPr>
          <w:lang w:val="sk-SK"/>
        </w:rPr>
        <w:fldChar w:fldCharType="begin"/>
      </w:r>
      <w:r w:rsidR="005328F0">
        <w:rPr>
          <w:lang w:val="sk-SK"/>
        </w:rPr>
        <w:instrText xml:space="preserve"> REF _Ref513892756 \h </w:instrText>
      </w:r>
      <w:r w:rsidR="005328F0">
        <w:rPr>
          <w:lang w:val="sk-SK"/>
        </w:rPr>
      </w:r>
      <w:r w:rsidR="005328F0">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13</w:t>
      </w:r>
      <w:r w:rsidR="005328F0">
        <w:rPr>
          <w:lang w:val="sk-SK"/>
        </w:rPr>
        <w:fldChar w:fldCharType="end"/>
      </w:r>
      <w:r w:rsidR="005328F0">
        <w:rPr>
          <w:lang w:val="sk-SK"/>
        </w:rPr>
        <w:t xml:space="preserve"> boli spočítané priemerné hodnoty a smerodatné odchylky </w:t>
      </w:r>
      <w:r w:rsidR="005328F0" w:rsidRPr="00FA362E">
        <w:rPr>
          <w:lang w:val="sk-SK"/>
        </w:rPr>
        <w:t>pre 30 dobrovoľníkov</w:t>
      </w:r>
      <w:r w:rsidR="005328F0">
        <w:rPr>
          <w:lang w:val="sk-SK"/>
        </w:rPr>
        <w:t xml:space="preserve"> (mean +- std).</w:t>
      </w:r>
    </w:p>
    <w:p w14:paraId="00C709A5" w14:textId="77777777" w:rsidR="00CE547F" w:rsidRPr="00FA362E" w:rsidRDefault="00CE547F" w:rsidP="00CE547F">
      <w:pPr>
        <w:pStyle w:val="Popis"/>
        <w:rPr>
          <w:lang w:val="sk-SK"/>
        </w:rPr>
      </w:pPr>
    </w:p>
    <w:p w14:paraId="6EC99EC9" w14:textId="77777777" w:rsidR="00CE547F" w:rsidRPr="00FA362E" w:rsidRDefault="00CE547F" w:rsidP="00CE547F">
      <w:pPr>
        <w:pStyle w:val="Nadpis4"/>
        <w:rPr>
          <w:lang w:val="sk-SK" w:eastAsia="en-US" w:bidi="en-US"/>
        </w:rPr>
      </w:pPr>
      <w:r w:rsidRPr="00FA362E">
        <w:rPr>
          <w:lang w:val="sk-SK" w:eastAsia="en-US" w:bidi="en-US"/>
        </w:rPr>
        <w:t>Arteriálny krvný tlak: BP</w:t>
      </w:r>
    </w:p>
    <w:p w14:paraId="47DD666D" w14:textId="77777777" w:rsidR="00CE547F" w:rsidRPr="00FA362E" w:rsidRDefault="00CE547F" w:rsidP="00CE547F">
      <w:pPr>
        <w:rPr>
          <w:lang w:val="sk-SK" w:eastAsia="en-US" w:bidi="en-US"/>
        </w:rPr>
      </w:pPr>
    </w:p>
    <w:p w14:paraId="13AF4E13" w14:textId="77777777" w:rsidR="00CE547F" w:rsidRPr="00FA362E" w:rsidRDefault="00CE547F" w:rsidP="00CE547F">
      <w:pPr>
        <w:rPr>
          <w:lang w:val="sk-SK"/>
        </w:rPr>
      </w:pPr>
      <w:r w:rsidRPr="00FA362E">
        <w:rPr>
          <w:lang w:val="sk-SK" w:eastAsia="en-US" w:bidi="en-US"/>
        </w:rPr>
        <w:t xml:space="preserve">Krvý tlak vysoko koreluje s respiráciou. Časové posuny medzi parametrami SBP, SBP, PP a MBP a respiráciou sa líšia len nevýrazne a pohybujú sa v rozmedzí 0,8-2,9 s. Výsledky </w:t>
      </w:r>
      <w:r w:rsidRPr="00FA362E">
        <w:rPr>
          <w:lang w:val="sk-SK" w:eastAsia="en-US" w:bidi="en-US"/>
        </w:rPr>
        <w:lastRenderedPageBreak/>
        <w:t xml:space="preserve">ukazujú nárast SBP ako reakciu na nádych. Parameter R-SBP a R-DBP takisto silno korelujú s respiráciou opačnou reakciou a s fázovým posuvom 2,3 a 2,8s. Nádych spôsobuje zvýšenie krvného tlaku a zároveň skracuje vzdialenosť R-SBP a R-DBP. Zaujímavý je pohľad na fázový posun PP, ktorý dosahuje hodnotu 2,9s, čo je rovnaký fázový posun ako rýchlosť pulznej vlny - PVW medzi hruďou a rukou, alebo hruďou a nohou. PP fázový posun je takisto podobný s posuvmi parametra toku krvi: </w:t>
      </w:r>
      <m:oMath>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m:t>
            </m:r>
          </m:sub>
        </m:sSub>
        <m:r>
          <w:rPr>
            <w:rFonts w:ascii="Cambria Math" w:hAnsi="Cambria Math"/>
            <w:lang w:val="sk-SK"/>
          </w:rPr>
          <m:t>(t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r>
              <m:rPr>
                <m:sty m:val="p"/>
              </m:rPr>
              <w:rPr>
                <w:rStyle w:val="Odkaznakomentr"/>
                <w:rFonts w:ascii="Cambria Math" w:hAnsi="Cambria Math"/>
                <w:lang w:val="sk-SK"/>
              </w:rPr>
              <w:commentReference w:id="331"/>
            </m:r>
          </m:den>
        </m:f>
      </m:oMath>
      <w:r w:rsidRPr="00FA362E">
        <w:rPr>
          <w:lang w:val="sk-SK"/>
        </w:rPr>
        <w:t>.</w:t>
      </w:r>
    </w:p>
    <w:p w14:paraId="4752E6A6" w14:textId="77777777" w:rsidR="00CE547F" w:rsidRPr="00FA362E" w:rsidRDefault="00CE547F" w:rsidP="00CE547F">
      <w:pPr>
        <w:pStyle w:val="Nadpis3"/>
        <w:rPr>
          <w:lang w:val="sk-SK"/>
        </w:rPr>
      </w:pPr>
      <w:bookmarkStart w:id="332" w:name="_Toc513981494"/>
      <w:r w:rsidRPr="00FA362E">
        <w:rPr>
          <w:lang w:val="sk-SK"/>
        </w:rPr>
        <w:t>Srdečné zvuky</w:t>
      </w:r>
      <w:bookmarkEnd w:id="332"/>
    </w:p>
    <w:p w14:paraId="52674D8A" w14:textId="77777777" w:rsidR="00CE547F" w:rsidRPr="00FA362E" w:rsidRDefault="00CE547F" w:rsidP="00CE547F">
      <w:pPr>
        <w:rPr>
          <w:lang w:val="sk-SK"/>
        </w:rPr>
      </w:pPr>
    </w:p>
    <w:p w14:paraId="60167BCD" w14:textId="77777777" w:rsidR="00CE547F" w:rsidRPr="00FA362E" w:rsidRDefault="00CE547F" w:rsidP="00CE547F">
      <w:pPr>
        <w:rPr>
          <w:lang w:val="sk-SK"/>
        </w:rPr>
      </w:pPr>
      <w:r w:rsidRPr="00FA362E">
        <w:rPr>
          <w:lang w:val="sk-SK"/>
        </w:rPr>
        <w:t>Fázový posun parametra R-S1 s respiráciou je 4,8s. R-S2 a S1-S2 majú fázový posun 2,4s. Behom nádychy sa interval R-S1 skracuje okamžite a interval R-S2 a S1-S2 sa predlžujú s oneskorením 2,4s. Skracovanie vzdialenosti R-S1 korešponduje so skracovaním vzdialenosti R-SBP.</w:t>
      </w:r>
    </w:p>
    <w:p w14:paraId="59984B0D" w14:textId="77777777" w:rsidR="00CE547F" w:rsidRPr="00FA362E" w:rsidRDefault="00CE547F" w:rsidP="00CE547F">
      <w:pPr>
        <w:rPr>
          <w:lang w:val="sk-SK"/>
        </w:rPr>
      </w:pPr>
    </w:p>
    <w:p w14:paraId="42841AEC" w14:textId="77777777" w:rsidR="00CE547F" w:rsidRPr="00FA362E" w:rsidRDefault="00CE547F" w:rsidP="00CE547F">
      <w:pPr>
        <w:pStyle w:val="Nadpis3"/>
        <w:rPr>
          <w:lang w:val="sk-SK"/>
        </w:rPr>
      </w:pPr>
      <w:bookmarkStart w:id="333" w:name="_Toc513981495"/>
      <w:r w:rsidRPr="00FA362E">
        <w:rPr>
          <w:lang w:val="sk-SK"/>
        </w:rPr>
        <w:t>RR intervaly</w:t>
      </w:r>
      <w:bookmarkEnd w:id="333"/>
    </w:p>
    <w:p w14:paraId="6109AA79" w14:textId="77777777" w:rsidR="00CE547F" w:rsidRPr="00FA362E" w:rsidRDefault="00CE547F" w:rsidP="00CE547F">
      <w:pPr>
        <w:rPr>
          <w:lang w:val="sk-SK"/>
        </w:rPr>
      </w:pPr>
    </w:p>
    <w:p w14:paraId="4ADDBC86" w14:textId="59A350DC" w:rsidR="00CE547F" w:rsidRPr="00FA362E" w:rsidRDefault="00CE547F" w:rsidP="00CE547F">
      <w:pPr>
        <w:rPr>
          <w:lang w:val="sk-SK"/>
        </w:rPr>
      </w:pPr>
      <w:r w:rsidRPr="00FA362E">
        <w:rPr>
          <w:lang w:val="sk-SK"/>
        </w:rPr>
        <w:t xml:space="preserve">RR intervaly silno korelujú s respiráciou s časovým posuvom 3,2s. Podľa literatúry je u zdravých ľudí posun reakcie RR intervalov na SBP 1,5-2 s </w:t>
      </w:r>
      <w:r w:rsidRPr="00FA362E">
        <w:rPr>
          <w:lang w:val="sk-SK"/>
        </w:rPr>
        <w:fldChar w:fldCharType="begin">
          <w:fldData xml:space="preserve">PEVuZE5vdGU+PENpdGU+PEF1dGhvcj5IYWxhbWVrPC9BdXRob3I+PFllYXI+MjAwMzwvWWVhcj48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==
</w:fldData>
        </w:fldChar>
      </w:r>
      <w:r w:rsidR="004B0F7D">
        <w:rPr>
          <w:lang w:val="sk-SK"/>
        </w:rPr>
        <w:instrText xml:space="preserve"> ADDIN EN.CITE </w:instrText>
      </w:r>
      <w:r w:rsidR="004B0F7D">
        <w:rPr>
          <w:lang w:val="sk-SK"/>
        </w:rPr>
        <w:fldChar w:fldCharType="begin">
          <w:fldData xml:space="preserve">PEVuZE5vdGU+PENpdGU+PEF1dGhvcj5IYWxhbWVrPC9BdXRob3I+PFllYXI+MjAwMzwvWWVhcj48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==
</w:fldData>
        </w:fldChar>
      </w:r>
      <w:r w:rsidR="004B0F7D">
        <w:rPr>
          <w:lang w:val="sk-SK"/>
        </w:rPr>
        <w:instrText xml:space="preserve"> ADDIN EN.CITE.DATA </w:instrText>
      </w:r>
      <w:r w:rsidR="004B0F7D">
        <w:rPr>
          <w:lang w:val="sk-SK"/>
        </w:rPr>
      </w:r>
      <w:r w:rsidR="004B0F7D">
        <w:rPr>
          <w:lang w:val="sk-SK"/>
        </w:rPr>
        <w:fldChar w:fldCharType="end"/>
      </w:r>
      <w:r w:rsidRPr="00FA362E">
        <w:rPr>
          <w:lang w:val="sk-SK"/>
        </w:rPr>
        <w:fldChar w:fldCharType="separate"/>
      </w:r>
      <w:r w:rsidR="004B0F7D">
        <w:rPr>
          <w:noProof/>
          <w:lang w:val="sk-SK"/>
        </w:rPr>
        <w:t>[74]</w:t>
      </w:r>
      <w:r w:rsidRPr="00FA362E">
        <w:rPr>
          <w:lang w:val="sk-SK"/>
        </w:rPr>
        <w:fldChar w:fldCharType="end"/>
      </w:r>
      <w:r w:rsidRPr="00FA362E">
        <w:rPr>
          <w:lang w:val="sk-SK"/>
        </w:rPr>
        <w:t xml:space="preserve">. V tejto práci bol pozorovaný posun medzi respiráciou a RR intervalmi 2 s a posun ďalších 1,2 s k predĺženiu RR intervalov (predĺženie RR intervalu = zníženie </w:t>
      </w:r>
      <w:commentRangeStart w:id="334"/>
      <w:commentRangeStart w:id="335"/>
      <w:r w:rsidRPr="00FA362E">
        <w:rPr>
          <w:lang w:val="sk-SK"/>
        </w:rPr>
        <w:t>tepu</w:t>
      </w:r>
      <w:commentRangeEnd w:id="334"/>
      <w:r w:rsidRPr="00FA362E">
        <w:rPr>
          <w:rStyle w:val="Odkaznakomentr"/>
          <w:lang w:val="sk-SK"/>
        </w:rPr>
        <w:commentReference w:id="334"/>
      </w:r>
      <w:commentRangeEnd w:id="335"/>
      <w:r w:rsidR="00B01881">
        <w:rPr>
          <w:rStyle w:val="Odkaznakomentr"/>
        </w:rPr>
        <w:commentReference w:id="335"/>
      </w:r>
      <w:r w:rsidRPr="00FA362E">
        <w:rPr>
          <w:lang w:val="sk-SK"/>
        </w:rPr>
        <w:t>).</w:t>
      </w:r>
    </w:p>
    <w:p w14:paraId="37962EFB" w14:textId="77777777" w:rsidR="00CE547F" w:rsidRDefault="00CE547F" w:rsidP="00CE547F">
      <w:pPr>
        <w:rPr>
          <w:lang w:val="sk-SK"/>
        </w:rPr>
      </w:pPr>
    </w:p>
    <w:p w14:paraId="3F28F99C" w14:textId="3905223D" w:rsidR="00AE046D" w:rsidRPr="00FA362E" w:rsidRDefault="007D6EC5" w:rsidP="00AE046D">
      <w:pPr>
        <w:pStyle w:val="Nadpis2"/>
        <w:rPr>
          <w:lang w:val="sk-SK"/>
        </w:rPr>
      </w:pPr>
      <w:bookmarkStart w:id="336" w:name="_Toc513981496"/>
      <w:r>
        <w:rPr>
          <w:lang w:val="sk-SK"/>
        </w:rPr>
        <w:t>Počítanie SV u subjektov</w:t>
      </w:r>
      <w:r w:rsidR="00AE046D" w:rsidRPr="00FA362E">
        <w:rPr>
          <w:lang w:val="sk-SK"/>
        </w:rPr>
        <w:t xml:space="preserve"> po transplantácií </w:t>
      </w:r>
      <w:commentRangeStart w:id="337"/>
      <w:r w:rsidR="00AE046D" w:rsidRPr="00FA362E">
        <w:rPr>
          <w:lang w:val="sk-SK"/>
        </w:rPr>
        <w:t>srdca</w:t>
      </w:r>
      <w:commentRangeEnd w:id="337"/>
      <w:r w:rsidR="00AE046D" w:rsidRPr="00FA362E">
        <w:rPr>
          <w:rStyle w:val="Odkaznakomentr"/>
          <w:rFonts w:asciiTheme="majorHAnsi" w:hAnsiTheme="majorHAnsi" w:cs="Times New Roman"/>
          <w:b w:val="0"/>
          <w:bCs w:val="0"/>
          <w:lang w:val="sk-SK"/>
        </w:rPr>
        <w:commentReference w:id="337"/>
      </w:r>
      <w:bookmarkEnd w:id="336"/>
    </w:p>
    <w:p w14:paraId="757BAB0B" w14:textId="7645AAFC" w:rsidR="00AE046D" w:rsidRDefault="00F722EA" w:rsidP="00AE046D">
      <w:pPr>
        <w:tabs>
          <w:tab w:val="left" w:pos="7140"/>
        </w:tabs>
        <w:rPr>
          <w:lang w:val="sk-SK"/>
        </w:rPr>
      </w:pPr>
      <w:r w:rsidRPr="00FA362E">
        <w:rPr>
          <w:lang w:val="sk-SK"/>
        </w:rPr>
        <w:t xml:space="preserve">V tejto štúdii bolo hodnotených 20 pacientov po transplantácií srdca. </w:t>
      </w:r>
      <w:r w:rsidR="00FB3EB8">
        <w:rPr>
          <w:lang w:val="sk-SK"/>
        </w:rPr>
        <w:t xml:space="preserve">Na rozdiel od predošlých kapitol, kde sme spracovávali dáta od mladých zdravých ľudí sa tu jedná o ľudí starších a s transplantovaných srdcom. </w:t>
      </w:r>
      <w:r w:rsidRPr="00FA362E">
        <w:rPr>
          <w:lang w:val="sk-SK"/>
        </w:rPr>
        <w:t>Meranie bolo vykonané v klimatizovanej miestnosti s teplotou 22 stupňov C.</w:t>
      </w:r>
      <w:r>
        <w:rPr>
          <w:lang w:val="sk-SK"/>
        </w:rPr>
        <w:t xml:space="preserve"> </w:t>
      </w:r>
      <w:r w:rsidR="00FB3EB8">
        <w:rPr>
          <w:lang w:val="sk-SK"/>
        </w:rPr>
        <w:t xml:space="preserve">Charakteristiky meraných ľudí uvádza </w:t>
      </w:r>
      <w:r w:rsidR="00FB3EB8">
        <w:rPr>
          <w:lang w:val="sk-SK"/>
        </w:rPr>
        <w:fldChar w:fldCharType="begin"/>
      </w:r>
      <w:r w:rsidR="00FB3EB8">
        <w:rPr>
          <w:lang w:val="sk-SK"/>
        </w:rPr>
        <w:instrText xml:space="preserve"> REF _Ref513967043 \h </w:instrText>
      </w:r>
      <w:r w:rsidR="00FB3EB8">
        <w:rPr>
          <w:lang w:val="sk-SK"/>
        </w:rPr>
      </w:r>
      <w:r w:rsidR="00FB3EB8">
        <w:rPr>
          <w:lang w:val="sk-SK"/>
        </w:rPr>
        <w:fldChar w:fldCharType="separate"/>
      </w:r>
      <w:r w:rsidR="00B85020">
        <w:t xml:space="preserve">Tabuľka </w:t>
      </w:r>
      <w:r w:rsidR="00B85020">
        <w:rPr>
          <w:noProof/>
        </w:rPr>
        <w:t>15</w:t>
      </w:r>
      <w:r w:rsidR="00FB3EB8">
        <w:rPr>
          <w:lang w:val="sk-SK"/>
        </w:rPr>
        <w:fldChar w:fldCharType="end"/>
      </w:r>
    </w:p>
    <w:p w14:paraId="5AAD2DB0" w14:textId="77777777" w:rsidR="00F722EA" w:rsidRDefault="00F722EA" w:rsidP="00AE046D">
      <w:pPr>
        <w:tabs>
          <w:tab w:val="left" w:pos="7140"/>
        </w:tabs>
        <w:rPr>
          <w:lang w:val="sk-SK"/>
        </w:rPr>
      </w:pPr>
    </w:p>
    <w:p w14:paraId="55167308" w14:textId="77777777" w:rsidR="008F751A" w:rsidRPr="00FA362E" w:rsidRDefault="008F751A" w:rsidP="008F751A">
      <w:pPr>
        <w:rPr>
          <w:lang w:val="sk-SK"/>
        </w:rPr>
      </w:pPr>
    </w:p>
    <w:tbl>
      <w:tblPr>
        <w:tblW w:w="5160" w:type="dxa"/>
        <w:jc w:val="center"/>
        <w:tblCellMar>
          <w:left w:w="70" w:type="dxa"/>
          <w:right w:w="70" w:type="dxa"/>
        </w:tblCellMar>
        <w:tblLook w:val="04A0" w:firstRow="1" w:lastRow="0" w:firstColumn="1" w:lastColumn="0" w:noHBand="0" w:noVBand="1"/>
      </w:tblPr>
      <w:tblGrid>
        <w:gridCol w:w="2540"/>
        <w:gridCol w:w="2620"/>
      </w:tblGrid>
      <w:tr w:rsidR="008F751A" w:rsidRPr="00FA362E" w14:paraId="111817C6" w14:textId="77777777" w:rsidTr="00DF641B">
        <w:trPr>
          <w:trHeight w:val="435"/>
          <w:jc w:val="center"/>
        </w:trPr>
        <w:tc>
          <w:tcPr>
            <w:tcW w:w="2540" w:type="dxa"/>
            <w:tcBorders>
              <w:top w:val="nil"/>
              <w:left w:val="nil"/>
              <w:bottom w:val="nil"/>
              <w:right w:val="nil"/>
            </w:tcBorders>
            <w:shd w:val="clear" w:color="auto" w:fill="auto"/>
            <w:noWrap/>
            <w:vAlign w:val="bottom"/>
            <w:hideMark/>
          </w:tcPr>
          <w:p w14:paraId="5947E38E" w14:textId="77777777" w:rsidR="008F751A" w:rsidRPr="00FA362E" w:rsidRDefault="008F751A" w:rsidP="00DF641B">
            <w:pPr>
              <w:overflowPunct/>
              <w:autoSpaceDE/>
              <w:autoSpaceDN/>
              <w:adjustRightInd/>
              <w:spacing w:line="240" w:lineRule="auto"/>
              <w:textAlignment w:val="auto"/>
              <w:rPr>
                <w:color w:val="000000"/>
                <w:szCs w:val="24"/>
                <w:lang w:val="sk-SK"/>
              </w:rPr>
            </w:pPr>
            <w:r w:rsidRPr="00FA362E">
              <w:rPr>
                <w:color w:val="000000"/>
                <w:szCs w:val="24"/>
                <w:lang w:val="sk-SK"/>
              </w:rPr>
              <w:t>Vek (roky)</w:t>
            </w:r>
            <w:r w:rsidRPr="00FA362E">
              <w:rPr>
                <w:rFonts w:ascii="Calibri" w:hAnsi="Calibri" w:cs="Calibri"/>
                <w:color w:val="000000"/>
                <w:szCs w:val="24"/>
                <w:lang w:val="sk-SK"/>
              </w:rPr>
              <w:t xml:space="preserve"> </w:t>
            </w:r>
          </w:p>
        </w:tc>
        <w:tc>
          <w:tcPr>
            <w:tcW w:w="2620" w:type="dxa"/>
            <w:tcBorders>
              <w:top w:val="nil"/>
              <w:left w:val="nil"/>
              <w:bottom w:val="nil"/>
              <w:right w:val="nil"/>
            </w:tcBorders>
            <w:shd w:val="clear" w:color="auto" w:fill="auto"/>
            <w:noWrap/>
            <w:vAlign w:val="center"/>
            <w:hideMark/>
          </w:tcPr>
          <w:p w14:paraId="35F19CC6" w14:textId="6F7540AA" w:rsidR="008F751A" w:rsidRPr="00FA362E" w:rsidRDefault="008F751A" w:rsidP="008F751A">
            <w:pPr>
              <w:overflowPunct/>
              <w:autoSpaceDE/>
              <w:autoSpaceDN/>
              <w:adjustRightInd/>
              <w:spacing w:line="240" w:lineRule="auto"/>
              <w:jc w:val="right"/>
              <w:textAlignment w:val="auto"/>
              <w:rPr>
                <w:color w:val="000000"/>
                <w:szCs w:val="24"/>
                <w:lang w:val="sk-SK"/>
              </w:rPr>
            </w:pPr>
            <w:r>
              <w:rPr>
                <w:color w:val="000000"/>
                <w:szCs w:val="24"/>
                <w:lang w:val="sk-SK"/>
              </w:rPr>
              <w:t>56</w:t>
            </w:r>
            <w:r w:rsidRPr="00FA362E">
              <w:rPr>
                <w:color w:val="000000"/>
                <w:szCs w:val="24"/>
                <w:lang w:val="sk-SK"/>
              </w:rPr>
              <w:t xml:space="preserve"> ± </w:t>
            </w:r>
            <w:r>
              <w:rPr>
                <w:color w:val="000000"/>
                <w:szCs w:val="24"/>
                <w:lang w:val="sk-SK"/>
              </w:rPr>
              <w:t>8</w:t>
            </w:r>
            <w:r w:rsidRPr="00FA362E">
              <w:rPr>
                <w:color w:val="000000"/>
                <w:szCs w:val="24"/>
                <w:lang w:val="sk-SK"/>
              </w:rPr>
              <w:t>.5</w:t>
            </w:r>
          </w:p>
        </w:tc>
      </w:tr>
      <w:tr w:rsidR="008F751A" w:rsidRPr="00FA362E" w14:paraId="5B766616" w14:textId="77777777" w:rsidTr="00DF641B">
        <w:trPr>
          <w:trHeight w:val="435"/>
          <w:jc w:val="center"/>
        </w:trPr>
        <w:tc>
          <w:tcPr>
            <w:tcW w:w="2540" w:type="dxa"/>
            <w:tcBorders>
              <w:top w:val="nil"/>
              <w:left w:val="nil"/>
              <w:bottom w:val="nil"/>
              <w:right w:val="nil"/>
            </w:tcBorders>
            <w:shd w:val="clear" w:color="auto" w:fill="auto"/>
            <w:noWrap/>
            <w:vAlign w:val="center"/>
            <w:hideMark/>
          </w:tcPr>
          <w:p w14:paraId="6454B11D" w14:textId="77777777" w:rsidR="008F751A" w:rsidRPr="00FA362E" w:rsidRDefault="008F751A" w:rsidP="00DF641B">
            <w:pPr>
              <w:overflowPunct/>
              <w:autoSpaceDE/>
              <w:autoSpaceDN/>
              <w:adjustRightInd/>
              <w:spacing w:line="240" w:lineRule="auto"/>
              <w:textAlignment w:val="auto"/>
              <w:rPr>
                <w:color w:val="000000"/>
                <w:szCs w:val="24"/>
                <w:lang w:val="sk-SK"/>
              </w:rPr>
            </w:pPr>
            <w:r w:rsidRPr="00FA362E">
              <w:rPr>
                <w:color w:val="000000"/>
                <w:szCs w:val="24"/>
                <w:lang w:val="sk-SK"/>
              </w:rPr>
              <w:t>Muži / Ženy (n)</w:t>
            </w:r>
            <w:r w:rsidRPr="00FA362E">
              <w:rPr>
                <w:rFonts w:ascii="Calibri" w:hAnsi="Calibri" w:cs="Calibri"/>
                <w:color w:val="000000"/>
                <w:szCs w:val="24"/>
                <w:lang w:val="sk-SK"/>
              </w:rPr>
              <w:t xml:space="preserve"> </w:t>
            </w:r>
          </w:p>
        </w:tc>
        <w:tc>
          <w:tcPr>
            <w:tcW w:w="2620" w:type="dxa"/>
            <w:tcBorders>
              <w:top w:val="nil"/>
              <w:left w:val="nil"/>
              <w:bottom w:val="nil"/>
              <w:right w:val="nil"/>
            </w:tcBorders>
            <w:shd w:val="clear" w:color="auto" w:fill="auto"/>
            <w:noWrap/>
            <w:vAlign w:val="center"/>
            <w:hideMark/>
          </w:tcPr>
          <w:p w14:paraId="201B897E" w14:textId="59970654" w:rsidR="008F751A" w:rsidRPr="00FA362E" w:rsidRDefault="008F751A" w:rsidP="008F751A">
            <w:pPr>
              <w:overflowPunct/>
              <w:autoSpaceDE/>
              <w:autoSpaceDN/>
              <w:adjustRightInd/>
              <w:spacing w:line="240" w:lineRule="auto"/>
              <w:jc w:val="right"/>
              <w:textAlignment w:val="auto"/>
              <w:rPr>
                <w:rFonts w:ascii="Calibri" w:hAnsi="Calibri" w:cs="Calibri"/>
                <w:color w:val="000000"/>
                <w:szCs w:val="24"/>
                <w:lang w:val="sk-SK"/>
              </w:rPr>
            </w:pPr>
            <w:r>
              <w:rPr>
                <w:rFonts w:ascii="Calibri" w:hAnsi="Calibri" w:cs="Calibri"/>
                <w:color w:val="000000"/>
                <w:szCs w:val="24"/>
                <w:lang w:val="sk-SK"/>
              </w:rPr>
              <w:t>17</w:t>
            </w:r>
            <w:r w:rsidRPr="00FA362E">
              <w:rPr>
                <w:rFonts w:ascii="Calibri" w:hAnsi="Calibri" w:cs="Calibri"/>
                <w:color w:val="000000"/>
                <w:szCs w:val="24"/>
                <w:lang w:val="sk-SK"/>
              </w:rPr>
              <w:t xml:space="preserve"> / </w:t>
            </w:r>
            <w:r>
              <w:rPr>
                <w:rFonts w:ascii="Calibri" w:hAnsi="Calibri" w:cs="Calibri"/>
                <w:color w:val="000000"/>
                <w:szCs w:val="24"/>
                <w:lang w:val="sk-SK"/>
              </w:rPr>
              <w:t>3</w:t>
            </w:r>
            <w:r w:rsidRPr="00FA362E">
              <w:rPr>
                <w:rFonts w:ascii="Calibri" w:hAnsi="Calibri" w:cs="Calibri"/>
                <w:color w:val="000000"/>
                <w:szCs w:val="24"/>
                <w:lang w:val="sk-SK"/>
              </w:rPr>
              <w:t xml:space="preserve">  </w:t>
            </w:r>
          </w:p>
        </w:tc>
      </w:tr>
      <w:tr w:rsidR="008F751A" w:rsidRPr="00FA362E" w14:paraId="01D87EE4" w14:textId="77777777" w:rsidTr="00DF641B">
        <w:trPr>
          <w:trHeight w:val="435"/>
          <w:jc w:val="center"/>
        </w:trPr>
        <w:tc>
          <w:tcPr>
            <w:tcW w:w="2540" w:type="dxa"/>
            <w:tcBorders>
              <w:top w:val="nil"/>
              <w:left w:val="nil"/>
              <w:bottom w:val="nil"/>
              <w:right w:val="nil"/>
            </w:tcBorders>
            <w:shd w:val="clear" w:color="auto" w:fill="auto"/>
            <w:vAlign w:val="center"/>
            <w:hideMark/>
          </w:tcPr>
          <w:p w14:paraId="6837467C" w14:textId="7413E491" w:rsidR="008F751A" w:rsidRPr="00FA362E" w:rsidRDefault="008F751A" w:rsidP="008F751A">
            <w:pPr>
              <w:overflowPunct/>
              <w:autoSpaceDE/>
              <w:autoSpaceDN/>
              <w:adjustRightInd/>
              <w:spacing w:line="240" w:lineRule="auto"/>
              <w:textAlignment w:val="auto"/>
              <w:rPr>
                <w:color w:val="000000"/>
                <w:szCs w:val="24"/>
                <w:lang w:val="sk-SK"/>
              </w:rPr>
            </w:pPr>
            <w:r>
              <w:rPr>
                <w:color w:val="000000"/>
                <w:szCs w:val="24"/>
                <w:lang w:val="sk-SK"/>
              </w:rPr>
              <w:lastRenderedPageBreak/>
              <w:t>Vysoký krvný tlak</w:t>
            </w:r>
            <w:r w:rsidRPr="00FA362E">
              <w:rPr>
                <w:color w:val="000000"/>
                <w:szCs w:val="24"/>
                <w:lang w:val="sk-SK"/>
              </w:rPr>
              <w:t xml:space="preserve"> (</w:t>
            </w:r>
            <w:r>
              <w:rPr>
                <w:color w:val="000000"/>
                <w:szCs w:val="24"/>
                <w:lang w:val="en-US"/>
              </w:rPr>
              <w:t>%</w:t>
            </w:r>
            <w:r w:rsidRPr="00FA362E">
              <w:rPr>
                <w:color w:val="000000"/>
                <w:szCs w:val="24"/>
                <w:lang w:val="sk-SK"/>
              </w:rPr>
              <w:t>)</w:t>
            </w:r>
            <w:r w:rsidRPr="00FA362E">
              <w:rPr>
                <w:rFonts w:ascii="Calibri" w:hAnsi="Calibri" w:cs="Calibri"/>
                <w:color w:val="000000"/>
                <w:szCs w:val="24"/>
                <w:lang w:val="sk-SK"/>
              </w:rPr>
              <w:t xml:space="preserve"> </w:t>
            </w:r>
          </w:p>
        </w:tc>
        <w:tc>
          <w:tcPr>
            <w:tcW w:w="2620" w:type="dxa"/>
            <w:tcBorders>
              <w:top w:val="nil"/>
              <w:left w:val="nil"/>
              <w:bottom w:val="nil"/>
              <w:right w:val="nil"/>
            </w:tcBorders>
            <w:shd w:val="clear" w:color="auto" w:fill="auto"/>
            <w:vAlign w:val="center"/>
            <w:hideMark/>
          </w:tcPr>
          <w:p w14:paraId="2B9803DA" w14:textId="18E9C02B" w:rsidR="008F751A" w:rsidRPr="00FA362E" w:rsidRDefault="008F751A" w:rsidP="00DF641B">
            <w:pPr>
              <w:overflowPunct/>
              <w:autoSpaceDE/>
              <w:autoSpaceDN/>
              <w:adjustRightInd/>
              <w:spacing w:line="240" w:lineRule="auto"/>
              <w:ind w:firstLineChars="100" w:firstLine="240"/>
              <w:jc w:val="right"/>
              <w:textAlignment w:val="auto"/>
              <w:rPr>
                <w:rFonts w:ascii="Calibri" w:hAnsi="Calibri" w:cs="Calibri"/>
                <w:color w:val="000000"/>
                <w:szCs w:val="24"/>
                <w:lang w:val="sk-SK"/>
              </w:rPr>
            </w:pPr>
            <w:r>
              <w:rPr>
                <w:rFonts w:ascii="Calibri" w:hAnsi="Calibri" w:cs="Calibri"/>
                <w:color w:val="000000"/>
                <w:szCs w:val="24"/>
                <w:lang w:val="sk-SK"/>
              </w:rPr>
              <w:t>33</w:t>
            </w:r>
            <w:r w:rsidRPr="00FA362E">
              <w:rPr>
                <w:rFonts w:ascii="Calibri" w:hAnsi="Calibri" w:cs="Calibri"/>
                <w:color w:val="000000"/>
                <w:szCs w:val="24"/>
                <w:lang w:val="sk-SK"/>
              </w:rPr>
              <w:t xml:space="preserve"> </w:t>
            </w:r>
          </w:p>
        </w:tc>
      </w:tr>
      <w:tr w:rsidR="008F751A" w:rsidRPr="00FA362E" w14:paraId="1DC487E8" w14:textId="77777777" w:rsidTr="00DF641B">
        <w:trPr>
          <w:trHeight w:val="435"/>
          <w:jc w:val="center"/>
        </w:trPr>
        <w:tc>
          <w:tcPr>
            <w:tcW w:w="2540" w:type="dxa"/>
            <w:tcBorders>
              <w:top w:val="nil"/>
              <w:left w:val="nil"/>
              <w:bottom w:val="nil"/>
              <w:right w:val="nil"/>
            </w:tcBorders>
            <w:shd w:val="clear" w:color="auto" w:fill="auto"/>
            <w:vAlign w:val="center"/>
            <w:hideMark/>
          </w:tcPr>
          <w:p w14:paraId="6988A93F" w14:textId="1AE80F7D" w:rsidR="008F751A" w:rsidRPr="00FA362E" w:rsidRDefault="008F751A" w:rsidP="008F751A">
            <w:pPr>
              <w:overflowPunct/>
              <w:autoSpaceDE/>
              <w:autoSpaceDN/>
              <w:adjustRightInd/>
              <w:spacing w:line="240" w:lineRule="auto"/>
              <w:textAlignment w:val="auto"/>
              <w:rPr>
                <w:color w:val="000000"/>
                <w:szCs w:val="24"/>
                <w:lang w:val="sk-SK"/>
              </w:rPr>
            </w:pPr>
            <w:r>
              <w:rPr>
                <w:color w:val="000000"/>
                <w:szCs w:val="24"/>
                <w:lang w:val="sk-SK"/>
              </w:rPr>
              <w:t>Diabetes mellitus</w:t>
            </w:r>
            <w:r w:rsidRPr="00FA362E">
              <w:rPr>
                <w:color w:val="000000"/>
                <w:szCs w:val="24"/>
                <w:lang w:val="sk-SK"/>
              </w:rPr>
              <w:t xml:space="preserve"> (</w:t>
            </w:r>
            <w:r>
              <w:rPr>
                <w:color w:val="000000"/>
                <w:szCs w:val="24"/>
                <w:lang w:val="sk-SK"/>
              </w:rPr>
              <w:t>%</w:t>
            </w:r>
            <w:r w:rsidRPr="00FA362E">
              <w:rPr>
                <w:color w:val="000000"/>
                <w:szCs w:val="24"/>
                <w:lang w:val="sk-SK"/>
              </w:rPr>
              <w:t>)</w:t>
            </w:r>
            <w:r w:rsidRPr="00FA362E">
              <w:rPr>
                <w:rFonts w:ascii="Calibri" w:hAnsi="Calibri" w:cs="Calibri"/>
                <w:color w:val="000000"/>
                <w:szCs w:val="24"/>
                <w:lang w:val="sk-SK"/>
              </w:rPr>
              <w:t xml:space="preserve"> </w:t>
            </w:r>
          </w:p>
        </w:tc>
        <w:tc>
          <w:tcPr>
            <w:tcW w:w="2620" w:type="dxa"/>
            <w:tcBorders>
              <w:top w:val="nil"/>
              <w:left w:val="nil"/>
              <w:bottom w:val="nil"/>
              <w:right w:val="nil"/>
            </w:tcBorders>
            <w:shd w:val="clear" w:color="auto" w:fill="auto"/>
            <w:vAlign w:val="center"/>
            <w:hideMark/>
          </w:tcPr>
          <w:p w14:paraId="3AD1CD7A" w14:textId="1202CC5B" w:rsidR="008F751A" w:rsidRPr="00FA362E" w:rsidRDefault="008F751A" w:rsidP="00DF641B">
            <w:pPr>
              <w:overflowPunct/>
              <w:autoSpaceDE/>
              <w:autoSpaceDN/>
              <w:adjustRightInd/>
              <w:spacing w:line="240" w:lineRule="auto"/>
              <w:ind w:firstLineChars="100" w:firstLine="240"/>
              <w:jc w:val="right"/>
              <w:textAlignment w:val="auto"/>
              <w:rPr>
                <w:rFonts w:ascii="Calibri" w:hAnsi="Calibri" w:cs="Calibri"/>
                <w:color w:val="000000"/>
                <w:szCs w:val="24"/>
                <w:lang w:val="sk-SK"/>
              </w:rPr>
            </w:pPr>
            <w:r>
              <w:rPr>
                <w:rFonts w:ascii="Calibri" w:hAnsi="Calibri" w:cs="Calibri"/>
                <w:color w:val="000000"/>
                <w:szCs w:val="24"/>
                <w:lang w:val="sk-SK"/>
              </w:rPr>
              <w:t>21</w:t>
            </w:r>
            <w:r w:rsidRPr="00FA362E">
              <w:rPr>
                <w:rFonts w:ascii="Calibri" w:hAnsi="Calibri" w:cs="Calibri"/>
                <w:color w:val="000000"/>
                <w:szCs w:val="24"/>
                <w:lang w:val="sk-SK"/>
              </w:rPr>
              <w:t xml:space="preserve"> </w:t>
            </w:r>
          </w:p>
        </w:tc>
      </w:tr>
      <w:tr w:rsidR="008F751A" w:rsidRPr="00FA362E" w14:paraId="4A6335F2" w14:textId="77777777" w:rsidTr="00DF641B">
        <w:trPr>
          <w:trHeight w:val="435"/>
          <w:jc w:val="center"/>
        </w:trPr>
        <w:tc>
          <w:tcPr>
            <w:tcW w:w="2540" w:type="dxa"/>
            <w:tcBorders>
              <w:top w:val="nil"/>
              <w:left w:val="nil"/>
              <w:bottom w:val="nil"/>
              <w:right w:val="nil"/>
            </w:tcBorders>
            <w:shd w:val="clear" w:color="auto" w:fill="auto"/>
            <w:vAlign w:val="center"/>
            <w:hideMark/>
          </w:tcPr>
          <w:p w14:paraId="3C2980E2" w14:textId="77777777" w:rsidR="008F751A" w:rsidRPr="00FA362E" w:rsidRDefault="008F751A" w:rsidP="00DF641B">
            <w:pPr>
              <w:overflowPunct/>
              <w:autoSpaceDE/>
              <w:autoSpaceDN/>
              <w:adjustRightInd/>
              <w:spacing w:line="240" w:lineRule="auto"/>
              <w:textAlignment w:val="auto"/>
              <w:rPr>
                <w:color w:val="000000"/>
                <w:szCs w:val="24"/>
                <w:lang w:val="sk-SK"/>
              </w:rPr>
            </w:pPr>
            <w:r w:rsidRPr="00FA362E">
              <w:rPr>
                <w:color w:val="000000"/>
                <w:szCs w:val="24"/>
                <w:lang w:val="sk-SK"/>
              </w:rPr>
              <w:t>BMI (kg/m^2)</w:t>
            </w:r>
            <w:r w:rsidRPr="00FA362E">
              <w:rPr>
                <w:rFonts w:ascii="Calibri" w:hAnsi="Calibri" w:cs="Calibri"/>
                <w:color w:val="000000"/>
                <w:szCs w:val="24"/>
                <w:lang w:val="sk-SK"/>
              </w:rPr>
              <w:t xml:space="preserve"> </w:t>
            </w:r>
          </w:p>
        </w:tc>
        <w:tc>
          <w:tcPr>
            <w:tcW w:w="2620" w:type="dxa"/>
            <w:tcBorders>
              <w:top w:val="nil"/>
              <w:left w:val="nil"/>
              <w:bottom w:val="nil"/>
              <w:right w:val="nil"/>
            </w:tcBorders>
            <w:shd w:val="clear" w:color="auto" w:fill="auto"/>
            <w:vAlign w:val="center"/>
            <w:hideMark/>
          </w:tcPr>
          <w:p w14:paraId="1F4237CB" w14:textId="676B05C7" w:rsidR="008F751A" w:rsidRPr="00FA362E" w:rsidRDefault="008F751A" w:rsidP="008F751A">
            <w:pPr>
              <w:overflowPunct/>
              <w:autoSpaceDE/>
              <w:autoSpaceDN/>
              <w:adjustRightInd/>
              <w:spacing w:line="240" w:lineRule="auto"/>
              <w:jc w:val="right"/>
              <w:textAlignment w:val="auto"/>
              <w:rPr>
                <w:rFonts w:ascii="Calibri" w:hAnsi="Calibri" w:cs="Calibri"/>
                <w:color w:val="000000"/>
                <w:szCs w:val="24"/>
                <w:lang w:val="sk-SK"/>
              </w:rPr>
            </w:pPr>
            <w:r>
              <w:rPr>
                <w:rFonts w:ascii="Calibri" w:hAnsi="Calibri" w:cs="Calibri"/>
                <w:color w:val="000000"/>
                <w:szCs w:val="24"/>
                <w:lang w:val="sk-SK"/>
              </w:rPr>
              <w:t xml:space="preserve">28 </w:t>
            </w:r>
            <w:r w:rsidRPr="00FA362E">
              <w:rPr>
                <w:rFonts w:ascii="Calibri" w:hAnsi="Calibri" w:cs="Calibri"/>
                <w:color w:val="000000"/>
                <w:szCs w:val="24"/>
                <w:lang w:val="sk-SK"/>
              </w:rPr>
              <w:t xml:space="preserve">± </w:t>
            </w:r>
            <w:r>
              <w:rPr>
                <w:rFonts w:ascii="Calibri" w:hAnsi="Calibri" w:cs="Calibri"/>
                <w:color w:val="000000"/>
                <w:szCs w:val="24"/>
                <w:lang w:val="sk-SK"/>
              </w:rPr>
              <w:t>3</w:t>
            </w:r>
            <w:r w:rsidRPr="00FA362E">
              <w:rPr>
                <w:rFonts w:ascii="Calibri" w:hAnsi="Calibri" w:cs="Calibri"/>
                <w:color w:val="000000"/>
                <w:szCs w:val="24"/>
                <w:lang w:val="sk-SK"/>
              </w:rPr>
              <w:t xml:space="preserve"> </w:t>
            </w:r>
          </w:p>
        </w:tc>
      </w:tr>
    </w:tbl>
    <w:p w14:paraId="5B195E87" w14:textId="3880CD4D" w:rsidR="008F751A" w:rsidRPr="00FA362E" w:rsidRDefault="008F751A" w:rsidP="008F751A">
      <w:pPr>
        <w:pStyle w:val="Popis"/>
        <w:rPr>
          <w:lang w:val="sk-SK"/>
        </w:rPr>
      </w:pPr>
      <w:bookmarkStart w:id="338" w:name="_Ref513967043"/>
      <w:bookmarkStart w:id="339" w:name="_Toc513981554"/>
      <w:r>
        <w:t xml:space="preserve">Tabuľka </w:t>
      </w:r>
      <w:r>
        <w:fldChar w:fldCharType="begin"/>
      </w:r>
      <w:r>
        <w:instrText xml:space="preserve"> SEQ Tabuľka \* ARABIC </w:instrText>
      </w:r>
      <w:r>
        <w:fldChar w:fldCharType="separate"/>
      </w:r>
      <w:r w:rsidR="00B85020">
        <w:rPr>
          <w:noProof/>
        </w:rPr>
        <w:t>15</w:t>
      </w:r>
      <w:r>
        <w:fldChar w:fldCharType="end"/>
      </w:r>
      <w:bookmarkEnd w:id="338"/>
      <w:r>
        <w:t xml:space="preserve">: </w:t>
      </w:r>
      <w:r w:rsidRPr="00FA362E">
        <w:rPr>
          <w:lang w:val="sk-SK"/>
        </w:rPr>
        <w:t xml:space="preserve">Charakteristiky meraných </w:t>
      </w:r>
      <w:r w:rsidR="00FB3EB8">
        <w:rPr>
          <w:lang w:val="sk-SK"/>
        </w:rPr>
        <w:t>ľudí po transplantácii srdca</w:t>
      </w:r>
      <w:r w:rsidRPr="00FA362E">
        <w:rPr>
          <w:lang w:val="sk-SK"/>
        </w:rPr>
        <w:t>.</w:t>
      </w:r>
      <w:bookmarkEnd w:id="339"/>
    </w:p>
    <w:p w14:paraId="4FED139E" w14:textId="77777777" w:rsidR="008F751A" w:rsidRDefault="008F751A" w:rsidP="00AE046D">
      <w:pPr>
        <w:tabs>
          <w:tab w:val="left" w:pos="7140"/>
        </w:tabs>
        <w:rPr>
          <w:lang w:val="sk-SK"/>
        </w:rPr>
      </w:pPr>
    </w:p>
    <w:p w14:paraId="40BE8CEF" w14:textId="3B5FE2B9" w:rsidR="00F722EA" w:rsidRDefault="00F722EA" w:rsidP="00AE046D">
      <w:pPr>
        <w:tabs>
          <w:tab w:val="left" w:pos="7140"/>
        </w:tabs>
        <w:rPr>
          <w:lang w:val="sk-SK"/>
        </w:rPr>
      </w:pPr>
      <w:r>
        <w:rPr>
          <w:lang w:val="sk-SK"/>
        </w:rPr>
        <w:t>Merané signály</w:t>
      </w:r>
      <w:r w:rsidR="001B1926">
        <w:rPr>
          <w:lang w:val="sk-SK"/>
        </w:rPr>
        <w:t xml:space="preserve"> </w:t>
      </w:r>
      <w:r>
        <w:rPr>
          <w:lang w:val="sk-SK"/>
        </w:rPr>
        <w:t>:</w:t>
      </w:r>
    </w:p>
    <w:p w14:paraId="57BE3B08" w14:textId="77777777" w:rsidR="00F722EA" w:rsidRDefault="00F722EA" w:rsidP="00F722EA">
      <w:pPr>
        <w:pStyle w:val="Odsekzoznamu"/>
        <w:numPr>
          <w:ilvl w:val="0"/>
          <w:numId w:val="39"/>
        </w:numPr>
        <w:rPr>
          <w:lang w:val="sk-SK"/>
        </w:rPr>
      </w:pPr>
      <w:r w:rsidRPr="00934FBD">
        <w:rPr>
          <w:lang w:val="sk-SK"/>
        </w:rPr>
        <w:t xml:space="preserve">Bioimpedancia nameraná multikanálovým bioimedančným monitoru (MBM; ISIBRNO MPM 14.1, Institute of Scientific Instruments, Brno, Czech Republic) </w:t>
      </w:r>
      <w:r w:rsidRPr="00934FBD">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bG9vZCBmbG93IG1vbml0b3Jpbmc8L0lEVGV4dD48RGlzcGxheVRleHQ+WzddPC9EaXNwbGF5VGV4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Pr="00934FBD">
        <w:rPr>
          <w:lang w:val="sk-SK"/>
        </w:rPr>
        <w:instrText xml:space="preserve"> ADDIN EN.CITE </w:instrText>
      </w:r>
      <w:r w:rsidRPr="00934FBD">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bG9vZCBmbG93IG1vbml0b3Jpbmc8L0lEVGV4dD48RGlzcGxheVRleHQ+WzddPC9EaXNwbGF5VGV4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Pr="00934FBD">
        <w:rPr>
          <w:lang w:val="sk-SK"/>
        </w:rPr>
        <w:instrText xml:space="preserve"> ADDIN EN.CITE.DATA </w:instrText>
      </w:r>
      <w:r w:rsidRPr="00934FBD">
        <w:rPr>
          <w:lang w:val="sk-SK"/>
        </w:rPr>
      </w:r>
      <w:r w:rsidRPr="00934FBD">
        <w:rPr>
          <w:lang w:val="sk-SK"/>
        </w:rPr>
        <w:fldChar w:fldCharType="end"/>
      </w:r>
      <w:r w:rsidRPr="00934FBD">
        <w:rPr>
          <w:lang w:val="sk-SK"/>
        </w:rPr>
      </w:r>
      <w:r w:rsidRPr="00934FBD">
        <w:rPr>
          <w:lang w:val="sk-SK"/>
        </w:rPr>
        <w:fldChar w:fldCharType="separate"/>
      </w:r>
      <w:r w:rsidRPr="00934FBD">
        <w:rPr>
          <w:noProof/>
          <w:lang w:val="sk-SK"/>
        </w:rPr>
        <w:t>[7]</w:t>
      </w:r>
      <w:r w:rsidRPr="00934FBD">
        <w:rPr>
          <w:lang w:val="sk-SK"/>
        </w:rPr>
        <w:fldChar w:fldCharType="end"/>
      </w:r>
      <w:r>
        <w:rPr>
          <w:lang w:val="sk-SK"/>
        </w:rPr>
        <w:t>.</w:t>
      </w:r>
    </w:p>
    <w:p w14:paraId="37EB754D" w14:textId="77777777" w:rsidR="00F722EA" w:rsidRDefault="00F722EA" w:rsidP="00F722EA">
      <w:pPr>
        <w:pStyle w:val="Odsekzoznamu"/>
        <w:numPr>
          <w:ilvl w:val="0"/>
          <w:numId w:val="39"/>
        </w:numPr>
        <w:rPr>
          <w:lang w:val="sk-SK"/>
        </w:rPr>
      </w:pPr>
      <w:r w:rsidRPr="00934FBD">
        <w:rPr>
          <w:lang w:val="sk-SK"/>
        </w:rPr>
        <w:t xml:space="preserve">12-zvodové EKG (ECG12, ISI BRNO, Czech Republic), </w:t>
      </w:r>
    </w:p>
    <w:p w14:paraId="5EFFEB2E" w14:textId="77777777" w:rsidR="00F722EA" w:rsidRDefault="00F722EA" w:rsidP="00F722EA">
      <w:pPr>
        <w:pStyle w:val="Odsekzoznamu"/>
        <w:numPr>
          <w:ilvl w:val="0"/>
          <w:numId w:val="39"/>
        </w:numPr>
        <w:rPr>
          <w:lang w:val="sk-SK"/>
        </w:rPr>
      </w:pPr>
      <w:r w:rsidRPr="00934FBD">
        <w:rPr>
          <w:lang w:val="sk-SK"/>
        </w:rPr>
        <w:t xml:space="preserve">kontinuálny arteriálny krvny tlak Penázovou metodou  (Finapres-2300, Ohmeda </w:t>
      </w:r>
      <w:r>
        <w:rPr>
          <w:lang w:val="sk-SK"/>
        </w:rPr>
        <w:t xml:space="preserve">Medical, Englewood, Co., USA) </w:t>
      </w:r>
    </w:p>
    <w:p w14:paraId="1AEE263F" w14:textId="77777777" w:rsidR="00F722EA" w:rsidRDefault="00F722EA" w:rsidP="00F722EA">
      <w:pPr>
        <w:pStyle w:val="Odsekzoznamu"/>
        <w:numPr>
          <w:ilvl w:val="0"/>
          <w:numId w:val="39"/>
        </w:numPr>
        <w:rPr>
          <w:lang w:val="sk-SK"/>
        </w:rPr>
      </w:pPr>
      <w:r w:rsidRPr="00934FBD">
        <w:rPr>
          <w:lang w:val="sk-SK"/>
        </w:rPr>
        <w:t>srdečné zvuky (PCG 1.0, ISI BRNO, Czech Republic)</w:t>
      </w:r>
    </w:p>
    <w:p w14:paraId="69BD86B9" w14:textId="44CEEECD" w:rsidR="00FB3EB8" w:rsidRDefault="00FB3EB8" w:rsidP="00F722EA">
      <w:pPr>
        <w:pStyle w:val="Odsekzoznamu"/>
        <w:numPr>
          <w:ilvl w:val="0"/>
          <w:numId w:val="39"/>
        </w:numPr>
        <w:rPr>
          <w:lang w:val="sk-SK"/>
        </w:rPr>
      </w:pPr>
      <w:r>
        <w:rPr>
          <w:lang w:val="sk-SK"/>
        </w:rPr>
        <w:t>termodilúčné meranie SV (</w:t>
      </w:r>
      <w:r>
        <w:t>7F Swan-Ganz thermodilution catheter - model 131HF7, Baxter Healthcare Corporation, Irvine, CA, USA)</w:t>
      </w:r>
    </w:p>
    <w:p w14:paraId="5C96F0CD" w14:textId="6BE5D05C" w:rsidR="00F722EA" w:rsidRDefault="00F722EA" w:rsidP="00F722EA">
      <w:pPr>
        <w:pStyle w:val="Odsekzoznamu"/>
        <w:numPr>
          <w:ilvl w:val="0"/>
          <w:numId w:val="39"/>
        </w:numPr>
        <w:rPr>
          <w:lang w:val="sk-SK"/>
        </w:rPr>
      </w:pPr>
      <w:r>
        <w:rPr>
          <w:lang w:val="sk-SK"/>
        </w:rPr>
        <w:t xml:space="preserve">Echokardiografiou bol vo vybrané momenty </w:t>
      </w:r>
      <w:r w:rsidR="001B1926">
        <w:rPr>
          <w:lang w:val="sk-SK"/>
        </w:rPr>
        <w:t>zmeraný tepový objem</w:t>
      </w:r>
    </w:p>
    <w:p w14:paraId="2E7EF65E" w14:textId="77777777" w:rsidR="00F722EA" w:rsidRDefault="00F722EA" w:rsidP="00AE046D">
      <w:pPr>
        <w:tabs>
          <w:tab w:val="left" w:pos="7140"/>
        </w:tabs>
        <w:rPr>
          <w:lang w:val="sk-SK"/>
        </w:rPr>
      </w:pPr>
    </w:p>
    <w:p w14:paraId="4639548A" w14:textId="0315BC1C" w:rsidR="001B1926" w:rsidRPr="00FA362E" w:rsidRDefault="001B1926" w:rsidP="00AE046D">
      <w:pPr>
        <w:tabs>
          <w:tab w:val="left" w:pos="7140"/>
        </w:tabs>
        <w:rPr>
          <w:lang w:val="sk-SK"/>
        </w:rPr>
      </w:pPr>
      <w:r w:rsidRPr="00FA362E">
        <w:rPr>
          <w:lang w:val="sk-SK"/>
        </w:rPr>
        <w:t xml:space="preserve">Meranie echokardiografie bolo </w:t>
      </w:r>
      <w:ins w:id="340" w:author="Pavel Jurak" w:date="2018-06-01T11:51:00Z">
        <w:r w:rsidR="00D04260">
          <w:rPr>
            <w:lang w:val="sk-SK"/>
          </w:rPr>
          <w:t>koordinované a</w:t>
        </w:r>
      </w:ins>
      <w:ins w:id="341" w:author="Pavel Jurak" w:date="2018-06-01T14:59:00Z">
        <w:r w:rsidR="003D6135">
          <w:rPr>
            <w:lang w:val="sk-SK"/>
          </w:rPr>
          <w:t> </w:t>
        </w:r>
      </w:ins>
      <w:ins w:id="342" w:author="Pavel Jurak" w:date="2018-06-01T11:51:00Z">
        <w:r w:rsidR="00D04260">
          <w:rPr>
            <w:lang w:val="sk-SK"/>
          </w:rPr>
          <w:t>realizované</w:t>
        </w:r>
      </w:ins>
      <w:ins w:id="343" w:author="Pavel Jurak" w:date="2018-06-01T14:59:00Z">
        <w:r w:rsidR="003D6135">
          <w:rPr>
            <w:lang w:val="sk-SK"/>
          </w:rPr>
          <w:t xml:space="preserve"> týmem z FNUSA, pod vedením </w:t>
        </w:r>
      </w:ins>
      <w:del w:id="344" w:author="Pavel Jurak" w:date="2018-06-01T11:51:00Z">
        <w:r w:rsidRPr="00FA362E" w:rsidDel="00D04260">
          <w:rPr>
            <w:highlight w:val="yellow"/>
            <w:lang w:val="sk-SK"/>
          </w:rPr>
          <w:delText>vykonané</w:delText>
        </w:r>
      </w:del>
      <w:r w:rsidRPr="00FA362E">
        <w:rPr>
          <w:highlight w:val="yellow"/>
          <w:lang w:val="sk-SK"/>
        </w:rPr>
        <w:t xml:space="preserve"> profesorom Meluzínom</w:t>
      </w:r>
      <w:r w:rsidRPr="00FA362E">
        <w:rPr>
          <w:lang w:val="sk-SK"/>
        </w:rPr>
        <w:t xml:space="preserve">, </w:t>
      </w:r>
      <w:del w:id="345" w:author="Pavel Jurak" w:date="2018-06-01T15:00:00Z">
        <w:r w:rsidRPr="00FA362E" w:rsidDel="003D6135">
          <w:rPr>
            <w:lang w:val="sk-SK"/>
          </w:rPr>
          <w:delText xml:space="preserve">ktorý </w:delText>
        </w:r>
        <w:r w:rsidDel="003D6135">
          <w:rPr>
            <w:lang w:val="sk-SK"/>
          </w:rPr>
          <w:delText>sa dlhodobo venuje výskumu v oblasti kardiológie</w:delText>
        </w:r>
      </w:del>
      <w:r w:rsidRPr="00FA362E">
        <w:rPr>
          <w:lang w:val="sk-SK"/>
        </w:rPr>
        <w:t>. Jeho odbornosť garantuje presnosť v nameraných hodnotách SV z echokardiografie.</w:t>
      </w:r>
      <w:r w:rsidR="00FB3EB8">
        <w:rPr>
          <w:lang w:val="sk-SK"/>
        </w:rPr>
        <w:t xml:space="preserve"> </w:t>
      </w:r>
      <w:commentRangeStart w:id="346"/>
      <w:r w:rsidR="00FB3EB8">
        <w:rPr>
          <w:lang w:val="sk-SK"/>
        </w:rPr>
        <w:t>Termodilúčne meranie nebolo v tejto práci spracované.</w:t>
      </w:r>
      <w:commentRangeEnd w:id="346"/>
      <w:r w:rsidR="00D04260">
        <w:rPr>
          <w:rStyle w:val="Odkaznakomentr"/>
        </w:rPr>
        <w:commentReference w:id="346"/>
      </w:r>
    </w:p>
    <w:p w14:paraId="245DC3C7" w14:textId="6A7741F2" w:rsidR="00AE046D" w:rsidRDefault="001B1926" w:rsidP="001B1926">
      <w:pPr>
        <w:pStyle w:val="Nadpis3"/>
        <w:rPr>
          <w:lang w:val="sk-SK"/>
        </w:rPr>
      </w:pPr>
      <w:bookmarkStart w:id="347" w:name="_Toc513981497"/>
      <w:r>
        <w:rPr>
          <w:lang w:val="sk-SK"/>
        </w:rPr>
        <w:t>Protokol</w:t>
      </w:r>
      <w:bookmarkEnd w:id="347"/>
    </w:p>
    <w:p w14:paraId="7C29C9BC" w14:textId="77777777" w:rsidR="001B1926" w:rsidRDefault="001B1926" w:rsidP="001B1926">
      <w:pPr>
        <w:rPr>
          <w:lang w:val="sk-SK"/>
        </w:rPr>
      </w:pPr>
    </w:p>
    <w:p w14:paraId="6E6E4A02" w14:textId="41B69BB5" w:rsidR="001B1926" w:rsidRDefault="001B1926" w:rsidP="001B1926">
      <w:pPr>
        <w:rPr>
          <w:lang w:val="sk-SK"/>
        </w:rPr>
      </w:pPr>
      <w:r w:rsidRPr="00FA362E">
        <w:rPr>
          <w:lang w:val="sk-SK"/>
        </w:rPr>
        <w:t>SV bol spočíta</w:t>
      </w:r>
      <w:r>
        <w:rPr>
          <w:lang w:val="sk-SK"/>
        </w:rPr>
        <w:t>ný kontinuálne</w:t>
      </w:r>
      <w:r w:rsidRPr="00FA362E">
        <w:rPr>
          <w:lang w:val="sk-SK"/>
        </w:rPr>
        <w:t xml:space="preserve"> a to pri týchto podmienkach:</w:t>
      </w:r>
    </w:p>
    <w:p w14:paraId="158049CB" w14:textId="77777777" w:rsidR="001B1926" w:rsidRPr="001B1926" w:rsidRDefault="001B1926" w:rsidP="001B1926">
      <w:pPr>
        <w:rPr>
          <w:lang w:val="sk-SK"/>
        </w:rPr>
      </w:pPr>
    </w:p>
    <w:p w14:paraId="3C2C69A8" w14:textId="77777777" w:rsidR="00AE046D" w:rsidRPr="00FA362E" w:rsidRDefault="00AE046D" w:rsidP="00AE046D">
      <w:pPr>
        <w:pStyle w:val="Odsekzoznamu"/>
        <w:numPr>
          <w:ilvl w:val="0"/>
          <w:numId w:val="16"/>
        </w:numPr>
        <w:tabs>
          <w:tab w:val="left" w:pos="7140"/>
        </w:tabs>
        <w:rPr>
          <w:lang w:val="sk-SK"/>
        </w:rPr>
      </w:pPr>
      <w:r w:rsidRPr="00FA362E">
        <w:rPr>
          <w:lang w:val="sk-SK"/>
        </w:rPr>
        <w:t>pacient nehybne leží na lôžku a má nohy vodorovne</w:t>
      </w:r>
    </w:p>
    <w:p w14:paraId="0EDE2CFF" w14:textId="77777777" w:rsidR="00AE046D" w:rsidRPr="00FA362E" w:rsidRDefault="00AE046D" w:rsidP="00AE046D">
      <w:pPr>
        <w:pStyle w:val="Odsekzoznamu"/>
        <w:numPr>
          <w:ilvl w:val="0"/>
          <w:numId w:val="14"/>
        </w:numPr>
        <w:tabs>
          <w:tab w:val="left" w:pos="7140"/>
        </w:tabs>
        <w:rPr>
          <w:lang w:val="sk-SK"/>
        </w:rPr>
      </w:pPr>
      <w:r w:rsidRPr="00FA362E">
        <w:rPr>
          <w:lang w:val="sk-SK"/>
        </w:rPr>
        <w:t>pacient nehybne leží na lôžku a má zdvihnuté nohy</w:t>
      </w:r>
    </w:p>
    <w:p w14:paraId="7C70F9BE" w14:textId="77777777" w:rsidR="00AE046D" w:rsidRPr="00FA362E" w:rsidRDefault="00AE046D" w:rsidP="00AE046D">
      <w:pPr>
        <w:pStyle w:val="Odsekzoznamu"/>
        <w:numPr>
          <w:ilvl w:val="0"/>
          <w:numId w:val="14"/>
        </w:numPr>
        <w:tabs>
          <w:tab w:val="left" w:pos="7140"/>
        </w:tabs>
        <w:rPr>
          <w:lang w:val="sk-SK"/>
        </w:rPr>
      </w:pPr>
      <w:r w:rsidRPr="00FA362E">
        <w:rPr>
          <w:lang w:val="sk-SK"/>
        </w:rPr>
        <w:t>pacient šľape na horizontálnom rotopede s počiatočnou záťažou 25W ( trvanie záťaže 2 minúty), SV sa meria každých 20 sekúnd</w:t>
      </w:r>
    </w:p>
    <w:p w14:paraId="1529D654" w14:textId="77777777" w:rsidR="00AE046D" w:rsidRPr="00FA362E" w:rsidRDefault="00AE046D" w:rsidP="00AE046D">
      <w:pPr>
        <w:pStyle w:val="Odsekzoznamu"/>
        <w:numPr>
          <w:ilvl w:val="0"/>
          <w:numId w:val="14"/>
        </w:numPr>
        <w:tabs>
          <w:tab w:val="left" w:pos="7140"/>
        </w:tabs>
        <w:rPr>
          <w:lang w:val="sk-SK"/>
        </w:rPr>
      </w:pPr>
      <w:r w:rsidRPr="00FA362E">
        <w:rPr>
          <w:lang w:val="sk-SK"/>
        </w:rPr>
        <w:t xml:space="preserve">záťaž na rotopede sa skokovo zvyšuje na 50W ( trvanie záťaže 2 minúty), SV sa meria každých 20 sekúnd </w:t>
      </w:r>
    </w:p>
    <w:p w14:paraId="01100200" w14:textId="77777777" w:rsidR="00AE046D" w:rsidRPr="00FA362E" w:rsidRDefault="00AE046D" w:rsidP="00AE046D">
      <w:pPr>
        <w:pStyle w:val="Odsekzoznamu"/>
        <w:numPr>
          <w:ilvl w:val="0"/>
          <w:numId w:val="14"/>
        </w:numPr>
        <w:tabs>
          <w:tab w:val="left" w:pos="7140"/>
        </w:tabs>
        <w:rPr>
          <w:lang w:val="sk-SK"/>
        </w:rPr>
      </w:pPr>
      <w:r w:rsidRPr="00FA362E">
        <w:rPr>
          <w:lang w:val="sk-SK"/>
        </w:rPr>
        <w:lastRenderedPageBreak/>
        <w:t xml:space="preserve">po ukončení záťaže pacient opäť odpočíva na lôžku, </w:t>
      </w:r>
      <w:commentRangeStart w:id="348"/>
      <w:r w:rsidRPr="00FA362E">
        <w:rPr>
          <w:lang w:val="sk-SK"/>
        </w:rPr>
        <w:t>SV sa počíta každú minútu</w:t>
      </w:r>
      <w:commentRangeEnd w:id="348"/>
      <w:r w:rsidRPr="00FA362E">
        <w:rPr>
          <w:rStyle w:val="Odkaznakomentr"/>
          <w:lang w:val="sk-SK"/>
        </w:rPr>
        <w:commentReference w:id="348"/>
      </w:r>
      <w:r w:rsidRPr="00FA362E">
        <w:rPr>
          <w:lang w:val="sk-SK"/>
        </w:rPr>
        <w:t xml:space="preserve"> (celkovo 7 minút)</w:t>
      </w:r>
    </w:p>
    <w:p w14:paraId="05483BC0" w14:textId="77777777" w:rsidR="00AE046D" w:rsidRDefault="00AE046D" w:rsidP="00CE547F">
      <w:pPr>
        <w:rPr>
          <w:lang w:val="sk-SK"/>
        </w:rPr>
      </w:pPr>
    </w:p>
    <w:p w14:paraId="2FD685D6" w14:textId="471BE05B" w:rsidR="00AE046D" w:rsidRPr="00FA362E" w:rsidRDefault="00EE6ED3" w:rsidP="00CE547F">
      <w:pPr>
        <w:rPr>
          <w:lang w:val="sk-SK"/>
        </w:rPr>
      </w:pPr>
      <w:r>
        <w:rPr>
          <w:lang w:val="sk-SK"/>
        </w:rPr>
        <w:t xml:space="preserve">Na konci každej z týchto fáz bolo výkonané meranie SV </w:t>
      </w:r>
      <w:commentRangeStart w:id="349"/>
      <w:r>
        <w:rPr>
          <w:lang w:val="sk-SK"/>
        </w:rPr>
        <w:t>echokardiografiou</w:t>
      </w:r>
      <w:commentRangeEnd w:id="349"/>
      <w:r w:rsidR="00446E2E">
        <w:rPr>
          <w:rStyle w:val="Odkaznakomentr"/>
        </w:rPr>
        <w:commentReference w:id="349"/>
      </w:r>
      <w:r>
        <w:rPr>
          <w:lang w:val="sk-SK"/>
        </w:rPr>
        <w:t>.</w:t>
      </w:r>
      <w:ins w:id="350" w:author="Pavel Jurak" w:date="2018-06-01T11:53:00Z">
        <w:r w:rsidR="00446E2E">
          <w:rPr>
            <w:lang w:val="sk-SK"/>
          </w:rPr>
          <w:t xml:space="preserve"> </w:t>
        </w:r>
      </w:ins>
    </w:p>
    <w:p w14:paraId="5AC2421B" w14:textId="77777777" w:rsidR="00EE6ED3" w:rsidRDefault="00EE6ED3" w:rsidP="00EE6ED3">
      <w:pPr>
        <w:pStyle w:val="Nadpis2"/>
        <w:numPr>
          <w:ilvl w:val="0"/>
          <w:numId w:val="0"/>
        </w:numPr>
        <w:ind w:left="850"/>
        <w:rPr>
          <w:lang w:val="sk-SK"/>
        </w:rPr>
      </w:pPr>
      <w:bookmarkStart w:id="351" w:name="_Toc510268159"/>
    </w:p>
    <w:p w14:paraId="179525E8" w14:textId="446760EF" w:rsidR="00CE547F" w:rsidRPr="00FA362E" w:rsidRDefault="00CE547F" w:rsidP="00EE6ED3">
      <w:pPr>
        <w:pStyle w:val="Nadpis2"/>
        <w:numPr>
          <w:ilvl w:val="0"/>
          <w:numId w:val="0"/>
        </w:numPr>
        <w:ind w:left="850"/>
        <w:rPr>
          <w:lang w:val="sk-SK"/>
        </w:rPr>
      </w:pPr>
      <w:bookmarkStart w:id="352" w:name="_Toc513981498"/>
      <w:del w:id="353" w:author="Pavel Jurak" w:date="2018-06-01T12:35:00Z">
        <w:r w:rsidRPr="00FA362E" w:rsidDel="002B0005">
          <w:rPr>
            <w:lang w:val="sk-SK"/>
          </w:rPr>
          <w:delText xml:space="preserve">Nová metóda na </w:delText>
        </w:r>
      </w:del>
      <w:ins w:id="354" w:author="Pavel Jurak" w:date="2018-06-01T12:35:00Z">
        <w:r w:rsidR="002B0005">
          <w:rPr>
            <w:lang w:val="sk-SK"/>
          </w:rPr>
          <w:t>V</w:t>
        </w:r>
      </w:ins>
      <w:del w:id="355" w:author="Pavel Jurak" w:date="2018-06-01T12:35:00Z">
        <w:r w:rsidRPr="00FA362E" w:rsidDel="002B0005">
          <w:rPr>
            <w:lang w:val="sk-SK"/>
          </w:rPr>
          <w:delText>v</w:delText>
        </w:r>
      </w:del>
      <w:r w:rsidRPr="00FA362E">
        <w:rPr>
          <w:lang w:val="sk-SK"/>
        </w:rPr>
        <w:t xml:space="preserve">ýpočet srdečného výdaja z impedancie </w:t>
      </w:r>
      <w:commentRangeStart w:id="356"/>
      <w:commentRangeStart w:id="357"/>
      <w:r w:rsidRPr="00FA362E">
        <w:rPr>
          <w:lang w:val="sk-SK"/>
        </w:rPr>
        <w:t>krku</w:t>
      </w:r>
      <w:bookmarkEnd w:id="351"/>
      <w:commentRangeEnd w:id="356"/>
      <w:r w:rsidRPr="00FA362E">
        <w:rPr>
          <w:rStyle w:val="Odkaznakomentr"/>
          <w:b w:val="0"/>
          <w:bCs w:val="0"/>
          <w:lang w:val="sk-SK"/>
        </w:rPr>
        <w:commentReference w:id="356"/>
      </w:r>
      <w:commentRangeEnd w:id="357"/>
      <w:r w:rsidRPr="00FA362E">
        <w:rPr>
          <w:rStyle w:val="Odkaznakomentr"/>
          <w:b w:val="0"/>
          <w:bCs w:val="0"/>
          <w:lang w:val="sk-SK"/>
        </w:rPr>
        <w:commentReference w:id="357"/>
      </w:r>
      <w:bookmarkEnd w:id="352"/>
    </w:p>
    <w:p w14:paraId="4FDBFD23" w14:textId="77777777" w:rsidR="00CE547F" w:rsidRPr="00FA362E" w:rsidRDefault="00CE547F" w:rsidP="00CE547F">
      <w:pPr>
        <w:rPr>
          <w:lang w:val="sk-SK"/>
        </w:rPr>
      </w:pPr>
    </w:p>
    <w:p w14:paraId="458B08F9" w14:textId="269B1DAC" w:rsidR="00CE547F" w:rsidRPr="00FA362E" w:rsidRDefault="00CE547F" w:rsidP="00CE547F">
      <w:pPr>
        <w:rPr>
          <w:lang w:val="sk-SK"/>
        </w:rPr>
      </w:pPr>
      <w:r w:rsidRPr="00FA362E">
        <w:rPr>
          <w:lang w:val="sk-SK"/>
        </w:rPr>
        <w:t xml:space="preserve">Na meranie srdečného výdaja sa tradične používa impedancia hrudníka </w:t>
      </w:r>
      <w:r w:rsidRPr="00FA362E">
        <w:rPr>
          <w:lang w:val="sk-SK"/>
        </w:rPr>
        <w:fldChar w:fldCharType="begin"/>
      </w:r>
      <w:r w:rsidRPr="00FA362E">
        <w:rPr>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A362E">
        <w:rPr>
          <w:lang w:val="sk-SK"/>
        </w:rPr>
        <w:fldChar w:fldCharType="separate"/>
      </w:r>
      <w:r w:rsidRPr="00FA362E">
        <w:rPr>
          <w:noProof/>
          <w:lang w:val="sk-SK"/>
        </w:rPr>
        <w:t>[3]</w:t>
      </w:r>
      <w:r w:rsidRPr="00FA362E">
        <w:rPr>
          <w:lang w:val="sk-SK"/>
        </w:rPr>
        <w:fldChar w:fldCharType="end"/>
      </w:r>
      <w:r w:rsidRPr="00FA362E">
        <w:rPr>
          <w:lang w:val="sk-SK"/>
        </w:rPr>
        <w:t xml:space="preserve">. Meranie srdečného výdaja pomocou impedance hrudníka je však ovplyvnené mimo iných aj dýchaním, žilným návratom, aktivitou dýchacích svalov ale aj zmenou geometrie hrudníka. Predstavená bola už aj nová metóda, ktorá používa na odhad srdečného výdaja impedanciu ruky </w:t>
      </w:r>
      <w:r w:rsidRPr="00FA362E">
        <w:rPr>
          <w:lang w:val="sk-SK"/>
        </w:rPr>
        <w:fldChar w:fldCharType="begin">
          <w:fldData xml:space="preserve">PEVuZE5vdGU+PENpdGU+PEF1dGhvcj5CZXJuc3RlaW48L0F1dGhvcj48WWVhcj4yMDE1PC9ZZWFy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</w:fldData>
        </w:fldChar>
      </w:r>
      <w:r w:rsidR="004B0F7D">
        <w:rPr>
          <w:lang w:val="sk-SK"/>
        </w:rPr>
        <w:instrText xml:space="preserve"> ADDIN EN.CITE </w:instrText>
      </w:r>
      <w:r w:rsidR="004B0F7D">
        <w:rPr>
          <w:lang w:val="sk-SK"/>
        </w:rPr>
        <w:fldChar w:fldCharType="begin">
          <w:fldData xml:space="preserve">PEVuZE5vdGU+PENpdGU+PEF1dGhvcj5CZXJuc3RlaW48L0F1dGhvcj48WWVhcj4yMDE1PC9ZZWFy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</w:fldData>
        </w:fldChar>
      </w:r>
      <w:r w:rsidR="004B0F7D">
        <w:rPr>
          <w:lang w:val="sk-SK"/>
        </w:rPr>
        <w:instrText xml:space="preserve"> ADDIN EN.CITE.DATA </w:instrText>
      </w:r>
      <w:r w:rsidR="004B0F7D">
        <w:rPr>
          <w:lang w:val="sk-SK"/>
        </w:rPr>
      </w:r>
      <w:r w:rsidR="004B0F7D">
        <w:rPr>
          <w:lang w:val="sk-SK"/>
        </w:rPr>
        <w:fldChar w:fldCharType="end"/>
      </w:r>
      <w:r w:rsidRPr="00FA362E">
        <w:rPr>
          <w:lang w:val="sk-SK"/>
        </w:rPr>
        <w:fldChar w:fldCharType="separate"/>
      </w:r>
      <w:r w:rsidR="004B0F7D">
        <w:rPr>
          <w:noProof/>
          <w:lang w:val="sk-SK"/>
        </w:rPr>
        <w:t>[51]</w:t>
      </w:r>
      <w:r w:rsidRPr="00FA362E">
        <w:rPr>
          <w:lang w:val="sk-SK"/>
        </w:rPr>
        <w:fldChar w:fldCharType="end"/>
      </w:r>
      <w:r w:rsidRPr="00FA362E">
        <w:rPr>
          <w:lang w:val="sk-SK"/>
        </w:rPr>
        <w:t xml:space="preserve">. Vychádza z predpokladu, že impedancia ruky nieje ovplyvňená plnením pľuc vzduchom a zmenou geometrie ruky počas dýchania. Bolo ukázané že meranie SV a CO pomocou impedancie ruky je porovnateľné s meraním SV a CO pomocou MRI </w:t>
      </w:r>
      <w:r w:rsidRPr="00FA362E">
        <w:rPr>
          <w:lang w:val="sk-SK"/>
        </w:rPr>
        <w:fldChar w:fldCharType="begin">
          <w:fldData xml:space="preserve">PEVuZE5vdGU+PENpdGU+PEF1dGhvcj5CZXJuc3RlaW48L0F1dGhvcj48WWVhcj4yMDE1PC9ZZWFy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</w:fldData>
        </w:fldChar>
      </w:r>
      <w:r w:rsidR="004B0F7D">
        <w:rPr>
          <w:lang w:val="sk-SK"/>
        </w:rPr>
        <w:instrText xml:space="preserve"> ADDIN EN.CITE </w:instrText>
      </w:r>
      <w:r w:rsidR="004B0F7D">
        <w:rPr>
          <w:lang w:val="sk-SK"/>
        </w:rPr>
        <w:fldChar w:fldCharType="begin">
          <w:fldData xml:space="preserve">PEVuZE5vdGU+PENpdGU+PEF1dGhvcj5CZXJuc3RlaW48L0F1dGhvcj48WWVhcj4yMDE1PC9ZZWFy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</w:fldData>
        </w:fldChar>
      </w:r>
      <w:r w:rsidR="004B0F7D">
        <w:rPr>
          <w:lang w:val="sk-SK"/>
        </w:rPr>
        <w:instrText xml:space="preserve"> ADDIN EN.CITE.DATA </w:instrText>
      </w:r>
      <w:r w:rsidR="004B0F7D">
        <w:rPr>
          <w:lang w:val="sk-SK"/>
        </w:rPr>
      </w:r>
      <w:r w:rsidR="004B0F7D">
        <w:rPr>
          <w:lang w:val="sk-SK"/>
        </w:rPr>
        <w:fldChar w:fldCharType="end"/>
      </w:r>
      <w:r w:rsidRPr="00FA362E">
        <w:rPr>
          <w:lang w:val="sk-SK"/>
        </w:rPr>
        <w:fldChar w:fldCharType="separate"/>
      </w:r>
      <w:r w:rsidR="004B0F7D">
        <w:rPr>
          <w:noProof/>
          <w:lang w:val="sk-SK"/>
        </w:rPr>
        <w:t>[51]</w:t>
      </w:r>
      <w:r w:rsidRPr="00FA362E">
        <w:rPr>
          <w:lang w:val="sk-SK"/>
        </w:rPr>
        <w:fldChar w:fldCharType="end"/>
      </w:r>
      <w:r w:rsidRPr="00FA362E">
        <w:rPr>
          <w:lang w:val="sk-SK"/>
        </w:rPr>
        <w:t xml:space="preserve">. Pri štatistickom spracovaní bioimpedančných parametrov </w:t>
      </w:r>
      <w:r w:rsidRPr="00FA362E">
        <w:rPr>
          <w:highlight w:val="yellow"/>
          <w:lang w:val="sk-SK"/>
        </w:rPr>
        <w:t xml:space="preserve">sme </w:t>
      </w:r>
      <w:r w:rsidR="005328F0">
        <w:rPr>
          <w:lang w:val="sk-SK"/>
        </w:rPr>
        <w:t>zistili</w:t>
      </w:r>
      <w:r w:rsidRPr="00FA362E">
        <w:rPr>
          <w:lang w:val="sk-SK"/>
        </w:rPr>
        <w:t>, že bioimpedančné parametre na rôznych miestach tela vykazujú podobné chovanie. Dosahujú podobných hodnôt, podobného rozptylu hodnôt počas merania, ale aj podobne reagujú na excitáciu kardiovaskulárneho systému dýchaním. Pre meranie SV</w:t>
      </w:r>
      <w:r w:rsidR="005328F0">
        <w:rPr>
          <w:lang w:val="sk-SK"/>
        </w:rPr>
        <w:t xml:space="preserve"> pomocou impedancie</w:t>
      </w:r>
      <w:r w:rsidRPr="00FA362E">
        <w:rPr>
          <w:lang w:val="sk-SK"/>
        </w:rPr>
        <w:t xml:space="preserve"> </w:t>
      </w:r>
      <w:r w:rsidRPr="00FA362E">
        <w:rPr>
          <w:highlight w:val="yellow"/>
          <w:lang w:val="sk-SK"/>
        </w:rPr>
        <w:t>sme si vybrali</w:t>
      </w:r>
      <w:r w:rsidRPr="00FA362E">
        <w:rPr>
          <w:lang w:val="sk-SK"/>
        </w:rPr>
        <w:t xml:space="preserve"> impedanciu krku</w:t>
      </w:r>
      <w:r w:rsidR="005328F0">
        <w:rPr>
          <w:lang w:val="sk-SK"/>
        </w:rPr>
        <w:t xml:space="preserve">, pretože </w:t>
      </w:r>
      <w:r w:rsidRPr="00FA362E">
        <w:rPr>
          <w:lang w:val="sk-SK"/>
        </w:rPr>
        <w:t xml:space="preserve">nie je ovplyvnená zmenami v dôsledku dýchania. Zmeny impedancie v priebehu srdečného cyklu by mali byť spôsobené výhradne prúdením krvi. Takisto pripojenie elektród na krk bude pre vyšetrovanú osobu pohodlnejšie ako lepenie elektród na hrudník. Impedančný parameter toku krvi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Pr="00FA362E">
        <w:rPr>
          <w:lang w:val="sk-SK"/>
        </w:rPr>
        <w:t xml:space="preserve"> z nového Bernstainoveho modelu pre výpočet SV z impedancie dosahuje pre hrudník (kanál 3) priemernú hodnotu 0.28 </w:t>
      </w:r>
      <m:oMath>
        <m:sSup>
          <m:sSupPr>
            <m:ctrlPr>
              <w:rPr>
                <w:rFonts w:ascii="Cambria Math" w:hAnsi="Cambria Math"/>
                <w:i/>
                <w:lang w:val="sk-SK"/>
              </w:rPr>
            </m:ctrlPr>
          </m:sSupPr>
          <m:e>
            <m:r>
              <w:rPr>
                <w:rFonts w:ascii="Cambria Math" w:hAnsi="Cambria Math"/>
                <w:lang w:val="sk-SK"/>
              </w:rPr>
              <m:t>s</m:t>
            </m:r>
          </m:e>
          <m:sup>
            <m:r>
              <w:rPr>
                <w:rFonts w:ascii="Cambria Math" w:hAnsi="Cambria Math"/>
                <w:lang w:val="sk-SK"/>
              </w:rPr>
              <m:t>-1</m:t>
            </m:r>
          </m:sup>
        </m:sSup>
        <m:r>
          <w:rPr>
            <w:rFonts w:ascii="Cambria Math" w:hAnsi="Cambria Math"/>
            <w:lang w:val="sk-SK"/>
          </w:rPr>
          <m:t xml:space="preserve"> </m:t>
        </m:r>
      </m:oMath>
      <w:r w:rsidRPr="00FA362E">
        <w:rPr>
          <w:lang w:val="sk-SK"/>
        </w:rPr>
        <w:t xml:space="preserve">ako uvádza </w:t>
      </w:r>
      <w:r w:rsidR="005328F0">
        <w:rPr>
          <w:lang w:val="sk-SK"/>
        </w:rPr>
        <w:fldChar w:fldCharType="begin"/>
      </w:r>
      <w:r w:rsidR="005328F0">
        <w:rPr>
          <w:lang w:val="sk-SK"/>
        </w:rPr>
        <w:instrText xml:space="preserve"> REF _Ref513894977 \h </w:instrText>
      </w:r>
      <w:r w:rsidR="005328F0">
        <w:rPr>
          <w:lang w:val="sk-SK"/>
        </w:rPr>
      </w:r>
      <w:r w:rsidR="005328F0">
        <w:rPr>
          <w:lang w:val="sk-SK"/>
        </w:rPr>
        <w:fldChar w:fldCharType="separate"/>
      </w:r>
      <w:r w:rsidR="00B85020">
        <w:t xml:space="preserve">Tabuľka </w:t>
      </w:r>
      <w:r w:rsidR="00B85020">
        <w:rPr>
          <w:noProof/>
        </w:rPr>
        <w:t>8</w:t>
      </w:r>
      <w:r w:rsidR="005328F0">
        <w:rPr>
          <w:lang w:val="sk-SK"/>
        </w:rPr>
        <w:fldChar w:fldCharType="end"/>
      </w:r>
      <w:r w:rsidRPr="00FA362E">
        <w:rPr>
          <w:lang w:val="sk-SK"/>
        </w:rPr>
        <w:t>. Podľa rovnice (</w:t>
      </w:r>
      <w:r w:rsidRPr="00FA362E">
        <w:rPr>
          <w:lang w:val="sk-SK"/>
        </w:rPr>
        <w:fldChar w:fldCharType="begin"/>
      </w:r>
      <w:r w:rsidRPr="00FA362E">
        <w:rPr>
          <w:lang w:val="sk-SK"/>
        </w:rPr>
        <w:instrText xml:space="preserve"> REF Berstain_model_3 \h </w:instrText>
      </w:r>
      <w:r w:rsidRPr="00FA362E">
        <w:rPr>
          <w:lang w:val="sk-SK"/>
        </w:rPr>
      </w:r>
      <w:r w:rsidRPr="00FA362E">
        <w:rPr>
          <w:lang w:val="sk-SK"/>
        </w:rPr>
        <w:fldChar w:fldCharType="separate"/>
      </w:r>
      <w:r w:rsidR="00B85020">
        <w:rPr>
          <w:noProof/>
          <w:color w:val="000000"/>
          <w:lang w:val="sk-SK"/>
        </w:rPr>
        <w:t>37</w:t>
      </w:r>
      <w:r w:rsidRPr="00FA362E">
        <w:rPr>
          <w:lang w:val="sk-SK"/>
        </w:rPr>
        <w:fldChar w:fldCharType="end"/>
      </w:r>
      <w:r w:rsidRPr="00FA362E">
        <w:rPr>
          <w:lang w:val="sk-SK"/>
        </w:rPr>
        <w:t xml:space="preserve">) pre Bernstainov model táto priemerná hodnota parametra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Pr="00FA362E">
        <w:rPr>
          <w:lang w:val="sk-SK"/>
        </w:rPr>
        <w:t xml:space="preserve"> spolu s priemernou dĺžku LVET intervalu 320ms pre osobu vážiacu 75kg určuje priemernú hodnotu srdečného výdaju 117,6 ml. Táto hodnota je vyššia ako priemerná hodnota SV uvádzaná v literatúre pre zdravú osobu bez fyzickej aktivity, ktorá by mala byť 60-100ml </w:t>
      </w:r>
      <w:r w:rsidRPr="00FA362E">
        <w:rPr>
          <w:lang w:val="sk-SK"/>
        </w:rPr>
        <w:lastRenderedPageBreak/>
        <w:fldChar w:fldCharType="begin"/>
      </w:r>
      <w:r w:rsidR="004B0F7D">
        <w:rPr>
          <w:lang w:val="sk-SK"/>
        </w:rPr>
        <w:instrText xml:space="preserve"> ADDIN EN.CITE &lt;EndNote&gt;&lt;Cite&gt;&lt;Author&gt;Hall&lt;/Author&gt;&lt;Year&gt;2011&lt;/Year&gt;&lt;IDText&gt;Guyton and Hall textbook of medical physiology&lt;/IDText&gt;&lt;DisplayText&gt;[73]&lt;/DisplayText&gt;&lt;record&gt;&lt;isbn&gt;9781416045748 1416045740 9780808924005 0808924001&lt;/isbn&gt;&lt;titles&gt;&lt;title&gt;Guyton and Hall textbook of medical physiology&lt;/title&gt;&lt;/titles&gt;&lt;contributors&gt;&lt;authors&gt;&lt;author&gt;Hall, John E.&lt;/author&gt;&lt;author&gt;Guyton, Arthur C.&lt;/author&gt;&lt;/authors&gt;&lt;/contributors&gt;&lt;added-date format="utc"&gt;1521994743&lt;/added-date&gt;&lt;ref-type name="Book"&gt;6&lt;/ref-type&gt;&lt;dates&gt;&lt;year&gt;2011&lt;/year&gt;&lt;/dates&gt;&lt;rec-number&gt;64&lt;/rec-number&gt;&lt;last-updated-date format="utc"&gt;1521994743&lt;/last-updated-date&gt;&lt;accession-num&gt;434319356&lt;/accession-num&gt;&lt;/record&gt;&lt;/Cite&gt;&lt;/EndNote&gt;</w:instrText>
      </w:r>
      <w:r w:rsidRPr="00FA362E">
        <w:rPr>
          <w:lang w:val="sk-SK"/>
        </w:rPr>
        <w:fldChar w:fldCharType="separate"/>
      </w:r>
      <w:r w:rsidR="004B0F7D">
        <w:rPr>
          <w:noProof/>
          <w:lang w:val="sk-SK"/>
        </w:rPr>
        <w:t>[73]</w:t>
      </w:r>
      <w:r w:rsidRPr="00FA362E">
        <w:rPr>
          <w:lang w:val="sk-SK"/>
        </w:rPr>
        <w:fldChar w:fldCharType="end"/>
      </w:r>
      <w:r w:rsidRPr="00FA362E">
        <w:rPr>
          <w:lang w:val="sk-SK"/>
        </w:rPr>
        <w:t xml:space="preserve">. Hodnota parametra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Pr="00FA362E">
        <w:rPr>
          <w:lang w:val="sk-SK"/>
        </w:rPr>
        <w:t xml:space="preserve"> pre krk (kanál 1) dosahuje priemernú hodnotu 0,18. Výpočet SV z rovnice (</w:t>
      </w:r>
      <w:r w:rsidRPr="00FA362E">
        <w:rPr>
          <w:lang w:val="sk-SK"/>
        </w:rPr>
        <w:fldChar w:fldCharType="begin"/>
      </w:r>
      <w:r w:rsidRPr="00FA362E">
        <w:rPr>
          <w:lang w:val="sk-SK"/>
        </w:rPr>
        <w:instrText xml:space="preserve"> REF Berstain_model_3 \h </w:instrText>
      </w:r>
      <w:r w:rsidRPr="00FA362E">
        <w:rPr>
          <w:lang w:val="sk-SK"/>
        </w:rPr>
      </w:r>
      <w:r w:rsidRPr="00FA362E">
        <w:rPr>
          <w:lang w:val="sk-SK"/>
        </w:rPr>
        <w:fldChar w:fldCharType="separate"/>
      </w:r>
      <w:r w:rsidR="00B85020">
        <w:rPr>
          <w:noProof/>
          <w:color w:val="000000"/>
          <w:lang w:val="sk-SK"/>
        </w:rPr>
        <w:t>37</w:t>
      </w:r>
      <w:r w:rsidRPr="00FA362E">
        <w:rPr>
          <w:lang w:val="sk-SK"/>
        </w:rPr>
        <w:fldChar w:fldCharType="end"/>
      </w:r>
      <w:r w:rsidRPr="00FA362E">
        <w:rPr>
          <w:lang w:val="sk-SK"/>
        </w:rPr>
        <w:t xml:space="preserve">) takisto pre osobu vážiacu 75kg a priemernú hodnotu LVET intervalu 320ms udáva hodnotu 75ml. Táto hodnota je vo fyziologickom intervaly udávanom v literatúre </w:t>
      </w:r>
      <w:r w:rsidRPr="00FA362E">
        <w:rPr>
          <w:lang w:val="sk-SK"/>
        </w:rPr>
        <w:fldChar w:fldCharType="begin"/>
      </w:r>
      <w:r w:rsidR="004B0F7D">
        <w:rPr>
          <w:lang w:val="sk-SK"/>
        </w:rPr>
        <w:instrText xml:space="preserve"> ADDIN EN.CITE &lt;EndNote&gt;&lt;Cite&gt;&lt;Author&gt;Hall&lt;/Author&gt;&lt;Year&gt;2011&lt;/Year&gt;&lt;IDText&gt;Guyton and Hall textbook of medical physiology&lt;/IDText&gt;&lt;DisplayText&gt;[73]&lt;/DisplayText&gt;&lt;record&gt;&lt;isbn&gt;9781416045748 1416045740 9780808924005 0808924001&lt;/isbn&gt;&lt;titles&gt;&lt;title&gt;Guyton and Hall textbook of medical physiology&lt;/title&gt;&lt;/titles&gt;&lt;contributors&gt;&lt;authors&gt;&lt;author&gt;Hall, John E.&lt;/author&gt;&lt;author&gt;Guyton, Arthur C.&lt;/author&gt;&lt;/authors&gt;&lt;/contributors&gt;&lt;added-date format="utc"&gt;1521994743&lt;/added-date&gt;&lt;ref-type name="Book"&gt;6&lt;/ref-type&gt;&lt;dates&gt;&lt;year&gt;2011&lt;/year&gt;&lt;/dates&gt;&lt;rec-number&gt;64&lt;/rec-number&gt;&lt;last-updated-date format="utc"&gt;1521994743&lt;/last-updated-date&gt;&lt;accession-num&gt;434319356&lt;/accession-num&gt;&lt;/record&gt;&lt;/Cite&gt;&lt;/EndNote&gt;</w:instrText>
      </w:r>
      <w:r w:rsidRPr="00FA362E">
        <w:rPr>
          <w:lang w:val="sk-SK"/>
        </w:rPr>
        <w:fldChar w:fldCharType="separate"/>
      </w:r>
      <w:r w:rsidR="004B0F7D">
        <w:rPr>
          <w:noProof/>
          <w:lang w:val="sk-SK"/>
        </w:rPr>
        <w:t>[73]</w:t>
      </w:r>
      <w:r w:rsidRPr="00FA362E">
        <w:rPr>
          <w:lang w:val="sk-SK"/>
        </w:rPr>
        <w:fldChar w:fldCharType="end"/>
      </w:r>
      <w:r w:rsidRPr="00FA362E">
        <w:rPr>
          <w:lang w:val="sk-SK"/>
        </w:rPr>
        <w:t>. Navrhnutú novú metódu na stanovenie SV z bioimpedancie z impedancie krku sme porovnali s meraním SV pomocou echokardiografie.</w:t>
      </w:r>
    </w:p>
    <w:p w14:paraId="2D64162A" w14:textId="77777777" w:rsidR="00CE547F" w:rsidRPr="00FA362E" w:rsidRDefault="00CE547F" w:rsidP="00CE547F">
      <w:pPr>
        <w:rPr>
          <w:lang w:val="sk-SK"/>
        </w:rPr>
      </w:pPr>
    </w:p>
    <w:p w14:paraId="73B30580" w14:textId="77777777" w:rsidR="00CE547F" w:rsidRPr="00FA362E" w:rsidRDefault="00CE547F" w:rsidP="00CE547F">
      <w:pPr>
        <w:pStyle w:val="Nadpis3"/>
        <w:rPr>
          <w:lang w:val="sk-SK"/>
        </w:rPr>
      </w:pPr>
      <w:bookmarkStart w:id="358" w:name="_Toc510268161"/>
      <w:bookmarkStart w:id="359" w:name="_Toc513981499"/>
      <w:r w:rsidRPr="00FA362E">
        <w:rPr>
          <w:lang w:val="sk-SK"/>
        </w:rPr>
        <w:t>Štatistické vyhodnotenie simultánneho merania</w:t>
      </w:r>
      <w:bookmarkEnd w:id="358"/>
      <w:bookmarkEnd w:id="359"/>
    </w:p>
    <w:p w14:paraId="696EE50A" w14:textId="77777777" w:rsidR="00EE6ED3" w:rsidRDefault="00EE6ED3" w:rsidP="00CE547F">
      <w:pPr>
        <w:rPr>
          <w:lang w:val="sk-SK"/>
        </w:rPr>
      </w:pPr>
    </w:p>
    <w:p w14:paraId="2C4D0A11" w14:textId="77777777" w:rsidR="00EE6ED3" w:rsidRDefault="001B1926" w:rsidP="00CE547F">
      <w:pPr>
        <w:rPr>
          <w:lang w:val="sk-SK"/>
        </w:rPr>
      </w:pPr>
      <w:r>
        <w:rPr>
          <w:lang w:val="sk-SK"/>
        </w:rPr>
        <w:t xml:space="preserve">Pre štatistické spracovanie boli </w:t>
      </w:r>
      <w:r w:rsidR="00EE6ED3">
        <w:rPr>
          <w:lang w:val="sk-SK"/>
        </w:rPr>
        <w:t>vybrané fázy merania:</w:t>
      </w:r>
    </w:p>
    <w:p w14:paraId="7B6F98D2" w14:textId="0346BAC3" w:rsidR="00EE6ED3" w:rsidRDefault="00EE6ED3" w:rsidP="00EE6ED3">
      <w:pPr>
        <w:pStyle w:val="Odsekzoznamu"/>
        <w:numPr>
          <w:ilvl w:val="0"/>
          <w:numId w:val="40"/>
        </w:numPr>
        <w:rPr>
          <w:lang w:val="sk-SK"/>
        </w:rPr>
      </w:pPr>
      <w:r w:rsidRPr="00EE6ED3">
        <w:rPr>
          <w:lang w:val="sk-SK"/>
        </w:rPr>
        <w:t>pacient nehybne leží na lôžku a má nohy vodorovne</w:t>
      </w:r>
    </w:p>
    <w:p w14:paraId="1DB4E0EF" w14:textId="77777777" w:rsidR="00EE6ED3" w:rsidRPr="00446E2E" w:rsidRDefault="00EE6ED3" w:rsidP="00EE6ED3">
      <w:pPr>
        <w:pStyle w:val="Odsekzoznamu"/>
        <w:numPr>
          <w:ilvl w:val="0"/>
          <w:numId w:val="40"/>
        </w:numPr>
        <w:rPr>
          <w:highlight w:val="yellow"/>
          <w:lang w:val="sk-SK"/>
          <w:rPrChange w:id="360" w:author="Pavel Jurak" w:date="2018-06-01T12:00:00Z">
            <w:rPr>
              <w:lang w:val="sk-SK"/>
            </w:rPr>
          </w:rPrChange>
        </w:rPr>
      </w:pPr>
      <w:r w:rsidRPr="00EE6ED3">
        <w:rPr>
          <w:lang w:val="sk-SK"/>
        </w:rPr>
        <w:t xml:space="preserve">pacient šlapal vo vodorovnej polohe na rotopede so záťažou 25W. </w:t>
      </w:r>
      <w:r w:rsidRPr="00446E2E">
        <w:rPr>
          <w:highlight w:val="yellow"/>
          <w:lang w:val="sk-SK"/>
          <w:rPrChange w:id="361" w:author="Pavel Jurak" w:date="2018-06-01T12:00:00Z">
            <w:rPr>
              <w:lang w:val="sk-SK"/>
            </w:rPr>
          </w:rPrChange>
        </w:rPr>
        <w:t>Po 120s šlapania bolo vykonané druhé meranie.</w:t>
      </w:r>
    </w:p>
    <w:p w14:paraId="3684D86F" w14:textId="77777777" w:rsidR="00EE6ED3" w:rsidRPr="00EE6ED3" w:rsidRDefault="00EE6ED3" w:rsidP="00EE6ED3">
      <w:pPr>
        <w:pStyle w:val="Odsekzoznamu"/>
        <w:ind w:left="720"/>
        <w:rPr>
          <w:lang w:val="sk-SK"/>
        </w:rPr>
      </w:pPr>
    </w:p>
    <w:p w14:paraId="1286F88C" w14:textId="0BBC388F" w:rsidR="0064086A" w:rsidRDefault="00EE6ED3" w:rsidP="00CE547F">
      <w:pPr>
        <w:rPr>
          <w:lang w:val="sk-SK"/>
        </w:rPr>
      </w:pPr>
      <w:r w:rsidRPr="00FA362E">
        <w:rPr>
          <w:lang w:val="sk-SK"/>
        </w:rPr>
        <w:t xml:space="preserve"> </w:t>
      </w:r>
      <w:r>
        <w:rPr>
          <w:lang w:val="sk-SK"/>
        </w:rPr>
        <w:t>Zvyšné fázy merania boli z tejto analýzy vylúčen</w:t>
      </w:r>
      <w:r w:rsidR="0064086A">
        <w:rPr>
          <w:lang w:val="sk-SK"/>
        </w:rPr>
        <w:t>é pre nízku kvalitu signálu impedancie krku. Pri štatistickom spracovaní dát bo</w:t>
      </w:r>
      <w:ins w:id="362" w:author="Pavel Jurak" w:date="2018-06-01T11:55:00Z">
        <w:r w:rsidR="00446E2E">
          <w:rPr>
            <w:lang w:val="sk-SK"/>
          </w:rPr>
          <w:t>l</w:t>
        </w:r>
      </w:ins>
      <w:r w:rsidR="0064086A">
        <w:rPr>
          <w:lang w:val="sk-SK"/>
        </w:rPr>
        <w:t xml:space="preserve"> spočítaný </w:t>
      </w:r>
      <w:r w:rsidR="00CE547F" w:rsidRPr="00FA362E">
        <w:rPr>
          <w:lang w:val="sk-SK"/>
        </w:rPr>
        <w:t>Personov korelačný koeficient pre simultánne meranie SV echkardiografiou a bioimpedanciou z krku (kanál 1)</w:t>
      </w:r>
      <w:r w:rsidR="0064086A">
        <w:rPr>
          <w:lang w:val="sk-SK"/>
        </w:rPr>
        <w:t>.:</w:t>
      </w:r>
    </w:p>
    <w:p w14:paraId="2F0CA4FC" w14:textId="77777777" w:rsidR="0064086A" w:rsidRPr="0064086A" w:rsidRDefault="0064086A" w:rsidP="0064086A">
      <w:pPr>
        <w:pStyle w:val="Odsekzoznamu"/>
        <w:numPr>
          <w:ilvl w:val="0"/>
          <w:numId w:val="41"/>
        </w:numPr>
        <w:rPr>
          <w:lang w:val="sk-SK"/>
        </w:rPr>
      </w:pPr>
      <w:r w:rsidRPr="0064086A">
        <w:rPr>
          <w:lang w:val="sk-SK"/>
        </w:rPr>
        <w:t>Korelačný koeficient</w:t>
      </w:r>
      <w:r w:rsidR="00CE547F" w:rsidRPr="0064086A">
        <w:rPr>
          <w:lang w:val="sk-SK"/>
        </w:rPr>
        <w:t xml:space="preserve"> dosahoval hodnot</w:t>
      </w:r>
      <w:r w:rsidRPr="0064086A">
        <w:rPr>
          <w:lang w:val="sk-SK"/>
        </w:rPr>
        <w:t>u</w:t>
      </w:r>
      <w:r w:rsidR="00CE547F" w:rsidRPr="0064086A">
        <w:rPr>
          <w:lang w:val="sk-SK"/>
        </w:rPr>
        <w:t xml:space="preserve"> 0,55. </w:t>
      </w:r>
    </w:p>
    <w:p w14:paraId="201E480A" w14:textId="77777777" w:rsidR="0064086A" w:rsidRPr="0064086A" w:rsidRDefault="00CE547F" w:rsidP="0064086A">
      <w:pPr>
        <w:pStyle w:val="Odsekzoznamu"/>
        <w:numPr>
          <w:ilvl w:val="0"/>
          <w:numId w:val="41"/>
        </w:numPr>
        <w:rPr>
          <w:lang w:val="sk-SK"/>
        </w:rPr>
      </w:pPr>
      <w:r w:rsidRPr="0064086A">
        <w:rPr>
          <w:lang w:val="sk-SK"/>
        </w:rPr>
        <w:t xml:space="preserve">Regresná priamka má smernicu 0,44 a posun 31,18. </w:t>
      </w:r>
    </w:p>
    <w:p w14:paraId="564F8C1E" w14:textId="77777777" w:rsidR="0064086A" w:rsidRDefault="0064086A" w:rsidP="00CE547F">
      <w:pPr>
        <w:rPr>
          <w:lang w:val="sk-SK"/>
        </w:rPr>
      </w:pPr>
    </w:p>
    <w:p w14:paraId="761F69F3" w14:textId="44BE5F01" w:rsidR="00CE547F" w:rsidRPr="00FA362E" w:rsidRDefault="00CE547F" w:rsidP="00CE547F">
      <w:pPr>
        <w:rPr>
          <w:lang w:val="sk-SK"/>
        </w:rPr>
      </w:pPr>
      <w:r w:rsidRPr="00FA362E">
        <w:rPr>
          <w:lang w:val="sk-SK"/>
        </w:rPr>
        <w:t xml:space="preserve">Regresnú priamku a párové meranie zachytáva </w:t>
      </w:r>
      <w:r w:rsidRPr="00FA362E">
        <w:rPr>
          <w:lang w:val="sk-SK"/>
        </w:rPr>
        <w:fldChar w:fldCharType="begin"/>
      </w:r>
      <w:r w:rsidRPr="00FA362E">
        <w:rPr>
          <w:lang w:val="sk-SK"/>
        </w:rPr>
        <w:instrText xml:space="preserve"> REF _Ref509784538 \h </w:instrText>
      </w:r>
      <w:r w:rsidRPr="00FA362E">
        <w:rPr>
          <w:lang w:val="sk-SK"/>
        </w:rPr>
      </w:r>
      <w:r w:rsidRPr="00FA362E">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17</w:t>
      </w:r>
      <w:r w:rsidRPr="00FA362E">
        <w:rPr>
          <w:lang w:val="sk-SK"/>
        </w:rPr>
        <w:fldChar w:fldCharType="end"/>
      </w:r>
      <w:r w:rsidRPr="00FA362E">
        <w:rPr>
          <w:lang w:val="sk-SK"/>
        </w:rPr>
        <w:t>.</w:t>
      </w:r>
    </w:p>
    <w:p w14:paraId="15D26C78" w14:textId="77777777" w:rsidR="00CE547F" w:rsidRPr="00FA362E" w:rsidRDefault="00CE547F" w:rsidP="00CE547F">
      <w:pPr>
        <w:jc w:val="center"/>
        <w:rPr>
          <w:lang w:val="sk-SK"/>
        </w:rPr>
      </w:pPr>
      <w:r w:rsidRPr="00FA362E">
        <w:rPr>
          <w:noProof/>
        </w:rPr>
        <w:lastRenderedPageBreak/>
        <w:drawing>
          <wp:inline distT="0" distB="0" distL="0" distR="0" wp14:anchorId="356706CF" wp14:editId="4C7D071E">
            <wp:extent cx="5328285" cy="4000500"/>
            <wp:effectExtent l="0" t="0" r="5715" b="0"/>
            <wp:docPr id="23" name="Obrázok 23" descr="echo_kana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cho_kanal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28285" cy="4000500"/>
                    </a:xfrm>
                    <a:prstGeom prst="rect">
                      <a:avLst/>
                    </a:prstGeom>
                    <a:noFill/>
                    <a:ln>
                      <a:noFill/>
                    </a:ln>
                  </pic:spPr>
                </pic:pic>
              </a:graphicData>
            </a:graphic>
          </wp:inline>
        </w:drawing>
      </w:r>
    </w:p>
    <w:p w14:paraId="3C563444" w14:textId="4099A88B" w:rsidR="001337D3" w:rsidRPr="00FA362E" w:rsidRDefault="00CE547F" w:rsidP="001337D3">
      <w:pPr>
        <w:pStyle w:val="Popis"/>
        <w:spacing w:before="240"/>
        <w:rPr>
          <w:vanish/>
          <w:lang w:val="sk-SK"/>
          <w:specVanish/>
        </w:rPr>
      </w:pPr>
      <w:bookmarkStart w:id="363" w:name="_Ref509784538"/>
      <w:bookmarkStart w:id="364" w:name="_Toc513981534"/>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3</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17</w:t>
      </w:r>
      <w:r w:rsidR="00A53D98">
        <w:rPr>
          <w:lang w:val="sk-SK"/>
        </w:rPr>
        <w:fldChar w:fldCharType="end"/>
      </w:r>
      <w:bookmarkEnd w:id="363"/>
      <w:r w:rsidRPr="00FA362E">
        <w:rPr>
          <w:lang w:val="sk-SK"/>
        </w:rPr>
        <w:t xml:space="preserve">: </w:t>
      </w:r>
      <w:del w:id="365" w:author="Pavel Jurak" w:date="2018-06-01T12:37:00Z">
        <w:r w:rsidRPr="00FA362E" w:rsidDel="002B0005">
          <w:rPr>
            <w:lang w:val="sk-SK"/>
          </w:rPr>
          <w:delText xml:space="preserve">Výpočet </w:delText>
        </w:r>
      </w:del>
      <w:r w:rsidRPr="00FA362E">
        <w:rPr>
          <w:lang w:val="sk-SK"/>
        </w:rPr>
        <w:t xml:space="preserve">SV z impedancie krku a jeho porovnanie s meraním SV </w:t>
      </w:r>
      <w:commentRangeStart w:id="366"/>
      <w:r w:rsidRPr="00FA362E">
        <w:rPr>
          <w:lang w:val="sk-SK"/>
        </w:rPr>
        <w:t>echokardiografiou</w:t>
      </w:r>
      <w:commentRangeEnd w:id="366"/>
      <w:r w:rsidRPr="00FA362E">
        <w:rPr>
          <w:rStyle w:val="Odkaznakomentr"/>
          <w:rFonts w:eastAsia="Times New Roman" w:cs="Times New Roman"/>
          <w:spacing w:val="0"/>
          <w:lang w:val="sk-SK" w:eastAsia="cs-CZ" w:bidi="ar-SA"/>
        </w:rPr>
        <w:commentReference w:id="366"/>
      </w:r>
      <w:bookmarkEnd w:id="364"/>
      <w:r w:rsidR="001337D3" w:rsidRPr="001337D3">
        <w:rPr>
          <w:vanish/>
          <w:lang w:val="sk-SK"/>
          <w:specVanish/>
        </w:rPr>
        <w:t xml:space="preserve"> </w:t>
      </w:r>
    </w:p>
    <w:p w14:paraId="4497EE4B" w14:textId="50B3787A" w:rsidR="00CE547F" w:rsidRDefault="00CE547F" w:rsidP="00CE547F">
      <w:pPr>
        <w:pStyle w:val="Popis"/>
        <w:rPr>
          <w:lang w:val="sk-SK"/>
        </w:rPr>
      </w:pPr>
      <w:r w:rsidRPr="00FA362E">
        <w:rPr>
          <w:lang w:val="sk-SK"/>
        </w:rPr>
        <w:t>.</w:t>
      </w:r>
      <w:r w:rsidR="001337D3">
        <w:rPr>
          <w:lang w:val="sk-SK"/>
        </w:rPr>
        <w:t xml:space="preserve"> SV z krku bolo počítané použitím rovnice </w:t>
      </w:r>
      <w:r w:rsidR="001337D3" w:rsidRPr="00FA362E">
        <w:rPr>
          <w:lang w:val="sk-SK"/>
        </w:rPr>
        <w:t>(</w:t>
      </w:r>
      <w:r w:rsidR="001337D3" w:rsidRPr="00FA362E">
        <w:rPr>
          <w:lang w:val="sk-SK"/>
        </w:rPr>
        <w:fldChar w:fldCharType="begin"/>
      </w:r>
      <w:r w:rsidR="001337D3" w:rsidRPr="00FA362E">
        <w:rPr>
          <w:lang w:val="sk-SK"/>
        </w:rPr>
        <w:instrText xml:space="preserve"> REF Berstain_model_3 \h </w:instrText>
      </w:r>
      <w:r w:rsidR="001337D3" w:rsidRPr="00FA362E">
        <w:rPr>
          <w:lang w:val="sk-SK"/>
        </w:rPr>
      </w:r>
      <w:r w:rsidR="001337D3" w:rsidRPr="00FA362E">
        <w:rPr>
          <w:lang w:val="sk-SK"/>
        </w:rPr>
        <w:fldChar w:fldCharType="separate"/>
      </w:r>
      <w:r w:rsidR="00B85020">
        <w:rPr>
          <w:noProof/>
          <w:color w:val="000000"/>
          <w:lang w:val="sk-SK"/>
        </w:rPr>
        <w:t>37</w:t>
      </w:r>
      <w:r w:rsidR="001337D3" w:rsidRPr="00FA362E">
        <w:rPr>
          <w:lang w:val="sk-SK"/>
        </w:rPr>
        <w:fldChar w:fldCharType="end"/>
      </w:r>
      <w:r w:rsidR="001337D3" w:rsidRPr="00FA362E">
        <w:rPr>
          <w:lang w:val="sk-SK"/>
        </w:rPr>
        <w:t>)</w:t>
      </w:r>
      <w:r w:rsidR="001337D3">
        <w:rPr>
          <w:lang w:val="sk-SK"/>
        </w:rPr>
        <w:t>.</w:t>
      </w:r>
    </w:p>
    <w:p w14:paraId="403449FC" w14:textId="77777777" w:rsidR="00A53D98" w:rsidRDefault="00A53D98" w:rsidP="00A53D98">
      <w:pPr>
        <w:rPr>
          <w:lang w:val="sk-SK" w:eastAsia="en-US" w:bidi="en-US"/>
        </w:rPr>
      </w:pPr>
    </w:p>
    <w:p w14:paraId="09DE2ECB" w14:textId="77777777" w:rsidR="00A53D98" w:rsidRDefault="00A53D98" w:rsidP="00A53D98">
      <w:pPr>
        <w:rPr>
          <w:lang w:val="sk-SK"/>
        </w:rPr>
      </w:pPr>
      <w:r>
        <w:rPr>
          <w:lang w:val="sk-SK" w:eastAsia="en-US" w:bidi="en-US"/>
        </w:rPr>
        <w:t xml:space="preserve">Pre porovnanie </w:t>
      </w:r>
      <w:r>
        <w:rPr>
          <w:lang w:val="sk-SK" w:eastAsia="en-US" w:bidi="en-US"/>
        </w:rPr>
        <w:fldChar w:fldCharType="begin"/>
      </w:r>
      <w:r>
        <w:rPr>
          <w:lang w:val="sk-SK" w:eastAsia="en-US" w:bidi="en-US"/>
        </w:rPr>
        <w:instrText xml:space="preserve"> REF _Ref513923175 \h </w:instrText>
      </w:r>
      <w:r>
        <w:rPr>
          <w:lang w:val="sk-SK" w:eastAsia="en-US" w:bidi="en-US"/>
        </w:rPr>
      </w:r>
      <w:r>
        <w:rPr>
          <w:lang w:val="sk-SK" w:eastAsia="en-US" w:bidi="en-US"/>
        </w:rPr>
        <w:fldChar w:fldCharType="separate"/>
      </w:r>
      <w:r w:rsidR="00B85020">
        <w:t xml:space="preserve">Obrázok </w:t>
      </w:r>
      <w:r w:rsidR="00B85020">
        <w:rPr>
          <w:noProof/>
        </w:rPr>
        <w:t>3</w:t>
      </w:r>
      <w:r w:rsidR="00B85020">
        <w:t>.</w:t>
      </w:r>
      <w:r w:rsidR="00B85020">
        <w:rPr>
          <w:noProof/>
        </w:rPr>
        <w:t>18</w:t>
      </w:r>
      <w:r>
        <w:rPr>
          <w:lang w:val="sk-SK" w:eastAsia="en-US" w:bidi="en-US"/>
        </w:rPr>
        <w:fldChar w:fldCharType="end"/>
      </w:r>
      <w:r>
        <w:rPr>
          <w:lang w:val="sk-SK" w:eastAsia="en-US" w:bidi="en-US"/>
        </w:rPr>
        <w:t xml:space="preserve"> uvádza najčastejšie používanú metódu na meranie SV z impedancie a to výpočet SV z impedancie hrudníka </w:t>
      </w:r>
      <w:r>
        <w:rPr>
          <w:lang w:val="sk-SK"/>
        </w:rPr>
        <w:t>(kanál 3</w:t>
      </w:r>
      <w:r w:rsidRPr="00FA362E">
        <w:rPr>
          <w:lang w:val="sk-SK"/>
        </w:rPr>
        <w:t xml:space="preserve">) </w:t>
      </w:r>
      <w:r>
        <w:rPr>
          <w:lang w:val="sk-SK" w:eastAsia="en-US" w:bidi="en-US"/>
        </w:rPr>
        <w:t>a jej porovnanie s echokardiografiou:</w:t>
      </w:r>
      <w:r w:rsidRPr="00A53D98">
        <w:rPr>
          <w:lang w:val="sk-SK"/>
        </w:rPr>
        <w:t xml:space="preserve"> </w:t>
      </w:r>
    </w:p>
    <w:p w14:paraId="1E3B45E8" w14:textId="5CB677A0" w:rsidR="00A53D98" w:rsidRDefault="00A53D98" w:rsidP="00A53D98">
      <w:pPr>
        <w:pStyle w:val="Odsekzoznamu"/>
        <w:numPr>
          <w:ilvl w:val="0"/>
          <w:numId w:val="38"/>
        </w:numPr>
        <w:rPr>
          <w:lang w:val="sk-SK" w:eastAsia="en-US" w:bidi="en-US"/>
        </w:rPr>
      </w:pPr>
      <w:r w:rsidRPr="00A53D98">
        <w:rPr>
          <w:lang w:val="sk-SK"/>
        </w:rPr>
        <w:t xml:space="preserve">Korelačný koeficient týchto </w:t>
      </w:r>
      <w:r>
        <w:rPr>
          <w:lang w:val="sk-SK"/>
        </w:rPr>
        <w:t xml:space="preserve">meraní </w:t>
      </w:r>
      <w:r w:rsidRPr="00A53D98">
        <w:rPr>
          <w:lang w:val="sk-SK"/>
        </w:rPr>
        <w:t>dosahoval hodno</w:t>
      </w:r>
      <w:r>
        <w:rPr>
          <w:lang w:val="sk-SK"/>
        </w:rPr>
        <w:t>tu</w:t>
      </w:r>
      <w:r w:rsidRPr="00A53D98">
        <w:rPr>
          <w:lang w:val="sk-SK"/>
        </w:rPr>
        <w:t xml:space="preserve"> 0,</w:t>
      </w:r>
      <w:r>
        <w:rPr>
          <w:lang w:val="sk-SK"/>
        </w:rPr>
        <w:t>65</w:t>
      </w:r>
      <w:r w:rsidRPr="00A53D98">
        <w:rPr>
          <w:lang w:val="sk-SK"/>
        </w:rPr>
        <w:t xml:space="preserve">. </w:t>
      </w:r>
    </w:p>
    <w:p w14:paraId="310726CF" w14:textId="0C85BB84" w:rsidR="00A53D98" w:rsidRPr="00A53D98" w:rsidRDefault="00A53D98" w:rsidP="00A53D98">
      <w:pPr>
        <w:pStyle w:val="Odsekzoznamu"/>
        <w:numPr>
          <w:ilvl w:val="0"/>
          <w:numId w:val="38"/>
        </w:numPr>
        <w:rPr>
          <w:lang w:val="sk-SK" w:eastAsia="en-US" w:bidi="en-US"/>
        </w:rPr>
      </w:pPr>
      <w:r w:rsidRPr="00A53D98">
        <w:rPr>
          <w:lang w:val="sk-SK"/>
        </w:rPr>
        <w:t>Regresná priamka má smernicu 0,</w:t>
      </w:r>
      <w:r>
        <w:rPr>
          <w:lang w:val="sk-SK"/>
        </w:rPr>
        <w:t>74</w:t>
      </w:r>
      <w:r w:rsidRPr="00A53D98">
        <w:rPr>
          <w:lang w:val="sk-SK"/>
        </w:rPr>
        <w:t xml:space="preserve"> a posun </w:t>
      </w:r>
      <w:r>
        <w:rPr>
          <w:lang w:val="sk-SK"/>
        </w:rPr>
        <w:t>50,83</w:t>
      </w:r>
    </w:p>
    <w:p w14:paraId="139D7DA7" w14:textId="77777777" w:rsidR="00CE547F" w:rsidRDefault="00CE547F" w:rsidP="00CE547F">
      <w:pPr>
        <w:rPr>
          <w:lang w:val="sk-SK" w:eastAsia="en-US" w:bidi="en-US"/>
        </w:rPr>
      </w:pPr>
    </w:p>
    <w:p w14:paraId="047BE154" w14:textId="212E3EE4" w:rsidR="00014D4F" w:rsidRDefault="00544D5F" w:rsidP="00CE547F">
      <w:pPr>
        <w:rPr>
          <w:lang w:val="sk-SK" w:eastAsia="en-US" w:bidi="en-US"/>
        </w:rPr>
      </w:pPr>
      <w:r>
        <w:rPr>
          <w:lang w:val="sk-SK" w:eastAsia="en-US" w:bidi="en-US"/>
        </w:rPr>
        <w:lastRenderedPageBreak/>
        <w:pict w14:anchorId="062F856D">
          <v:shape id="_x0000_i1028" type="#_x0000_t75" style="width:420.4pt;height:315pt">
            <v:imagedata r:id="rId55" o:title="Z3_corr"/>
          </v:shape>
        </w:pict>
      </w:r>
    </w:p>
    <w:p w14:paraId="44DBC32C" w14:textId="5263C547" w:rsidR="00A53D98" w:rsidRPr="00FA362E" w:rsidRDefault="00A53D98" w:rsidP="00A53D98">
      <w:pPr>
        <w:pStyle w:val="Popis"/>
        <w:spacing w:before="240"/>
        <w:rPr>
          <w:vanish/>
          <w:lang w:val="sk-SK"/>
          <w:specVanish/>
        </w:rPr>
      </w:pPr>
      <w:bookmarkStart w:id="367" w:name="_Ref513923175"/>
      <w:bookmarkStart w:id="368" w:name="_Toc513981535"/>
      <w:r>
        <w:t xml:space="preserve">Obrázok </w:t>
      </w:r>
      <w:r>
        <w:fldChar w:fldCharType="begin"/>
      </w:r>
      <w:r>
        <w:instrText xml:space="preserve"> STYLEREF 1 \s </w:instrText>
      </w:r>
      <w:r>
        <w:fldChar w:fldCharType="separate"/>
      </w:r>
      <w:r w:rsidR="00B85020">
        <w:rPr>
          <w:noProof/>
        </w:rPr>
        <w:t>3</w:t>
      </w:r>
      <w:r>
        <w:fldChar w:fldCharType="end"/>
      </w:r>
      <w:r>
        <w:t>.</w:t>
      </w:r>
      <w:r>
        <w:fldChar w:fldCharType="begin"/>
      </w:r>
      <w:r>
        <w:instrText xml:space="preserve"> SEQ Obrázok \* ARABIC \s 1 </w:instrText>
      </w:r>
      <w:r>
        <w:fldChar w:fldCharType="separate"/>
      </w:r>
      <w:r w:rsidR="00B85020">
        <w:rPr>
          <w:noProof/>
        </w:rPr>
        <w:t>18</w:t>
      </w:r>
      <w:r>
        <w:fldChar w:fldCharType="end"/>
      </w:r>
      <w:bookmarkEnd w:id="367"/>
      <w:r>
        <w:t xml:space="preserve">. </w:t>
      </w:r>
      <w:r w:rsidRPr="00FA362E">
        <w:rPr>
          <w:lang w:val="sk-SK"/>
        </w:rPr>
        <w:t xml:space="preserve">Výpočet SV z impedancie </w:t>
      </w:r>
      <w:r>
        <w:rPr>
          <w:lang w:val="sk-SK"/>
        </w:rPr>
        <w:t>hrudníka</w:t>
      </w:r>
      <w:r w:rsidRPr="00FA362E">
        <w:rPr>
          <w:lang w:val="sk-SK"/>
        </w:rPr>
        <w:t xml:space="preserve"> a jeho porovnanie s meraním SV </w:t>
      </w:r>
      <w:commentRangeStart w:id="369"/>
      <w:r w:rsidRPr="00FA362E">
        <w:rPr>
          <w:lang w:val="sk-SK"/>
        </w:rPr>
        <w:t>echokardiografiou</w:t>
      </w:r>
      <w:commentRangeEnd w:id="369"/>
      <w:r w:rsidRPr="00FA362E">
        <w:rPr>
          <w:rStyle w:val="Odkaznakomentr"/>
          <w:rFonts w:eastAsia="Times New Roman" w:cs="Times New Roman"/>
          <w:spacing w:val="0"/>
          <w:lang w:val="sk-SK" w:eastAsia="cs-CZ" w:bidi="ar-SA"/>
        </w:rPr>
        <w:commentReference w:id="369"/>
      </w:r>
      <w:bookmarkEnd w:id="368"/>
      <w:r w:rsidRPr="001337D3">
        <w:rPr>
          <w:vanish/>
          <w:lang w:val="sk-SK"/>
          <w:specVanish/>
        </w:rPr>
        <w:t xml:space="preserve"> </w:t>
      </w:r>
    </w:p>
    <w:p w14:paraId="3DDB3604" w14:textId="55AB49DE" w:rsidR="00A53D98" w:rsidRDefault="00A53D98" w:rsidP="00A53D98">
      <w:pPr>
        <w:pStyle w:val="Popis"/>
        <w:rPr>
          <w:lang w:val="sk-SK"/>
        </w:rPr>
      </w:pPr>
      <w:r w:rsidRPr="00FA362E">
        <w:rPr>
          <w:lang w:val="sk-SK"/>
        </w:rPr>
        <w:t>.</w:t>
      </w:r>
      <w:r>
        <w:rPr>
          <w:lang w:val="sk-SK"/>
        </w:rPr>
        <w:t xml:space="preserve"> SV z hrudníka bolo počítané použitím rovnice </w:t>
      </w:r>
      <w:r w:rsidRPr="00FA362E">
        <w:rPr>
          <w:lang w:val="sk-SK"/>
        </w:rPr>
        <w:t>(</w:t>
      </w:r>
      <w:commentRangeStart w:id="370"/>
      <w:r w:rsidRPr="00FA362E">
        <w:rPr>
          <w:lang w:val="sk-SK"/>
        </w:rPr>
        <w:fldChar w:fldCharType="begin"/>
      </w:r>
      <w:r w:rsidRPr="00FA362E">
        <w:rPr>
          <w:lang w:val="sk-SK"/>
        </w:rPr>
        <w:instrText xml:space="preserve"> REF Berstain_model_3 \h </w:instrText>
      </w:r>
      <w:r w:rsidRPr="00FA362E">
        <w:rPr>
          <w:lang w:val="sk-SK"/>
        </w:rPr>
      </w:r>
      <w:r w:rsidRPr="00FA362E">
        <w:rPr>
          <w:lang w:val="sk-SK"/>
        </w:rPr>
        <w:fldChar w:fldCharType="separate"/>
      </w:r>
      <w:r w:rsidR="00B85020">
        <w:rPr>
          <w:noProof/>
          <w:color w:val="000000"/>
          <w:lang w:val="sk-SK"/>
        </w:rPr>
        <w:t>37</w:t>
      </w:r>
      <w:r w:rsidRPr="00FA362E">
        <w:rPr>
          <w:lang w:val="sk-SK"/>
        </w:rPr>
        <w:fldChar w:fldCharType="end"/>
      </w:r>
      <w:commentRangeEnd w:id="370"/>
      <w:r w:rsidR="00446E2E">
        <w:rPr>
          <w:rStyle w:val="Odkaznakomentr"/>
          <w:rFonts w:eastAsia="Times New Roman" w:cs="Times New Roman"/>
          <w:spacing w:val="0"/>
          <w:lang w:val="cs-CZ" w:eastAsia="cs-CZ" w:bidi="ar-SA"/>
        </w:rPr>
        <w:commentReference w:id="370"/>
      </w:r>
      <w:r w:rsidRPr="00FA362E">
        <w:rPr>
          <w:lang w:val="sk-SK"/>
        </w:rPr>
        <w:t>)</w:t>
      </w:r>
      <w:r>
        <w:rPr>
          <w:lang w:val="sk-SK"/>
        </w:rPr>
        <w:t>.</w:t>
      </w:r>
    </w:p>
    <w:p w14:paraId="19E90B28" w14:textId="3ED8C33B" w:rsidR="00A53D98" w:rsidRPr="00FA362E" w:rsidRDefault="0064086A" w:rsidP="00A53D98">
      <w:pPr>
        <w:pStyle w:val="Popis"/>
        <w:rPr>
          <w:lang w:val="sk-SK"/>
        </w:rPr>
      </w:pPr>
      <w:r>
        <w:rPr>
          <w:lang w:val="sk-SK"/>
        </w:rPr>
        <w:t>Korelačný koeficient impedancie hrudníka s echokardiografiou je vyšši ako impedancie krku a </w:t>
      </w:r>
      <w:commentRangeStart w:id="371"/>
      <w:r>
        <w:rPr>
          <w:lang w:val="sk-SK"/>
        </w:rPr>
        <w:t>echokardiografie</w:t>
      </w:r>
      <w:commentRangeEnd w:id="371"/>
      <w:r w:rsidR="002B0005">
        <w:rPr>
          <w:rStyle w:val="Odkaznakomentr"/>
          <w:rFonts w:eastAsia="Times New Roman" w:cs="Times New Roman"/>
          <w:spacing w:val="0"/>
          <w:lang w:val="cs-CZ" w:eastAsia="cs-CZ" w:bidi="ar-SA"/>
        </w:rPr>
        <w:commentReference w:id="371"/>
      </w:r>
      <w:r>
        <w:rPr>
          <w:lang w:val="sk-SK"/>
        </w:rPr>
        <w:t>.</w:t>
      </w:r>
    </w:p>
    <w:p w14:paraId="1BEA314F" w14:textId="77777777" w:rsidR="00CE547F" w:rsidRPr="00FA362E" w:rsidRDefault="00CE547F" w:rsidP="00CE547F">
      <w:pPr>
        <w:pStyle w:val="Nadpis3"/>
        <w:rPr>
          <w:lang w:val="sk-SK"/>
        </w:rPr>
      </w:pPr>
      <w:bookmarkStart w:id="372" w:name="_Toc513981500"/>
      <w:r w:rsidRPr="00FA362E">
        <w:rPr>
          <w:lang w:val="sk-SK"/>
        </w:rPr>
        <w:t>Bland Altmanova štatistická analýza</w:t>
      </w:r>
      <w:bookmarkEnd w:id="372"/>
    </w:p>
    <w:p w14:paraId="02725BAD" w14:textId="77777777" w:rsidR="00CE547F" w:rsidRPr="00FA362E" w:rsidRDefault="00CE547F" w:rsidP="00CE547F">
      <w:pPr>
        <w:rPr>
          <w:lang w:val="sk-SK"/>
        </w:rPr>
      </w:pPr>
    </w:p>
    <w:p w14:paraId="700B09A5" w14:textId="17F04E22" w:rsidR="00CE547F" w:rsidRPr="00FA362E" w:rsidRDefault="00CE547F" w:rsidP="00CE547F">
      <w:pPr>
        <w:rPr>
          <w:lang w:val="sk-SK"/>
        </w:rPr>
      </w:pPr>
      <w:r w:rsidRPr="00FA362E">
        <w:rPr>
          <w:lang w:val="sk-SK"/>
        </w:rPr>
        <w:t xml:space="preserve">Častou metódou na vyšetrenie zavislosti dvoch náhodných veličín je korelačná analýza. Jeden z príkladou použitia je výpočet Pearsonovho korelačného koeficientu. Hodnota korelačného koeficientu udáva  silu lineárnej väzby medzi dvoma náhodnými veličinami. Spolu s korelačnou analýzou sa zvykne používať aj lineárna regresia. Linárnu regresiu má zmysel počítať iba ak p-hodnota korelačného koeficientu je štatisticky významná. Korelačná analýza však vyšetruje lineárny vzťah medzi dvoma veličinami, </w:t>
      </w:r>
      <w:r w:rsidRPr="00114030">
        <w:rPr>
          <w:highlight w:val="yellow"/>
          <w:lang w:val="sk-SK"/>
          <w:rPrChange w:id="373" w:author="Pavel Jurak" w:date="2018-06-01T12:39:00Z">
            <w:rPr>
              <w:lang w:val="sk-SK"/>
            </w:rPr>
          </w:rPrChange>
        </w:rPr>
        <w:t xml:space="preserve">ale nie ich </w:t>
      </w:r>
      <w:commentRangeStart w:id="374"/>
      <w:r w:rsidRPr="00114030">
        <w:rPr>
          <w:highlight w:val="yellow"/>
          <w:lang w:val="sk-SK"/>
          <w:rPrChange w:id="375" w:author="Pavel Jurak" w:date="2018-06-01T12:39:00Z">
            <w:rPr>
              <w:lang w:val="sk-SK"/>
            </w:rPr>
          </w:rPrChange>
        </w:rPr>
        <w:t>zhodu</w:t>
      </w:r>
      <w:commentRangeEnd w:id="374"/>
      <w:r w:rsidR="00114030">
        <w:rPr>
          <w:rStyle w:val="Odkaznakomentr"/>
        </w:rPr>
        <w:commentReference w:id="374"/>
      </w:r>
      <w:r w:rsidRPr="00FA362E">
        <w:rPr>
          <w:lang w:val="sk-SK"/>
        </w:rPr>
        <w:t xml:space="preserve"> </w:t>
      </w:r>
      <w:r w:rsidRPr="00FA362E">
        <w:rPr>
          <w:lang w:val="sk-SK"/>
        </w:rPr>
        <w:fldChar w:fldCharType="begin"/>
      </w:r>
      <w:r w:rsidR="004B0F7D">
        <w:rPr>
          <w:lang w:val="sk-SK"/>
        </w:rPr>
        <w:instrText xml:space="preserve"> ADDIN EN.CITE &lt;EndNote&gt;&lt;Cite&gt;&lt;Author&gt;Udovicic&lt;/Author&gt;&lt;Year&gt;2007&lt;/Year&gt;&lt;IDText&gt;What we need to know when calculating the coefficient of correlation?&lt;/IDText&gt;&lt;DisplayText&gt;[75]&lt;/DisplayText&gt;&lt;record&gt;&lt;keywords&gt;&lt;keyword&gt;correlation&lt;/keyword&gt;&lt;keyword&gt;Pearson&amp;apos;s correlation coefficient&lt;/keyword&gt;&lt;keyword&gt;Spearman&amp;apos;s correlation&lt;/keyword&gt;&lt;keyword&gt;coefficient&lt;/keyword&gt;&lt;keyword&gt;coefficient of determination&lt;/keyword&gt;&lt;keyword&gt;error&lt;/keyword&gt;&lt;keyword&gt;statistics&lt;/keyword&gt;&lt;keyword&gt;Medical Laboratory Technology&lt;/keyword&gt;&lt;/keywords&gt;&lt;urls&gt;&lt;related-urls&gt;&lt;url&gt;&amp;lt;Go to ISI&amp;gt;://WOS:000254724800002&lt;/url&gt;&lt;/related-urls&gt;&lt;/urls&gt;&lt;isbn&gt;1330-0962&lt;/isbn&gt;&lt;work-type&gt;Article&lt;/work-type&gt;&lt;titles&gt;&lt;title&gt;What we need to know when calculating the coefficient of correlation?&lt;/title&gt;&lt;secondary-title&gt;Biochemia Medica&lt;/secondary-title&gt;&lt;alt-title&gt;Biochem. Medica.&lt;/alt-title&gt;&lt;/titles&gt;&lt;pages&gt;10-15&lt;/pages&gt;&lt;number&gt;1&lt;/number&gt;&lt;contributors&gt;&lt;authors&gt;&lt;author&gt;Udovicic, M.&lt;/author&gt;&lt;author&gt;Bazdaric, K.&lt;/author&gt;&lt;author&gt;Bilic-Zulle, L.&lt;/author&gt;&lt;author&gt;Petrovecki, M.&lt;/author&gt;&lt;/authors&gt;&lt;/contributors&gt;&lt;language&gt;English&lt;/language&gt;&lt;added-date format="utc"&gt;1521042924&lt;/added-date&gt;&lt;ref-type name="Journal Article"&gt;17&lt;/ref-type&gt;&lt;auth-address&gt;[Udovicic, Martina&amp;#xD;Bazdaric, Ksenija&amp;#xD;Bilic-Zulle, Lidija&amp;#xD;Petrovecki, Mladen] Rijeka Univ, Sch Med, Dept Med Informat, HR-51000 Rijeka, Croatia. [Bilic-Zulle, Lidija] Rijeka Clin Hosp Ctr, Inst Lab Diag, Rijeka, Croatia. [Petrovecki, Mladen] Dubrava Clin Hosp, Clin Inst Lab Diag, Zagreb, Croatia.&amp;#xD;Udovicic, M (reprint author), Rijeka Univ, Sch Med, Dept Med Informat, B Branchetta St 20, HR-51000 Rijeka, Croatia.&amp;#xD;umartina@medri.hr&lt;/auth-address&gt;&lt;dates&gt;&lt;year&gt;2007&lt;/year&gt;&lt;/dates&gt;&lt;rec-number&gt;41&lt;/rec-number&gt;&lt;last-updated-date format="utc"&gt;1521042924&lt;/last-updated-date&gt;&lt;accession-num&gt;WOS:000254724800002&lt;/accession-num&gt;&lt;volume&gt;17&lt;/volume&gt;&lt;/record&gt;&lt;/Cite&gt;&lt;/EndNote&gt;</w:instrText>
      </w:r>
      <w:r w:rsidRPr="00FA362E">
        <w:rPr>
          <w:lang w:val="sk-SK"/>
        </w:rPr>
        <w:fldChar w:fldCharType="separate"/>
      </w:r>
      <w:r w:rsidR="004B0F7D">
        <w:rPr>
          <w:noProof/>
          <w:lang w:val="sk-SK"/>
        </w:rPr>
        <w:t>[75]</w:t>
      </w:r>
      <w:r w:rsidRPr="00FA362E">
        <w:rPr>
          <w:lang w:val="sk-SK"/>
        </w:rPr>
        <w:fldChar w:fldCharType="end"/>
      </w:r>
      <w:r w:rsidRPr="00FA362E">
        <w:rPr>
          <w:lang w:val="sk-SK"/>
        </w:rPr>
        <w:t xml:space="preserve">. Bland Altmanova analýza sa používa na vyšetrenie zhody pároveho merania dvoma metódami. Pracuje s rozdielmi nameraných hodnôt. Výsledkom analýzy je graf dvojíc meraní. Na ose Y sú rozdiely medzi meraním metódou A a metódou B (A-B) a na ose X je priemer merania ((A+B)/2). Graf teda zachytáva rozdiel meraní oproti priemeru meraní. </w:t>
      </w:r>
      <w:r w:rsidRPr="00FA362E">
        <w:rPr>
          <w:lang w:val="sk-SK"/>
        </w:rPr>
        <w:lastRenderedPageBreak/>
        <w:t xml:space="preserve">Ak 95% meraní ležalí v rozmedzí +-2-násobok smerodatnej odchylky od stredného rozdielu, Bland Altmanova analýza prehlasuje zhodu medzi týmito dvoma meraniami.  </w:t>
      </w:r>
      <w:r w:rsidRPr="00FA362E">
        <w:rPr>
          <w:lang w:val="sk-SK"/>
        </w:rPr>
        <w:fldChar w:fldCharType="begin"/>
      </w:r>
      <w:r w:rsidR="004B0F7D">
        <w:rPr>
          <w:lang w:val="sk-SK"/>
        </w:rPr>
        <w:instrText xml:space="preserve"> ADDIN EN.CITE &lt;EndNote&gt;&lt;Cite&gt;&lt;Author&gt;Giavarina&lt;/Author&gt;&lt;Year&gt;2015&lt;/Year&gt;&lt;IDText&gt;Understanding Bland Altman analysis&lt;/IDText&gt;&lt;DisplayText&gt;[76]&lt;/DisplayText&gt;&lt;record&gt;&lt;keywords&gt;&lt;keyword&gt;Bland-Altman&lt;/keyword&gt;&lt;keyword&gt;agreement analysis&lt;/keyword&gt;&lt;keyword&gt;laboratory research&lt;/keyword&gt;&lt;keyword&gt;method&lt;/keyword&gt;&lt;keyword&gt;comparison&lt;/keyword&gt;&lt;keyword&gt;correlation of data&lt;/keyword&gt;&lt;keyword&gt;regression&lt;/keyword&gt;&lt;keyword&gt;agreement&lt;/keyword&gt;&lt;keyword&gt;Medical Laboratory Technology&lt;/keyword&gt;&lt;/keywords&gt;&lt;urls&gt;&lt;related-urls&gt;&lt;url&gt;&amp;lt;Go to ISI&amp;gt;://WOS:000356588100002&lt;/url&gt;&lt;/related-urls&gt;&lt;/urls&gt;&lt;isbn&gt;1330-0962&lt;/isbn&gt;&lt;work-type&gt;Article&lt;/work-type&gt;&lt;titles&gt;&lt;title&gt;Understanding Bland Altman analysis&lt;/title&gt;&lt;secondary-title&gt;Biochemia Medica&lt;/secondary-title&gt;&lt;alt-title&gt;Biochem. Medica.&lt;/alt-title&gt;&lt;/titles&gt;&lt;pages&gt;141-151&lt;/pages&gt;&lt;number&gt;2&lt;/number&gt;&lt;contributors&gt;&lt;authors&gt;&lt;author&gt;Giavarina, D.&lt;/author&gt;&lt;/authors&gt;&lt;/contributors&gt;&lt;language&gt;English&lt;/language&gt;&lt;added-date format="utc"&gt;1521045277&lt;/added-date&gt;&lt;ref-type name="Journal Article"&gt;17&lt;/ref-type&gt;&lt;auth-address&gt;San Bortolo Hosp, Clin Chem &amp;amp; Hematol Lab, Vicenza, Italy.&amp;#xD;Giavarina, D (reprint author), San Bortolo Hosp, Clin Chem &amp;amp; Hematol Lab, Vicenza, Italy.&amp;#xD;davide.giavarina@ulssvicenza.it&lt;/auth-address&gt;&lt;dates&gt;&lt;year&gt;2015&lt;/year&gt;&lt;/dates&gt;&lt;rec-number&gt;43&lt;/rec-number&gt;&lt;last-updated-date format="utc"&gt;1521045277&lt;/last-updated-date&gt;&lt;accession-num&gt;WOS:000356588100002&lt;/accession-num&gt;&lt;electronic-resource-num&gt;10.11613/bm.2015.015&lt;/electronic-resource-num&gt;&lt;volume&gt;25&lt;/volume&gt;&lt;/record&gt;&lt;/Cite&gt;&lt;/EndNote&gt;</w:instrText>
      </w:r>
      <w:r w:rsidRPr="00FA362E">
        <w:rPr>
          <w:lang w:val="sk-SK"/>
        </w:rPr>
        <w:fldChar w:fldCharType="separate"/>
      </w:r>
      <w:r w:rsidR="004B0F7D">
        <w:rPr>
          <w:noProof/>
          <w:lang w:val="sk-SK"/>
        </w:rPr>
        <w:t>[76]</w:t>
      </w:r>
      <w:r w:rsidRPr="00FA362E">
        <w:rPr>
          <w:lang w:val="sk-SK"/>
        </w:rPr>
        <w:fldChar w:fldCharType="end"/>
      </w:r>
      <w:r w:rsidRPr="00FA362E">
        <w:rPr>
          <w:lang w:val="sk-SK"/>
        </w:rPr>
        <w:t xml:space="preserve">. Bland Altmanovu analýzu zachytáva </w:t>
      </w:r>
      <w:r w:rsidRPr="00FA362E">
        <w:rPr>
          <w:lang w:val="sk-SK"/>
        </w:rPr>
        <w:fldChar w:fldCharType="begin"/>
      </w:r>
      <w:r w:rsidRPr="00FA362E">
        <w:rPr>
          <w:lang w:val="sk-SK"/>
        </w:rPr>
        <w:instrText xml:space="preserve"> REF _Ref509784585 \h </w:instrText>
      </w:r>
      <w:r w:rsidRPr="00FA362E">
        <w:rPr>
          <w:lang w:val="sk-SK"/>
        </w:rPr>
      </w:r>
      <w:r w:rsidRPr="00FA362E">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19</w:t>
      </w:r>
      <w:r w:rsidRPr="00FA362E">
        <w:rPr>
          <w:lang w:val="sk-SK"/>
        </w:rPr>
        <w:fldChar w:fldCharType="end"/>
      </w:r>
      <w:r w:rsidRPr="00FA362E">
        <w:rPr>
          <w:lang w:val="sk-SK"/>
        </w:rPr>
        <w:t>.</w:t>
      </w:r>
    </w:p>
    <w:p w14:paraId="727DFAA5" w14:textId="77777777" w:rsidR="00CE547F" w:rsidRPr="00FA362E" w:rsidRDefault="00CE547F" w:rsidP="00CE547F">
      <w:pPr>
        <w:rPr>
          <w:lang w:val="sk-SK"/>
        </w:rPr>
      </w:pPr>
    </w:p>
    <w:p w14:paraId="660587F2" w14:textId="77777777" w:rsidR="00CE547F" w:rsidRPr="00FA362E" w:rsidRDefault="00CE547F" w:rsidP="00CE547F">
      <w:pPr>
        <w:rPr>
          <w:lang w:val="sk-SK"/>
        </w:rPr>
      </w:pPr>
      <w:r w:rsidRPr="00FA362E">
        <w:rPr>
          <w:noProof/>
        </w:rPr>
        <w:drawing>
          <wp:inline distT="0" distB="0" distL="0" distR="0" wp14:anchorId="7386F485" wp14:editId="1B5F7E5E">
            <wp:extent cx="5328285" cy="4000500"/>
            <wp:effectExtent l="0" t="0" r="5715" b="0"/>
            <wp:docPr id="1" name="Obrázok 1" descr="bland_mel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land_mel_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28285" cy="4000500"/>
                    </a:xfrm>
                    <a:prstGeom prst="rect">
                      <a:avLst/>
                    </a:prstGeom>
                    <a:noFill/>
                    <a:ln>
                      <a:noFill/>
                    </a:ln>
                  </pic:spPr>
                </pic:pic>
              </a:graphicData>
            </a:graphic>
          </wp:inline>
        </w:drawing>
      </w:r>
    </w:p>
    <w:p w14:paraId="7D3D406D" w14:textId="4CB61C03" w:rsidR="00CE547F" w:rsidRPr="00FA362E" w:rsidRDefault="00CE547F" w:rsidP="00CE547F">
      <w:pPr>
        <w:pStyle w:val="Popis"/>
        <w:rPr>
          <w:lang w:val="sk-SK"/>
        </w:rPr>
      </w:pPr>
      <w:bookmarkStart w:id="376" w:name="_Ref509784585"/>
      <w:bookmarkStart w:id="377" w:name="_Toc513981536"/>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3</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19</w:t>
      </w:r>
      <w:r w:rsidR="00A53D98">
        <w:rPr>
          <w:lang w:val="sk-SK"/>
        </w:rPr>
        <w:fldChar w:fldCharType="end"/>
      </w:r>
      <w:bookmarkEnd w:id="376"/>
      <w:r w:rsidRPr="00FA362E">
        <w:rPr>
          <w:lang w:val="sk-SK"/>
        </w:rPr>
        <w:t>: Bland Altmanova analýza zhody medzi meraním SV z impedancie krku a echokardiografiou.</w:t>
      </w:r>
      <w:bookmarkEnd w:id="377"/>
    </w:p>
    <w:p w14:paraId="31DD9CEB" w14:textId="1CC684C1" w:rsidR="00CE547F" w:rsidRPr="00FA362E" w:rsidRDefault="00CE547F" w:rsidP="00CE547F">
      <w:pPr>
        <w:rPr>
          <w:lang w:val="sk-SK"/>
        </w:rPr>
      </w:pPr>
      <w:r w:rsidRPr="00FA362E">
        <w:rPr>
          <w:lang w:val="sk-SK"/>
        </w:rPr>
        <w:t>Až na jednu hodnotu všetky namerané hodnotu majú rozdieľ menši ako dvojnásobok smerodatnej odchylky. Platí teda že viac ako 95% hodnôt má menší rozdiel ako dvojnásobok smerodatnej odchýlky rozdielov meraní. Bland Altmanova analýza preto prehlasuje zhodu medzi meraním SV echom a meraním SV z impedancie krku.</w:t>
      </w:r>
      <w:r w:rsidR="00A53D98">
        <w:rPr>
          <w:lang w:val="sk-SK"/>
        </w:rPr>
        <w:t xml:space="preserve"> Pre porovanie je opať udená Bland Altmanova analýza pre párové meranie SV z impedancie hrudníka a echokardiografie. Vzsledok uvádza </w:t>
      </w:r>
      <w:r w:rsidR="00A53D98">
        <w:rPr>
          <w:lang w:val="sk-SK"/>
        </w:rPr>
        <w:fldChar w:fldCharType="begin"/>
      </w:r>
      <w:r w:rsidR="00A53D98">
        <w:rPr>
          <w:lang w:val="sk-SK"/>
        </w:rPr>
        <w:instrText xml:space="preserve"> REF _Ref513923572 \h </w:instrText>
      </w:r>
      <w:r w:rsidR="00A53D98">
        <w:rPr>
          <w:lang w:val="sk-SK"/>
        </w:rPr>
      </w:r>
      <w:r w:rsidR="00A53D98">
        <w:rPr>
          <w:lang w:val="sk-SK"/>
        </w:rPr>
        <w:fldChar w:fldCharType="separate"/>
      </w:r>
      <w:r w:rsidR="00B85020">
        <w:t xml:space="preserve">Obrázok </w:t>
      </w:r>
      <w:r w:rsidR="00B85020">
        <w:rPr>
          <w:noProof/>
        </w:rPr>
        <w:t>3</w:t>
      </w:r>
      <w:r w:rsidR="00B85020">
        <w:t>.</w:t>
      </w:r>
      <w:r w:rsidR="00B85020">
        <w:rPr>
          <w:noProof/>
        </w:rPr>
        <w:t>20</w:t>
      </w:r>
      <w:r w:rsidR="00A53D98">
        <w:rPr>
          <w:lang w:val="sk-SK"/>
        </w:rPr>
        <w:fldChar w:fldCharType="end"/>
      </w:r>
      <w:r w:rsidR="0064086A">
        <w:rPr>
          <w:lang w:val="sk-SK"/>
        </w:rPr>
        <w:t>.</w:t>
      </w:r>
    </w:p>
    <w:p w14:paraId="1DD9BF03" w14:textId="357361E1" w:rsidR="00CE547F" w:rsidRDefault="00544D5F" w:rsidP="00CE547F">
      <w:pPr>
        <w:rPr>
          <w:lang w:val="sk-SK"/>
        </w:rPr>
      </w:pPr>
      <w:r>
        <w:rPr>
          <w:lang w:val="sk-SK"/>
        </w:rPr>
        <w:lastRenderedPageBreak/>
        <w:pict w14:anchorId="267ECE94">
          <v:shape id="_x0000_i1029" type="#_x0000_t75" style="width:418.3pt;height:315pt">
            <v:imagedata r:id="rId57" o:title="Z3_statis"/>
          </v:shape>
        </w:pict>
      </w:r>
    </w:p>
    <w:p w14:paraId="1AA19A69" w14:textId="4F2BD28A" w:rsidR="00A53D98" w:rsidRDefault="00A53D98" w:rsidP="00A53D98">
      <w:pPr>
        <w:pStyle w:val="Popis"/>
        <w:rPr>
          <w:lang w:val="sk-SK"/>
        </w:rPr>
      </w:pPr>
      <w:bookmarkStart w:id="378" w:name="_Ref513923572"/>
      <w:bookmarkStart w:id="379" w:name="_Toc513981537"/>
      <w:r>
        <w:t xml:space="preserve">Obrázok </w:t>
      </w:r>
      <w:r>
        <w:fldChar w:fldCharType="begin"/>
      </w:r>
      <w:r>
        <w:instrText xml:space="preserve"> STYLEREF 1 \s </w:instrText>
      </w:r>
      <w:r>
        <w:fldChar w:fldCharType="separate"/>
      </w:r>
      <w:r w:rsidR="00B85020">
        <w:rPr>
          <w:noProof/>
        </w:rPr>
        <w:t>3</w:t>
      </w:r>
      <w:r>
        <w:fldChar w:fldCharType="end"/>
      </w:r>
      <w:r>
        <w:t>.</w:t>
      </w:r>
      <w:r>
        <w:fldChar w:fldCharType="begin"/>
      </w:r>
      <w:r>
        <w:instrText xml:space="preserve"> SEQ Obrázok \* ARABIC \s 1 </w:instrText>
      </w:r>
      <w:r>
        <w:fldChar w:fldCharType="separate"/>
      </w:r>
      <w:r w:rsidR="00B85020">
        <w:rPr>
          <w:noProof/>
        </w:rPr>
        <w:t>20</w:t>
      </w:r>
      <w:r>
        <w:fldChar w:fldCharType="end"/>
      </w:r>
      <w:bookmarkEnd w:id="378"/>
      <w:r>
        <w:t xml:space="preserve">: </w:t>
      </w:r>
      <w:r w:rsidRPr="00FA362E">
        <w:rPr>
          <w:lang w:val="sk-SK"/>
        </w:rPr>
        <w:t xml:space="preserve">Bland Altmanova analýza zhody medzi meraním SV z impedancie </w:t>
      </w:r>
      <w:r>
        <w:rPr>
          <w:lang w:val="sk-SK"/>
        </w:rPr>
        <w:t>hrudníka</w:t>
      </w:r>
      <w:r w:rsidRPr="00FA362E">
        <w:rPr>
          <w:lang w:val="sk-SK"/>
        </w:rPr>
        <w:t xml:space="preserve"> a echokardiografiou.</w:t>
      </w:r>
      <w:bookmarkEnd w:id="379"/>
    </w:p>
    <w:p w14:paraId="06DF9D2F" w14:textId="77777777" w:rsidR="0064086A" w:rsidRDefault="0064086A" w:rsidP="0064086A">
      <w:pPr>
        <w:rPr>
          <w:lang w:val="sk-SK" w:eastAsia="en-US" w:bidi="en-US"/>
        </w:rPr>
      </w:pPr>
    </w:p>
    <w:p w14:paraId="4B9DC8F9" w14:textId="56F4684D" w:rsidR="0064086A" w:rsidRPr="0064086A" w:rsidRDefault="00114030" w:rsidP="0064086A">
      <w:pPr>
        <w:rPr>
          <w:lang w:val="sk-SK" w:eastAsia="en-US" w:bidi="en-US"/>
        </w:rPr>
      </w:pPr>
      <w:ins w:id="380" w:author="Pavel Jurak" w:date="2018-06-01T12:41:00Z">
        <w:r>
          <w:rPr>
            <w:lang w:val="sk-SK"/>
          </w:rPr>
          <w:t>V</w:t>
        </w:r>
      </w:ins>
      <w:del w:id="381" w:author="Pavel Jurak" w:date="2018-06-01T12:41:00Z">
        <w:r w:rsidR="0064086A" w:rsidRPr="00FA362E" w:rsidDel="00114030">
          <w:rPr>
            <w:lang w:val="sk-SK"/>
          </w:rPr>
          <w:delText>v</w:delText>
        </w:r>
      </w:del>
      <w:r w:rsidR="0064086A" w:rsidRPr="00FA362E">
        <w:rPr>
          <w:lang w:val="sk-SK"/>
        </w:rPr>
        <w:t>šetky namerané hodnotu majú rozdieľ menši ako dvojnásobok smerodatnej odchylky.</w:t>
      </w:r>
      <w:r w:rsidR="0064086A">
        <w:rPr>
          <w:lang w:val="sk-SK"/>
        </w:rPr>
        <w:t xml:space="preserve"> </w:t>
      </w:r>
      <w:r w:rsidR="0064086A" w:rsidRPr="00FA362E">
        <w:rPr>
          <w:lang w:val="sk-SK"/>
        </w:rPr>
        <w:t xml:space="preserve">. Bland Altmanova analýza preto prehlasuje zhodu medzi meraním SV echom a meraním SV z impedancie </w:t>
      </w:r>
      <w:r w:rsidR="0064086A">
        <w:rPr>
          <w:lang w:val="sk-SK"/>
        </w:rPr>
        <w:t>hrudníka</w:t>
      </w:r>
      <w:r w:rsidR="0064086A" w:rsidRPr="00FA362E">
        <w:rPr>
          <w:lang w:val="sk-SK"/>
        </w:rPr>
        <w:t>.</w:t>
      </w:r>
    </w:p>
    <w:p w14:paraId="45818F2F" w14:textId="77777777" w:rsidR="00CE547F" w:rsidRPr="00FA362E" w:rsidRDefault="00CE547F" w:rsidP="00CE547F">
      <w:pPr>
        <w:pStyle w:val="Nadpis3"/>
        <w:rPr>
          <w:lang w:val="sk-SK"/>
        </w:rPr>
      </w:pPr>
      <w:bookmarkStart w:id="382" w:name="_Toc513981501"/>
      <w:r w:rsidRPr="00FA362E">
        <w:rPr>
          <w:lang w:val="sk-SK"/>
        </w:rPr>
        <w:t xml:space="preserve">Plocha pod krivkou </w:t>
      </w:r>
      <m:oMath>
        <m:r>
          <m:rPr>
            <m:sty m:val="b"/>
          </m:rPr>
          <w:rPr>
            <w:rFonts w:ascii="Cambria Math" w:hAnsi="Cambria Math"/>
            <w:lang w:val="sk-SK"/>
          </w:rPr>
          <m:t>-</m:t>
        </m:r>
        <m:r>
          <m:rPr>
            <m:sty m:val="bi"/>
          </m:rPr>
          <w:rPr>
            <w:rFonts w:ascii="Cambria Math" w:hAnsi="Cambria Math"/>
            <w:lang w:val="sk-SK"/>
          </w:rPr>
          <m:t>d</m:t>
        </m:r>
        <m:sSub>
          <m:sSubPr>
            <m:ctrlPr>
              <w:rPr>
                <w:rFonts w:ascii="Cambria Math" w:hAnsi="Cambria Math"/>
                <w:lang w:val="sk-SK"/>
              </w:rPr>
            </m:ctrlPr>
          </m:sSubPr>
          <m:e>
            <m:r>
              <m:rPr>
                <m:sty m:val="bi"/>
              </m:rPr>
              <w:rPr>
                <w:rFonts w:ascii="Cambria Math" w:hAnsi="Cambria Math"/>
                <w:lang w:val="sk-SK"/>
              </w:rPr>
              <m:t>Z</m:t>
            </m:r>
          </m:e>
          <m:sub>
            <m:r>
              <m:rPr>
                <m:sty m:val="bi"/>
              </m:rPr>
              <w:rPr>
                <w:rFonts w:ascii="Cambria Math" w:hAnsi="Cambria Math"/>
                <w:lang w:val="sk-SK"/>
              </w:rPr>
              <m:t>i</m:t>
            </m:r>
          </m:sub>
        </m:sSub>
        <m:r>
          <m:rPr>
            <m:sty m:val="b"/>
          </m:rPr>
          <w:rPr>
            <w:rFonts w:ascii="Cambria Math" w:hAnsi="Cambria Math"/>
            <w:lang w:val="sk-SK"/>
          </w:rPr>
          <m:t>(</m:t>
        </m:r>
        <m:r>
          <m:rPr>
            <m:sty m:val="bi"/>
          </m:rPr>
          <w:rPr>
            <w:rFonts w:ascii="Cambria Math" w:hAnsi="Cambria Math"/>
            <w:lang w:val="sk-SK"/>
          </w:rPr>
          <m:t>t</m:t>
        </m:r>
        <m:f>
          <m:fPr>
            <m:type m:val="lin"/>
            <m:ctrlPr>
              <w:rPr>
                <w:rFonts w:ascii="Cambria Math" w:hAnsi="Cambria Math"/>
                <w:lang w:val="sk-SK"/>
              </w:rPr>
            </m:ctrlPr>
          </m:fPr>
          <m:num>
            <m:r>
              <m:rPr>
                <m:sty m:val="b"/>
              </m:rPr>
              <w:rPr>
                <w:rFonts w:ascii="Cambria Math" w:hAnsi="Cambria Math"/>
                <w:lang w:val="sk-SK"/>
              </w:rPr>
              <m:t>)</m:t>
            </m:r>
          </m:num>
          <m:den>
            <m:r>
              <m:rPr>
                <m:sty m:val="bi"/>
              </m:rPr>
              <w:rPr>
                <w:rFonts w:ascii="Cambria Math" w:hAnsi="Cambria Math"/>
                <w:lang w:val="sk-SK"/>
              </w:rPr>
              <m:t>dt</m:t>
            </m:r>
          </m:den>
        </m:f>
      </m:oMath>
      <w:bookmarkEnd w:id="382"/>
    </w:p>
    <w:p w14:paraId="165EE7A7" w14:textId="77777777" w:rsidR="00CE547F" w:rsidRPr="00FA362E" w:rsidRDefault="00CE547F" w:rsidP="00CE547F">
      <w:pPr>
        <w:rPr>
          <w:lang w:val="sk-SK" w:eastAsia="en-US" w:bidi="en-US"/>
        </w:rPr>
      </w:pPr>
    </w:p>
    <w:p w14:paraId="51E9A285" w14:textId="62DE6CA3" w:rsidR="00CE547F" w:rsidRPr="00FA362E" w:rsidRDefault="00CE547F" w:rsidP="00CE547F">
      <w:pPr>
        <w:rPr>
          <w:lang w:val="sk-SK"/>
        </w:rPr>
      </w:pPr>
      <w:r w:rsidRPr="00FA362E">
        <w:rPr>
          <w:lang w:val="sk-SK" w:eastAsia="en-US" w:bidi="en-US"/>
        </w:rPr>
        <w:t xml:space="preserve">V nasledujúcej analýze bola vyšetrená závislosť plochy pod krivkou </w:t>
      </w:r>
      <m:oMath>
        <m:r>
          <m:rPr>
            <m:sty m:val="p"/>
          </m:rPr>
          <w:rPr>
            <w:rFonts w:ascii="Cambria Math" w:hAnsi="Cambria Math"/>
            <w:lang w:val="sk-SK"/>
          </w:rPr>
          <m:t>-</m:t>
        </m:r>
        <m:r>
          <w:rPr>
            <w:rFonts w:ascii="Cambria Math" w:hAnsi="Cambria Math"/>
            <w:lang w:val="sk-SK"/>
          </w:rPr>
          <m:t>d</m:t>
        </m:r>
        <m:sSub>
          <m:sSubPr>
            <m:ctrlPr>
              <w:rPr>
                <w:rFonts w:ascii="Cambria Math" w:hAnsi="Cambria Math"/>
                <w:lang w:val="sk-SK"/>
              </w:rPr>
            </m:ctrlPr>
          </m:sSubPr>
          <m:e>
            <m:r>
              <w:rPr>
                <w:rFonts w:ascii="Cambria Math" w:hAnsi="Cambria Math"/>
                <w:lang w:val="sk-SK"/>
              </w:rPr>
              <m:t>Z</m:t>
            </m:r>
          </m:e>
          <m:sub>
            <m:r>
              <w:rPr>
                <w:rFonts w:ascii="Cambria Math" w:hAnsi="Cambria Math"/>
                <w:lang w:val="sk-SK"/>
              </w:rPr>
              <m:t>i</m:t>
            </m:r>
          </m:sub>
        </m:sSub>
        <m:r>
          <m:rPr>
            <m:sty m:val="p"/>
          </m:rPr>
          <w:rPr>
            <w:rFonts w:ascii="Cambria Math" w:hAnsi="Cambria Math"/>
            <w:lang w:val="sk-SK"/>
          </w:rPr>
          <m:t>(</m:t>
        </m:r>
        <m:r>
          <w:rPr>
            <w:rFonts w:ascii="Cambria Math" w:hAnsi="Cambria Math"/>
            <w:lang w:val="sk-SK"/>
          </w:rPr>
          <m:t>t</m:t>
        </m:r>
        <m:f>
          <m:fPr>
            <m:type m:val="lin"/>
            <m:ctrlPr>
              <w:rPr>
                <w:rFonts w:ascii="Cambria Math" w:hAnsi="Cambria Math"/>
                <w:lang w:val="sk-SK"/>
              </w:rPr>
            </m:ctrlPr>
          </m:fPr>
          <m:num>
            <m:r>
              <m:rPr>
                <m:sty m:val="p"/>
              </m:rPr>
              <w:rPr>
                <w:rFonts w:ascii="Cambria Math" w:hAnsi="Cambria Math"/>
                <w:lang w:val="sk-SK"/>
              </w:rPr>
              <m:t>)</m:t>
            </m:r>
          </m:num>
          <m:den>
            <m:r>
              <w:rPr>
                <w:rFonts w:ascii="Cambria Math" w:hAnsi="Cambria Math"/>
                <w:lang w:val="sk-SK"/>
              </w:rPr>
              <m:t>dt</m:t>
            </m:r>
          </m:den>
        </m:f>
      </m:oMath>
      <w:r w:rsidRPr="00FA362E">
        <w:rPr>
          <w:lang w:val="sk-SK"/>
        </w:rPr>
        <w:t xml:space="preserve"> vrámci srdečného cyklu a hodnoty SV nameranej echokardiografiou. Krivka </w:t>
      </w:r>
      <m:oMath>
        <m:r>
          <m:rPr>
            <m:sty m:val="p"/>
          </m:rPr>
          <w:rPr>
            <w:rFonts w:ascii="Cambria Math" w:hAnsi="Cambria Math"/>
            <w:lang w:val="sk-SK"/>
          </w:rPr>
          <m:t>-</m:t>
        </m:r>
        <m:r>
          <w:rPr>
            <w:rFonts w:ascii="Cambria Math" w:hAnsi="Cambria Math"/>
            <w:lang w:val="sk-SK"/>
          </w:rPr>
          <m:t>d</m:t>
        </m:r>
        <m:sSub>
          <m:sSubPr>
            <m:ctrlPr>
              <w:rPr>
                <w:rFonts w:ascii="Cambria Math" w:hAnsi="Cambria Math"/>
                <w:lang w:val="sk-SK"/>
              </w:rPr>
            </m:ctrlPr>
          </m:sSubPr>
          <m:e>
            <m:r>
              <w:rPr>
                <w:rFonts w:ascii="Cambria Math" w:hAnsi="Cambria Math"/>
                <w:lang w:val="sk-SK"/>
              </w:rPr>
              <m:t>Z</m:t>
            </m:r>
          </m:e>
          <m:sub>
            <m:r>
              <w:rPr>
                <w:rFonts w:ascii="Cambria Math" w:hAnsi="Cambria Math"/>
                <w:lang w:val="sk-SK"/>
              </w:rPr>
              <m:t>i</m:t>
            </m:r>
          </m:sub>
        </m:sSub>
        <m:r>
          <m:rPr>
            <m:sty m:val="p"/>
          </m:rPr>
          <w:rPr>
            <w:rFonts w:ascii="Cambria Math" w:hAnsi="Cambria Math"/>
            <w:lang w:val="sk-SK"/>
          </w:rPr>
          <m:t>(</m:t>
        </m:r>
        <m:r>
          <w:rPr>
            <w:rFonts w:ascii="Cambria Math" w:hAnsi="Cambria Math"/>
            <w:lang w:val="sk-SK"/>
          </w:rPr>
          <m:t>t</m:t>
        </m:r>
        <m:f>
          <m:fPr>
            <m:type m:val="lin"/>
            <m:ctrlPr>
              <w:rPr>
                <w:rFonts w:ascii="Cambria Math" w:hAnsi="Cambria Math"/>
                <w:lang w:val="sk-SK"/>
              </w:rPr>
            </m:ctrlPr>
          </m:fPr>
          <m:num>
            <m:r>
              <m:rPr>
                <m:sty m:val="p"/>
              </m:rPr>
              <w:rPr>
                <w:rFonts w:ascii="Cambria Math" w:hAnsi="Cambria Math"/>
                <w:lang w:val="sk-SK"/>
              </w:rPr>
              <m:t>)</m:t>
            </m:r>
          </m:num>
          <m:den>
            <m:r>
              <w:rPr>
                <w:rFonts w:ascii="Cambria Math" w:hAnsi="Cambria Math"/>
                <w:lang w:val="sk-SK"/>
              </w:rPr>
              <m:t>dt</m:t>
            </m:r>
          </m:den>
        </m:f>
      </m:oMath>
      <w:r w:rsidRPr="00FA362E">
        <w:rPr>
          <w:lang w:val="sk-SK"/>
        </w:rPr>
        <w:t xml:space="preserve"> by podľa </w:t>
      </w:r>
      <w:r w:rsidRPr="00FA362E">
        <w:rPr>
          <w:lang w:val="sk-SK"/>
        </w:rPr>
        <w:fldChar w:fldCharType="begin"/>
      </w:r>
      <w:r w:rsidRPr="00FA362E">
        <w:rPr>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A362E">
        <w:rPr>
          <w:lang w:val="sk-SK"/>
        </w:rPr>
        <w:fldChar w:fldCharType="separate"/>
      </w:r>
      <w:r w:rsidRPr="00FA362E">
        <w:rPr>
          <w:noProof/>
          <w:lang w:val="sk-SK"/>
        </w:rPr>
        <w:t>[3]</w:t>
      </w:r>
      <w:r w:rsidRPr="00FA362E">
        <w:rPr>
          <w:lang w:val="sk-SK"/>
        </w:rPr>
        <w:fldChar w:fldCharType="end"/>
      </w:r>
      <w:r w:rsidRPr="00FA362E">
        <w:rPr>
          <w:lang w:val="sk-SK"/>
        </w:rPr>
        <w:t xml:space="preserve"> a rovnice (</w:t>
      </w:r>
      <w:r w:rsidRPr="00FA362E">
        <w:rPr>
          <w:lang w:val="sk-SK"/>
        </w:rPr>
        <w:fldChar w:fldCharType="begin"/>
      </w:r>
      <w:r w:rsidRPr="00FA362E">
        <w:rPr>
          <w:lang w:val="sk-SK"/>
        </w:rPr>
        <w:instrText xml:space="preserve"> REF Berstain_model_3 \h </w:instrText>
      </w:r>
      <w:r w:rsidRPr="00FA362E">
        <w:rPr>
          <w:lang w:val="sk-SK"/>
        </w:rPr>
      </w:r>
      <w:r w:rsidRPr="00FA362E">
        <w:rPr>
          <w:lang w:val="sk-SK"/>
        </w:rPr>
        <w:fldChar w:fldCharType="separate"/>
      </w:r>
      <w:r w:rsidR="00B85020">
        <w:rPr>
          <w:noProof/>
          <w:color w:val="000000"/>
          <w:lang w:val="sk-SK"/>
        </w:rPr>
        <w:t>37</w:t>
      </w:r>
      <w:r w:rsidRPr="00FA362E">
        <w:rPr>
          <w:lang w:val="sk-SK"/>
        </w:rPr>
        <w:fldChar w:fldCharType="end"/>
      </w:r>
      <w:r w:rsidRPr="00FA362E">
        <w:rPr>
          <w:lang w:val="sk-SK"/>
        </w:rPr>
        <w:t xml:space="preserve">) spolu s hodnotou </w:t>
      </w:r>
      <m:oMath>
        <m:r>
          <m:rPr>
            <m:sty m:val="p"/>
          </m:rPr>
          <w:rPr>
            <w:rFonts w:ascii="Cambria Math" w:hAnsi="Cambria Math"/>
            <w:lang w:val="sk-SK"/>
          </w:rPr>
          <m:t>-</m:t>
        </m:r>
        <m:r>
          <w:rPr>
            <w:rFonts w:ascii="Cambria Math" w:hAnsi="Cambria Math"/>
            <w:lang w:val="sk-SK"/>
          </w:rPr>
          <m:t>d</m:t>
        </m:r>
        <m:sSub>
          <m:sSubPr>
            <m:ctrlPr>
              <w:rPr>
                <w:rFonts w:ascii="Cambria Math" w:hAnsi="Cambria Math"/>
                <w:lang w:val="sk-SK"/>
              </w:rPr>
            </m:ctrlPr>
          </m:sSubPr>
          <m:e>
            <m:r>
              <w:rPr>
                <w:rFonts w:ascii="Cambria Math" w:hAnsi="Cambria Math"/>
                <w:lang w:val="sk-SK"/>
              </w:rPr>
              <m:t>Z</m:t>
            </m:r>
          </m:e>
          <m:sub>
            <m:r>
              <w:rPr>
                <w:rFonts w:ascii="Cambria Math" w:hAnsi="Cambria Math"/>
                <w:lang w:val="sk-SK"/>
              </w:rPr>
              <m:t>i</m:t>
            </m:r>
          </m:sub>
        </m:sSub>
        <m:r>
          <m:rPr>
            <m:sty m:val="p"/>
          </m:rPr>
          <w:rPr>
            <w:rFonts w:ascii="Cambria Math" w:hAnsi="Cambria Math"/>
            <w:lang w:val="sk-SK"/>
          </w:rPr>
          <m:t>(</m:t>
        </m:r>
        <m:r>
          <w:rPr>
            <w:rFonts w:ascii="Cambria Math" w:hAnsi="Cambria Math"/>
            <w:lang w:val="sk-SK"/>
          </w:rPr>
          <m:t>t</m:t>
        </m:r>
        <m:f>
          <m:fPr>
            <m:type m:val="lin"/>
            <m:ctrlPr>
              <w:rPr>
                <w:rFonts w:ascii="Cambria Math" w:hAnsi="Cambria Math"/>
                <w:lang w:val="sk-SK"/>
              </w:rPr>
            </m:ctrlPr>
          </m:fPr>
          <m:num>
            <m:r>
              <m:rPr>
                <m:sty m:val="p"/>
              </m:rPr>
              <w:rPr>
                <w:rFonts w:ascii="Cambria Math" w:hAnsi="Cambria Math"/>
                <w:lang w:val="sk-SK"/>
              </w:rPr>
              <m:t>)</m:t>
            </m:r>
          </m:num>
          <m:den>
            <m:r>
              <w:rPr>
                <w:rFonts w:ascii="Cambria Math" w:hAnsi="Cambria Math"/>
                <w:lang w:val="sk-SK"/>
              </w:rPr>
              <m:t>dt</m:t>
            </m:r>
          </m:den>
        </m:f>
        <m:r>
          <w:rPr>
            <w:rFonts w:ascii="Cambria Math" w:hAnsi="Cambria Math"/>
            <w:lang w:val="sk-SK"/>
          </w:rPr>
          <m:t xml:space="preserve"> max</m:t>
        </m:r>
      </m:oMath>
      <w:r w:rsidRPr="00FA362E">
        <w:rPr>
          <w:lang w:val="sk-SK"/>
        </w:rPr>
        <w:t xml:space="preserve"> mala vyjadrovať zrýchlenie krvi v aorte. Bude preto zaujímavé vyšetriť či plocha pod najdôležitejšou krivkou impedančnej kardiografie bude závislá na hodnote SV nameranou ech</w:t>
      </w:r>
      <w:r w:rsidR="00A53D98">
        <w:rPr>
          <w:lang w:val="sk-SK"/>
        </w:rPr>
        <w:t>o</w:t>
      </w:r>
      <w:r w:rsidRPr="00FA362E">
        <w:rPr>
          <w:lang w:val="sk-SK"/>
        </w:rPr>
        <w:t xml:space="preserve">kardiografiou. Bola spočítaná plocha pod krivkou </w:t>
      </w:r>
      <m:oMath>
        <m:r>
          <m:rPr>
            <m:sty m:val="p"/>
          </m:rPr>
          <w:rPr>
            <w:rFonts w:ascii="Cambria Math" w:hAnsi="Cambria Math"/>
            <w:lang w:val="sk-SK"/>
          </w:rPr>
          <m:t>-</m:t>
        </m:r>
        <m:r>
          <w:rPr>
            <w:rFonts w:ascii="Cambria Math" w:hAnsi="Cambria Math"/>
            <w:lang w:val="sk-SK"/>
          </w:rPr>
          <m:t>d</m:t>
        </m:r>
        <m:sSub>
          <m:sSubPr>
            <m:ctrlPr>
              <w:rPr>
                <w:rFonts w:ascii="Cambria Math" w:hAnsi="Cambria Math"/>
                <w:lang w:val="sk-SK"/>
              </w:rPr>
            </m:ctrlPr>
          </m:sSubPr>
          <m:e>
            <m:r>
              <w:rPr>
                <w:rFonts w:ascii="Cambria Math" w:hAnsi="Cambria Math"/>
                <w:lang w:val="sk-SK"/>
              </w:rPr>
              <m:t>Z</m:t>
            </m:r>
          </m:e>
          <m:sub>
            <m:r>
              <w:rPr>
                <w:rFonts w:ascii="Cambria Math" w:hAnsi="Cambria Math"/>
                <w:lang w:val="sk-SK"/>
              </w:rPr>
              <m:t>i</m:t>
            </m:r>
          </m:sub>
        </m:sSub>
        <m:r>
          <m:rPr>
            <m:sty m:val="p"/>
          </m:rPr>
          <w:rPr>
            <w:rFonts w:ascii="Cambria Math" w:hAnsi="Cambria Math"/>
            <w:lang w:val="sk-SK"/>
          </w:rPr>
          <m:t>(</m:t>
        </m:r>
        <m:r>
          <w:rPr>
            <w:rFonts w:ascii="Cambria Math" w:hAnsi="Cambria Math"/>
            <w:lang w:val="sk-SK"/>
          </w:rPr>
          <m:t>t</m:t>
        </m:r>
        <m:f>
          <m:fPr>
            <m:type m:val="lin"/>
            <m:ctrlPr>
              <w:rPr>
                <w:rFonts w:ascii="Cambria Math" w:hAnsi="Cambria Math"/>
                <w:lang w:val="sk-SK"/>
              </w:rPr>
            </m:ctrlPr>
          </m:fPr>
          <m:num>
            <m:r>
              <m:rPr>
                <m:sty m:val="p"/>
              </m:rPr>
              <w:rPr>
                <w:rFonts w:ascii="Cambria Math" w:hAnsi="Cambria Math"/>
                <w:lang w:val="sk-SK"/>
              </w:rPr>
              <m:t>)</m:t>
            </m:r>
          </m:num>
          <m:den>
            <m:r>
              <w:rPr>
                <w:rFonts w:ascii="Cambria Math" w:hAnsi="Cambria Math"/>
                <w:lang w:val="sk-SK"/>
              </w:rPr>
              <m:t>dt</m:t>
            </m:r>
          </m:den>
        </m:f>
      </m:oMath>
      <w:r w:rsidRPr="00FA362E">
        <w:rPr>
          <w:lang w:val="sk-SK"/>
        </w:rPr>
        <w:t xml:space="preserve"> vrámci LVET intervalu pre každý srdečný cyklus počas merania. Následne bola táto plocha priemerovaná cez 10 tepov. Bol spočítaný Pearsonov korelačný koeficient medzi párovým meraním SV echokardiografiou </w:t>
      </w:r>
      <w:r w:rsidRPr="00FA362E">
        <w:rPr>
          <w:lang w:val="sk-SK"/>
        </w:rPr>
        <w:lastRenderedPageBreak/>
        <w:t xml:space="preserve">a priemerovanou plochou pod krivkou </w:t>
      </w:r>
      <m:oMath>
        <m:r>
          <m:rPr>
            <m:sty m:val="p"/>
          </m:rPr>
          <w:rPr>
            <w:rFonts w:ascii="Cambria Math" w:hAnsi="Cambria Math"/>
            <w:lang w:val="sk-SK"/>
          </w:rPr>
          <m:t>-</m:t>
        </m:r>
        <m:r>
          <w:rPr>
            <w:rFonts w:ascii="Cambria Math" w:hAnsi="Cambria Math"/>
            <w:lang w:val="sk-SK"/>
          </w:rPr>
          <m:t>d</m:t>
        </m:r>
        <m:sSub>
          <m:sSubPr>
            <m:ctrlPr>
              <w:rPr>
                <w:rFonts w:ascii="Cambria Math" w:hAnsi="Cambria Math"/>
                <w:lang w:val="sk-SK"/>
              </w:rPr>
            </m:ctrlPr>
          </m:sSubPr>
          <m:e>
            <m:r>
              <w:rPr>
                <w:rFonts w:ascii="Cambria Math" w:hAnsi="Cambria Math"/>
                <w:lang w:val="sk-SK"/>
              </w:rPr>
              <m:t>Z</m:t>
            </m:r>
          </m:e>
          <m:sub>
            <m:r>
              <w:rPr>
                <w:rFonts w:ascii="Cambria Math" w:hAnsi="Cambria Math"/>
                <w:lang w:val="sk-SK"/>
              </w:rPr>
              <m:t>i</m:t>
            </m:r>
          </m:sub>
        </m:sSub>
        <m:r>
          <m:rPr>
            <m:sty m:val="p"/>
          </m:rPr>
          <w:rPr>
            <w:rFonts w:ascii="Cambria Math" w:hAnsi="Cambria Math"/>
            <w:lang w:val="sk-SK"/>
          </w:rPr>
          <m:t>(</m:t>
        </m:r>
        <m:r>
          <w:rPr>
            <w:rFonts w:ascii="Cambria Math" w:hAnsi="Cambria Math"/>
            <w:lang w:val="sk-SK"/>
          </w:rPr>
          <m:t>t</m:t>
        </m:r>
        <m:f>
          <m:fPr>
            <m:type m:val="lin"/>
            <m:ctrlPr>
              <w:rPr>
                <w:rFonts w:ascii="Cambria Math" w:hAnsi="Cambria Math"/>
                <w:lang w:val="sk-SK"/>
              </w:rPr>
            </m:ctrlPr>
          </m:fPr>
          <m:num>
            <m:r>
              <m:rPr>
                <m:sty m:val="p"/>
              </m:rPr>
              <w:rPr>
                <w:rFonts w:ascii="Cambria Math" w:hAnsi="Cambria Math"/>
                <w:lang w:val="sk-SK"/>
              </w:rPr>
              <m:t>)</m:t>
            </m:r>
          </m:num>
          <m:den>
            <m:r>
              <w:rPr>
                <w:rFonts w:ascii="Cambria Math" w:hAnsi="Cambria Math"/>
                <w:lang w:val="sk-SK"/>
              </w:rPr>
              <m:t>dt</m:t>
            </m:r>
          </m:den>
        </m:f>
      </m:oMath>
      <w:r w:rsidRPr="00FA362E">
        <w:rPr>
          <w:lang w:val="sk-SK"/>
        </w:rPr>
        <w:t xml:space="preserve">. Hodnota korelačného koeficientu pre vyšetrené kanály: 1 ,3 a 15 dosahovala nízkých úrovní – mene ako 0,1. Ešte nižšie hodnoty Pearsonovho korelačného koeficientu dosiahlo párové meranie medzi echokardiografiou a nepriemerovanou plochou pod krivkou </w:t>
      </w:r>
      <m:oMath>
        <m:r>
          <m:rPr>
            <m:sty m:val="p"/>
          </m:rPr>
          <w:rPr>
            <w:rFonts w:ascii="Cambria Math" w:hAnsi="Cambria Math"/>
            <w:lang w:val="sk-SK"/>
          </w:rPr>
          <m:t>-</m:t>
        </m:r>
        <m:r>
          <w:rPr>
            <w:rFonts w:ascii="Cambria Math" w:hAnsi="Cambria Math"/>
            <w:lang w:val="sk-SK"/>
          </w:rPr>
          <m:t>d</m:t>
        </m:r>
        <m:sSub>
          <m:sSubPr>
            <m:ctrlPr>
              <w:rPr>
                <w:rFonts w:ascii="Cambria Math" w:hAnsi="Cambria Math"/>
                <w:lang w:val="sk-SK"/>
              </w:rPr>
            </m:ctrlPr>
          </m:sSubPr>
          <m:e>
            <m:r>
              <w:rPr>
                <w:rFonts w:ascii="Cambria Math" w:hAnsi="Cambria Math"/>
                <w:lang w:val="sk-SK"/>
              </w:rPr>
              <m:t>Z</m:t>
            </m:r>
          </m:e>
          <m:sub>
            <m:r>
              <w:rPr>
                <w:rFonts w:ascii="Cambria Math" w:hAnsi="Cambria Math"/>
                <w:lang w:val="sk-SK"/>
              </w:rPr>
              <m:t>i</m:t>
            </m:r>
          </m:sub>
        </m:sSub>
        <m:r>
          <m:rPr>
            <m:sty m:val="p"/>
          </m:rPr>
          <w:rPr>
            <w:rFonts w:ascii="Cambria Math" w:hAnsi="Cambria Math"/>
            <w:lang w:val="sk-SK"/>
          </w:rPr>
          <m:t>(</m:t>
        </m:r>
        <m:r>
          <w:rPr>
            <w:rFonts w:ascii="Cambria Math" w:hAnsi="Cambria Math"/>
            <w:lang w:val="sk-SK"/>
          </w:rPr>
          <m:t>t</m:t>
        </m:r>
        <m:f>
          <m:fPr>
            <m:type m:val="lin"/>
            <m:ctrlPr>
              <w:rPr>
                <w:rFonts w:ascii="Cambria Math" w:hAnsi="Cambria Math"/>
                <w:lang w:val="sk-SK"/>
              </w:rPr>
            </m:ctrlPr>
          </m:fPr>
          <m:num>
            <m:r>
              <m:rPr>
                <m:sty m:val="p"/>
              </m:rPr>
              <w:rPr>
                <w:rFonts w:ascii="Cambria Math" w:hAnsi="Cambria Math"/>
                <w:lang w:val="sk-SK"/>
              </w:rPr>
              <m:t>)</m:t>
            </m:r>
          </m:num>
          <m:den>
            <m:r>
              <w:rPr>
                <w:rFonts w:ascii="Cambria Math" w:hAnsi="Cambria Math"/>
                <w:lang w:val="sk-SK"/>
              </w:rPr>
              <m:t>dt</m:t>
            </m:r>
          </m:den>
        </m:f>
      </m:oMath>
      <w:r w:rsidRPr="00FA362E">
        <w:rPr>
          <w:lang w:val="sk-SK"/>
        </w:rPr>
        <w:t xml:space="preserve">. Zaujímavým zistením bola podobná hodnota plochy pod krivkou </w:t>
      </w:r>
      <m:oMath>
        <m:r>
          <m:rPr>
            <m:sty m:val="p"/>
          </m:rPr>
          <w:rPr>
            <w:rFonts w:ascii="Cambria Math" w:hAnsi="Cambria Math"/>
            <w:lang w:val="sk-SK"/>
          </w:rPr>
          <m:t>-</m:t>
        </m:r>
        <m:r>
          <w:rPr>
            <w:rFonts w:ascii="Cambria Math" w:hAnsi="Cambria Math"/>
            <w:lang w:val="sk-SK"/>
          </w:rPr>
          <m:t>d</m:t>
        </m:r>
        <m:sSub>
          <m:sSubPr>
            <m:ctrlPr>
              <w:rPr>
                <w:rFonts w:ascii="Cambria Math" w:hAnsi="Cambria Math"/>
                <w:lang w:val="sk-SK"/>
              </w:rPr>
            </m:ctrlPr>
          </m:sSubPr>
          <m:e>
            <m:r>
              <w:rPr>
                <w:rFonts w:ascii="Cambria Math" w:hAnsi="Cambria Math"/>
                <w:lang w:val="sk-SK"/>
              </w:rPr>
              <m:t>Z</m:t>
            </m:r>
          </m:e>
          <m:sub>
            <m:r>
              <w:rPr>
                <w:rFonts w:ascii="Cambria Math" w:hAnsi="Cambria Math"/>
                <w:lang w:val="sk-SK"/>
              </w:rPr>
              <m:t>i</m:t>
            </m:r>
          </m:sub>
        </m:sSub>
        <m:r>
          <m:rPr>
            <m:sty m:val="p"/>
          </m:rPr>
          <w:rPr>
            <w:rFonts w:ascii="Cambria Math" w:hAnsi="Cambria Math"/>
            <w:lang w:val="sk-SK"/>
          </w:rPr>
          <m:t>(</m:t>
        </m:r>
        <m:r>
          <w:rPr>
            <w:rFonts w:ascii="Cambria Math" w:hAnsi="Cambria Math"/>
            <w:lang w:val="sk-SK"/>
          </w:rPr>
          <m:t>t</m:t>
        </m:r>
        <m:f>
          <m:fPr>
            <m:type m:val="lin"/>
            <m:ctrlPr>
              <w:rPr>
                <w:rFonts w:ascii="Cambria Math" w:hAnsi="Cambria Math"/>
                <w:lang w:val="sk-SK"/>
              </w:rPr>
            </m:ctrlPr>
          </m:fPr>
          <m:num>
            <m:r>
              <m:rPr>
                <m:sty m:val="p"/>
              </m:rPr>
              <w:rPr>
                <w:rFonts w:ascii="Cambria Math" w:hAnsi="Cambria Math"/>
                <w:lang w:val="sk-SK"/>
              </w:rPr>
              <m:t>)</m:t>
            </m:r>
          </m:num>
          <m:den>
            <m:r>
              <w:rPr>
                <w:rFonts w:ascii="Cambria Math" w:hAnsi="Cambria Math"/>
                <w:lang w:val="sk-SK"/>
              </w:rPr>
              <m:t>dt</m:t>
            </m:r>
          </m:den>
        </m:f>
      </m:oMath>
      <w:r w:rsidRPr="00FA362E">
        <w:rPr>
          <w:lang w:val="sk-SK"/>
        </w:rPr>
        <w:t xml:space="preserve"> naprieč subjektmi pre kanály 1 a 15 (krk, ruka). Rozdielnych hodnôt však dosahovala plocha pod krivkou pre kanál 3 (hruď). </w:t>
      </w:r>
      <w:r w:rsidR="00C8092B">
        <w:rPr>
          <w:lang w:val="sk-SK"/>
        </w:rPr>
        <w:t xml:space="preserve">Záver: </w:t>
      </w:r>
      <w:r w:rsidRPr="00FA362E">
        <w:rPr>
          <w:lang w:val="sk-SK"/>
        </w:rPr>
        <w:t xml:space="preserve">Nebola potvrdená závislosť plochy pod krivkou </w:t>
      </w:r>
      <m:oMath>
        <m:r>
          <m:rPr>
            <m:sty m:val="p"/>
          </m:rPr>
          <w:rPr>
            <w:rFonts w:ascii="Cambria Math" w:hAnsi="Cambria Math"/>
            <w:lang w:val="sk-SK"/>
          </w:rPr>
          <m:t>-</m:t>
        </m:r>
        <m:r>
          <w:rPr>
            <w:rFonts w:ascii="Cambria Math" w:hAnsi="Cambria Math"/>
            <w:lang w:val="sk-SK"/>
          </w:rPr>
          <m:t>d</m:t>
        </m:r>
        <m:sSub>
          <m:sSubPr>
            <m:ctrlPr>
              <w:rPr>
                <w:rFonts w:ascii="Cambria Math" w:hAnsi="Cambria Math"/>
                <w:lang w:val="sk-SK"/>
              </w:rPr>
            </m:ctrlPr>
          </m:sSubPr>
          <m:e>
            <m:r>
              <w:rPr>
                <w:rFonts w:ascii="Cambria Math" w:hAnsi="Cambria Math"/>
                <w:lang w:val="sk-SK"/>
              </w:rPr>
              <m:t>Z</m:t>
            </m:r>
          </m:e>
          <m:sub>
            <m:r>
              <w:rPr>
                <w:rFonts w:ascii="Cambria Math" w:hAnsi="Cambria Math"/>
                <w:lang w:val="sk-SK"/>
              </w:rPr>
              <m:t>i</m:t>
            </m:r>
          </m:sub>
        </m:sSub>
        <m:r>
          <m:rPr>
            <m:sty m:val="p"/>
          </m:rPr>
          <w:rPr>
            <w:rFonts w:ascii="Cambria Math" w:hAnsi="Cambria Math"/>
            <w:lang w:val="sk-SK"/>
          </w:rPr>
          <m:t>(</m:t>
        </m:r>
        <m:r>
          <w:rPr>
            <w:rFonts w:ascii="Cambria Math" w:hAnsi="Cambria Math"/>
            <w:lang w:val="sk-SK"/>
          </w:rPr>
          <m:t>t</m:t>
        </m:r>
        <m:f>
          <m:fPr>
            <m:type m:val="lin"/>
            <m:ctrlPr>
              <w:rPr>
                <w:rFonts w:ascii="Cambria Math" w:hAnsi="Cambria Math"/>
                <w:lang w:val="sk-SK"/>
              </w:rPr>
            </m:ctrlPr>
          </m:fPr>
          <m:num>
            <m:r>
              <m:rPr>
                <m:sty m:val="p"/>
              </m:rPr>
              <w:rPr>
                <w:rFonts w:ascii="Cambria Math" w:hAnsi="Cambria Math"/>
                <w:lang w:val="sk-SK"/>
              </w:rPr>
              <m:t>)</m:t>
            </m:r>
          </m:num>
          <m:den>
            <m:r>
              <w:rPr>
                <w:rFonts w:ascii="Cambria Math" w:hAnsi="Cambria Math"/>
                <w:lang w:val="sk-SK"/>
              </w:rPr>
              <m:t>dt</m:t>
            </m:r>
          </m:den>
        </m:f>
      </m:oMath>
      <w:r w:rsidRPr="00FA362E">
        <w:rPr>
          <w:lang w:val="sk-SK"/>
        </w:rPr>
        <w:t xml:space="preserve"> na hodnotách SV meraných </w:t>
      </w:r>
      <w:commentRangeStart w:id="383"/>
      <w:r w:rsidRPr="00FA362E">
        <w:rPr>
          <w:lang w:val="sk-SK"/>
        </w:rPr>
        <w:t>echokardiografiou</w:t>
      </w:r>
      <w:commentRangeEnd w:id="383"/>
      <w:r w:rsidR="00114030">
        <w:rPr>
          <w:rStyle w:val="Odkaznakomentr"/>
        </w:rPr>
        <w:commentReference w:id="383"/>
      </w:r>
      <w:r w:rsidRPr="00FA362E">
        <w:rPr>
          <w:lang w:val="sk-SK"/>
        </w:rPr>
        <w:t>.</w:t>
      </w:r>
    </w:p>
    <w:p w14:paraId="0B0CB2A5" w14:textId="77777777" w:rsidR="00CE547F" w:rsidRPr="00FA362E" w:rsidRDefault="00CE547F" w:rsidP="00CE547F">
      <w:pPr>
        <w:rPr>
          <w:lang w:val="sk-SK"/>
        </w:rPr>
      </w:pPr>
    </w:p>
    <w:p w14:paraId="012E0DC1" w14:textId="77777777" w:rsidR="00CE547F" w:rsidRPr="00FA362E" w:rsidRDefault="00CE547F" w:rsidP="00CE547F">
      <w:pPr>
        <w:pStyle w:val="Nadpis3"/>
        <w:rPr>
          <w:lang w:val="sk-SK"/>
        </w:rPr>
      </w:pPr>
      <w:bookmarkStart w:id="384" w:name="_Toc513981502"/>
      <w:r w:rsidRPr="00FA362E">
        <w:rPr>
          <w:lang w:val="sk-SK"/>
        </w:rPr>
        <w:t xml:space="preserve">Plocha nad krivkou </w:t>
      </w:r>
      <m:oMath>
        <m:sSub>
          <m:sSubPr>
            <m:ctrlPr>
              <w:rPr>
                <w:rFonts w:ascii="Cambria Math" w:hAnsi="Cambria Math"/>
                <w:lang w:val="sk-SK"/>
              </w:rPr>
            </m:ctrlPr>
          </m:sSubPr>
          <m:e>
            <m:r>
              <m:rPr>
                <m:sty m:val="bi"/>
              </m:rPr>
              <w:rPr>
                <w:rFonts w:ascii="Cambria Math" w:hAnsi="Cambria Math"/>
                <w:lang w:val="sk-SK"/>
              </w:rPr>
              <m:t>Z</m:t>
            </m:r>
          </m:e>
          <m:sub>
            <m:r>
              <m:rPr>
                <m:sty m:val="bi"/>
              </m:rPr>
              <w:rPr>
                <w:rFonts w:ascii="Cambria Math" w:hAnsi="Cambria Math"/>
                <w:lang w:val="sk-SK"/>
              </w:rPr>
              <m:t>i</m:t>
            </m:r>
          </m:sub>
        </m:sSub>
        <m:r>
          <m:rPr>
            <m:sty m:val="bi"/>
          </m:rPr>
          <w:rPr>
            <w:rFonts w:ascii="Cambria Math" w:hAnsi="Cambria Math"/>
            <w:lang w:val="sk-SK"/>
          </w:rPr>
          <m:t>(t)</m:t>
        </m:r>
      </m:oMath>
      <w:bookmarkEnd w:id="384"/>
    </w:p>
    <w:p w14:paraId="5ED26639" w14:textId="77777777" w:rsidR="00CE547F" w:rsidRPr="00FA362E" w:rsidRDefault="00CE547F" w:rsidP="00CE547F">
      <w:pPr>
        <w:rPr>
          <w:lang w:val="sk-SK"/>
        </w:rPr>
      </w:pPr>
    </w:p>
    <w:p w14:paraId="48A892FE" w14:textId="2FD74834" w:rsidR="00CE547F" w:rsidRPr="00FA362E" w:rsidRDefault="00CE547F" w:rsidP="00CE547F">
      <w:pPr>
        <w:rPr>
          <w:lang w:val="sk-SK"/>
        </w:rPr>
      </w:pPr>
      <w:r w:rsidRPr="00FA362E">
        <w:rPr>
          <w:lang w:val="sk-SK"/>
        </w:rPr>
        <w:t xml:space="preserve">Podľa </w:t>
      </w:r>
      <w:r w:rsidRPr="00FA362E">
        <w:rPr>
          <w:lang w:val="sk-SK"/>
        </w:rPr>
        <w:fldChar w:fldCharType="begin">
          <w:fldData xml:space="preserve">PEVuZE5vdGU+PENpdGU+PEF1dGhvcj5CZXJuc3RlaW48L0F1dGhvcj48WWVhcj4yMDEwPC9ZZWFy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</w:fldData>
        </w:fldChar>
      </w:r>
      <w:r w:rsidR="004B0F7D">
        <w:rPr>
          <w:lang w:val="sk-SK"/>
        </w:rPr>
        <w:instrText xml:space="preserve"> ADDIN EN.CITE </w:instrText>
      </w:r>
      <w:r w:rsidR="004B0F7D">
        <w:rPr>
          <w:lang w:val="sk-SK"/>
        </w:rPr>
        <w:fldChar w:fldCharType="begin">
          <w:fldData xml:space="preserve">PEVuZE5vdGU+PENpdGU+PEF1dGhvcj5CZXJuc3RlaW48L0F1dGhvcj48WWVhcj4yMDEwPC9ZZWFy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</w:fldData>
        </w:fldChar>
      </w:r>
      <w:r w:rsidR="004B0F7D">
        <w:rPr>
          <w:lang w:val="sk-SK"/>
        </w:rPr>
        <w:instrText xml:space="preserve"> ADDIN EN.CITE.DATA </w:instrText>
      </w:r>
      <w:r w:rsidR="004B0F7D">
        <w:rPr>
          <w:lang w:val="sk-SK"/>
        </w:rPr>
      </w:r>
      <w:r w:rsidR="004B0F7D">
        <w:rPr>
          <w:lang w:val="sk-SK"/>
        </w:rPr>
        <w:fldChar w:fldCharType="end"/>
      </w:r>
      <w:r w:rsidRPr="00FA362E">
        <w:rPr>
          <w:lang w:val="sk-SK"/>
        </w:rPr>
        <w:fldChar w:fldCharType="separate"/>
      </w:r>
      <w:r w:rsidR="004B0F7D">
        <w:rPr>
          <w:noProof/>
          <w:lang w:val="sk-SK"/>
        </w:rPr>
        <w:t>[3, 35]</w:t>
      </w:r>
      <w:r w:rsidRPr="00FA362E">
        <w:rPr>
          <w:lang w:val="sk-SK"/>
        </w:rPr>
        <w:fldChar w:fldCharType="end"/>
      </w:r>
      <w:r w:rsidRPr="00FA362E">
        <w:rPr>
          <w:lang w:val="sk-SK"/>
        </w:rPr>
        <w:t xml:space="preserve"> sú relatívne zmeny impedancie v priebehu srdečného cyklu závislé na priestorovej priemernej rýchlosti ako uvádza </w:t>
      </w:r>
      <w:r w:rsidRPr="00FA362E">
        <w:rPr>
          <w:lang w:val="sk-SK"/>
        </w:rPr>
        <w:fldChar w:fldCharType="begin"/>
      </w:r>
      <w:r w:rsidRPr="00FA362E">
        <w:rPr>
          <w:lang w:val="sk-SK"/>
        </w:rPr>
        <w:instrText xml:space="preserve"> REF _Ref510019868 \h </w:instrText>
      </w:r>
      <w:r w:rsidRPr="00FA362E">
        <w:rPr>
          <w:lang w:val="sk-SK"/>
        </w:rPr>
      </w:r>
      <w:r w:rsidRPr="00FA362E">
        <w:rPr>
          <w:lang w:val="sk-SK"/>
        </w:rPr>
        <w:fldChar w:fldCharType="separate"/>
      </w:r>
      <w:r w:rsidR="00B85020" w:rsidRPr="00FA362E">
        <w:rPr>
          <w:lang w:val="sk-SK"/>
        </w:rPr>
        <w:t xml:space="preserve">Obrázok </w:t>
      </w:r>
      <w:r w:rsidR="00B85020">
        <w:rPr>
          <w:noProof/>
          <w:lang w:val="sk-SK"/>
        </w:rPr>
        <w:t>1</w:t>
      </w:r>
      <w:r w:rsidR="00B85020">
        <w:rPr>
          <w:lang w:val="sk-SK"/>
        </w:rPr>
        <w:t>.</w:t>
      </w:r>
      <w:r w:rsidR="00B85020">
        <w:rPr>
          <w:noProof/>
          <w:lang w:val="sk-SK"/>
        </w:rPr>
        <w:t>7</w:t>
      </w:r>
      <w:r w:rsidRPr="00FA362E">
        <w:rPr>
          <w:lang w:val="sk-SK"/>
        </w:rPr>
        <w:fldChar w:fldCharType="end"/>
      </w:r>
      <w:r w:rsidRPr="00FA362E">
        <w:rPr>
          <w:lang w:val="sk-SK"/>
        </w:rPr>
        <w:t xml:space="preserve">. </w:t>
      </w:r>
      <w:r w:rsidRPr="00FA362E">
        <w:rPr>
          <w:lang w:val="sk-SK" w:eastAsia="en-US" w:bidi="en-US"/>
        </w:rPr>
        <w:t xml:space="preserve">V nasledujúcej analýze bola spočítaná plocha medzi krivkou </w:t>
      </w:r>
      <m:oMath>
        <m:sSub>
          <m:sSubPr>
            <m:ctrlPr>
              <w:rPr>
                <w:rFonts w:ascii="Cambria Math" w:hAnsi="Cambria Math"/>
                <w:lang w:val="sk-SK"/>
              </w:rPr>
            </m:ctrlPr>
          </m:sSubPr>
          <m:e>
            <m:r>
              <w:rPr>
                <w:rFonts w:ascii="Cambria Math" w:hAnsi="Cambria Math"/>
                <w:lang w:val="sk-SK"/>
              </w:rPr>
              <m:t>Z</m:t>
            </m:r>
          </m:e>
          <m:sub>
            <m:r>
              <w:rPr>
                <w:rFonts w:ascii="Cambria Math" w:hAnsi="Cambria Math"/>
                <w:lang w:val="sk-SK"/>
              </w:rPr>
              <m:t>i</m:t>
            </m:r>
          </m:sub>
        </m:sSub>
        <m:r>
          <m:rPr>
            <m:sty m:val="p"/>
          </m:rPr>
          <w:rPr>
            <w:rFonts w:ascii="Cambria Math" w:hAnsi="Cambria Math"/>
            <w:lang w:val="sk-SK"/>
          </w:rPr>
          <m:t>(</m:t>
        </m:r>
        <m:r>
          <w:rPr>
            <w:rFonts w:ascii="Cambria Math" w:hAnsi="Cambria Math"/>
            <w:lang w:val="sk-SK"/>
          </w:rPr>
          <m:t>t)</m:t>
        </m:r>
      </m:oMath>
      <w:r w:rsidRPr="00FA362E">
        <w:rPr>
          <w:lang w:val="sk-SK"/>
        </w:rPr>
        <w:t xml:space="preserve"> a priamkou vodorovnou s časovou osou X prechádzajúcou bodom </w:t>
      </w:r>
      <m:oMath>
        <m:sSub>
          <m:sSubPr>
            <m:ctrlPr>
              <w:rPr>
                <w:rFonts w:ascii="Cambria Math" w:hAnsi="Cambria Math"/>
                <w:lang w:val="sk-SK"/>
              </w:rPr>
            </m:ctrlPr>
          </m:sSubPr>
          <m:e>
            <m:r>
              <w:rPr>
                <w:rFonts w:ascii="Cambria Math" w:hAnsi="Cambria Math"/>
                <w:lang w:val="sk-SK"/>
              </w:rPr>
              <m:t>Z</m:t>
            </m:r>
          </m:e>
          <m:sub>
            <m:r>
              <w:rPr>
                <w:rFonts w:ascii="Cambria Math" w:hAnsi="Cambria Math"/>
                <w:lang w:val="sk-SK"/>
              </w:rPr>
              <m:t>i</m:t>
            </m:r>
          </m:sub>
        </m:sSub>
        <m:r>
          <m:rPr>
            <m:sty m:val="p"/>
          </m:rPr>
          <w:rPr>
            <w:rFonts w:ascii="Cambria Math" w:hAnsi="Cambria Math"/>
            <w:lang w:val="sk-SK"/>
          </w:rPr>
          <m:t>(</m:t>
        </m:r>
        <m:r>
          <w:rPr>
            <w:rFonts w:ascii="Cambria Math" w:hAnsi="Cambria Math"/>
            <w:lang w:val="sk-SK"/>
          </w:rPr>
          <m:t>t)</m:t>
        </m:r>
      </m:oMath>
      <w:r w:rsidRPr="00FA362E">
        <w:rPr>
          <w:lang w:val="sk-SK"/>
        </w:rPr>
        <w:t xml:space="preserve"> na počiatku LVET intervalu. Bola vyšetrená závislosť tejto plochy na hodnotách SV nameraných echokardiografiou. </w:t>
      </w:r>
      <w:r w:rsidR="00C8092B">
        <w:rPr>
          <w:lang w:val="sk-SK"/>
        </w:rPr>
        <w:t xml:space="preserve">Záver: </w:t>
      </w:r>
      <w:r w:rsidRPr="00FA362E">
        <w:rPr>
          <w:lang w:val="sk-SK"/>
        </w:rPr>
        <w:t xml:space="preserve">Podobne ako v predošlej kapitole nebola zistená lineárna závislosť medzi hodnota SV nameranými echokardiografiou a plochou relatívnej zmeny </w:t>
      </w:r>
      <m:oMath>
        <m:sSub>
          <m:sSubPr>
            <m:ctrlPr>
              <w:rPr>
                <w:rFonts w:ascii="Cambria Math" w:hAnsi="Cambria Math"/>
                <w:lang w:val="sk-SK"/>
              </w:rPr>
            </m:ctrlPr>
          </m:sSubPr>
          <m:e>
            <m:r>
              <w:rPr>
                <w:rFonts w:ascii="Cambria Math" w:hAnsi="Cambria Math"/>
                <w:lang w:val="sk-SK"/>
              </w:rPr>
              <m:t>Z</m:t>
            </m:r>
          </m:e>
          <m:sub>
            <m:r>
              <w:rPr>
                <w:rFonts w:ascii="Cambria Math" w:hAnsi="Cambria Math"/>
                <w:lang w:val="sk-SK"/>
              </w:rPr>
              <m:t>i</m:t>
            </m:r>
          </m:sub>
        </m:sSub>
        <m:r>
          <w:rPr>
            <w:rFonts w:ascii="Cambria Math" w:hAnsi="Cambria Math"/>
            <w:lang w:val="sk-SK"/>
          </w:rPr>
          <m:t>(t)</m:t>
        </m:r>
      </m:oMath>
      <w:r w:rsidRPr="00FA362E">
        <w:rPr>
          <w:lang w:val="sk-SK"/>
        </w:rPr>
        <w:t xml:space="preserve"> (r&lt;0.08).</w:t>
      </w:r>
    </w:p>
    <w:p w14:paraId="061BEA00" w14:textId="77777777" w:rsidR="00CE547F" w:rsidRPr="00FA362E" w:rsidRDefault="00CE547F" w:rsidP="00CE547F">
      <w:pPr>
        <w:tabs>
          <w:tab w:val="left" w:pos="7140"/>
        </w:tabs>
        <w:rPr>
          <w:lang w:val="sk-SK"/>
        </w:rPr>
      </w:pPr>
    </w:p>
    <w:p w14:paraId="77ECBFAA" w14:textId="124CFC13" w:rsidR="00CE547F" w:rsidRPr="00FA362E" w:rsidRDefault="00F722EA" w:rsidP="00CE547F">
      <w:pPr>
        <w:pStyle w:val="Nadpis2"/>
        <w:rPr>
          <w:lang w:val="sk-SK"/>
        </w:rPr>
      </w:pPr>
      <w:bookmarkStart w:id="385" w:name="_Toc386404219"/>
      <w:bookmarkStart w:id="386" w:name="_Toc510268162"/>
      <w:bookmarkStart w:id="387" w:name="_Toc513981503"/>
      <w:r>
        <w:rPr>
          <w:lang w:val="sk-SK"/>
        </w:rPr>
        <w:t>Relatívne zmeny SV u subjektov</w:t>
      </w:r>
      <w:r w:rsidR="00CE547F" w:rsidRPr="00FA362E">
        <w:rPr>
          <w:lang w:val="sk-SK"/>
        </w:rPr>
        <w:t xml:space="preserve"> po transplantácií </w:t>
      </w:r>
      <w:commentRangeStart w:id="388"/>
      <w:r w:rsidR="00CE547F" w:rsidRPr="00FA362E">
        <w:rPr>
          <w:lang w:val="sk-SK"/>
        </w:rPr>
        <w:t>srdca</w:t>
      </w:r>
      <w:bookmarkEnd w:id="385"/>
      <w:bookmarkEnd w:id="386"/>
      <w:commentRangeEnd w:id="388"/>
      <w:r w:rsidR="00CE547F" w:rsidRPr="00FA362E">
        <w:rPr>
          <w:rStyle w:val="Odkaznakomentr"/>
          <w:rFonts w:asciiTheme="majorHAnsi" w:hAnsiTheme="majorHAnsi" w:cs="Times New Roman"/>
          <w:b w:val="0"/>
          <w:bCs w:val="0"/>
          <w:lang w:val="sk-SK"/>
        </w:rPr>
        <w:commentReference w:id="388"/>
      </w:r>
      <w:bookmarkEnd w:id="387"/>
    </w:p>
    <w:p w14:paraId="5081C967" w14:textId="77777777" w:rsidR="00CE547F" w:rsidRPr="00FA362E" w:rsidRDefault="00CE547F" w:rsidP="00CE547F">
      <w:pPr>
        <w:tabs>
          <w:tab w:val="left" w:pos="7140"/>
        </w:tabs>
        <w:rPr>
          <w:lang w:val="sk-SK"/>
        </w:rPr>
      </w:pPr>
    </w:p>
    <w:p w14:paraId="3EA73431" w14:textId="7BCD1F00" w:rsidR="00FB3EB8" w:rsidRPr="00533664" w:rsidRDefault="00CE547F" w:rsidP="00CE547F">
      <w:pPr>
        <w:tabs>
          <w:tab w:val="left" w:pos="7140"/>
        </w:tabs>
        <w:rPr>
          <w:lang w:val="sk-SK"/>
        </w:rPr>
      </w:pPr>
      <w:r w:rsidRPr="00FA362E">
        <w:rPr>
          <w:lang w:val="sk-SK"/>
        </w:rPr>
        <w:t xml:space="preserve">V nasledujúcej analýze boli sledované </w:t>
      </w:r>
      <w:commentRangeStart w:id="389"/>
      <w:r w:rsidRPr="00FA362E">
        <w:rPr>
          <w:lang w:val="sk-SK"/>
        </w:rPr>
        <w:t>relatívne</w:t>
      </w:r>
      <w:commentRangeEnd w:id="389"/>
      <w:r w:rsidRPr="00FA362E">
        <w:rPr>
          <w:rStyle w:val="Odkaznakomentr"/>
          <w:lang w:val="sk-SK"/>
        </w:rPr>
        <w:commentReference w:id="389"/>
      </w:r>
      <w:r w:rsidRPr="00FA362E">
        <w:rPr>
          <w:lang w:val="sk-SK"/>
        </w:rPr>
        <w:t xml:space="preserve"> zmeny SV </w:t>
      </w:r>
      <w:r w:rsidR="00DF641B">
        <w:rPr>
          <w:lang w:val="sk-SK"/>
        </w:rPr>
        <w:t>počítané</w:t>
      </w:r>
      <w:r w:rsidRPr="00FA362E">
        <w:rPr>
          <w:lang w:val="sk-SK"/>
        </w:rPr>
        <w:t xml:space="preserve"> </w:t>
      </w:r>
      <w:r w:rsidR="00DF641B">
        <w:rPr>
          <w:lang w:val="sk-SK"/>
        </w:rPr>
        <w:t xml:space="preserve">kontinuálne </w:t>
      </w:r>
      <w:r w:rsidRPr="00FA362E">
        <w:rPr>
          <w:lang w:val="sk-SK"/>
        </w:rPr>
        <w:t xml:space="preserve">pomocou hrudníkovej impedancie a výsledky boli porovnané s meraním SV pomocou echokardiografie. </w:t>
      </w:r>
      <w:r w:rsidR="00DF641B">
        <w:rPr>
          <w:lang w:val="sk-SK"/>
        </w:rPr>
        <w:t xml:space="preserve">V čase písania tejto práce je táto štúdia najvačšou s pacientami so zlyhaním srdca s normálnou ejekčnou frakciou (Heart Failure and Normal Left Ventricular Ejection Fraction - HFNEF), ktorá hodnotí hemodynamické parametre v priebehú fyzickej </w:t>
      </w:r>
      <w:r w:rsidR="00C66300">
        <w:rPr>
          <w:lang w:val="sk-SK"/>
        </w:rPr>
        <w:fldChar w:fldCharType="begin"/>
      </w:r>
      <w:r w:rsidR="004B0F7D">
        <w:rPr>
          <w:lang w:val="sk-SK"/>
        </w:rPr>
        <w:instrText xml:space="preserve"> ADDIN EN.CITE &lt;EndNote&gt;&lt;Cite&gt;&lt;Author&gt;Higginbotham&lt;/Author&gt;&lt;Year&gt;1986&lt;/Year&gt;&lt;IDText&gt;REGULATION OF STROKE VOLUME DURING SUBMAXIMAL AND MAXIMAL UPRIGHT EXERCISE IN NORMAL MAN&lt;/IDText&gt;&lt;DisplayText&gt;[77]&lt;/DisplayText&gt;&lt;record&gt;&lt;dates&gt;&lt;pub-dates&gt;&lt;date&gt;Feb&lt;/date&gt;&lt;/pub-dates&gt;&lt;year&gt;1986&lt;/year&gt;&lt;/dates&gt;&lt;keywords&gt;&lt;keyword&gt;Cardiovascular System &amp;amp; Cardiology&lt;/keyword&gt;&lt;keyword&gt;Hematology&lt;/keyword&gt;&lt;/keywords&gt;&lt;urls&gt;&lt;related-urls&gt;&lt;url&gt;&amp;lt;Go to ISI&amp;gt;://WOS:A1986A337000010&lt;/url&gt;&lt;/related-urls&gt;&lt;/urls&gt;&lt;isbn&gt;0009-7330&lt;/isbn&gt;&lt;work-type&gt;Article&lt;/work-type&gt;&lt;titles&gt;&lt;title&gt;REGULATION OF STROKE VOLUME DURING SUBMAXIMAL AND MAXIMAL UPRIGHT EXERCISE IN NORMAL MAN&lt;/title&gt;&lt;secondary-title&gt;Circulation Research&lt;/secondary-title&gt;&lt;alt-title&gt;Circ.Res.&lt;/alt-title&gt;&lt;/titles&gt;&lt;pages&gt;281-291&lt;/pages&gt;&lt;number&gt;2&lt;/number&gt;&lt;contributors&gt;&lt;authors&gt;&lt;author&gt;Higginbotham, M. B.&lt;/author&gt;&lt;author&gt;Morris, K. G.&lt;/author&gt;&lt;author&gt;Williams, R. S.&lt;/author&gt;&lt;author&gt;McHale, P. A.&lt;/author&gt;&lt;author&gt;Coleman, R. E.&lt;/author&gt;&lt;author&gt;Cobb, F. R.&lt;/author&gt;&lt;/authors&gt;&lt;/contributors&gt;&lt;language&gt;English&lt;/language&gt;&lt;added-date format="utc"&gt;1526197152&lt;/added-date&gt;&lt;ref-type name="Journal Article"&gt;17&lt;/ref-type&gt;&lt;auth-address&gt;VET ADM MED CTR,DIV CARDIOL 111A,508 FULTON ST,DURHAM,NC 27705. DUKE UNIV,MED CTR,DEPT MED,DIV CARDIOL,DURHAM,NC 27710. DUKE UNIV,MED CTR,DEPT RADIOL,DURHAM,NC 27710.&lt;/auth-address&gt;&lt;rec-number&gt;105&lt;/rec-number&gt;&lt;last-updated-date format="utc"&gt;1526197152&lt;/last-updated-date&gt;&lt;accession-num&gt;WOS:A1986A337000010&lt;/accession-num&gt;&lt;electronic-resource-num&gt;10.1161/01.res.58.2.281&lt;/electronic-resource-num&gt;&lt;volume&gt;58&lt;/volume&gt;&lt;/record&gt;&lt;/Cite&gt;&lt;/EndNote&gt;</w:instrText>
      </w:r>
      <w:r w:rsidR="00C66300">
        <w:rPr>
          <w:lang w:val="sk-SK"/>
        </w:rPr>
        <w:fldChar w:fldCharType="separate"/>
      </w:r>
      <w:r w:rsidR="004B0F7D">
        <w:rPr>
          <w:noProof/>
          <w:lang w:val="sk-SK"/>
        </w:rPr>
        <w:t>[77]</w:t>
      </w:r>
      <w:r w:rsidR="00C66300">
        <w:rPr>
          <w:lang w:val="sk-SK"/>
        </w:rPr>
        <w:fldChar w:fldCharType="end"/>
      </w:r>
      <w:r w:rsidR="00DF641B">
        <w:rPr>
          <w:lang w:val="sk-SK"/>
        </w:rPr>
        <w:t>záťaže</w:t>
      </w:r>
      <w:r w:rsidR="00E530FF">
        <w:rPr>
          <w:lang w:val="sk-SK"/>
        </w:rPr>
        <w:t xml:space="preserve"> simultánne s kateterizáciou pravého srdca a echokardiografiou. Po prvý raz takisto analyzuje smer zmeny srdečného výdaja pre individuálnych pacientov vo veľmi krátkych časových intervaloch – 20 sekúnd. U </w:t>
      </w:r>
      <w:r w:rsidR="00FB3EB8">
        <w:rPr>
          <w:lang w:val="sk-SK"/>
        </w:rPr>
        <w:t>zdravých</w:t>
      </w:r>
      <w:r w:rsidR="00E530FF">
        <w:rPr>
          <w:lang w:val="sk-SK"/>
        </w:rPr>
        <w:t xml:space="preserve"> ľudí bolo popísaných niekoľko </w:t>
      </w:r>
      <w:r w:rsidR="00E530FF">
        <w:rPr>
          <w:lang w:val="sk-SK"/>
        </w:rPr>
        <w:lastRenderedPageBreak/>
        <w:t xml:space="preserve">typov odoziev SV na fyzickú záťaž. Pravdepodobne najčastejšou </w:t>
      </w:r>
      <w:r w:rsidR="00FB3EB8">
        <w:rPr>
          <w:lang w:val="sk-SK"/>
        </w:rPr>
        <w:t xml:space="preserve">odozvou je zvýšenie SV pri nízkej úrovni fyzickej záťaže a žiadne </w:t>
      </w:r>
      <w:r w:rsidR="00533664">
        <w:rPr>
          <w:lang w:val="sk-SK"/>
        </w:rPr>
        <w:t>významné</w:t>
      </w:r>
      <w:r w:rsidR="00FB3EB8">
        <w:rPr>
          <w:lang w:val="sk-SK"/>
        </w:rPr>
        <w:t xml:space="preserve"> zvýšenie SV pri vysokej fyzickej záťaži</w:t>
      </w:r>
      <w:r w:rsidR="00C66300">
        <w:rPr>
          <w:lang w:val="sk-SK"/>
        </w:rPr>
        <w:t xml:space="preserve"> </w:t>
      </w:r>
      <w:r w:rsidR="00C66300">
        <w:rPr>
          <w:lang w:val="sk-SK"/>
        </w:rPr>
        <w:fldChar w:fldCharType="begin">
          <w:fldData xml:space="preserve">PEVuZE5vdGU+PENpdGU+PEF1dGhvcj5LaXR6bWFuPC9BdXRob3I+PFllYXI+MTk5MTwvWWVhcj48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</w:fldData>
        </w:fldChar>
      </w:r>
      <w:r w:rsidR="004B0F7D">
        <w:rPr>
          <w:lang w:val="sk-SK"/>
        </w:rPr>
        <w:instrText xml:space="preserve"> ADDIN EN.CITE </w:instrText>
      </w:r>
      <w:r w:rsidR="004B0F7D">
        <w:rPr>
          <w:lang w:val="sk-SK"/>
        </w:rPr>
        <w:fldChar w:fldCharType="begin">
          <w:fldData xml:space="preserve">PEVuZE5vdGU+PENpdGU+PEF1dGhvcj5LaXR6bWFuPC9BdXRob3I+PFllYXI+MTk5MTwvWWVhcj48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</w:fldData>
        </w:fldChar>
      </w:r>
      <w:r w:rsidR="004B0F7D">
        <w:rPr>
          <w:lang w:val="sk-SK"/>
        </w:rPr>
        <w:instrText xml:space="preserve"> ADDIN EN.CITE.DATA </w:instrText>
      </w:r>
      <w:r w:rsidR="004B0F7D">
        <w:rPr>
          <w:lang w:val="sk-SK"/>
        </w:rPr>
      </w:r>
      <w:r w:rsidR="004B0F7D">
        <w:rPr>
          <w:lang w:val="sk-SK"/>
        </w:rPr>
        <w:fldChar w:fldCharType="end"/>
      </w:r>
      <w:r w:rsidR="00C66300">
        <w:rPr>
          <w:lang w:val="sk-SK"/>
        </w:rPr>
        <w:fldChar w:fldCharType="separate"/>
      </w:r>
      <w:r w:rsidR="004B0F7D">
        <w:rPr>
          <w:noProof/>
          <w:lang w:val="sk-SK"/>
        </w:rPr>
        <w:t>[77, 78]</w:t>
      </w:r>
      <w:r w:rsidR="00C66300">
        <w:rPr>
          <w:lang w:val="sk-SK"/>
        </w:rPr>
        <w:fldChar w:fldCharType="end"/>
      </w:r>
      <w:r w:rsidR="00FB3EB8">
        <w:rPr>
          <w:lang w:val="sk-SK"/>
        </w:rPr>
        <w:t>.</w:t>
      </w:r>
      <w:r w:rsidR="00533664">
        <w:rPr>
          <w:lang w:val="sk-SK"/>
        </w:rPr>
        <w:t xml:space="preserve"> Častou odozvou je takisto kontinuálne zvyšovanie SV počas fyzickej záťaže, s výrazným zvýšením pri počiatku záťaže</w:t>
      </w:r>
      <w:r w:rsidR="00533664">
        <w:rPr>
          <w:lang w:val="sk-SK"/>
        </w:rPr>
        <w:fldChar w:fldCharType="begin"/>
      </w:r>
      <w:r w:rsidR="004B0F7D">
        <w:rPr>
          <w:lang w:val="sk-SK"/>
        </w:rPr>
        <w:instrText xml:space="preserve"> ADDIN EN.CITE &lt;EndNote&gt;&lt;Cite&gt;&lt;Author&gt;Rodeheffer&lt;/Author&gt;&lt;Year&gt;1984&lt;/Year&gt;&lt;IDText&gt;EXERCISE CARDIAC-OUTPUT IS MAINTAINED WITH ADVANCING AGE IN HEALTHY-HUMAN SUBJECTS - CARDIAC DILATATION AND INCREASED STROKE VOLUME COMPENSATE FOR A DIMINISHED HEART-RATE&lt;/IDText&gt;&lt;DisplayText&gt;[79]&lt;/DisplayText&gt;&lt;record&gt;&lt;keywords&gt;&lt;keyword&gt;Cardiovascular System &amp;amp; Cardiology&lt;/keyword&gt;&lt;/keywords&gt;&lt;urls&gt;&lt;related-urls&gt;&lt;url&gt;&amp;lt;Go to ISI&amp;gt;://WOS:A1984SA26500001&lt;/url&gt;&lt;/related-urls&gt;&lt;/urls&gt;&lt;isbn&gt;0009-7322&lt;/isbn&gt;&lt;work-type&gt;Article&lt;/work-type&gt;&lt;titles&gt;&lt;title&gt;EXERCISE CARDIAC-OUTPUT IS MAINTAINED WITH ADVANCING AGE IN HEALTHY-HUMAN SUBJECTS - CARDIAC DILATATION AND INCREASED STROKE VOLUME COMPENSATE FOR A DIMINISHED HEART-RATE&lt;/title&gt;&lt;secondary-title&gt;Circulation&lt;/secondary-title&gt;&lt;alt-title&gt;Circulation&lt;/alt-title&gt;&lt;/titles&gt;&lt;pages&gt;203-213&lt;/pages&gt;&lt;number&gt;2&lt;/number&gt;&lt;contributors&gt;&lt;authors&gt;&lt;author&gt;Rodeheffer, R. J.&lt;/author&gt;&lt;author&gt;Gerstenblith, G.&lt;/author&gt;&lt;author&gt;Becker, L. C.&lt;/author&gt;&lt;author&gt;Fleg, J. L.&lt;/author&gt;&lt;author&gt;Weisfeldt, M. L.&lt;/author&gt;&lt;author&gt;Lakatta, E. G.&lt;/author&gt;&lt;/authors&gt;&lt;/contributors&gt;&lt;language&gt;English&lt;/language&gt;&lt;added-date format="utc"&gt;1526205203&lt;/added-date&gt;&lt;ref-type name="Journal Article"&gt;17&lt;/ref-type&gt;&lt;auth-address&gt;JOHNS HOPKINS UNIV,SCH MED,DIV CARDIOL,BALTIMORE,MD 21205. JOHNS HOPKINS UNIV,SCH MED,DEPT MED,BALTIMORE,MD 21205. NIA,GERONTOL RES CTR,BALTIMORE,MD 21224.&lt;/auth-address&gt;&lt;dates&gt;&lt;year&gt;1984&lt;/year&gt;&lt;/dates&gt;&lt;rec-number&gt;106&lt;/rec-number&gt;&lt;last-updated-date format="utc"&gt;1526205203&lt;/last-updated-date&gt;&lt;accession-num&gt;WOS:A1984SA26500001&lt;/accession-num&gt;&lt;electronic-resource-num&gt;10.1161/01.cir.69.2.203&lt;/electronic-resource-num&gt;&lt;volume&gt;69&lt;/volume&gt;&lt;/record&gt;&lt;/Cite&gt;&lt;/EndNote&gt;</w:instrText>
      </w:r>
      <w:r w:rsidR="00533664">
        <w:rPr>
          <w:lang w:val="sk-SK"/>
        </w:rPr>
        <w:fldChar w:fldCharType="separate"/>
      </w:r>
      <w:r w:rsidR="004B0F7D">
        <w:rPr>
          <w:noProof/>
          <w:lang w:val="sk-SK"/>
        </w:rPr>
        <w:t>[79]</w:t>
      </w:r>
      <w:r w:rsidR="00533664">
        <w:rPr>
          <w:lang w:val="sk-SK"/>
        </w:rPr>
        <w:fldChar w:fldCharType="end"/>
      </w:r>
      <w:r w:rsidR="00533664">
        <w:rPr>
          <w:lang w:val="sk-SK"/>
        </w:rPr>
        <w:t xml:space="preserve">. Niekedy počiatočné zvýšenie SV je nasledované znížením SV na konci záťaže </w:t>
      </w:r>
      <w:r w:rsidR="00533664">
        <w:rPr>
          <w:lang w:val="sk-SK"/>
        </w:rPr>
        <w:fldChar w:fldCharType="begin">
          <w:fldData xml:space="preserve">PEVuZE5vdGU+PENpdGU+PEF1dGhvcj5IYXlrb3dza3k8L0F1dGhvcj48WWVhcj4yMDExPC9ZZWFy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</w:fldData>
        </w:fldChar>
      </w:r>
      <w:r w:rsidR="004B0F7D">
        <w:rPr>
          <w:lang w:val="sk-SK"/>
        </w:rPr>
        <w:instrText xml:space="preserve"> ADDIN EN.CITE </w:instrText>
      </w:r>
      <w:r w:rsidR="004B0F7D">
        <w:rPr>
          <w:lang w:val="sk-SK"/>
        </w:rPr>
        <w:fldChar w:fldCharType="begin">
          <w:fldData xml:space="preserve">PEVuZE5vdGU+PENpdGU+PEF1dGhvcj5IYXlrb3dza3k8L0F1dGhvcj48WWVhcj4yMDExPC9ZZWFy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</w:fldData>
        </w:fldChar>
      </w:r>
      <w:r w:rsidR="004B0F7D">
        <w:rPr>
          <w:lang w:val="sk-SK"/>
        </w:rPr>
        <w:instrText xml:space="preserve"> ADDIN EN.CITE.DATA </w:instrText>
      </w:r>
      <w:r w:rsidR="004B0F7D">
        <w:rPr>
          <w:lang w:val="sk-SK"/>
        </w:rPr>
      </w:r>
      <w:r w:rsidR="004B0F7D">
        <w:rPr>
          <w:lang w:val="sk-SK"/>
        </w:rPr>
        <w:fldChar w:fldCharType="end"/>
      </w:r>
      <w:r w:rsidR="00533664">
        <w:rPr>
          <w:lang w:val="sk-SK"/>
        </w:rPr>
        <w:fldChar w:fldCharType="separate"/>
      </w:r>
      <w:r w:rsidR="004B0F7D">
        <w:rPr>
          <w:noProof/>
          <w:lang w:val="sk-SK"/>
        </w:rPr>
        <w:t>[80]</w:t>
      </w:r>
      <w:r w:rsidR="00533664">
        <w:rPr>
          <w:lang w:val="sk-SK"/>
        </w:rPr>
        <w:fldChar w:fldCharType="end"/>
      </w:r>
      <w:r w:rsidR="00533664">
        <w:rPr>
          <w:lang w:val="sk-SK"/>
        </w:rPr>
        <w:t>.</w:t>
      </w:r>
    </w:p>
    <w:p w14:paraId="5FE00113" w14:textId="77777777" w:rsidR="00FB3EB8" w:rsidRDefault="00FB3EB8" w:rsidP="00CE547F">
      <w:pPr>
        <w:tabs>
          <w:tab w:val="left" w:pos="7140"/>
        </w:tabs>
        <w:rPr>
          <w:lang w:val="sk-SK"/>
        </w:rPr>
      </w:pPr>
    </w:p>
    <w:p w14:paraId="37707C2E" w14:textId="27B1A722" w:rsidR="00CE547F" w:rsidRPr="00FA362E" w:rsidRDefault="00CE547F" w:rsidP="00CE547F">
      <w:pPr>
        <w:tabs>
          <w:tab w:val="left" w:pos="7140"/>
        </w:tabs>
        <w:rPr>
          <w:lang w:val="sk-SK"/>
        </w:rPr>
      </w:pPr>
      <w:r w:rsidRPr="00FA362E">
        <w:rPr>
          <w:lang w:val="sk-SK"/>
        </w:rPr>
        <w:t xml:space="preserve">Výsledok relatívnych zmien SV </w:t>
      </w:r>
      <w:r w:rsidR="00533664">
        <w:rPr>
          <w:lang w:val="sk-SK"/>
        </w:rPr>
        <w:t xml:space="preserve">počítanej v tejto štúdii </w:t>
      </w:r>
      <w:r w:rsidRPr="00FA362E">
        <w:rPr>
          <w:lang w:val="sk-SK"/>
        </w:rPr>
        <w:t xml:space="preserve">sú zobrazené na </w:t>
      </w:r>
      <w:r w:rsidR="00E530FF">
        <w:rPr>
          <w:lang w:val="sk-SK"/>
        </w:rPr>
        <w:fldChar w:fldCharType="begin"/>
      </w:r>
      <w:r w:rsidR="00E530FF">
        <w:rPr>
          <w:lang w:val="sk-SK"/>
        </w:rPr>
        <w:instrText xml:space="preserve"> REF _Ref510354717 \h </w:instrText>
      </w:r>
      <w:r w:rsidR="00E530FF">
        <w:rPr>
          <w:lang w:val="sk-SK"/>
        </w:rPr>
      </w:r>
      <w:r w:rsidR="00E530FF">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21</w:t>
      </w:r>
      <w:r w:rsidR="00E530FF">
        <w:rPr>
          <w:lang w:val="sk-SK"/>
        </w:rPr>
        <w:fldChar w:fldCharType="end"/>
      </w:r>
      <w:r w:rsidR="00E530FF">
        <w:rPr>
          <w:lang w:val="sk-SK"/>
        </w:rPr>
        <w:t xml:space="preserve"> a </w:t>
      </w:r>
      <w:r w:rsidR="00E530FF">
        <w:rPr>
          <w:lang w:val="sk-SK"/>
        </w:rPr>
        <w:fldChar w:fldCharType="begin"/>
      </w:r>
      <w:r w:rsidR="00E530FF">
        <w:rPr>
          <w:lang w:val="sk-SK"/>
        </w:rPr>
        <w:instrText xml:space="preserve"> REF _Ref510354721 \h </w:instrText>
      </w:r>
      <w:r w:rsidR="00E530FF">
        <w:rPr>
          <w:lang w:val="sk-SK"/>
        </w:rPr>
      </w:r>
      <w:r w:rsidR="00E530FF">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22</w:t>
      </w:r>
      <w:r w:rsidR="00E530FF">
        <w:rPr>
          <w:lang w:val="sk-SK"/>
        </w:rPr>
        <w:fldChar w:fldCharType="end"/>
      </w:r>
      <w:r w:rsidR="00533664">
        <w:rPr>
          <w:lang w:val="sk-SK"/>
        </w:rPr>
        <w:t xml:space="preserve"> pre dvoch pacientov</w:t>
      </w:r>
      <w:r w:rsidRPr="00FA362E">
        <w:rPr>
          <w:lang w:val="sk-SK"/>
        </w:rPr>
        <w:t xml:space="preserve">. Relatívne zmeny SV na </w:t>
      </w:r>
      <w:r w:rsidR="00E530FF">
        <w:rPr>
          <w:lang w:val="sk-SK"/>
        </w:rPr>
        <w:fldChar w:fldCharType="begin"/>
      </w:r>
      <w:r w:rsidR="00E530FF">
        <w:rPr>
          <w:lang w:val="sk-SK"/>
        </w:rPr>
        <w:instrText xml:space="preserve"> REF _Ref510354717 \h </w:instrText>
      </w:r>
      <w:r w:rsidR="00E530FF">
        <w:rPr>
          <w:lang w:val="sk-SK"/>
        </w:rPr>
      </w:r>
      <w:r w:rsidR="00E530FF">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21</w:t>
      </w:r>
      <w:r w:rsidR="00E530FF">
        <w:rPr>
          <w:lang w:val="sk-SK"/>
        </w:rPr>
        <w:fldChar w:fldCharType="end"/>
      </w:r>
      <w:r w:rsidR="00E530FF">
        <w:rPr>
          <w:lang w:val="sk-SK"/>
        </w:rPr>
        <w:t xml:space="preserve"> </w:t>
      </w:r>
      <w:r w:rsidRPr="00FA362E">
        <w:rPr>
          <w:lang w:val="sk-SK"/>
        </w:rPr>
        <w:t>majú predpokladaný priebeh s postupným nárastom pri zvyšovanej záťaže. Na</w:t>
      </w:r>
      <w:r w:rsidR="00E530FF">
        <w:rPr>
          <w:lang w:val="sk-SK"/>
        </w:rPr>
        <w:t xml:space="preserve"> </w:t>
      </w:r>
      <w:r w:rsidR="00E530FF">
        <w:rPr>
          <w:lang w:val="sk-SK"/>
        </w:rPr>
        <w:fldChar w:fldCharType="begin"/>
      </w:r>
      <w:r w:rsidR="00E530FF">
        <w:rPr>
          <w:lang w:val="sk-SK"/>
        </w:rPr>
        <w:instrText xml:space="preserve"> REF _Ref510354721 \h </w:instrText>
      </w:r>
      <w:r w:rsidR="00E530FF">
        <w:rPr>
          <w:lang w:val="sk-SK"/>
        </w:rPr>
      </w:r>
      <w:r w:rsidR="00E530FF">
        <w:rPr>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22</w:t>
      </w:r>
      <w:r w:rsidR="00E530FF">
        <w:rPr>
          <w:lang w:val="sk-SK"/>
        </w:rPr>
        <w:fldChar w:fldCharType="end"/>
      </w:r>
      <w:r w:rsidRPr="00FA362E">
        <w:rPr>
          <w:lang w:val="sk-SK"/>
        </w:rPr>
        <w:t xml:space="preserve"> je však možno vidieť pokles relatívneho SV na začiatku záťaže a len mierny nárast v strede záťaže. Zaujímavé je, že maximum SV nenastáva v období najväčšej záťaže. Bolo zistené, že maximum SV sa až v 67% prípadov nevyskytuje v rovnakej dobe ako maximum záťaže </w:t>
      </w:r>
      <w:r w:rsidR="00882926" w:rsidRPr="00FA362E">
        <w:rPr>
          <w:lang w:val="sk-SK"/>
        </w:rPr>
        <w:fldChar w:fldCharType="begin"/>
      </w:r>
      <w:r w:rsidR="004B0F7D">
        <w:rPr>
          <w:lang w:val="sk-SK"/>
        </w:rPr>
        <w:instrText xml:space="preserve"> ADDIN EN.CITE &lt;EndNote&gt;&lt;Cite&gt;&lt;Author&gt;Meluzín&lt;/Author&gt;&lt;Year&gt;2014&lt;/Year&gt;&lt;IDText&gt;The magnitude and course of exercise-induced stroke volume changes determine the exercise tolerance in heart transplant recipients with heart failure and normal ejection fraction&lt;/IDText&gt;&lt;DisplayText&gt;[81]&lt;/DisplayText&gt;&lt;record&gt;&lt;titles&gt;&lt;title&gt;The magnitude and course of exercise-induced stroke volume changes determine the exercise tolerance in heart transplant recipients with heart failure and normal ejection fraction&lt;/title&gt;&lt;/titles&gt;&lt;pages&gt;674-687&lt;/pages&gt;&lt;number&gt;1&lt;/number&gt;&lt;contributors&gt;&lt;authors&gt;&lt;author&gt;Meluzín,&lt;/author&gt;&lt;author&gt;J.,  Hude, P., Leinveber, P.,  Jurak, P., Soukup, L., Viscor, I., Spinarova,&lt;/author&gt;&lt;author&gt;L., Stepanova, R.,  Podrouzkova, H.,&lt;/author&gt;&lt;author&gt;Vondra, V., Langer P., and Nemec&lt;/author&gt;&lt;/authors&gt;&lt;/contributors&gt;&lt;added-date format="utc"&gt;1522488013&lt;/added-date&gt;&lt;ref-type name="Generic"&gt;13&lt;/ref-type&gt;&lt;dates&gt;&lt;year&gt;2014&lt;/year&gt;&lt;/dates&gt;&lt;rec-number&gt;101&lt;/rec-number&gt;&lt;publisher&gt;Experimental and Clinical Cardiology &lt;/publisher&gt;&lt;last-updated-date format="utc"&gt;1522488529&lt;/last-updated-date&gt;&lt;volume&gt;20&lt;/volume&gt;&lt;/record&gt;&lt;/Cite&gt;&lt;/EndNote&gt;</w:instrText>
      </w:r>
      <w:r w:rsidR="00882926" w:rsidRPr="00FA362E">
        <w:rPr>
          <w:lang w:val="sk-SK"/>
        </w:rPr>
        <w:fldChar w:fldCharType="separate"/>
      </w:r>
      <w:r w:rsidR="004B0F7D">
        <w:rPr>
          <w:noProof/>
          <w:lang w:val="sk-SK"/>
        </w:rPr>
        <w:t>[81]</w:t>
      </w:r>
      <w:r w:rsidR="00882926" w:rsidRPr="00FA362E">
        <w:rPr>
          <w:lang w:val="sk-SK"/>
        </w:rPr>
        <w:fldChar w:fldCharType="end"/>
      </w:r>
      <w:r w:rsidRPr="00FA362E">
        <w:rPr>
          <w:lang w:val="sk-SK"/>
        </w:rPr>
        <w:t xml:space="preserve">. Vysvetlením by mohla byť nesprávna funkcia srdca, ako aj neschopnosť srdca zvládať zvýšenú </w:t>
      </w:r>
      <w:commentRangeStart w:id="390"/>
      <w:r w:rsidRPr="00FA362E">
        <w:rPr>
          <w:lang w:val="sk-SK"/>
        </w:rPr>
        <w:t>zaťaž</w:t>
      </w:r>
      <w:commentRangeEnd w:id="390"/>
      <w:r w:rsidRPr="00FA362E">
        <w:rPr>
          <w:rStyle w:val="Odkaznakomentr"/>
          <w:lang w:val="sk-SK"/>
        </w:rPr>
        <w:commentReference w:id="390"/>
      </w:r>
      <w:r w:rsidRPr="00FA362E">
        <w:rPr>
          <w:lang w:val="sk-SK"/>
        </w:rPr>
        <w:t>.</w:t>
      </w:r>
      <w:r w:rsidR="00DF641B">
        <w:rPr>
          <w:lang w:val="sk-SK"/>
        </w:rPr>
        <w:t xml:space="preserve"> </w:t>
      </w:r>
    </w:p>
    <w:p w14:paraId="7158B1F9" w14:textId="77777777" w:rsidR="00CE547F" w:rsidRPr="00FA362E" w:rsidRDefault="00CE547F" w:rsidP="00CE547F">
      <w:pPr>
        <w:tabs>
          <w:tab w:val="left" w:pos="5638"/>
        </w:tabs>
        <w:rPr>
          <w:lang w:val="sk-SK"/>
        </w:rPr>
      </w:pPr>
      <w:r w:rsidRPr="00FA362E">
        <w:rPr>
          <w:noProof/>
        </w:rPr>
        <mc:AlternateContent>
          <mc:Choice Requires="wps">
            <w:drawing>
              <wp:anchor distT="0" distB="0" distL="114300" distR="114300" simplePos="0" relativeHeight="251662336" behindDoc="0" locked="0" layoutInCell="1" allowOverlap="1" wp14:anchorId="39AAA95C" wp14:editId="633011DA">
                <wp:simplePos x="0" y="0"/>
                <wp:positionH relativeFrom="column">
                  <wp:posOffset>5404485</wp:posOffset>
                </wp:positionH>
                <wp:positionV relativeFrom="paragraph">
                  <wp:posOffset>1988820</wp:posOffset>
                </wp:positionV>
                <wp:extent cx="532765" cy="198120"/>
                <wp:effectExtent l="6985" t="12700" r="12700" b="8255"/>
                <wp:wrapNone/>
                <wp:docPr id="3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198120"/>
                        </a:xfrm>
                        <a:prstGeom prst="rect">
                          <a:avLst/>
                        </a:prstGeom>
                        <a:solidFill>
                          <a:srgbClr val="FFFFFF"/>
                        </a:solidFill>
                        <a:ln w="0">
                          <a:solidFill>
                            <a:schemeClr val="bg1">
                              <a:lumMod val="100000"/>
                              <a:lumOff val="0"/>
                            </a:schemeClr>
                          </a:solidFill>
                          <a:miter lim="800000"/>
                          <a:headEnd/>
                          <a:tailEnd/>
                        </a:ln>
                      </wps:spPr>
                      <wps:txbx>
                        <w:txbxContent>
                          <w:p w14:paraId="6E28CFDB" w14:textId="77777777" w:rsidR="006A11AF" w:rsidRPr="00903A70" w:rsidRDefault="006A11AF" w:rsidP="00CE547F">
                            <w:pPr>
                              <w:rPr>
                                <w:sz w:val="16"/>
                                <w:szCs w:val="16"/>
                                <w:lang w:val="sk-SK"/>
                              </w:rPr>
                            </w:pPr>
                            <w:r w:rsidRPr="00903A70">
                              <w:rPr>
                                <w:sz w:val="16"/>
                                <w:szCs w:val="16"/>
                                <w:lang w:val="sk-SK"/>
                              </w:rPr>
                              <w:t>Udalosť</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9AAA95C" id="Text Box 8" o:spid="_x0000_s1043" type="#_x0000_t202" style="position:absolute;left:0;text-align:left;margin-left:425.55pt;margin-top:156.6pt;width:41.95pt;height:15.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" strokecolor="white [3212]" strokeweight="0">
                <v:textbox>
                  <w:txbxContent>
                    <w:p w14:paraId="6E28CFDB" w14:textId="77777777" w:rsidR="006A11AF" w:rsidRPr="00903A70" w:rsidRDefault="006A11AF" w:rsidP="00CE547F">
                      <w:pPr>
                        <w:rPr>
                          <w:sz w:val="16"/>
                          <w:szCs w:val="16"/>
                          <w:lang w:val="sk-SK"/>
                        </w:rPr>
                      </w:pPr>
                      <w:r w:rsidRPr="00903A70">
                        <w:rPr>
                          <w:sz w:val="16"/>
                          <w:szCs w:val="16"/>
                          <w:lang w:val="sk-SK"/>
                        </w:rPr>
                        <w:t>Udalosť</w:t>
                      </w:r>
                    </w:p>
                  </w:txbxContent>
                </v:textbox>
              </v:shape>
            </w:pict>
          </mc:Fallback>
        </mc:AlternateContent>
      </w:r>
      <w:r w:rsidRPr="00FA362E">
        <w:rPr>
          <w:noProof/>
        </w:rPr>
        <mc:AlternateContent>
          <mc:Choice Requires="wps">
            <w:drawing>
              <wp:anchor distT="0" distB="0" distL="114300" distR="114300" simplePos="0" relativeHeight="251660288" behindDoc="0" locked="0" layoutInCell="1" allowOverlap="1" wp14:anchorId="4629B375" wp14:editId="48D6727C">
                <wp:simplePos x="0" y="0"/>
                <wp:positionH relativeFrom="column">
                  <wp:posOffset>-6985</wp:posOffset>
                </wp:positionH>
                <wp:positionV relativeFrom="paragraph">
                  <wp:posOffset>-8255</wp:posOffset>
                </wp:positionV>
                <wp:extent cx="794385" cy="314960"/>
                <wp:effectExtent l="5715" t="6350" r="9525" b="12065"/>
                <wp:wrapNone/>
                <wp:docPr id="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314960"/>
                        </a:xfrm>
                        <a:prstGeom prst="rect">
                          <a:avLst/>
                        </a:prstGeom>
                        <a:solidFill>
                          <a:srgbClr val="FFFFFF"/>
                        </a:solidFill>
                        <a:ln w="0">
                          <a:solidFill>
                            <a:schemeClr val="bg1">
                              <a:lumMod val="100000"/>
                              <a:lumOff val="0"/>
                            </a:schemeClr>
                          </a:solidFill>
                          <a:miter lim="800000"/>
                          <a:headEnd/>
                          <a:tailEnd/>
                        </a:ln>
                      </wps:spPr>
                      <wps:txbx>
                        <w:txbxContent>
                          <w:p w14:paraId="550C1D1B" w14:textId="77777777" w:rsidR="006A11AF" w:rsidRPr="00903A70" w:rsidRDefault="006A11AF" w:rsidP="00CE547F">
                            <w:pPr>
                              <w:rPr>
                                <w:sz w:val="16"/>
                                <w:szCs w:val="16"/>
                                <w:lang w:val="en-US"/>
                              </w:rPr>
                            </w:pPr>
                            <w:r w:rsidRPr="00903A70">
                              <w:rPr>
                                <w:sz w:val="16"/>
                                <w:szCs w:val="16"/>
                                <w:lang w:val="sk-SK"/>
                              </w:rPr>
                              <w:t xml:space="preserve">Relatívna zmena SV </w:t>
                            </w:r>
                            <w:r w:rsidRPr="00903A70">
                              <w:rPr>
                                <w:sz w:val="16"/>
                                <w:szCs w:val="16"/>
                                <w:lang w:val="en-U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629B375" id="Text Box 6" o:spid="_x0000_s1044" type="#_x0000_t202" style="position:absolute;left:0;text-align:left;margin-left:-.55pt;margin-top:-.65pt;width:62.55pt;height:24.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" strokecolor="white [3212]" strokeweight="0">
                <v:textbox>
                  <w:txbxContent>
                    <w:p w14:paraId="550C1D1B" w14:textId="77777777" w:rsidR="006A11AF" w:rsidRPr="00903A70" w:rsidRDefault="006A11AF" w:rsidP="00CE547F">
                      <w:pPr>
                        <w:rPr>
                          <w:sz w:val="16"/>
                          <w:szCs w:val="16"/>
                          <w:lang w:val="en-US"/>
                        </w:rPr>
                      </w:pPr>
                      <w:r w:rsidRPr="00903A70">
                        <w:rPr>
                          <w:sz w:val="16"/>
                          <w:szCs w:val="16"/>
                          <w:lang w:val="sk-SK"/>
                        </w:rPr>
                        <w:t xml:space="preserve">Relatívna zmena SV </w:t>
                      </w:r>
                      <w:r w:rsidRPr="00903A70">
                        <w:rPr>
                          <w:sz w:val="16"/>
                          <w:szCs w:val="16"/>
                          <w:lang w:val="en-US"/>
                        </w:rPr>
                        <w:t>[%]</w:t>
                      </w:r>
                    </w:p>
                  </w:txbxContent>
                </v:textbox>
              </v:shape>
            </w:pict>
          </mc:Fallback>
        </mc:AlternateContent>
      </w:r>
      <w:r w:rsidRPr="00FA362E">
        <w:rPr>
          <w:noProof/>
        </w:rPr>
        <w:drawing>
          <wp:inline distT="0" distB="0" distL="0" distR="0" wp14:anchorId="65F2D6DC" wp14:editId="06C96249">
            <wp:extent cx="5400040" cy="2724132"/>
            <wp:effectExtent l="0" t="0" r="0" b="635"/>
            <wp:docPr id="6"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72B07F50" w14:textId="23C11F0B" w:rsidR="00CE547F" w:rsidRPr="00FA362E" w:rsidRDefault="00CE547F" w:rsidP="00CE547F">
      <w:pPr>
        <w:pStyle w:val="Popis"/>
        <w:rPr>
          <w:szCs w:val="22"/>
          <w:lang w:val="sk-SK"/>
        </w:rPr>
      </w:pPr>
      <w:bookmarkStart w:id="391" w:name="_Ref510354717"/>
      <w:bookmarkStart w:id="392" w:name="_Toc513981538"/>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3</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21</w:t>
      </w:r>
      <w:r w:rsidR="00A53D98">
        <w:rPr>
          <w:lang w:val="sk-SK"/>
        </w:rPr>
        <w:fldChar w:fldCharType="end"/>
      </w:r>
      <w:bookmarkEnd w:id="391"/>
      <w:r w:rsidRPr="00FA362E">
        <w:rPr>
          <w:lang w:val="sk-SK"/>
        </w:rPr>
        <w:t>:</w:t>
      </w:r>
      <w:r w:rsidRPr="00FA362E">
        <w:rPr>
          <w:szCs w:val="22"/>
          <w:lang w:val="sk-SK"/>
        </w:rPr>
        <w:t xml:space="preserve"> Relatívne zmeny SV subjektu 53 pri záťaži.</w:t>
      </w:r>
      <w:bookmarkEnd w:id="392"/>
    </w:p>
    <w:p w14:paraId="78110297" w14:textId="77777777" w:rsidR="00CE547F" w:rsidRPr="00FA362E" w:rsidRDefault="00CE547F" w:rsidP="00CE547F">
      <w:pPr>
        <w:tabs>
          <w:tab w:val="left" w:pos="7140"/>
        </w:tabs>
        <w:jc w:val="center"/>
        <w:rPr>
          <w:lang w:val="sk-SK"/>
        </w:rPr>
      </w:pPr>
      <w:r w:rsidRPr="00FA362E">
        <w:rPr>
          <w:noProof/>
        </w:rPr>
        <mc:AlternateContent>
          <mc:Choice Requires="wps">
            <w:drawing>
              <wp:anchor distT="0" distB="0" distL="114300" distR="114300" simplePos="0" relativeHeight="251661312" behindDoc="0" locked="0" layoutInCell="1" allowOverlap="1" wp14:anchorId="4A90430E" wp14:editId="1B695A90">
                <wp:simplePos x="0" y="0"/>
                <wp:positionH relativeFrom="column">
                  <wp:posOffset>34290</wp:posOffset>
                </wp:positionH>
                <wp:positionV relativeFrom="paragraph">
                  <wp:posOffset>156210</wp:posOffset>
                </wp:positionV>
                <wp:extent cx="794385" cy="314960"/>
                <wp:effectExtent l="8890" t="10795" r="6350" b="7620"/>
                <wp:wrapNone/>
                <wp:docPr id="2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314960"/>
                        </a:xfrm>
                        <a:prstGeom prst="rect">
                          <a:avLst/>
                        </a:prstGeom>
                        <a:solidFill>
                          <a:srgbClr val="FFFFFF"/>
                        </a:solidFill>
                        <a:ln w="0">
                          <a:solidFill>
                            <a:schemeClr val="bg1">
                              <a:lumMod val="100000"/>
                              <a:lumOff val="0"/>
                            </a:schemeClr>
                          </a:solidFill>
                          <a:miter lim="800000"/>
                          <a:headEnd/>
                          <a:tailEnd/>
                        </a:ln>
                      </wps:spPr>
                      <wps:txbx>
                        <w:txbxContent>
                          <w:p w14:paraId="50322572" w14:textId="77777777" w:rsidR="006A11AF" w:rsidRPr="00903A70" w:rsidRDefault="006A11AF" w:rsidP="00CE547F">
                            <w:pPr>
                              <w:rPr>
                                <w:sz w:val="16"/>
                                <w:szCs w:val="16"/>
                                <w:lang w:val="en-US"/>
                              </w:rPr>
                            </w:pPr>
                            <w:r w:rsidRPr="00903A70">
                              <w:rPr>
                                <w:sz w:val="16"/>
                                <w:szCs w:val="16"/>
                                <w:lang w:val="sk-SK"/>
                              </w:rPr>
                              <w:t xml:space="preserve">Relatívna zmena SV </w:t>
                            </w:r>
                            <w:r w:rsidRPr="00903A70">
                              <w:rPr>
                                <w:sz w:val="16"/>
                                <w:szCs w:val="16"/>
                                <w:lang w:val="en-U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A90430E" id="Text Box 7" o:spid="_x0000_s1045" type="#_x0000_t202" style="position:absolute;left:0;text-align:left;margin-left:2.7pt;margin-top:12.3pt;width:62.55pt;height:24.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" strokecolor="white [3212]" strokeweight="0">
                <v:textbox>
                  <w:txbxContent>
                    <w:p w14:paraId="50322572" w14:textId="77777777" w:rsidR="006A11AF" w:rsidRPr="00903A70" w:rsidRDefault="006A11AF" w:rsidP="00CE547F">
                      <w:pPr>
                        <w:rPr>
                          <w:sz w:val="16"/>
                          <w:szCs w:val="16"/>
                          <w:lang w:val="en-US"/>
                        </w:rPr>
                      </w:pPr>
                      <w:r w:rsidRPr="00903A70">
                        <w:rPr>
                          <w:sz w:val="16"/>
                          <w:szCs w:val="16"/>
                          <w:lang w:val="sk-SK"/>
                        </w:rPr>
                        <w:t xml:space="preserve">Relatívna zmena SV </w:t>
                      </w:r>
                      <w:r w:rsidRPr="00903A70">
                        <w:rPr>
                          <w:sz w:val="16"/>
                          <w:szCs w:val="16"/>
                          <w:lang w:val="en-US"/>
                        </w:rPr>
                        <w:t>[%]</w:t>
                      </w:r>
                    </w:p>
                  </w:txbxContent>
                </v:textbox>
              </v:shape>
            </w:pict>
          </mc:Fallback>
        </mc:AlternateContent>
      </w:r>
    </w:p>
    <w:p w14:paraId="3F9D55AA" w14:textId="77777777" w:rsidR="00CE547F" w:rsidRPr="00FA362E" w:rsidRDefault="00CE547F" w:rsidP="00CE547F">
      <w:pPr>
        <w:tabs>
          <w:tab w:val="left" w:pos="7140"/>
        </w:tabs>
        <w:jc w:val="center"/>
        <w:rPr>
          <w:lang w:val="sk-SK"/>
        </w:rPr>
      </w:pPr>
      <w:r w:rsidRPr="00FA362E">
        <w:rPr>
          <w:noProof/>
        </w:rPr>
        <w:lastRenderedPageBreak/>
        <mc:AlternateContent>
          <mc:Choice Requires="wps">
            <w:drawing>
              <wp:anchor distT="0" distB="0" distL="114300" distR="114300" simplePos="0" relativeHeight="251663360" behindDoc="0" locked="0" layoutInCell="1" allowOverlap="1" wp14:anchorId="33C3FE0F" wp14:editId="00F664B0">
                <wp:simplePos x="0" y="0"/>
                <wp:positionH relativeFrom="column">
                  <wp:posOffset>5404485</wp:posOffset>
                </wp:positionH>
                <wp:positionV relativeFrom="paragraph">
                  <wp:posOffset>2227580</wp:posOffset>
                </wp:positionV>
                <wp:extent cx="532765" cy="198120"/>
                <wp:effectExtent l="6985" t="9525" r="12700" b="11430"/>
                <wp:wrapNone/>
                <wp:docPr id="2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198120"/>
                        </a:xfrm>
                        <a:prstGeom prst="rect">
                          <a:avLst/>
                        </a:prstGeom>
                        <a:solidFill>
                          <a:srgbClr val="FFFFFF"/>
                        </a:solidFill>
                        <a:ln w="0">
                          <a:solidFill>
                            <a:schemeClr val="bg1">
                              <a:lumMod val="100000"/>
                              <a:lumOff val="0"/>
                            </a:schemeClr>
                          </a:solidFill>
                          <a:miter lim="800000"/>
                          <a:headEnd/>
                          <a:tailEnd/>
                        </a:ln>
                      </wps:spPr>
                      <wps:txbx>
                        <w:txbxContent>
                          <w:p w14:paraId="7FE3BAFA" w14:textId="77777777" w:rsidR="006A11AF" w:rsidRPr="00903A70" w:rsidRDefault="006A11AF" w:rsidP="00CE547F">
                            <w:pPr>
                              <w:rPr>
                                <w:sz w:val="16"/>
                                <w:szCs w:val="16"/>
                                <w:lang w:val="sk-SK"/>
                              </w:rPr>
                            </w:pPr>
                            <w:r w:rsidRPr="00903A70">
                              <w:rPr>
                                <w:sz w:val="16"/>
                                <w:szCs w:val="16"/>
                                <w:lang w:val="sk-SK"/>
                              </w:rPr>
                              <w:t>Udalosť</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3C3FE0F" id="Text Box 9" o:spid="_x0000_s1046" type="#_x0000_t202" style="position:absolute;left:0;text-align:left;margin-left:425.55pt;margin-top:175.4pt;width:41.95pt;height:15.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" strokecolor="white [3212]" strokeweight="0">
                <v:textbox>
                  <w:txbxContent>
                    <w:p w14:paraId="7FE3BAFA" w14:textId="77777777" w:rsidR="006A11AF" w:rsidRPr="00903A70" w:rsidRDefault="006A11AF" w:rsidP="00CE547F">
                      <w:pPr>
                        <w:rPr>
                          <w:sz w:val="16"/>
                          <w:szCs w:val="16"/>
                          <w:lang w:val="sk-SK"/>
                        </w:rPr>
                      </w:pPr>
                      <w:r w:rsidRPr="00903A70">
                        <w:rPr>
                          <w:sz w:val="16"/>
                          <w:szCs w:val="16"/>
                          <w:lang w:val="sk-SK"/>
                        </w:rPr>
                        <w:t>Udalosť</w:t>
                      </w:r>
                    </w:p>
                  </w:txbxContent>
                </v:textbox>
              </v:shape>
            </w:pict>
          </mc:Fallback>
        </mc:AlternateContent>
      </w:r>
      <w:r w:rsidRPr="00FA362E">
        <w:rPr>
          <w:noProof/>
        </w:rPr>
        <w:drawing>
          <wp:inline distT="0" distB="0" distL="0" distR="0" wp14:anchorId="0781623F" wp14:editId="76CC31C8">
            <wp:extent cx="5400040" cy="2869955"/>
            <wp:effectExtent l="0" t="0" r="0" b="6985"/>
            <wp:docPr id="7" name="Graf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11EC2983" w14:textId="00CEF436" w:rsidR="00CE547F" w:rsidRPr="00FA362E" w:rsidRDefault="00CE547F" w:rsidP="00CE547F">
      <w:pPr>
        <w:pStyle w:val="Popis"/>
        <w:rPr>
          <w:lang w:val="sk-SK"/>
        </w:rPr>
      </w:pPr>
      <w:bookmarkStart w:id="393" w:name="_Ref510354721"/>
      <w:bookmarkStart w:id="394" w:name="_Toc513981539"/>
      <w:r w:rsidRPr="00FA362E">
        <w:rPr>
          <w:lang w:val="sk-SK"/>
        </w:rPr>
        <w:t xml:space="preserve">Obrázok </w:t>
      </w:r>
      <w:r w:rsidR="00A53D98">
        <w:rPr>
          <w:lang w:val="sk-SK"/>
        </w:rPr>
        <w:fldChar w:fldCharType="begin"/>
      </w:r>
      <w:r w:rsidR="00A53D98">
        <w:rPr>
          <w:lang w:val="sk-SK"/>
        </w:rPr>
        <w:instrText xml:space="preserve"> STYLEREF 1 \s </w:instrText>
      </w:r>
      <w:r w:rsidR="00A53D98">
        <w:rPr>
          <w:lang w:val="sk-SK"/>
        </w:rPr>
        <w:fldChar w:fldCharType="separate"/>
      </w:r>
      <w:r w:rsidR="00B85020">
        <w:rPr>
          <w:noProof/>
          <w:lang w:val="sk-SK"/>
        </w:rPr>
        <w:t>3</w:t>
      </w:r>
      <w:r w:rsidR="00A53D98">
        <w:rPr>
          <w:lang w:val="sk-SK"/>
        </w:rPr>
        <w:fldChar w:fldCharType="end"/>
      </w:r>
      <w:r w:rsidR="00A53D98">
        <w:rPr>
          <w:lang w:val="sk-SK"/>
        </w:rPr>
        <w:t>.</w:t>
      </w:r>
      <w:r w:rsidR="00A53D98">
        <w:rPr>
          <w:lang w:val="sk-SK"/>
        </w:rPr>
        <w:fldChar w:fldCharType="begin"/>
      </w:r>
      <w:r w:rsidR="00A53D98">
        <w:rPr>
          <w:lang w:val="sk-SK"/>
        </w:rPr>
        <w:instrText xml:space="preserve"> SEQ Obrázok \* ARABIC \s 1 </w:instrText>
      </w:r>
      <w:r w:rsidR="00A53D98">
        <w:rPr>
          <w:lang w:val="sk-SK"/>
        </w:rPr>
        <w:fldChar w:fldCharType="separate"/>
      </w:r>
      <w:r w:rsidR="00B85020">
        <w:rPr>
          <w:noProof/>
          <w:lang w:val="sk-SK"/>
        </w:rPr>
        <w:t>22</w:t>
      </w:r>
      <w:r w:rsidR="00A53D98">
        <w:rPr>
          <w:lang w:val="sk-SK"/>
        </w:rPr>
        <w:fldChar w:fldCharType="end"/>
      </w:r>
      <w:bookmarkEnd w:id="393"/>
      <w:r w:rsidRPr="00FA362E">
        <w:rPr>
          <w:lang w:val="sk-SK"/>
        </w:rPr>
        <w:t>:</w:t>
      </w:r>
      <w:r w:rsidRPr="00FA362E">
        <w:rPr>
          <w:szCs w:val="22"/>
          <w:lang w:val="sk-SK"/>
        </w:rPr>
        <w:t xml:space="preserve"> Relatívne zmeny SV subjektu 49 pri záťaži</w:t>
      </w:r>
      <w:r w:rsidRPr="00FA362E">
        <w:rPr>
          <w:lang w:val="sk-SK"/>
        </w:rPr>
        <w:t>.</w:t>
      </w:r>
      <w:bookmarkEnd w:id="394"/>
      <w:r w:rsidR="00882926">
        <w:rPr>
          <w:lang w:val="sk-SK"/>
        </w:rPr>
        <w:t xml:space="preserve"> </w:t>
      </w:r>
    </w:p>
    <w:p w14:paraId="7D12B60F" w14:textId="7E936829" w:rsidR="001B1926" w:rsidRDefault="001B1926" w:rsidP="001B1926">
      <w:pPr>
        <w:rPr>
          <w:lang w:val="sk-SK"/>
        </w:rPr>
      </w:pPr>
      <w:r>
        <w:rPr>
          <w:lang w:val="sk-SK"/>
        </w:rPr>
        <w:fldChar w:fldCharType="begin"/>
      </w:r>
      <w:r>
        <w:rPr>
          <w:lang w:val="sk-SK"/>
        </w:rPr>
        <w:instrText xml:space="preserve"> REF _Ref513927333 \h </w:instrText>
      </w:r>
      <w:r>
        <w:rPr>
          <w:lang w:val="sk-SK"/>
        </w:rPr>
      </w:r>
      <w:r>
        <w:rPr>
          <w:lang w:val="sk-SK"/>
        </w:rPr>
        <w:fldChar w:fldCharType="separate"/>
      </w:r>
      <w:r w:rsidR="00B85020" w:rsidRPr="00FA362E">
        <w:rPr>
          <w:lang w:val="sk-SK"/>
        </w:rPr>
        <w:t xml:space="preserve">Tabuľka </w:t>
      </w:r>
      <w:r w:rsidR="00B85020">
        <w:rPr>
          <w:noProof/>
          <w:lang w:val="sk-SK"/>
        </w:rPr>
        <w:t>16</w:t>
      </w:r>
      <w:r>
        <w:rPr>
          <w:lang w:val="sk-SK"/>
        </w:rPr>
        <w:fldChar w:fldCharType="end"/>
      </w:r>
      <w:r>
        <w:rPr>
          <w:lang w:val="sk-SK"/>
        </w:rPr>
        <w:t xml:space="preserve"> uvádza prehľad podmienok pri akých bolo meranie vykonané. </w:t>
      </w:r>
    </w:p>
    <w:p w14:paraId="780FEF6B" w14:textId="77777777" w:rsidR="001B1926" w:rsidRDefault="001B1926" w:rsidP="001B1926">
      <w:pPr>
        <w:rPr>
          <w:lang w:val="sk-SK"/>
        </w:rPr>
      </w:pPr>
    </w:p>
    <w:tbl>
      <w:tblPr>
        <w:tblW w:w="5665" w:type="dxa"/>
        <w:jc w:val="center"/>
        <w:tblLook w:val="04A0" w:firstRow="1" w:lastRow="0" w:firstColumn="1" w:lastColumn="0" w:noHBand="0" w:noVBand="1"/>
      </w:tblPr>
      <w:tblGrid>
        <w:gridCol w:w="2080"/>
        <w:gridCol w:w="3585"/>
      </w:tblGrid>
      <w:tr w:rsidR="001B1926" w:rsidRPr="00FA362E" w14:paraId="1F94C887" w14:textId="77777777" w:rsidTr="00DF641B">
        <w:trPr>
          <w:trHeight w:val="315"/>
          <w:jc w:val="center"/>
        </w:trPr>
        <w:tc>
          <w:tcPr>
            <w:tcW w:w="208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51DF4B4B"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označenie udalosti:</w:t>
            </w:r>
          </w:p>
        </w:tc>
        <w:tc>
          <w:tcPr>
            <w:tcW w:w="3585" w:type="dxa"/>
            <w:tcBorders>
              <w:top w:val="single" w:sz="8" w:space="0" w:color="auto"/>
              <w:left w:val="nil"/>
              <w:bottom w:val="single" w:sz="8" w:space="0" w:color="auto"/>
              <w:right w:val="single" w:sz="8" w:space="0" w:color="auto"/>
            </w:tcBorders>
            <w:shd w:val="clear" w:color="auto" w:fill="auto"/>
            <w:noWrap/>
            <w:vAlign w:val="bottom"/>
            <w:hideMark/>
          </w:tcPr>
          <w:p w14:paraId="7E58612C"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udalosť:</w:t>
            </w:r>
          </w:p>
        </w:tc>
      </w:tr>
      <w:tr w:rsidR="001B1926" w:rsidRPr="00FA362E" w14:paraId="605EC70D" w14:textId="77777777" w:rsidTr="00DF641B">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14:paraId="29DD9A1E"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klid DKK sup</w:t>
            </w:r>
          </w:p>
        </w:tc>
        <w:tc>
          <w:tcPr>
            <w:tcW w:w="3585" w:type="dxa"/>
            <w:tcBorders>
              <w:top w:val="nil"/>
              <w:left w:val="nil"/>
              <w:bottom w:val="nil"/>
              <w:right w:val="single" w:sz="4" w:space="0" w:color="auto"/>
            </w:tcBorders>
            <w:shd w:val="clear" w:color="auto" w:fill="auto"/>
            <w:noWrap/>
            <w:vAlign w:val="bottom"/>
            <w:hideMark/>
          </w:tcPr>
          <w:p w14:paraId="356E37C8"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pokoj na lôžku, nohy vodorovne</w:t>
            </w:r>
          </w:p>
        </w:tc>
      </w:tr>
      <w:tr w:rsidR="001B1926" w:rsidRPr="00FA362E" w14:paraId="009C85A6" w14:textId="77777777" w:rsidTr="00DF641B">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14:paraId="2F071DEF"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klid DKK elev</w:t>
            </w:r>
          </w:p>
        </w:tc>
        <w:tc>
          <w:tcPr>
            <w:tcW w:w="3585" w:type="dxa"/>
            <w:tcBorders>
              <w:top w:val="nil"/>
              <w:left w:val="nil"/>
              <w:bottom w:val="nil"/>
              <w:right w:val="single" w:sz="4" w:space="0" w:color="auto"/>
            </w:tcBorders>
            <w:shd w:val="clear" w:color="auto" w:fill="auto"/>
            <w:noWrap/>
            <w:vAlign w:val="bottom"/>
            <w:hideMark/>
          </w:tcPr>
          <w:p w14:paraId="3F1415FE"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pokoj na lôžku, nohy zdvihnuté</w:t>
            </w:r>
          </w:p>
        </w:tc>
      </w:tr>
      <w:tr w:rsidR="001B1926" w:rsidRPr="00FA362E" w14:paraId="3A0EC7DE" w14:textId="77777777" w:rsidTr="00DF641B">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14:paraId="0FBFD2A7"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 xml:space="preserve">25W </w:t>
            </w:r>
          </w:p>
        </w:tc>
        <w:tc>
          <w:tcPr>
            <w:tcW w:w="3585" w:type="dxa"/>
            <w:tcBorders>
              <w:top w:val="nil"/>
              <w:left w:val="nil"/>
              <w:bottom w:val="nil"/>
              <w:right w:val="single" w:sz="4" w:space="0" w:color="auto"/>
            </w:tcBorders>
            <w:shd w:val="clear" w:color="auto" w:fill="auto"/>
            <w:noWrap/>
            <w:vAlign w:val="bottom"/>
            <w:hideMark/>
          </w:tcPr>
          <w:p w14:paraId="4D00FDA0"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záťaž - 25W, začiatok šliapania</w:t>
            </w:r>
          </w:p>
        </w:tc>
      </w:tr>
      <w:tr w:rsidR="001B1926" w:rsidRPr="00FA362E" w14:paraId="26AFAEE0" w14:textId="77777777" w:rsidTr="00DF641B">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14:paraId="64165E9F"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20</w:t>
            </w:r>
          </w:p>
        </w:tc>
        <w:tc>
          <w:tcPr>
            <w:tcW w:w="3585" w:type="dxa"/>
            <w:tcBorders>
              <w:top w:val="nil"/>
              <w:left w:val="nil"/>
              <w:bottom w:val="nil"/>
              <w:right w:val="single" w:sz="4" w:space="0" w:color="auto"/>
            </w:tcBorders>
            <w:shd w:val="clear" w:color="auto" w:fill="auto"/>
            <w:noWrap/>
            <w:vAlign w:val="bottom"/>
            <w:hideMark/>
          </w:tcPr>
          <w:p w14:paraId="4938E4D6"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záťaž - 25W, 20s po začatí šliapania</w:t>
            </w:r>
          </w:p>
        </w:tc>
      </w:tr>
      <w:tr w:rsidR="001B1926" w:rsidRPr="00FA362E" w14:paraId="699D844B" w14:textId="77777777" w:rsidTr="00DF641B">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14:paraId="3CD485A4"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40</w:t>
            </w:r>
          </w:p>
        </w:tc>
        <w:tc>
          <w:tcPr>
            <w:tcW w:w="3585" w:type="dxa"/>
            <w:tcBorders>
              <w:top w:val="nil"/>
              <w:left w:val="nil"/>
              <w:bottom w:val="nil"/>
              <w:right w:val="single" w:sz="4" w:space="0" w:color="auto"/>
            </w:tcBorders>
            <w:shd w:val="clear" w:color="auto" w:fill="auto"/>
            <w:noWrap/>
            <w:vAlign w:val="bottom"/>
            <w:hideMark/>
          </w:tcPr>
          <w:p w14:paraId="4017BC3F"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záťaž - 25W, 40s po začatí šliapania</w:t>
            </w:r>
          </w:p>
        </w:tc>
      </w:tr>
      <w:tr w:rsidR="001B1926" w:rsidRPr="00FA362E" w14:paraId="4BFB6B5A" w14:textId="77777777" w:rsidTr="00DF641B">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14:paraId="5AE90F0E"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60</w:t>
            </w:r>
          </w:p>
        </w:tc>
        <w:tc>
          <w:tcPr>
            <w:tcW w:w="3585" w:type="dxa"/>
            <w:tcBorders>
              <w:top w:val="nil"/>
              <w:left w:val="nil"/>
              <w:bottom w:val="nil"/>
              <w:right w:val="single" w:sz="4" w:space="0" w:color="auto"/>
            </w:tcBorders>
            <w:shd w:val="clear" w:color="auto" w:fill="auto"/>
            <w:noWrap/>
            <w:vAlign w:val="bottom"/>
            <w:hideMark/>
          </w:tcPr>
          <w:p w14:paraId="39F375CF"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záťaž - 25W, 60s po začatí šliapania</w:t>
            </w:r>
          </w:p>
        </w:tc>
      </w:tr>
      <w:tr w:rsidR="001B1926" w:rsidRPr="00FA362E" w14:paraId="475F3A6A" w14:textId="77777777" w:rsidTr="00DF641B">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14:paraId="07523DC8"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80</w:t>
            </w:r>
          </w:p>
        </w:tc>
        <w:tc>
          <w:tcPr>
            <w:tcW w:w="3585" w:type="dxa"/>
            <w:tcBorders>
              <w:top w:val="nil"/>
              <w:left w:val="nil"/>
              <w:bottom w:val="nil"/>
              <w:right w:val="single" w:sz="4" w:space="0" w:color="auto"/>
            </w:tcBorders>
            <w:shd w:val="clear" w:color="auto" w:fill="auto"/>
            <w:noWrap/>
            <w:vAlign w:val="bottom"/>
            <w:hideMark/>
          </w:tcPr>
          <w:p w14:paraId="7918CC36"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záťaž - 25W, 80s po začatí šliapania</w:t>
            </w:r>
          </w:p>
        </w:tc>
      </w:tr>
      <w:tr w:rsidR="001B1926" w:rsidRPr="00FA362E" w14:paraId="3A1D4A70" w14:textId="77777777" w:rsidTr="00DF641B">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14:paraId="2B50C5A8"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100</w:t>
            </w:r>
          </w:p>
        </w:tc>
        <w:tc>
          <w:tcPr>
            <w:tcW w:w="3585" w:type="dxa"/>
            <w:tcBorders>
              <w:top w:val="nil"/>
              <w:left w:val="nil"/>
              <w:bottom w:val="nil"/>
              <w:right w:val="single" w:sz="4" w:space="0" w:color="auto"/>
            </w:tcBorders>
            <w:shd w:val="clear" w:color="auto" w:fill="auto"/>
            <w:noWrap/>
            <w:vAlign w:val="bottom"/>
            <w:hideMark/>
          </w:tcPr>
          <w:p w14:paraId="54BB8D01"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záťaž - 25W, 100s po začatí šliapania</w:t>
            </w:r>
          </w:p>
        </w:tc>
      </w:tr>
      <w:tr w:rsidR="001B1926" w:rsidRPr="00FA362E" w14:paraId="59DC0840" w14:textId="77777777" w:rsidTr="00DF641B">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14:paraId="10BD73D2"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 xml:space="preserve">50W </w:t>
            </w:r>
          </w:p>
        </w:tc>
        <w:tc>
          <w:tcPr>
            <w:tcW w:w="3585" w:type="dxa"/>
            <w:tcBorders>
              <w:top w:val="nil"/>
              <w:left w:val="nil"/>
              <w:bottom w:val="nil"/>
              <w:right w:val="single" w:sz="4" w:space="0" w:color="auto"/>
            </w:tcBorders>
            <w:shd w:val="clear" w:color="auto" w:fill="auto"/>
            <w:noWrap/>
            <w:vAlign w:val="bottom"/>
            <w:hideMark/>
          </w:tcPr>
          <w:p w14:paraId="4F10FD8E"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záťaž - 50W, začiatok šliapania</w:t>
            </w:r>
          </w:p>
        </w:tc>
      </w:tr>
      <w:tr w:rsidR="001B1926" w:rsidRPr="00FA362E" w14:paraId="53D081D9" w14:textId="77777777" w:rsidTr="00DF641B">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14:paraId="69356D05"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20</w:t>
            </w:r>
          </w:p>
        </w:tc>
        <w:tc>
          <w:tcPr>
            <w:tcW w:w="3585" w:type="dxa"/>
            <w:tcBorders>
              <w:top w:val="nil"/>
              <w:left w:val="nil"/>
              <w:bottom w:val="nil"/>
              <w:right w:val="single" w:sz="4" w:space="0" w:color="auto"/>
            </w:tcBorders>
            <w:shd w:val="clear" w:color="auto" w:fill="auto"/>
            <w:noWrap/>
            <w:vAlign w:val="bottom"/>
            <w:hideMark/>
          </w:tcPr>
          <w:p w14:paraId="41A436A0"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záťaž - 50W, 20s po začatí šliapania</w:t>
            </w:r>
          </w:p>
        </w:tc>
      </w:tr>
      <w:tr w:rsidR="001B1926" w:rsidRPr="00FA362E" w14:paraId="100FD86A" w14:textId="77777777" w:rsidTr="00DF641B">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14:paraId="011246FD"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40</w:t>
            </w:r>
          </w:p>
        </w:tc>
        <w:tc>
          <w:tcPr>
            <w:tcW w:w="3585" w:type="dxa"/>
            <w:tcBorders>
              <w:top w:val="nil"/>
              <w:left w:val="nil"/>
              <w:bottom w:val="nil"/>
              <w:right w:val="single" w:sz="4" w:space="0" w:color="auto"/>
            </w:tcBorders>
            <w:shd w:val="clear" w:color="auto" w:fill="auto"/>
            <w:noWrap/>
            <w:vAlign w:val="bottom"/>
            <w:hideMark/>
          </w:tcPr>
          <w:p w14:paraId="353A13A1"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záťaž - 50W, 40s po začatí šliapania</w:t>
            </w:r>
          </w:p>
        </w:tc>
      </w:tr>
      <w:tr w:rsidR="001B1926" w:rsidRPr="00FA362E" w14:paraId="4D81784A" w14:textId="77777777" w:rsidTr="00DF641B">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14:paraId="4AEE2014"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60</w:t>
            </w:r>
          </w:p>
        </w:tc>
        <w:tc>
          <w:tcPr>
            <w:tcW w:w="3585" w:type="dxa"/>
            <w:tcBorders>
              <w:top w:val="nil"/>
              <w:left w:val="nil"/>
              <w:bottom w:val="nil"/>
              <w:right w:val="single" w:sz="4" w:space="0" w:color="auto"/>
            </w:tcBorders>
            <w:shd w:val="clear" w:color="auto" w:fill="auto"/>
            <w:noWrap/>
            <w:vAlign w:val="bottom"/>
            <w:hideMark/>
          </w:tcPr>
          <w:p w14:paraId="2C517EFD"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záťaž - 50W, 60s po začatí šliapania</w:t>
            </w:r>
          </w:p>
        </w:tc>
      </w:tr>
      <w:tr w:rsidR="001B1926" w:rsidRPr="00FA362E" w14:paraId="161DED1C" w14:textId="77777777" w:rsidTr="00DF641B">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14:paraId="7AF09A8D"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80</w:t>
            </w:r>
          </w:p>
        </w:tc>
        <w:tc>
          <w:tcPr>
            <w:tcW w:w="3585" w:type="dxa"/>
            <w:tcBorders>
              <w:top w:val="nil"/>
              <w:left w:val="nil"/>
              <w:bottom w:val="nil"/>
              <w:right w:val="single" w:sz="4" w:space="0" w:color="auto"/>
            </w:tcBorders>
            <w:shd w:val="clear" w:color="auto" w:fill="auto"/>
            <w:noWrap/>
            <w:vAlign w:val="bottom"/>
            <w:hideMark/>
          </w:tcPr>
          <w:p w14:paraId="7B661419"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záťaž - 50W, 80s po začatí šliapania</w:t>
            </w:r>
          </w:p>
        </w:tc>
      </w:tr>
      <w:tr w:rsidR="001B1926" w:rsidRPr="00FA362E" w14:paraId="768901E5" w14:textId="77777777" w:rsidTr="00DF641B">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14:paraId="151DFF8D"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100</w:t>
            </w:r>
          </w:p>
        </w:tc>
        <w:tc>
          <w:tcPr>
            <w:tcW w:w="3585" w:type="dxa"/>
            <w:tcBorders>
              <w:top w:val="nil"/>
              <w:left w:val="nil"/>
              <w:bottom w:val="nil"/>
              <w:right w:val="single" w:sz="4" w:space="0" w:color="auto"/>
            </w:tcBorders>
            <w:shd w:val="clear" w:color="auto" w:fill="auto"/>
            <w:noWrap/>
            <w:vAlign w:val="bottom"/>
            <w:hideMark/>
          </w:tcPr>
          <w:p w14:paraId="3AE1766D"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záťaž - 50W, 100s po začatí šliapania</w:t>
            </w:r>
          </w:p>
        </w:tc>
      </w:tr>
      <w:tr w:rsidR="001B1926" w:rsidRPr="00FA362E" w14:paraId="10C1BF91" w14:textId="77777777" w:rsidTr="00DF641B">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14:paraId="011AA748"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stop</w:t>
            </w:r>
          </w:p>
        </w:tc>
        <w:tc>
          <w:tcPr>
            <w:tcW w:w="3585" w:type="dxa"/>
            <w:tcBorders>
              <w:top w:val="nil"/>
              <w:left w:val="nil"/>
              <w:bottom w:val="nil"/>
              <w:right w:val="single" w:sz="4" w:space="0" w:color="auto"/>
            </w:tcBorders>
            <w:shd w:val="clear" w:color="auto" w:fill="auto"/>
            <w:noWrap/>
            <w:vAlign w:val="bottom"/>
            <w:hideMark/>
          </w:tcPr>
          <w:p w14:paraId="769016A5"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koniec šliapania na rotopede</w:t>
            </w:r>
          </w:p>
        </w:tc>
      </w:tr>
      <w:tr w:rsidR="001B1926" w:rsidRPr="00FA362E" w14:paraId="213073B6" w14:textId="77777777" w:rsidTr="00DF641B">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14:paraId="73DED3D9"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klid 1min</w:t>
            </w:r>
          </w:p>
        </w:tc>
        <w:tc>
          <w:tcPr>
            <w:tcW w:w="3585" w:type="dxa"/>
            <w:tcBorders>
              <w:top w:val="nil"/>
              <w:left w:val="nil"/>
              <w:bottom w:val="nil"/>
              <w:right w:val="single" w:sz="4" w:space="0" w:color="auto"/>
            </w:tcBorders>
            <w:shd w:val="clear" w:color="auto" w:fill="auto"/>
            <w:noWrap/>
            <w:vAlign w:val="bottom"/>
            <w:hideMark/>
          </w:tcPr>
          <w:p w14:paraId="4672122F"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1m po konci šliapania</w:t>
            </w:r>
          </w:p>
        </w:tc>
      </w:tr>
      <w:tr w:rsidR="001B1926" w:rsidRPr="00FA362E" w14:paraId="08B84327" w14:textId="77777777" w:rsidTr="00DF641B">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14:paraId="5AD3D067"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2min</w:t>
            </w:r>
          </w:p>
        </w:tc>
        <w:tc>
          <w:tcPr>
            <w:tcW w:w="3585" w:type="dxa"/>
            <w:tcBorders>
              <w:top w:val="nil"/>
              <w:left w:val="nil"/>
              <w:bottom w:val="nil"/>
              <w:right w:val="single" w:sz="4" w:space="0" w:color="auto"/>
            </w:tcBorders>
            <w:shd w:val="clear" w:color="auto" w:fill="auto"/>
            <w:noWrap/>
            <w:vAlign w:val="bottom"/>
            <w:hideMark/>
          </w:tcPr>
          <w:p w14:paraId="0AEEDD9B"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2m po konci šliapania</w:t>
            </w:r>
          </w:p>
        </w:tc>
      </w:tr>
      <w:tr w:rsidR="001B1926" w:rsidRPr="00FA362E" w14:paraId="206E06FC" w14:textId="77777777" w:rsidTr="00DF641B">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14:paraId="1FF4D95B"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lastRenderedPageBreak/>
              <w:t>3min</w:t>
            </w:r>
          </w:p>
        </w:tc>
        <w:tc>
          <w:tcPr>
            <w:tcW w:w="3585" w:type="dxa"/>
            <w:tcBorders>
              <w:top w:val="nil"/>
              <w:left w:val="nil"/>
              <w:bottom w:val="nil"/>
              <w:right w:val="single" w:sz="4" w:space="0" w:color="auto"/>
            </w:tcBorders>
            <w:shd w:val="clear" w:color="auto" w:fill="auto"/>
            <w:noWrap/>
            <w:vAlign w:val="bottom"/>
            <w:hideMark/>
          </w:tcPr>
          <w:p w14:paraId="0F4335A7"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3m po konci šliapania</w:t>
            </w:r>
          </w:p>
        </w:tc>
      </w:tr>
      <w:tr w:rsidR="001B1926" w:rsidRPr="00FA362E" w14:paraId="29208B5D" w14:textId="77777777" w:rsidTr="00DF641B">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14:paraId="380EB7AE"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4min</w:t>
            </w:r>
          </w:p>
        </w:tc>
        <w:tc>
          <w:tcPr>
            <w:tcW w:w="3585" w:type="dxa"/>
            <w:tcBorders>
              <w:top w:val="nil"/>
              <w:left w:val="nil"/>
              <w:bottom w:val="nil"/>
              <w:right w:val="single" w:sz="4" w:space="0" w:color="auto"/>
            </w:tcBorders>
            <w:shd w:val="clear" w:color="auto" w:fill="auto"/>
            <w:noWrap/>
            <w:vAlign w:val="bottom"/>
            <w:hideMark/>
          </w:tcPr>
          <w:p w14:paraId="27A968A7"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4m po konci šliapania</w:t>
            </w:r>
          </w:p>
        </w:tc>
      </w:tr>
      <w:tr w:rsidR="001B1926" w:rsidRPr="00FA362E" w14:paraId="1FA63744" w14:textId="77777777" w:rsidTr="00DF641B">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14:paraId="608F2734"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5min</w:t>
            </w:r>
          </w:p>
        </w:tc>
        <w:tc>
          <w:tcPr>
            <w:tcW w:w="3585" w:type="dxa"/>
            <w:tcBorders>
              <w:top w:val="nil"/>
              <w:left w:val="nil"/>
              <w:bottom w:val="nil"/>
              <w:right w:val="single" w:sz="4" w:space="0" w:color="auto"/>
            </w:tcBorders>
            <w:shd w:val="clear" w:color="auto" w:fill="auto"/>
            <w:noWrap/>
            <w:vAlign w:val="bottom"/>
            <w:hideMark/>
          </w:tcPr>
          <w:p w14:paraId="6EDFED79"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5m po konci šliapania</w:t>
            </w:r>
          </w:p>
        </w:tc>
      </w:tr>
      <w:tr w:rsidR="001B1926" w:rsidRPr="00FA362E" w14:paraId="44358ABF" w14:textId="77777777" w:rsidTr="00DF641B">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14:paraId="46A2EC5E"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6min</w:t>
            </w:r>
          </w:p>
        </w:tc>
        <w:tc>
          <w:tcPr>
            <w:tcW w:w="3585" w:type="dxa"/>
            <w:tcBorders>
              <w:top w:val="nil"/>
              <w:left w:val="nil"/>
              <w:bottom w:val="nil"/>
              <w:right w:val="single" w:sz="4" w:space="0" w:color="auto"/>
            </w:tcBorders>
            <w:shd w:val="clear" w:color="auto" w:fill="auto"/>
            <w:noWrap/>
            <w:vAlign w:val="bottom"/>
            <w:hideMark/>
          </w:tcPr>
          <w:p w14:paraId="7352A29E"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6m po konci šliapania</w:t>
            </w:r>
          </w:p>
        </w:tc>
      </w:tr>
      <w:tr w:rsidR="001B1926" w:rsidRPr="00FA362E" w14:paraId="71E2C403" w14:textId="77777777" w:rsidTr="00DF641B">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14:paraId="5518AB42"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7min</w:t>
            </w:r>
          </w:p>
        </w:tc>
        <w:tc>
          <w:tcPr>
            <w:tcW w:w="3585" w:type="dxa"/>
            <w:tcBorders>
              <w:top w:val="nil"/>
              <w:left w:val="nil"/>
              <w:bottom w:val="single" w:sz="4" w:space="0" w:color="auto"/>
              <w:right w:val="single" w:sz="4" w:space="0" w:color="auto"/>
            </w:tcBorders>
            <w:shd w:val="clear" w:color="auto" w:fill="auto"/>
            <w:noWrap/>
            <w:vAlign w:val="bottom"/>
            <w:hideMark/>
          </w:tcPr>
          <w:p w14:paraId="2E6EF611" w14:textId="77777777" w:rsidR="001B1926" w:rsidRPr="00FA362E" w:rsidRDefault="001B1926" w:rsidP="00DF641B">
            <w:pPr>
              <w:overflowPunct/>
              <w:autoSpaceDE/>
              <w:autoSpaceDN/>
              <w:adjustRightInd/>
              <w:textAlignment w:val="auto"/>
              <w:rPr>
                <w:rFonts w:ascii="Calibri" w:hAnsi="Calibri"/>
                <w:color w:val="000000"/>
                <w:sz w:val="22"/>
                <w:szCs w:val="22"/>
                <w:lang w:val="sk-SK" w:eastAsia="en-US"/>
              </w:rPr>
            </w:pPr>
            <w:r w:rsidRPr="00FA362E">
              <w:rPr>
                <w:rFonts w:ascii="Calibri" w:hAnsi="Calibri"/>
                <w:color w:val="000000"/>
                <w:sz w:val="22"/>
                <w:szCs w:val="22"/>
                <w:lang w:val="sk-SK" w:eastAsia="en-US"/>
              </w:rPr>
              <w:t>7m po konci šliapania</w:t>
            </w:r>
          </w:p>
        </w:tc>
      </w:tr>
    </w:tbl>
    <w:p w14:paraId="23869F21" w14:textId="77777777" w:rsidR="001B1926" w:rsidRPr="00FA362E" w:rsidRDefault="001B1926" w:rsidP="001B1926">
      <w:pPr>
        <w:pStyle w:val="Popis"/>
        <w:spacing w:before="240"/>
        <w:rPr>
          <w:szCs w:val="22"/>
          <w:lang w:val="sk-SK"/>
        </w:rPr>
      </w:pPr>
      <w:bookmarkStart w:id="395" w:name="_Ref513927333"/>
      <w:bookmarkStart w:id="396" w:name="_Toc513981555"/>
      <w:r w:rsidRPr="00FA362E">
        <w:rPr>
          <w:lang w:val="sk-SK"/>
        </w:rPr>
        <w:t xml:space="preserve">Tabuľka </w:t>
      </w:r>
      <w:r w:rsidRPr="00FA362E">
        <w:rPr>
          <w:lang w:val="sk-SK"/>
        </w:rPr>
        <w:fldChar w:fldCharType="begin"/>
      </w:r>
      <w:r w:rsidRPr="00FA362E">
        <w:rPr>
          <w:lang w:val="sk-SK"/>
        </w:rPr>
        <w:instrText xml:space="preserve"> SEQ Tabuľka \* ARABIC </w:instrText>
      </w:r>
      <w:r w:rsidRPr="00FA362E">
        <w:rPr>
          <w:lang w:val="sk-SK"/>
        </w:rPr>
        <w:fldChar w:fldCharType="separate"/>
      </w:r>
      <w:r w:rsidR="00B85020">
        <w:rPr>
          <w:noProof/>
          <w:lang w:val="sk-SK"/>
        </w:rPr>
        <w:t>16</w:t>
      </w:r>
      <w:r w:rsidRPr="00FA362E">
        <w:rPr>
          <w:lang w:val="sk-SK"/>
        </w:rPr>
        <w:fldChar w:fldCharType="end"/>
      </w:r>
      <w:bookmarkEnd w:id="395"/>
      <w:r w:rsidRPr="00FA362E">
        <w:rPr>
          <w:lang w:val="sk-SK"/>
        </w:rPr>
        <w:t>:</w:t>
      </w:r>
      <w:r w:rsidRPr="00FA362E">
        <w:rPr>
          <w:szCs w:val="22"/>
          <w:lang w:val="sk-SK"/>
        </w:rPr>
        <w:t xml:space="preserve"> Legenda pre </w:t>
      </w:r>
      <w:r w:rsidRPr="00FA362E">
        <w:rPr>
          <w:szCs w:val="22"/>
          <w:lang w:val="sk-SK"/>
        </w:rPr>
        <w:fldChar w:fldCharType="begin"/>
      </w:r>
      <w:r w:rsidRPr="00FA362E">
        <w:rPr>
          <w:szCs w:val="22"/>
          <w:lang w:val="sk-SK"/>
        </w:rPr>
        <w:instrText xml:space="preserve"> REF _Ref510354717 \h </w:instrText>
      </w:r>
      <w:r w:rsidRPr="00FA362E">
        <w:rPr>
          <w:szCs w:val="22"/>
          <w:lang w:val="sk-SK"/>
        </w:rPr>
      </w:r>
      <w:r w:rsidRPr="00FA362E">
        <w:rPr>
          <w:szCs w:val="22"/>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21</w:t>
      </w:r>
      <w:r w:rsidRPr="00FA362E">
        <w:rPr>
          <w:szCs w:val="22"/>
          <w:lang w:val="sk-SK"/>
        </w:rPr>
        <w:fldChar w:fldCharType="end"/>
      </w:r>
      <w:r w:rsidRPr="00FA362E">
        <w:rPr>
          <w:szCs w:val="22"/>
          <w:lang w:val="sk-SK"/>
        </w:rPr>
        <w:t xml:space="preserve"> a </w:t>
      </w:r>
      <w:commentRangeStart w:id="397"/>
      <w:r w:rsidRPr="00FA362E">
        <w:rPr>
          <w:szCs w:val="22"/>
          <w:lang w:val="sk-SK"/>
        </w:rPr>
        <w:fldChar w:fldCharType="begin"/>
      </w:r>
      <w:r w:rsidRPr="00FA362E">
        <w:rPr>
          <w:szCs w:val="22"/>
          <w:lang w:val="sk-SK"/>
        </w:rPr>
        <w:instrText xml:space="preserve"> REF _Ref510354721 \h </w:instrText>
      </w:r>
      <w:r w:rsidRPr="00FA362E">
        <w:rPr>
          <w:szCs w:val="22"/>
          <w:lang w:val="sk-SK"/>
        </w:rPr>
      </w:r>
      <w:r w:rsidRPr="00FA362E">
        <w:rPr>
          <w:szCs w:val="22"/>
          <w:lang w:val="sk-SK"/>
        </w:rPr>
        <w:fldChar w:fldCharType="separate"/>
      </w:r>
      <w:r w:rsidR="00B85020" w:rsidRPr="00FA362E">
        <w:rPr>
          <w:lang w:val="sk-SK"/>
        </w:rPr>
        <w:t xml:space="preserve">Obrázok </w:t>
      </w:r>
      <w:r w:rsidR="00B85020">
        <w:rPr>
          <w:noProof/>
          <w:lang w:val="sk-SK"/>
        </w:rPr>
        <w:t>3</w:t>
      </w:r>
      <w:r w:rsidR="00B85020">
        <w:rPr>
          <w:lang w:val="sk-SK"/>
        </w:rPr>
        <w:t>.</w:t>
      </w:r>
      <w:r w:rsidR="00B85020">
        <w:rPr>
          <w:noProof/>
          <w:lang w:val="sk-SK"/>
        </w:rPr>
        <w:t>22</w:t>
      </w:r>
      <w:r w:rsidRPr="00FA362E">
        <w:rPr>
          <w:szCs w:val="22"/>
          <w:lang w:val="sk-SK"/>
        </w:rPr>
        <w:fldChar w:fldCharType="end"/>
      </w:r>
      <w:commentRangeEnd w:id="397"/>
      <w:r w:rsidR="00EE155D">
        <w:rPr>
          <w:rStyle w:val="Odkaznakomentr"/>
          <w:rFonts w:eastAsia="Times New Roman" w:cs="Times New Roman"/>
          <w:spacing w:val="0"/>
          <w:lang w:val="cs-CZ" w:eastAsia="cs-CZ" w:bidi="ar-SA"/>
        </w:rPr>
        <w:commentReference w:id="397"/>
      </w:r>
      <w:r w:rsidRPr="00FA362E">
        <w:rPr>
          <w:szCs w:val="22"/>
          <w:lang w:val="sk-SK"/>
        </w:rPr>
        <w:t>.</w:t>
      </w:r>
      <w:bookmarkEnd w:id="396"/>
    </w:p>
    <w:p w14:paraId="7D914210" w14:textId="6A2D35EB" w:rsidR="00CE547F" w:rsidRPr="00FA362E" w:rsidRDefault="00CE547F" w:rsidP="001B1926">
      <w:pPr>
        <w:overflowPunct/>
        <w:autoSpaceDE/>
        <w:autoSpaceDN/>
        <w:adjustRightInd/>
        <w:textAlignment w:val="auto"/>
        <w:rPr>
          <w:szCs w:val="22"/>
          <w:lang w:val="sk-SK"/>
        </w:rPr>
      </w:pPr>
      <w:r w:rsidRPr="00FA362E">
        <w:rPr>
          <w:lang w:val="sk-SK"/>
        </w:rPr>
        <w:br w:type="page"/>
      </w:r>
    </w:p>
    <w:p w14:paraId="495444DC" w14:textId="77777777" w:rsidR="00CE547F" w:rsidRPr="00FA362E" w:rsidRDefault="00CE547F" w:rsidP="00CE547F">
      <w:pPr>
        <w:pStyle w:val="Text"/>
        <w:ind w:firstLine="0"/>
        <w:rPr>
          <w:lang w:val="sk-SK"/>
        </w:rPr>
        <w:sectPr w:rsidR="00CE547F" w:rsidRPr="00FA362E">
          <w:pgSz w:w="11907" w:h="16840" w:code="9"/>
          <w:pgMar w:top="1418" w:right="1418" w:bottom="1418" w:left="1985" w:header="737" w:footer="737" w:gutter="0"/>
          <w:cols w:space="708"/>
          <w:noEndnote/>
          <w:titlePg/>
        </w:sectPr>
      </w:pPr>
    </w:p>
    <w:p w14:paraId="40E293C6" w14:textId="77777777" w:rsidR="00CE547F" w:rsidRPr="00FA362E" w:rsidRDefault="00CE547F" w:rsidP="00CE547F">
      <w:pPr>
        <w:pStyle w:val="Nadpis1"/>
        <w:rPr>
          <w:lang w:val="sk-SK"/>
        </w:rPr>
      </w:pPr>
      <w:bookmarkStart w:id="398" w:name="_Toc386404220"/>
      <w:bookmarkStart w:id="399" w:name="_Toc510268163"/>
      <w:bookmarkStart w:id="400" w:name="_Toc513981504"/>
      <w:r w:rsidRPr="00FA362E">
        <w:rPr>
          <w:lang w:val="sk-SK"/>
        </w:rPr>
        <w:lastRenderedPageBreak/>
        <w:t>Záver</w:t>
      </w:r>
      <w:bookmarkEnd w:id="398"/>
      <w:bookmarkEnd w:id="399"/>
      <w:bookmarkEnd w:id="400"/>
    </w:p>
    <w:p w14:paraId="11E70FF3" w14:textId="1BBB2DD2" w:rsidR="000F6D81" w:rsidRDefault="00CE547F" w:rsidP="00CE547F">
      <w:pPr>
        <w:tabs>
          <w:tab w:val="left" w:pos="7140"/>
        </w:tabs>
        <w:rPr>
          <w:ins w:id="401" w:author="Pavel Jurak" w:date="2018-05-31T15:54:00Z"/>
          <w:lang w:val="sk-SK"/>
        </w:rPr>
      </w:pPr>
      <w:r w:rsidRPr="00FA362E">
        <w:rPr>
          <w:lang w:val="sk-SK"/>
        </w:rPr>
        <w:t xml:space="preserve">Predložená práca prezentuje </w:t>
      </w:r>
      <w:ins w:id="402" w:author="Pavel Jurak" w:date="2018-05-31T15:55:00Z">
        <w:r w:rsidR="000F6D81">
          <w:rPr>
            <w:lang w:val="sk-SK"/>
          </w:rPr>
          <w:t xml:space="preserve">nové metody </w:t>
        </w:r>
      </w:ins>
      <w:r w:rsidRPr="00FA362E">
        <w:rPr>
          <w:lang w:val="sk-SK"/>
        </w:rPr>
        <w:t>analýz</w:t>
      </w:r>
      <w:ins w:id="403" w:author="Pavel Jurak" w:date="2018-05-31T15:55:00Z">
        <w:r w:rsidR="000F6D81">
          <w:rPr>
            <w:lang w:val="sk-SK"/>
          </w:rPr>
          <w:t>y</w:t>
        </w:r>
      </w:ins>
      <w:del w:id="404" w:author="Pavel Jurak" w:date="2018-05-31T15:55:00Z">
        <w:r w:rsidRPr="00FA362E" w:rsidDel="000F6D81">
          <w:rPr>
            <w:lang w:val="sk-SK"/>
          </w:rPr>
          <w:delText>u</w:delText>
        </w:r>
      </w:del>
      <w:r w:rsidRPr="00FA362E">
        <w:rPr>
          <w:lang w:val="sk-SK"/>
        </w:rPr>
        <w:t xml:space="preserve"> vzájomných väzieb hemodymických parametrov</w:t>
      </w:r>
      <w:ins w:id="405" w:author="Pavel Jurak" w:date="2018-05-31T15:56:00Z">
        <w:r w:rsidR="000F6D81">
          <w:rPr>
            <w:lang w:val="sk-SK"/>
          </w:rPr>
          <w:t xml:space="preserve"> a výpočt</w:t>
        </w:r>
      </w:ins>
      <w:ins w:id="406" w:author="Pavel Jurak" w:date="2018-05-31T15:57:00Z">
        <w:r w:rsidR="00066DEF">
          <w:rPr>
            <w:lang w:val="sk-SK"/>
          </w:rPr>
          <w:t>u</w:t>
        </w:r>
      </w:ins>
      <w:ins w:id="407" w:author="Pavel Jurak" w:date="2018-05-31T15:56:00Z">
        <w:r w:rsidR="000F6D81">
          <w:rPr>
            <w:lang w:val="sk-SK"/>
          </w:rPr>
          <w:t xml:space="preserve"> srdečního výdeje</w:t>
        </w:r>
      </w:ins>
      <w:ins w:id="408" w:author="Pavel Jurak" w:date="2018-05-31T15:57:00Z">
        <w:r w:rsidR="00066DEF">
          <w:rPr>
            <w:lang w:val="sk-SK"/>
          </w:rPr>
          <w:t xml:space="preserve">. Využívá </w:t>
        </w:r>
      </w:ins>
      <w:ins w:id="409" w:author="Pavel Jurak" w:date="2018-05-31T15:58:00Z">
        <w:r w:rsidR="00066DEF">
          <w:rPr>
            <w:lang w:val="sk-SK"/>
          </w:rPr>
          <w:t>vyjímečných</w:t>
        </w:r>
      </w:ins>
      <w:ins w:id="410" w:author="Pavel Jurak" w:date="2018-05-31T15:57:00Z">
        <w:r w:rsidR="00066DEF">
          <w:rPr>
            <w:lang w:val="sk-SK"/>
          </w:rPr>
          <w:t xml:space="preserve"> dat</w:t>
        </w:r>
      </w:ins>
      <w:ins w:id="411" w:author="Pavel Jurak" w:date="2018-05-31T15:58:00Z">
        <w:r w:rsidR="00066DEF">
          <w:rPr>
            <w:lang w:val="sk-SK"/>
          </w:rPr>
          <w:t>ových souborů</w:t>
        </w:r>
      </w:ins>
      <w:ins w:id="412" w:author="Pavel Jurak" w:date="2018-05-31T15:57:00Z">
        <w:r w:rsidR="00066DEF">
          <w:rPr>
            <w:lang w:val="sk-SK"/>
          </w:rPr>
          <w:t xml:space="preserve">, které zahrnují </w:t>
        </w:r>
      </w:ins>
      <w:ins w:id="413" w:author="Pavel Jurak" w:date="2018-05-31T15:58:00Z">
        <w:r w:rsidR="00066DEF">
          <w:rPr>
            <w:lang w:val="sk-SK"/>
          </w:rPr>
          <w:t>současné měření 12-svodové</w:t>
        </w:r>
      </w:ins>
      <w:ins w:id="414" w:author="Pavel Jurak" w:date="2018-05-31T15:59:00Z">
        <w:r w:rsidR="00066DEF">
          <w:rPr>
            <w:lang w:val="sk-SK"/>
          </w:rPr>
          <w:t>ho</w:t>
        </w:r>
      </w:ins>
      <w:ins w:id="415" w:author="Pavel Jurak" w:date="2018-05-31T15:58:00Z">
        <w:r w:rsidR="00066DEF">
          <w:rPr>
            <w:lang w:val="sk-SK"/>
          </w:rPr>
          <w:t xml:space="preserve"> </w:t>
        </w:r>
      </w:ins>
      <w:ins w:id="416" w:author="Pavel Jurak" w:date="2018-05-31T15:57:00Z">
        <w:r w:rsidR="00066DEF">
          <w:rPr>
            <w:lang w:val="sk-SK"/>
          </w:rPr>
          <w:t>EKG, srdedční</w:t>
        </w:r>
      </w:ins>
      <w:ins w:id="417" w:author="Pavel Jurak" w:date="2018-05-31T15:59:00Z">
        <w:r w:rsidR="00066DEF">
          <w:rPr>
            <w:lang w:val="sk-SK"/>
          </w:rPr>
          <w:t>ch</w:t>
        </w:r>
      </w:ins>
      <w:ins w:id="418" w:author="Pavel Jurak" w:date="2018-05-31T15:57:00Z">
        <w:r w:rsidR="00066DEF">
          <w:rPr>
            <w:lang w:val="sk-SK"/>
          </w:rPr>
          <w:t xml:space="preserve"> zvuk</w:t>
        </w:r>
      </w:ins>
      <w:ins w:id="419" w:author="Pavel Jurak" w:date="2018-05-31T15:59:00Z">
        <w:r w:rsidR="00066DEF">
          <w:rPr>
            <w:lang w:val="sk-SK"/>
          </w:rPr>
          <w:t>ů</w:t>
        </w:r>
      </w:ins>
      <w:ins w:id="420" w:author="Pavel Jurak" w:date="2018-05-31T15:57:00Z">
        <w:r w:rsidR="00066DEF">
          <w:rPr>
            <w:lang w:val="sk-SK"/>
          </w:rPr>
          <w:t xml:space="preserve"> a</w:t>
        </w:r>
      </w:ins>
      <w:ins w:id="421" w:author="Pavel Jurak" w:date="2018-05-31T15:59:00Z">
        <w:r w:rsidR="00066DEF">
          <w:rPr>
            <w:lang w:val="sk-SK"/>
          </w:rPr>
          <w:t> </w:t>
        </w:r>
      </w:ins>
      <w:ins w:id="422" w:author="Pavel Jurak" w:date="2018-05-31T15:57:00Z">
        <w:r w:rsidR="00066DEF">
          <w:rPr>
            <w:lang w:val="sk-SK"/>
          </w:rPr>
          <w:t>celotělov</w:t>
        </w:r>
      </w:ins>
      <w:ins w:id="423" w:author="Pavel Jurak" w:date="2018-05-31T15:59:00Z">
        <w:r w:rsidR="00066DEF">
          <w:rPr>
            <w:lang w:val="sk-SK"/>
          </w:rPr>
          <w:t xml:space="preserve">é </w:t>
        </w:r>
      </w:ins>
      <w:ins w:id="424" w:author="Pavel Jurak" w:date="2018-05-31T15:57:00Z">
        <w:r w:rsidR="00066DEF">
          <w:rPr>
            <w:lang w:val="sk-SK"/>
          </w:rPr>
          <w:t xml:space="preserve"> boimpeda</w:t>
        </w:r>
      </w:ins>
      <w:ins w:id="425" w:author="Pavel Jurak" w:date="2018-05-31T15:59:00Z">
        <w:r w:rsidR="00066DEF">
          <w:rPr>
            <w:lang w:val="sk-SK"/>
          </w:rPr>
          <w:t xml:space="preserve">nce </w:t>
        </w:r>
      </w:ins>
      <w:ins w:id="426" w:author="Pavel Jurak" w:date="2018-05-31T15:57:00Z">
        <w:r w:rsidR="00066DEF">
          <w:rPr>
            <w:lang w:val="sk-SK"/>
          </w:rPr>
          <w:t xml:space="preserve"> </w:t>
        </w:r>
      </w:ins>
      <w:del w:id="427" w:author="Pavel Jurak" w:date="2018-05-31T15:56:00Z">
        <w:r w:rsidRPr="00FA362E" w:rsidDel="000F6D81">
          <w:rPr>
            <w:lang w:val="sk-SK"/>
          </w:rPr>
          <w:delText xml:space="preserve"> </w:delText>
        </w:r>
      </w:del>
      <w:del w:id="428" w:author="Pavel Jurak" w:date="2018-05-31T15:58:00Z">
        <w:r w:rsidRPr="00FA362E" w:rsidDel="00066DEF">
          <w:rPr>
            <w:lang w:val="sk-SK"/>
          </w:rPr>
          <w:delText>s </w:delText>
        </w:r>
      </w:del>
      <w:del w:id="429" w:author="Pavel Jurak" w:date="2018-05-31T15:56:00Z">
        <w:r w:rsidRPr="00FA362E" w:rsidDel="000F6D81">
          <w:rPr>
            <w:lang w:val="sk-SK"/>
          </w:rPr>
          <w:delText>dorazom na</w:delText>
        </w:r>
      </w:del>
      <w:del w:id="430" w:author="Pavel Jurak" w:date="2018-05-31T15:58:00Z">
        <w:r w:rsidRPr="00FA362E" w:rsidDel="00066DEF">
          <w:rPr>
            <w:lang w:val="sk-SK"/>
          </w:rPr>
          <w:delText xml:space="preserve"> bioimpedančné parametre používané na výpočet srdečného výdaja.</w:delText>
        </w:r>
      </w:del>
      <w:r w:rsidRPr="00FA362E">
        <w:rPr>
          <w:lang w:val="sk-SK"/>
        </w:rPr>
        <w:t xml:space="preserve"> </w:t>
      </w:r>
    </w:p>
    <w:p w14:paraId="5571E263" w14:textId="77777777" w:rsidR="000F6D81" w:rsidRDefault="000F6D81" w:rsidP="00CE547F">
      <w:pPr>
        <w:tabs>
          <w:tab w:val="left" w:pos="7140"/>
        </w:tabs>
        <w:rPr>
          <w:ins w:id="431" w:author="Pavel Jurak" w:date="2018-05-31T15:54:00Z"/>
          <w:lang w:val="sk-SK"/>
        </w:rPr>
      </w:pPr>
    </w:p>
    <w:p w14:paraId="669C602B" w14:textId="431F27AA" w:rsidR="00EA0DE4" w:rsidRDefault="00CE547F" w:rsidP="00CE547F">
      <w:pPr>
        <w:tabs>
          <w:tab w:val="left" w:pos="7140"/>
        </w:tabs>
        <w:rPr>
          <w:ins w:id="432" w:author="Pavel Jurak" w:date="2018-05-31T15:54:00Z"/>
          <w:lang w:val="sk-SK"/>
        </w:rPr>
      </w:pPr>
      <w:commentRangeStart w:id="433"/>
      <w:r w:rsidRPr="00FA362E">
        <w:rPr>
          <w:lang w:val="sk-SK"/>
        </w:rPr>
        <w:t xml:space="preserve">V súčasnosti nie je v literatúre zhoda na fyziologickom pôvode bioimpedančných parametroch. Nedostatok informácií o pôvode bioimpedančných parametrov má za následok používanie nepresných modelov na výpočet SV z bioimpedancie. V súčasnosti sa na výpočet SV používa model zahrňujúci iba tok krvi do periférií, čo je len jedna čast z 2-prvkového Windkesselovho modelu </w:t>
      </w:r>
      <w:r w:rsidRPr="00FA362E">
        <w:rPr>
          <w:lang w:val="sk-SK"/>
        </w:rPr>
        <w:fldChar w:fldCharType="begin"/>
      </w:r>
      <w:r w:rsidRPr="00FA362E">
        <w:rPr>
          <w:lang w:val="sk-SK"/>
        </w:rPr>
        <w:instrText xml:space="preserve"> ADDIN EN.CITE &lt;EndNote&gt;&lt;Cite&gt;&lt;Author&gt;Bernstein&lt;/Author&gt;&lt;Year&gt;2010&lt;/Year&gt;&lt;IDText&gt;Impedance cardiography: Pulsatile blood flow and the biophysical and electrodynamic basis for the stroke volume equations&lt;/IDText&gt;&lt;DisplayText&gt;[3]&lt;/DisplayText&gt;&lt;record&gt;&lt;keywords&gt;&lt;keyword&gt;Impedance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FA362E">
        <w:rPr>
          <w:lang w:val="sk-SK"/>
        </w:rPr>
        <w:fldChar w:fldCharType="separate"/>
      </w:r>
      <w:r w:rsidRPr="00FA362E">
        <w:rPr>
          <w:noProof/>
          <w:lang w:val="sk-SK"/>
        </w:rPr>
        <w:t>[3]</w:t>
      </w:r>
      <w:r w:rsidRPr="00FA362E">
        <w:rPr>
          <w:lang w:val="sk-SK"/>
        </w:rPr>
        <w:fldChar w:fldCharType="end"/>
      </w:r>
      <w:r w:rsidRPr="00FA362E">
        <w:rPr>
          <w:lang w:val="sk-SK"/>
        </w:rPr>
        <w:t xml:space="preserve">. Kapacitná časť chýba a zložitejšie modely ako 3 a 4-dielne Windkesselove modely pre bioimpedanciu ešte nie sú definované. Pri porovnaní SV počítaných bioimpedančnými monitormi sa preto často objavuje slabá zhoda s paralelne meraným SV pomocou echokardiografie alebo MRI a to buď v absolútnych hodnotách </w:t>
      </w:r>
      <w:r w:rsidR="00882926">
        <w:rPr>
          <w:lang w:val="sk-SK"/>
        </w:rPr>
        <w:fldChar w:fldCharType="begin"/>
      </w:r>
      <w:r w:rsidR="004B0F7D">
        <w:rPr>
          <w:lang w:val="sk-SK"/>
        </w:rPr>
        <w:instrText xml:space="preserve"> ADDIN EN.CITE &lt;EndNote&gt;&lt;Cite&gt;&lt;Author&gt;Meluzín&lt;/Author&gt;&lt;Year&gt;2014&lt;/Year&gt;&lt;IDText&gt;The magnitude and course of exercise-induced stroke volume changes determine the exercise tolerance in heart transplant recipients with heart failure and normal ejection fraction&lt;/IDText&gt;&lt;DisplayText&gt;[81]&lt;/DisplayText&gt;&lt;record&gt;&lt;titles&gt;&lt;title&gt;The magnitude and course of exercise-induced stroke volume changes determine the exercise tolerance in heart transplant recipients with heart failure and normal ejection fraction&lt;/title&gt;&lt;/titles&gt;&lt;pages&gt;674-687&lt;/pages&gt;&lt;number&gt;1&lt;/number&gt;&lt;contributors&gt;&lt;authors&gt;&lt;author&gt;Meluzín,&lt;/author&gt;&lt;author&gt;J.,  Hude, P., Leinveber, P.,  Jurak, P., Soukup, L., Viscor, I., Spinarova,&lt;/author&gt;&lt;author&gt;L., Stepanova, R.,  Podrouzkova, H.,&lt;/author&gt;&lt;author&gt;Vondra, V., Langer P., and Nemec&lt;/author&gt;&lt;/authors&gt;&lt;/contributors&gt;&lt;added-date format="utc"&gt;1522488013&lt;/added-date&gt;&lt;ref-type name="Generic"&gt;13&lt;/ref-type&gt;&lt;dates&gt;&lt;year&gt;2014&lt;/year&gt;&lt;/dates&gt;&lt;rec-number&gt;101&lt;/rec-number&gt;&lt;publisher&gt;Experimental and Clinical Cardiology &lt;/publisher&gt;&lt;last-updated-date format="utc"&gt;1522488529&lt;/last-updated-date&gt;&lt;volume&gt;20&lt;/volume&gt;&lt;/record&gt;&lt;/Cite&gt;&lt;/EndNote&gt;</w:instrText>
      </w:r>
      <w:r w:rsidR="00882926">
        <w:rPr>
          <w:lang w:val="sk-SK"/>
        </w:rPr>
        <w:fldChar w:fldCharType="separate"/>
      </w:r>
      <w:r w:rsidR="004B0F7D">
        <w:rPr>
          <w:noProof/>
          <w:lang w:val="sk-SK"/>
        </w:rPr>
        <w:t>[81]</w:t>
      </w:r>
      <w:r w:rsidR="00882926">
        <w:rPr>
          <w:lang w:val="sk-SK"/>
        </w:rPr>
        <w:fldChar w:fldCharType="end"/>
      </w:r>
      <w:r w:rsidR="00882926">
        <w:rPr>
          <w:lang w:val="sk-SK"/>
        </w:rPr>
        <w:t>,</w:t>
      </w:r>
      <w:r w:rsidRPr="00FA362E">
        <w:rPr>
          <w:lang w:val="sk-SK"/>
        </w:rPr>
        <w:t xml:space="preserve"> alebo aj relatívnych hodnotách</w:t>
      </w:r>
      <w:r w:rsidRPr="00FA362E">
        <w:rPr>
          <w:noProof/>
          <w:lang w:val="sk-SK"/>
        </w:rPr>
        <w:t xml:space="preserve"> </w:t>
      </w:r>
      <w:r w:rsidRPr="00FA362E">
        <w:rPr>
          <w:noProof/>
          <w:lang w:val="sk-SK"/>
        </w:rPr>
        <w:fldChar w:fldCharType="begin">
          <w:fldData xml:space="preserve">PEVuZE5vdGU+PENpdGU+PEF1dGhvcj5Cb3J6YWdlPC9BdXRob3I+PFllYXI+MjAxNzwvWWVhcj48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==
</w:fldData>
        </w:fldChar>
      </w:r>
      <w:r w:rsidRPr="00FA362E">
        <w:rPr>
          <w:noProof/>
          <w:lang w:val="sk-SK"/>
        </w:rPr>
        <w:instrText xml:space="preserve"> ADDIN EN.CITE </w:instrText>
      </w:r>
      <w:r w:rsidRPr="00FA362E">
        <w:rPr>
          <w:noProof/>
          <w:lang w:val="sk-SK"/>
        </w:rPr>
        <w:fldChar w:fldCharType="begin">
          <w:fldData xml:space="preserve">PEVuZE5vdGU+PENpdGU+PEF1dGhvcj5Cb3J6YWdlPC9BdXRob3I+PFllYXI+MjAxNzwvWWVhcj48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==
</w:fldData>
        </w:fldChar>
      </w:r>
      <w:r w:rsidRPr="00FA362E">
        <w:rPr>
          <w:noProof/>
          <w:lang w:val="sk-SK"/>
        </w:rPr>
        <w:instrText xml:space="preserve"> ADDIN EN.CITE.DATA </w:instrText>
      </w:r>
      <w:r w:rsidRPr="00FA362E">
        <w:rPr>
          <w:noProof/>
          <w:lang w:val="sk-SK"/>
        </w:rPr>
      </w:r>
      <w:r w:rsidRPr="00FA362E">
        <w:rPr>
          <w:noProof/>
          <w:lang w:val="sk-SK"/>
        </w:rPr>
        <w:fldChar w:fldCharType="end"/>
      </w:r>
      <w:r w:rsidRPr="00FA362E">
        <w:rPr>
          <w:noProof/>
          <w:lang w:val="sk-SK"/>
        </w:rPr>
      </w:r>
      <w:r w:rsidRPr="00FA362E">
        <w:rPr>
          <w:noProof/>
          <w:lang w:val="sk-SK"/>
        </w:rPr>
        <w:fldChar w:fldCharType="separate"/>
      </w:r>
      <w:r w:rsidRPr="00FA362E">
        <w:rPr>
          <w:noProof/>
          <w:lang w:val="sk-SK"/>
        </w:rPr>
        <w:t>[5]</w:t>
      </w:r>
      <w:r w:rsidRPr="00FA362E">
        <w:rPr>
          <w:noProof/>
          <w:lang w:val="sk-SK"/>
        </w:rPr>
        <w:fldChar w:fldCharType="end"/>
      </w:r>
      <w:r w:rsidRPr="00FA362E">
        <w:rPr>
          <w:lang w:val="sk-SK"/>
        </w:rPr>
        <w:t xml:space="preserve">. </w:t>
      </w:r>
      <w:commentRangeEnd w:id="433"/>
      <w:r w:rsidR="00066DEF">
        <w:rPr>
          <w:rStyle w:val="Odkaznakomentr"/>
        </w:rPr>
        <w:commentReference w:id="433"/>
      </w:r>
    </w:p>
    <w:p w14:paraId="1CBB05FA" w14:textId="7240F1F6" w:rsidR="000F6D81" w:rsidRDefault="000F6D81" w:rsidP="00CE547F">
      <w:pPr>
        <w:tabs>
          <w:tab w:val="left" w:pos="7140"/>
        </w:tabs>
        <w:rPr>
          <w:ins w:id="434" w:author="Pavel Jurak" w:date="2018-05-31T16:00:00Z"/>
          <w:lang w:val="sk-SK"/>
        </w:rPr>
      </w:pPr>
    </w:p>
    <w:p w14:paraId="408F6E2B" w14:textId="6D5DD58C" w:rsidR="00066DEF" w:rsidRPr="00066DEF" w:rsidRDefault="00066DEF" w:rsidP="00CE547F">
      <w:pPr>
        <w:tabs>
          <w:tab w:val="left" w:pos="7140"/>
        </w:tabs>
        <w:rPr>
          <w:ins w:id="435" w:author="Pavel Jurak" w:date="2018-05-31T11:58:00Z"/>
          <w:b/>
          <w:lang w:val="sk-SK"/>
          <w:rPrChange w:id="436" w:author="Pavel Jurak" w:date="2018-05-31T16:01:00Z">
            <w:rPr>
              <w:ins w:id="437" w:author="Pavel Jurak" w:date="2018-05-31T11:58:00Z"/>
              <w:lang w:val="sk-SK"/>
            </w:rPr>
          </w:rPrChange>
        </w:rPr>
      </w:pPr>
      <w:ins w:id="438" w:author="Pavel Jurak" w:date="2018-05-31T16:00:00Z">
        <w:r w:rsidRPr="00066DEF">
          <w:rPr>
            <w:b/>
            <w:lang w:val="sk-SK"/>
            <w:rPrChange w:id="439" w:author="Pavel Jurak" w:date="2018-05-31T16:01:00Z">
              <w:rPr>
                <w:lang w:val="sk-SK"/>
              </w:rPr>
            </w:rPrChange>
          </w:rPr>
          <w:t>Přínosy a dílčí závěry dizertační práce:</w:t>
        </w:r>
      </w:ins>
    </w:p>
    <w:p w14:paraId="27E31483" w14:textId="22FD93AA" w:rsidR="00EA0DE4" w:rsidRDefault="00066DEF" w:rsidP="00CE547F">
      <w:pPr>
        <w:tabs>
          <w:tab w:val="left" w:pos="7140"/>
        </w:tabs>
        <w:rPr>
          <w:ins w:id="440" w:author="Pavel Jurak" w:date="2018-05-31T11:58:00Z"/>
          <w:lang w:val="sk-SK"/>
        </w:rPr>
      </w:pPr>
      <w:ins w:id="441" w:author="Pavel Jurak" w:date="2018-05-31T16:01:00Z">
        <w:r>
          <w:rPr>
            <w:lang w:val="sk-SK"/>
          </w:rPr>
          <w:t>P</w:t>
        </w:r>
      </w:ins>
      <w:ins w:id="442" w:author="Pavel Jurak" w:date="2018-05-31T11:58:00Z">
        <w:r>
          <w:rPr>
            <w:lang w:val="sk-SK"/>
          </w:rPr>
          <w:t>ráce zah</w:t>
        </w:r>
      </w:ins>
      <w:ins w:id="443" w:author="Pavel Jurak" w:date="2018-06-01T14:06:00Z">
        <w:r w:rsidR="006A11AF">
          <w:rPr>
            <w:lang w:val="sk-SK"/>
          </w:rPr>
          <w:t>r</w:t>
        </w:r>
      </w:ins>
      <w:ins w:id="444" w:author="Pavel Jurak" w:date="2018-05-31T11:58:00Z">
        <w:r>
          <w:rPr>
            <w:lang w:val="sk-SK"/>
          </w:rPr>
          <w:t>nuje</w:t>
        </w:r>
        <w:r w:rsidR="00EA0DE4">
          <w:rPr>
            <w:lang w:val="sk-SK"/>
          </w:rPr>
          <w:t xml:space="preserve"> nové metody cílené na přesnější stanovení srdečního vý</w:t>
        </w:r>
      </w:ins>
      <w:ins w:id="445" w:author="Pavel Jurak" w:date="2018-05-31T11:59:00Z">
        <w:r w:rsidR="00EA0DE4">
          <w:rPr>
            <w:lang w:val="sk-SK"/>
          </w:rPr>
          <w:t>deje a</w:t>
        </w:r>
      </w:ins>
      <w:ins w:id="446" w:author="Pavel Jurak" w:date="2018-05-31T12:00:00Z">
        <w:r w:rsidR="00EA0DE4">
          <w:rPr>
            <w:lang w:val="sk-SK"/>
          </w:rPr>
          <w:t> </w:t>
        </w:r>
      </w:ins>
      <w:ins w:id="447" w:author="Pavel Jurak" w:date="2018-05-31T11:59:00Z">
        <w:r w:rsidR="00EA0DE4">
          <w:rPr>
            <w:lang w:val="sk-SK"/>
          </w:rPr>
          <w:t xml:space="preserve">krevní </w:t>
        </w:r>
      </w:ins>
      <w:ins w:id="448" w:author="Pavel Jurak" w:date="2018-05-31T12:00:00Z">
        <w:r w:rsidR="00EA0DE4">
          <w:rPr>
            <w:lang w:val="sk-SK"/>
          </w:rPr>
          <w:t xml:space="preserve">cikulace neinvazivní cestou pomocí celotělopvé imedanční </w:t>
        </w:r>
        <w:commentRangeStart w:id="449"/>
        <w:r w:rsidR="00EA0DE4">
          <w:rPr>
            <w:lang w:val="sk-SK"/>
          </w:rPr>
          <w:t>kardiografie</w:t>
        </w:r>
      </w:ins>
      <w:commentRangeEnd w:id="449"/>
      <w:ins w:id="450" w:author="Pavel Jurak" w:date="2018-05-31T13:05:00Z">
        <w:r w:rsidR="00857697">
          <w:rPr>
            <w:rStyle w:val="Odkaznakomentr"/>
          </w:rPr>
          <w:commentReference w:id="449"/>
        </w:r>
      </w:ins>
      <w:ins w:id="451" w:author="Pavel Jurak" w:date="2018-05-31T12:00:00Z">
        <w:r w:rsidR="00EA0DE4">
          <w:rPr>
            <w:lang w:val="sk-SK"/>
          </w:rPr>
          <w:t>. ....</w:t>
        </w:r>
      </w:ins>
    </w:p>
    <w:p w14:paraId="4F4BE354" w14:textId="1786C292" w:rsidR="00CE547F" w:rsidRPr="00FA362E" w:rsidRDefault="00CE547F" w:rsidP="00CE547F">
      <w:pPr>
        <w:tabs>
          <w:tab w:val="left" w:pos="7140"/>
        </w:tabs>
        <w:rPr>
          <w:lang w:val="sk-SK"/>
        </w:rPr>
      </w:pPr>
      <w:r w:rsidRPr="00FA362E">
        <w:rPr>
          <w:lang w:val="sk-SK"/>
        </w:rPr>
        <w:t xml:space="preserve">Táto práca poskytuje </w:t>
      </w:r>
      <w:commentRangeStart w:id="452"/>
      <w:r w:rsidRPr="00FA362E">
        <w:rPr>
          <w:lang w:val="sk-SK"/>
        </w:rPr>
        <w:t xml:space="preserve">nové informácie o fyziologickom pôvode bioimpedančných parametrov </w:t>
      </w:r>
      <w:commentRangeEnd w:id="452"/>
      <w:r w:rsidR="00F55051">
        <w:rPr>
          <w:rStyle w:val="Odkaznakomentr"/>
        </w:rPr>
        <w:commentReference w:id="452"/>
      </w:r>
      <w:r w:rsidRPr="00FA362E">
        <w:rPr>
          <w:lang w:val="sk-SK"/>
        </w:rPr>
        <w:t xml:space="preserve">a dáva ich do súvisu s centrálnymi hemodynamickými parametrami. V tejto práci sme použili meranie impedancie viackanalovým bioimpedančným monitorom MBM spolu s krvným tlakom, EKG a srdečnými zvukmi. Zistili sme, že táto metóda merania je citlivá na detekciu vzájomných vzťahov medzi niekoľkými rôznymi hemodynamickými parametrami. Takisto sme zistili rozdielnu reakciu na dýchanie u roznych hemodynamických parametrov. Bola zistená jednak rozdielne silná lineárna závislosť </w:t>
      </w:r>
      <w:r w:rsidRPr="00FA362E">
        <w:rPr>
          <w:lang w:val="sk-SK"/>
        </w:rPr>
        <w:lastRenderedPageBreak/>
        <w:t>parametrov na dýchanie ale aj časové oneskorenie s akým parametre reagovali na dýchanie. Silná závislosť bola zistená pri hlbokom dýchaní, pri spontánnom bola nebola závislosť dýchania na hemodynamické parametre významná.</w:t>
      </w:r>
    </w:p>
    <w:p w14:paraId="2D5CE389" w14:textId="77777777" w:rsidR="00CE547F" w:rsidRPr="00FA362E" w:rsidRDefault="00CE547F" w:rsidP="00CE547F">
      <w:pPr>
        <w:tabs>
          <w:tab w:val="left" w:pos="7140"/>
        </w:tabs>
        <w:rPr>
          <w:lang w:val="sk-SK"/>
        </w:rPr>
      </w:pPr>
    </w:p>
    <w:p w14:paraId="5F91C653" w14:textId="4B00F80D" w:rsidR="00CE547F" w:rsidRPr="00FA362E" w:rsidRDefault="00CE547F" w:rsidP="00CE547F">
      <w:pPr>
        <w:tabs>
          <w:tab w:val="left" w:pos="7140"/>
        </w:tabs>
        <w:rPr>
          <w:lang w:val="sk-SK"/>
        </w:rPr>
      </w:pPr>
      <w:r w:rsidRPr="00FA362E">
        <w:rPr>
          <w:lang w:val="sk-SK"/>
        </w:rPr>
        <w:t xml:space="preserve">Práca sa takisto zaoberá ďalším z parametrov používaných v súčasných modeloch na výpočet SV a to detekciou LVET intervalu. LVET sa detekuje hlavne z </w:t>
      </w:r>
      <w:commentRangeStart w:id="453"/>
      <w:r w:rsidRPr="00FA362E">
        <w:rPr>
          <w:lang w:val="sk-SK"/>
        </w:rPr>
        <w:t>HS</w:t>
      </w:r>
      <w:commentRangeEnd w:id="453"/>
      <w:r w:rsidR="00F55051">
        <w:rPr>
          <w:rStyle w:val="Odkaznakomentr"/>
        </w:rPr>
        <w:commentReference w:id="453"/>
      </w:r>
      <w:r w:rsidRPr="00FA362E">
        <w:rPr>
          <w:lang w:val="sk-SK"/>
        </w:rPr>
        <w:t xml:space="preserve">. </w:t>
      </w:r>
      <w:commentRangeStart w:id="454"/>
      <w:r w:rsidRPr="00FA362E">
        <w:rPr>
          <w:lang w:val="sk-SK"/>
        </w:rPr>
        <w:t xml:space="preserve">V tejto práci bolo zistené frekvenčné rozloženie HS u jednotlivých ľudí. </w:t>
      </w:r>
      <w:commentRangeEnd w:id="454"/>
      <w:r w:rsidR="00F55051">
        <w:rPr>
          <w:rStyle w:val="Odkaznakomentr"/>
        </w:rPr>
        <w:commentReference w:id="454"/>
      </w:r>
      <w:r w:rsidRPr="00FA362E">
        <w:rPr>
          <w:lang w:val="sk-SK"/>
        </w:rPr>
        <w:t xml:space="preserve">Bolo ukázané, že frekvenčné rozloženie HS je u každého človeka iné. Nové metódy detekcie navrhnuté v tejto práci pozostávajú z filtrácie HS pre každý subjekt individuálne. Tieto metódy redukujú chybu pri stanovení SV a CO. Nové metódy detekcie overujú správnosť detekcie parametrov pre výpočet SV pomocou korelácie s respiráciou. Korelácia s respiráciou sa ukázala byť vhodným ukazateľom správnej detekcie. Na základe analýzy </w:t>
      </w:r>
      <w:del w:id="455" w:author="Pavel Jurak" w:date="2018-05-31T11:54:00Z">
        <w:r w:rsidRPr="00FA362E" w:rsidDel="00EA0DE4">
          <w:rPr>
            <w:lang w:val="sk-SK"/>
          </w:rPr>
          <w:delText>bioimpedančnýc</w:delText>
        </w:r>
      </w:del>
      <w:r w:rsidRPr="00FA362E">
        <w:rPr>
          <w:lang w:val="sk-SK"/>
        </w:rPr>
        <w:t>h parametrov</w:t>
      </w:r>
      <w:ins w:id="456" w:author="Pavel Jurak" w:date="2018-05-31T11:54:00Z">
        <w:r w:rsidR="00EA0DE4">
          <w:rPr>
            <w:lang w:val="sk-SK"/>
          </w:rPr>
          <w:t xml:space="preserve"> z celotělové impedance </w:t>
        </w:r>
      </w:ins>
      <w:r w:rsidRPr="00FA362E">
        <w:rPr>
          <w:lang w:val="sk-SK"/>
        </w:rPr>
        <w:t xml:space="preserve"> boli identifikované ďalšie miesto vhodne k meraniu S</w:t>
      </w:r>
      <w:del w:id="457" w:author="Pavel Jurak" w:date="2018-05-31T11:55:00Z">
        <w:r w:rsidRPr="00FA362E" w:rsidDel="00EA0DE4">
          <w:rPr>
            <w:lang w:val="sk-SK"/>
          </w:rPr>
          <w:delText>v</w:delText>
        </w:r>
      </w:del>
      <w:ins w:id="458" w:author="Pavel Jurak" w:date="2018-05-31T11:55:00Z">
        <w:r w:rsidR="00EA0DE4">
          <w:rPr>
            <w:lang w:val="sk-SK"/>
          </w:rPr>
          <w:t>V</w:t>
        </w:r>
      </w:ins>
      <w:r w:rsidRPr="00FA362E">
        <w:rPr>
          <w:lang w:val="sk-SK"/>
        </w:rPr>
        <w:t xml:space="preserve"> </w:t>
      </w:r>
      <w:del w:id="459" w:author="Pavel Jurak" w:date="2018-05-31T11:55:00Z">
        <w:r w:rsidRPr="00FA362E" w:rsidDel="00EA0DE4">
          <w:rPr>
            <w:lang w:val="sk-SK"/>
          </w:rPr>
          <w:delText>z bioimpedancie</w:delText>
        </w:r>
      </w:del>
      <w:r w:rsidRPr="00FA362E">
        <w:rPr>
          <w:lang w:val="sk-SK"/>
        </w:rPr>
        <w:t xml:space="preserve"> </w:t>
      </w:r>
      <w:del w:id="460" w:author="Pavel Jurak" w:date="2018-05-31T11:55:00Z">
        <w:r w:rsidRPr="00FA362E" w:rsidDel="00EA0DE4">
          <w:rPr>
            <w:lang w:val="sk-SK"/>
          </w:rPr>
          <w:delText>a to z bioimpedancie krku</w:delText>
        </w:r>
      </w:del>
      <w:ins w:id="461" w:author="Pavel Jurak" w:date="2018-05-31T11:55:00Z">
        <w:r w:rsidR="00EA0DE4">
          <w:rPr>
            <w:lang w:val="sk-SK"/>
          </w:rPr>
          <w:t xml:space="preserve">v </w:t>
        </w:r>
      </w:ins>
      <w:ins w:id="462" w:author="Pavel Jurak" w:date="2018-05-31T11:56:00Z">
        <w:r w:rsidR="00EA0DE4">
          <w:rPr>
            <w:lang w:val="sk-SK"/>
          </w:rPr>
          <w:t>blízkosti</w:t>
        </w:r>
      </w:ins>
      <w:ins w:id="463" w:author="Pavel Jurak" w:date="2018-05-31T11:55:00Z">
        <w:r w:rsidR="00EA0DE4">
          <w:rPr>
            <w:lang w:val="sk-SK"/>
          </w:rPr>
          <w:t xml:space="preserve"> karotidy na krku</w:t>
        </w:r>
      </w:ins>
      <w:r w:rsidRPr="00FA362E">
        <w:rPr>
          <w:lang w:val="sk-SK"/>
        </w:rPr>
        <w:t>. SV merané z krčnej impedancie dosahovalo podobnej zhody (r=0,55) s SV meraným echokardiografiou ako SV merané z hrudníkovej impedancie a echokardiografie (r=0,60).</w:t>
      </w:r>
      <w:ins w:id="464" w:author="Pavel Jurak" w:date="2018-05-31T11:57:00Z">
        <w:r w:rsidR="00EA0DE4">
          <w:rPr>
            <w:lang w:val="sk-SK"/>
          </w:rPr>
          <w:t xml:space="preserve"> Měření na karotidě není zatížené chybo</w:t>
        </w:r>
        <w:r w:rsidR="00080989">
          <w:rPr>
            <w:lang w:val="sk-SK"/>
          </w:rPr>
          <w:t>u způsobenou</w:t>
        </w:r>
        <w:r w:rsidR="00EA0DE4">
          <w:rPr>
            <w:lang w:val="sk-SK"/>
          </w:rPr>
          <w:t xml:space="preserve"> respirací na hrudníku a odráží </w:t>
        </w:r>
        <w:r w:rsidR="00080989">
          <w:rPr>
            <w:lang w:val="sk-SK"/>
          </w:rPr>
          <w:t xml:space="preserve">pouze změny cirkulace </w:t>
        </w:r>
      </w:ins>
      <w:ins w:id="465" w:author="Pavel Jurak" w:date="2018-05-31T12:01:00Z">
        <w:r w:rsidR="00080989">
          <w:rPr>
            <w:lang w:val="sk-SK"/>
          </w:rPr>
          <w:t xml:space="preserve">v </w:t>
        </w:r>
      </w:ins>
      <w:ins w:id="466" w:author="Pavel Jurak" w:date="2018-05-31T11:57:00Z">
        <w:r w:rsidR="00EA0DE4">
          <w:rPr>
            <w:lang w:val="sk-SK"/>
          </w:rPr>
          <w:t>a</w:t>
        </w:r>
      </w:ins>
      <w:ins w:id="467" w:author="Pavel Jurak" w:date="2018-05-31T12:01:00Z">
        <w:r w:rsidR="00080989">
          <w:rPr>
            <w:lang w:val="sk-SK"/>
          </w:rPr>
          <w:t>r</w:t>
        </w:r>
      </w:ins>
      <w:ins w:id="468" w:author="Pavel Jurak" w:date="2018-05-31T11:57:00Z">
        <w:r w:rsidR="00EA0DE4">
          <w:rPr>
            <w:lang w:val="sk-SK"/>
          </w:rPr>
          <w:t>teriálním systému.</w:t>
        </w:r>
      </w:ins>
      <w:r w:rsidRPr="00FA362E">
        <w:rPr>
          <w:lang w:val="sk-SK"/>
        </w:rPr>
        <w:t xml:space="preserve"> Výhoda novej metódy je</w:t>
      </w:r>
      <w:ins w:id="469" w:author="Pavel Jurak" w:date="2018-05-31T11:58:00Z">
        <w:r w:rsidR="00EA0DE4">
          <w:rPr>
            <w:lang w:val="sk-SK"/>
          </w:rPr>
          <w:t xml:space="preserve"> též</w:t>
        </w:r>
      </w:ins>
      <w:r w:rsidRPr="00FA362E">
        <w:rPr>
          <w:lang w:val="sk-SK"/>
        </w:rPr>
        <w:t xml:space="preserve"> v pohodlnosti pri aplikácií meraných elektód.</w:t>
      </w:r>
    </w:p>
    <w:p w14:paraId="767249E5" w14:textId="77777777" w:rsidR="00CE547F" w:rsidRPr="00FA362E" w:rsidRDefault="00CE547F" w:rsidP="00CE547F">
      <w:pPr>
        <w:tabs>
          <w:tab w:val="left" w:pos="7140"/>
        </w:tabs>
        <w:rPr>
          <w:lang w:val="sk-SK"/>
        </w:rPr>
      </w:pPr>
    </w:p>
    <w:p w14:paraId="3911E5F3" w14:textId="628D2537" w:rsidR="000F6D81" w:rsidRDefault="000F6D81" w:rsidP="00CE547F">
      <w:pPr>
        <w:tabs>
          <w:tab w:val="left" w:pos="7140"/>
        </w:tabs>
        <w:rPr>
          <w:ins w:id="470" w:author="Pavel Jurak" w:date="2018-05-31T15:49:00Z"/>
          <w:lang w:val="sk-SK"/>
        </w:rPr>
      </w:pPr>
      <w:ins w:id="471" w:author="Pavel Jurak" w:date="2018-05-31T15:49:00Z">
        <w:r>
          <w:rPr>
            <w:lang w:val="sk-SK"/>
          </w:rPr>
          <w:t xml:space="preserve">Doporučený vývoj </w:t>
        </w:r>
      </w:ins>
      <w:ins w:id="472" w:author="Pavel Jurak" w:date="2018-05-31T16:03:00Z">
        <w:r w:rsidR="00066DEF">
          <w:rPr>
            <w:lang w:val="sk-SK"/>
          </w:rPr>
          <w:t xml:space="preserve">a pokračování </w:t>
        </w:r>
      </w:ins>
      <w:ins w:id="473" w:author="Pavel Jurak" w:date="2018-05-31T15:49:00Z">
        <w:r w:rsidR="00EE155D">
          <w:rPr>
            <w:lang w:val="sk-SK"/>
          </w:rPr>
          <w:t>práce.</w:t>
        </w:r>
      </w:ins>
    </w:p>
    <w:p w14:paraId="5BD98FA3" w14:textId="656F571E" w:rsidR="00EE155D" w:rsidRDefault="00EE155D" w:rsidP="00CE547F">
      <w:pPr>
        <w:tabs>
          <w:tab w:val="left" w:pos="7140"/>
        </w:tabs>
        <w:rPr>
          <w:ins w:id="474" w:author="Pavel Jurak" w:date="2018-05-31T15:49:00Z"/>
          <w:lang w:val="sk-SK"/>
        </w:rPr>
      </w:pPr>
      <w:ins w:id="475" w:author="Pavel Jurak" w:date="2018-06-01T13:14:00Z">
        <w:r>
          <w:rPr>
            <w:lang w:val="sk-SK"/>
          </w:rPr>
          <w:t xml:space="preserve">V průběhu řešení cílů této disertační práce  se objevila řada nových </w:t>
        </w:r>
      </w:ins>
      <w:ins w:id="476" w:author="Pavel Jurak" w:date="2018-06-01T13:15:00Z">
        <w:r>
          <w:rPr>
            <w:lang w:val="sk-SK"/>
          </w:rPr>
          <w:t xml:space="preserve">metodických </w:t>
        </w:r>
      </w:ins>
      <w:ins w:id="477" w:author="Pavel Jurak" w:date="2018-06-01T13:14:00Z">
        <w:r>
          <w:rPr>
            <w:lang w:val="sk-SK"/>
          </w:rPr>
          <w:t>otázek a</w:t>
        </w:r>
      </w:ins>
      <w:ins w:id="478" w:author="Pavel Jurak" w:date="2018-06-01T13:15:00Z">
        <w:r>
          <w:rPr>
            <w:lang w:val="sk-SK"/>
          </w:rPr>
          <w:t> </w:t>
        </w:r>
      </w:ins>
      <w:ins w:id="479" w:author="Pavel Jurak" w:date="2018-06-01T13:14:00Z">
        <w:r>
          <w:rPr>
            <w:lang w:val="sk-SK"/>
          </w:rPr>
          <w:t xml:space="preserve">nevyřešených </w:t>
        </w:r>
      </w:ins>
      <w:ins w:id="480" w:author="Pavel Jurak" w:date="2018-06-01T13:15:00Z">
        <w:r>
          <w:rPr>
            <w:lang w:val="sk-SK"/>
          </w:rPr>
          <w:t xml:space="preserve">problémů. </w:t>
        </w:r>
      </w:ins>
      <w:ins w:id="481" w:author="Pavel Jurak" w:date="2018-06-01T13:14:00Z">
        <w:r>
          <w:rPr>
            <w:lang w:val="sk-SK"/>
          </w:rPr>
          <w:t xml:space="preserve"> </w:t>
        </w:r>
      </w:ins>
    </w:p>
    <w:p w14:paraId="7D9F379A" w14:textId="6867A275" w:rsidR="000F6D81" w:rsidRDefault="000F6D81">
      <w:pPr>
        <w:pStyle w:val="Odsekzoznamu"/>
        <w:numPr>
          <w:ilvl w:val="0"/>
          <w:numId w:val="42"/>
        </w:numPr>
        <w:tabs>
          <w:tab w:val="left" w:pos="7140"/>
        </w:tabs>
        <w:rPr>
          <w:ins w:id="482" w:author="Pavel Jurak" w:date="2018-05-31T15:52:00Z"/>
          <w:lang w:val="sk-SK"/>
        </w:rPr>
        <w:pPrChange w:id="483" w:author="Pavel Jurak" w:date="2018-05-31T15:49:00Z">
          <w:pPr>
            <w:tabs>
              <w:tab w:val="left" w:pos="7140"/>
            </w:tabs>
          </w:pPr>
        </w:pPrChange>
      </w:pPr>
      <w:ins w:id="484" w:author="Pavel Jurak" w:date="2018-05-31T15:50:00Z">
        <w:r>
          <w:rPr>
            <w:lang w:val="sk-SK"/>
          </w:rPr>
          <w:t>Limitace v řízeném dýchání s periodou 10 sec, d</w:t>
        </w:r>
      </w:ins>
      <w:ins w:id="485" w:author="Pavel Jurak" w:date="2018-05-31T15:49:00Z">
        <w:r w:rsidRPr="000F6D81">
          <w:rPr>
            <w:lang w:val="sk-SK"/>
          </w:rPr>
          <w:t xml:space="preserve">ynamické </w:t>
        </w:r>
      </w:ins>
      <w:ins w:id="486" w:author="Pavel Jurak" w:date="2018-05-31T15:51:00Z">
        <w:r>
          <w:rPr>
            <w:lang w:val="sk-SK"/>
          </w:rPr>
          <w:t>interakce hemodynamických parametrů při různých excitacích,</w:t>
        </w:r>
      </w:ins>
      <w:ins w:id="487" w:author="Pavel Jurak" w:date="2018-05-31T15:49:00Z">
        <w:r w:rsidRPr="000F6D81">
          <w:rPr>
            <w:lang w:val="sk-SK"/>
          </w:rPr>
          <w:t xml:space="preserve"> </w:t>
        </w:r>
      </w:ins>
      <w:ins w:id="488" w:author="Pavel Jurak" w:date="2018-05-31T15:50:00Z">
        <w:r>
          <w:rPr>
            <w:lang w:val="sk-SK"/>
          </w:rPr>
          <w:t>dlouhodobé regulace</w:t>
        </w:r>
      </w:ins>
      <w:ins w:id="489" w:author="Pavel Jurak" w:date="2018-05-31T15:49:00Z">
        <w:r w:rsidRPr="000F6D81">
          <w:rPr>
            <w:lang w:val="sk-SK"/>
          </w:rPr>
          <w:t>…</w:t>
        </w:r>
      </w:ins>
    </w:p>
    <w:p w14:paraId="6AD053DE" w14:textId="462B664C" w:rsidR="000F6D81" w:rsidRDefault="000F6D81">
      <w:pPr>
        <w:pStyle w:val="Odsekzoznamu"/>
        <w:numPr>
          <w:ilvl w:val="0"/>
          <w:numId w:val="42"/>
        </w:numPr>
        <w:tabs>
          <w:tab w:val="left" w:pos="7140"/>
        </w:tabs>
        <w:rPr>
          <w:ins w:id="490" w:author="Pavel Jurak" w:date="2018-06-01T13:15:00Z"/>
          <w:lang w:val="sk-SK"/>
        </w:rPr>
        <w:pPrChange w:id="491" w:author="Pavel Jurak" w:date="2018-05-31T15:49:00Z">
          <w:pPr>
            <w:tabs>
              <w:tab w:val="left" w:pos="7140"/>
            </w:tabs>
          </w:pPr>
        </w:pPrChange>
      </w:pPr>
      <w:ins w:id="492" w:author="Pavel Jurak" w:date="2018-05-31T15:52:00Z">
        <w:r>
          <w:rPr>
            <w:lang w:val="sk-SK"/>
          </w:rPr>
          <w:t>Využití výsledků práce pro neinvazivní stanovení SV z</w:t>
        </w:r>
      </w:ins>
      <w:ins w:id="493" w:author="Pavel Jurak" w:date="2018-05-31T15:53:00Z">
        <w:r>
          <w:rPr>
            <w:lang w:val="sk-SK"/>
          </w:rPr>
          <w:t> </w:t>
        </w:r>
      </w:ins>
      <w:ins w:id="494" w:author="Pavel Jurak" w:date="2018-05-31T15:52:00Z">
        <w:r>
          <w:rPr>
            <w:lang w:val="sk-SK"/>
          </w:rPr>
          <w:t>karotid</w:t>
        </w:r>
      </w:ins>
      <w:ins w:id="495" w:author="Pavel Jurak" w:date="2018-05-31T15:53:00Z">
        <w:r>
          <w:rPr>
            <w:lang w:val="sk-SK"/>
          </w:rPr>
          <w:t xml:space="preserve"> a srdečních zvuků</w:t>
        </w:r>
      </w:ins>
      <w:ins w:id="496" w:author="Pavel Jurak" w:date="2018-05-31T15:52:00Z">
        <w:r>
          <w:rPr>
            <w:lang w:val="sk-SK"/>
          </w:rPr>
          <w:t xml:space="preserve">, klinické testování </w:t>
        </w:r>
      </w:ins>
    </w:p>
    <w:p w14:paraId="0A005E7C" w14:textId="5E557976" w:rsidR="00EE155D" w:rsidRDefault="00EE155D">
      <w:pPr>
        <w:pStyle w:val="Odsekzoznamu"/>
        <w:numPr>
          <w:ilvl w:val="0"/>
          <w:numId w:val="42"/>
        </w:numPr>
        <w:tabs>
          <w:tab w:val="left" w:pos="7140"/>
        </w:tabs>
        <w:rPr>
          <w:ins w:id="497" w:author="Pavel Jurak" w:date="2018-06-01T13:16:00Z"/>
          <w:lang w:val="sk-SK"/>
        </w:rPr>
        <w:pPrChange w:id="498" w:author="Pavel Jurak" w:date="2018-05-31T15:49:00Z">
          <w:pPr>
            <w:tabs>
              <w:tab w:val="left" w:pos="7140"/>
            </w:tabs>
          </w:pPr>
        </w:pPrChange>
      </w:pPr>
      <w:ins w:id="499" w:author="Pavel Jurak" w:date="2018-06-01T13:16:00Z">
        <w:r>
          <w:rPr>
            <w:lang w:val="sk-SK"/>
          </w:rPr>
          <w:t xml:space="preserve">Eliminace ertefaktů v průběhu měření, vhodně zvolené protokoly, </w:t>
        </w:r>
      </w:ins>
    </w:p>
    <w:p w14:paraId="10218B32" w14:textId="7CAE3FEB" w:rsidR="00EE155D" w:rsidRPr="000F6D81" w:rsidRDefault="00EE155D">
      <w:pPr>
        <w:pStyle w:val="Odsekzoznamu"/>
        <w:numPr>
          <w:ilvl w:val="0"/>
          <w:numId w:val="42"/>
        </w:numPr>
        <w:tabs>
          <w:tab w:val="left" w:pos="7140"/>
        </w:tabs>
        <w:rPr>
          <w:ins w:id="500" w:author="Pavel Jurak" w:date="2018-05-31T15:49:00Z"/>
          <w:lang w:val="sk-SK"/>
        </w:rPr>
        <w:pPrChange w:id="501" w:author="Pavel Jurak" w:date="2018-05-31T15:49:00Z">
          <w:pPr>
            <w:tabs>
              <w:tab w:val="left" w:pos="7140"/>
            </w:tabs>
          </w:pPr>
        </w:pPrChange>
      </w:pPr>
      <w:ins w:id="502" w:author="Pavel Jurak" w:date="2018-06-01T13:17:00Z">
        <w:r>
          <w:rPr>
            <w:lang w:val="sk-SK"/>
          </w:rPr>
          <w:t xml:space="preserve">Další experimentální měření echokardiografie a bioimpednace,  stanovení místa s nejvyšší shodou – Laďa Soukup, odeslaný článek. </w:t>
        </w:r>
      </w:ins>
    </w:p>
    <w:p w14:paraId="1989DE0A" w14:textId="4AD3C3F8" w:rsidR="00CE547F" w:rsidRPr="00FA362E" w:rsidRDefault="00CE547F" w:rsidP="00CE547F">
      <w:pPr>
        <w:tabs>
          <w:tab w:val="left" w:pos="7140"/>
        </w:tabs>
        <w:rPr>
          <w:lang w:val="sk-SK"/>
        </w:rPr>
      </w:pPr>
      <w:r w:rsidRPr="00FA362E">
        <w:rPr>
          <w:lang w:val="sk-SK"/>
        </w:rPr>
        <w:lastRenderedPageBreak/>
        <w:t xml:space="preserve">Ďalšia práca na spresnenie výpočtu SV a CO z bioimpedancie bude potrebná hlavne pri definícií pôvodu bioimpedančej krivky  </w:t>
      </w:r>
      <m:oMath>
        <m:r>
          <m:rPr>
            <m:sty m:val="p"/>
          </m:rPr>
          <w:rPr>
            <w:rFonts w:ascii="Cambria Math" w:hAnsi="Cambria Math"/>
            <w:lang w:val="sk-SK"/>
          </w:rPr>
          <m:t>-</m:t>
        </m:r>
        <m:r>
          <w:rPr>
            <w:rFonts w:ascii="Cambria Math" w:hAnsi="Cambria Math"/>
            <w:lang w:val="sk-SK"/>
          </w:rPr>
          <m:t>d</m:t>
        </m:r>
        <m:sSub>
          <m:sSubPr>
            <m:ctrlPr>
              <w:rPr>
                <w:rFonts w:ascii="Cambria Math" w:hAnsi="Cambria Math"/>
                <w:lang w:val="sk-SK"/>
              </w:rPr>
            </m:ctrlPr>
          </m:sSubPr>
          <m:e>
            <m:r>
              <w:rPr>
                <w:rFonts w:ascii="Cambria Math" w:hAnsi="Cambria Math"/>
                <w:lang w:val="sk-SK"/>
              </w:rPr>
              <m:t>Z</m:t>
            </m:r>
          </m:e>
          <m:sub>
            <m:r>
              <w:rPr>
                <w:rFonts w:ascii="Cambria Math" w:hAnsi="Cambria Math"/>
                <w:lang w:val="sk-SK"/>
              </w:rPr>
              <m:t>i</m:t>
            </m:r>
          </m:sub>
        </m:sSub>
        <m:r>
          <m:rPr>
            <m:sty m:val="p"/>
          </m:rPr>
          <w:rPr>
            <w:rFonts w:ascii="Cambria Math" w:hAnsi="Cambria Math"/>
            <w:lang w:val="sk-SK"/>
          </w:rPr>
          <m:t>(</m:t>
        </m:r>
        <m:r>
          <w:rPr>
            <w:rFonts w:ascii="Cambria Math" w:hAnsi="Cambria Math"/>
            <w:lang w:val="sk-SK"/>
          </w:rPr>
          <m:t>t</m:t>
        </m:r>
        <m:f>
          <m:fPr>
            <m:type m:val="lin"/>
            <m:ctrlPr>
              <w:rPr>
                <w:rFonts w:ascii="Cambria Math" w:hAnsi="Cambria Math"/>
                <w:lang w:val="sk-SK"/>
              </w:rPr>
            </m:ctrlPr>
          </m:fPr>
          <m:num>
            <m:r>
              <m:rPr>
                <m:sty m:val="p"/>
              </m:rPr>
              <w:rPr>
                <w:rFonts w:ascii="Cambria Math" w:hAnsi="Cambria Math"/>
                <w:lang w:val="sk-SK"/>
              </w:rPr>
              <m:t>)</m:t>
            </m:r>
          </m:num>
          <m:den>
            <m:r>
              <w:rPr>
                <w:rFonts w:ascii="Cambria Math" w:hAnsi="Cambria Math"/>
                <w:lang w:val="sk-SK"/>
              </w:rPr>
              <m:t>dt</m:t>
            </m:r>
          </m:den>
        </m:f>
      </m:oMath>
      <w:r w:rsidRPr="00FA362E">
        <w:rPr>
          <w:lang w:val="sk-SK"/>
        </w:rPr>
        <w:t xml:space="preserve"> a bioimpedančej krivky </w:t>
      </w:r>
      <m:oMath>
        <m:sSub>
          <m:sSubPr>
            <m:ctrlPr>
              <w:rPr>
                <w:rFonts w:ascii="Cambria Math" w:hAnsi="Cambria Math"/>
                <w:lang w:val="sk-SK"/>
              </w:rPr>
            </m:ctrlPr>
          </m:sSubPr>
          <m:e>
            <m:r>
              <w:rPr>
                <w:rFonts w:ascii="Cambria Math" w:hAnsi="Cambria Math"/>
                <w:lang w:val="sk-SK"/>
              </w:rPr>
              <m:t>Z</m:t>
            </m:r>
          </m:e>
          <m:sub>
            <m:r>
              <w:rPr>
                <w:rFonts w:ascii="Cambria Math" w:hAnsi="Cambria Math"/>
                <w:lang w:val="sk-SK"/>
              </w:rPr>
              <m:t>i</m:t>
            </m:r>
          </m:sub>
        </m:sSub>
      </m:oMath>
      <w:r w:rsidRPr="00FA362E">
        <w:rPr>
          <w:lang w:val="sk-SK"/>
        </w:rPr>
        <w:t>.</w:t>
      </w:r>
    </w:p>
    <w:p w14:paraId="5917E53F" w14:textId="77777777" w:rsidR="00CE547F" w:rsidRPr="00FA362E" w:rsidRDefault="00CE547F" w:rsidP="00CE547F">
      <w:pPr>
        <w:pStyle w:val="Nadpis1"/>
        <w:numPr>
          <w:ilvl w:val="0"/>
          <w:numId w:val="0"/>
        </w:numPr>
        <w:ind w:left="1070" w:hanging="360"/>
        <w:rPr>
          <w:lang w:val="sk-SK"/>
        </w:rPr>
      </w:pPr>
      <w:r w:rsidRPr="00FA362E">
        <w:rPr>
          <w:lang w:val="sk-SK"/>
        </w:rPr>
        <w:br w:type="page"/>
      </w:r>
      <w:bookmarkStart w:id="503" w:name="_Toc259606667"/>
      <w:bookmarkStart w:id="504" w:name="_Toc386404221"/>
      <w:bookmarkStart w:id="505" w:name="_Toc510268164"/>
      <w:bookmarkStart w:id="506" w:name="_Toc513981505"/>
      <w:r w:rsidRPr="00FA362E">
        <w:rPr>
          <w:lang w:val="sk-SK"/>
        </w:rPr>
        <w:lastRenderedPageBreak/>
        <w:t>Literatúra</w:t>
      </w:r>
      <w:bookmarkEnd w:id="503"/>
      <w:bookmarkEnd w:id="504"/>
      <w:bookmarkEnd w:id="505"/>
      <w:bookmarkEnd w:id="506"/>
    </w:p>
    <w:p w14:paraId="27AB98E1" w14:textId="77777777" w:rsidR="004B0F7D" w:rsidRPr="004B0F7D" w:rsidRDefault="00CE547F" w:rsidP="004B0F7D">
      <w:pPr>
        <w:pStyle w:val="EndNoteBibliography"/>
        <w:ind w:left="720" w:hanging="720"/>
      </w:pPr>
      <w:r w:rsidRPr="00FA362E">
        <w:rPr>
          <w:noProof w:val="0"/>
          <w:color w:val="000000" w:themeColor="text1"/>
          <w:lang w:val="sk-SK"/>
        </w:rPr>
        <w:fldChar w:fldCharType="begin"/>
      </w:r>
      <w:r w:rsidRPr="00FA362E">
        <w:rPr>
          <w:noProof w:val="0"/>
          <w:color w:val="000000" w:themeColor="text1"/>
          <w:lang w:val="sk-SK"/>
        </w:rPr>
        <w:instrText xml:space="preserve"> ADDIN EN.REFLIST </w:instrText>
      </w:r>
      <w:r w:rsidRPr="00FA362E">
        <w:rPr>
          <w:noProof w:val="0"/>
          <w:color w:val="000000" w:themeColor="text1"/>
          <w:lang w:val="sk-SK"/>
        </w:rPr>
        <w:fldChar w:fldCharType="separate"/>
      </w:r>
      <w:r w:rsidR="004B0F7D" w:rsidRPr="004B0F7D">
        <w:t>1.</w:t>
      </w:r>
      <w:r w:rsidR="004B0F7D" w:rsidRPr="004B0F7D">
        <w:tab/>
        <w:t xml:space="preserve">Organization., W.H. </w:t>
      </w:r>
      <w:r w:rsidR="004B0F7D" w:rsidRPr="004B0F7D">
        <w:rPr>
          <w:i/>
        </w:rPr>
        <w:t>Cardiovascular diseases (CVDs)</w:t>
      </w:r>
      <w:r w:rsidR="004B0F7D" w:rsidRPr="004B0F7D">
        <w:t xml:space="preserve">. 2017. </w:t>
      </w:r>
      <w:r w:rsidR="004B0F7D" w:rsidRPr="004B0F7D">
        <w:rPr>
          <w:b/>
        </w:rPr>
        <w:t>2018</w:t>
      </w:r>
      <w:r w:rsidR="004B0F7D" w:rsidRPr="004B0F7D">
        <w:t>.</w:t>
      </w:r>
    </w:p>
    <w:p w14:paraId="1F585D87" w14:textId="77777777" w:rsidR="004B0F7D" w:rsidRPr="004B0F7D" w:rsidRDefault="004B0F7D" w:rsidP="004B0F7D">
      <w:pPr>
        <w:pStyle w:val="EndNoteBibliography"/>
        <w:ind w:left="720" w:hanging="720"/>
      </w:pPr>
      <w:r w:rsidRPr="004B0F7D">
        <w:t>2.</w:t>
      </w:r>
      <w:r w:rsidRPr="004B0F7D">
        <w:tab/>
        <w:t xml:space="preserve">Baura, G.D., </w:t>
      </w:r>
      <w:r w:rsidRPr="004B0F7D">
        <w:rPr>
          <w:i/>
        </w:rPr>
        <w:t>System theory and practical applications of biomedical signals</w:t>
      </w:r>
      <w:r w:rsidRPr="004B0F7D">
        <w:t>. 2002, Wiley-Interscience, IEEE Press.</w:t>
      </w:r>
    </w:p>
    <w:p w14:paraId="720436F0" w14:textId="77777777" w:rsidR="004B0F7D" w:rsidRPr="004B0F7D" w:rsidRDefault="004B0F7D" w:rsidP="004B0F7D">
      <w:pPr>
        <w:pStyle w:val="EndNoteBibliography"/>
        <w:ind w:left="720" w:hanging="720"/>
      </w:pPr>
      <w:r w:rsidRPr="004B0F7D">
        <w:t>3.</w:t>
      </w:r>
      <w:r w:rsidRPr="004B0F7D">
        <w:tab/>
        <w:t xml:space="preserve">Bernstein, D.P., </w:t>
      </w:r>
      <w:r w:rsidRPr="004B0F7D">
        <w:rPr>
          <w:i/>
        </w:rPr>
        <w:t>Impedance cardiography: Pulsatile blood flow and the biophysical and electrodynamic basis for the stroke volume equations.</w:t>
      </w:r>
      <w:r w:rsidRPr="004B0F7D">
        <w:t xml:space="preserve"> Journal of Electrical Bioimpedance, 2010. </w:t>
      </w:r>
      <w:r w:rsidRPr="004B0F7D">
        <w:rPr>
          <w:b/>
        </w:rPr>
        <w:t>1</w:t>
      </w:r>
      <w:r w:rsidRPr="004B0F7D">
        <w:t>.</w:t>
      </w:r>
    </w:p>
    <w:p w14:paraId="22F85777" w14:textId="77777777" w:rsidR="004B0F7D" w:rsidRPr="004B0F7D" w:rsidRDefault="004B0F7D" w:rsidP="004B0F7D">
      <w:pPr>
        <w:pStyle w:val="EndNoteBibliography"/>
        <w:ind w:left="720" w:hanging="720"/>
      </w:pPr>
      <w:r w:rsidRPr="004B0F7D">
        <w:t>4.</w:t>
      </w:r>
      <w:r w:rsidRPr="004B0F7D">
        <w:tab/>
        <w:t xml:space="preserve">Nyboer, J., </w:t>
      </w:r>
      <w:r w:rsidRPr="004B0F7D">
        <w:rPr>
          <w:i/>
        </w:rPr>
        <w:t>ELECTRICAL IMPEDANCE PLETHYSMOGRAPHY - A PHYSICAL AND PHYSIOLOGIC APPROACH TO PERIPHERAL VASCULAR STUDY.</w:t>
      </w:r>
      <w:r w:rsidRPr="004B0F7D">
        <w:t xml:space="preserve"> Circulation, 1950. </w:t>
      </w:r>
      <w:r w:rsidRPr="004B0F7D">
        <w:rPr>
          <w:b/>
        </w:rPr>
        <w:t>2</w:t>
      </w:r>
      <w:r w:rsidRPr="004B0F7D">
        <w:t>(6): p. 811-821.</w:t>
      </w:r>
    </w:p>
    <w:p w14:paraId="38BFADB6" w14:textId="77777777" w:rsidR="004B0F7D" w:rsidRPr="004B0F7D" w:rsidRDefault="004B0F7D" w:rsidP="004B0F7D">
      <w:pPr>
        <w:pStyle w:val="EndNoteBibliography"/>
        <w:ind w:left="720" w:hanging="720"/>
      </w:pPr>
      <w:r w:rsidRPr="004B0F7D">
        <w:t>5.</w:t>
      </w:r>
      <w:r w:rsidRPr="004B0F7D">
        <w:tab/>
        <w:t xml:space="preserve">Borzage, M., et al., </w:t>
      </w:r>
      <w:r w:rsidRPr="004B0F7D">
        <w:rPr>
          <w:i/>
        </w:rPr>
        <w:t>MEASURING STROKE VOLUME: IMPEDANCE CARDIOGRAPHY VS PHASE-CONTRAST MAGNETIC RESONANCE IMAGING.</w:t>
      </w:r>
      <w:r w:rsidRPr="004B0F7D">
        <w:t xml:space="preserve"> American Journal of Critical Care, 2017. </w:t>
      </w:r>
      <w:r w:rsidRPr="004B0F7D">
        <w:rPr>
          <w:b/>
        </w:rPr>
        <w:t>26</w:t>
      </w:r>
      <w:r w:rsidRPr="004B0F7D">
        <w:t>(5): p. 408-415.</w:t>
      </w:r>
    </w:p>
    <w:p w14:paraId="196D39FE" w14:textId="77777777" w:rsidR="004B0F7D" w:rsidRPr="004B0F7D" w:rsidRDefault="004B0F7D" w:rsidP="004B0F7D">
      <w:pPr>
        <w:pStyle w:val="EndNoteBibliography"/>
        <w:ind w:left="720" w:hanging="720"/>
      </w:pPr>
      <w:r w:rsidRPr="004B0F7D">
        <w:t>6.</w:t>
      </w:r>
      <w:r w:rsidRPr="004B0F7D">
        <w:tab/>
        <w:t xml:space="preserve">Honzikova, N., et al., </w:t>
      </w:r>
      <w:r w:rsidRPr="004B0F7D">
        <w:rPr>
          <w:i/>
        </w:rPr>
        <w:t>Influence of age, body mass index, and blood pressure on the carotid intima-media thickness in normotensive and hypertensive patients.</w:t>
      </w:r>
      <w:r w:rsidRPr="004B0F7D">
        <w:t xml:space="preserve"> Biomedizinische Technik, 2006. </w:t>
      </w:r>
      <w:r w:rsidRPr="004B0F7D">
        <w:rPr>
          <w:b/>
        </w:rPr>
        <w:t>51</w:t>
      </w:r>
      <w:r w:rsidRPr="004B0F7D">
        <w:t>(4): p. 159-+.</w:t>
      </w:r>
    </w:p>
    <w:p w14:paraId="3B84A158" w14:textId="77777777" w:rsidR="004B0F7D" w:rsidRPr="004B0F7D" w:rsidRDefault="004B0F7D" w:rsidP="004B0F7D">
      <w:pPr>
        <w:pStyle w:val="EndNoteBibliography"/>
        <w:ind w:left="720" w:hanging="720"/>
      </w:pPr>
      <w:r w:rsidRPr="004B0F7D">
        <w:t>7.</w:t>
      </w:r>
      <w:r w:rsidRPr="004B0F7D">
        <w:tab/>
        <w:t xml:space="preserve">Vondra, V., et al., </w:t>
      </w:r>
      <w:r w:rsidRPr="004B0F7D">
        <w:rPr>
          <w:i/>
        </w:rPr>
        <w:t>A multichannel bioimpedance monitor for full-body blood flow monitoring.</w:t>
      </w:r>
      <w:r w:rsidRPr="004B0F7D">
        <w:t xml:space="preserve"> Biomedical Engineering-Biomedizinische Technik, 2016. </w:t>
      </w:r>
      <w:r w:rsidRPr="004B0F7D">
        <w:rPr>
          <w:b/>
        </w:rPr>
        <w:t>61</w:t>
      </w:r>
      <w:r w:rsidRPr="004B0F7D">
        <w:t>(1): p. 107-118.</w:t>
      </w:r>
    </w:p>
    <w:p w14:paraId="13F6DBE5" w14:textId="77777777" w:rsidR="004B0F7D" w:rsidRPr="004B0F7D" w:rsidRDefault="004B0F7D" w:rsidP="004B0F7D">
      <w:pPr>
        <w:pStyle w:val="EndNoteBibliography"/>
        <w:ind w:left="720" w:hanging="720"/>
      </w:pPr>
      <w:r w:rsidRPr="004B0F7D">
        <w:t>8.</w:t>
      </w:r>
      <w:r w:rsidRPr="004B0F7D">
        <w:tab/>
        <w:t xml:space="preserve">BINDER, S., </w:t>
      </w:r>
      <w:r w:rsidRPr="004B0F7D">
        <w:rPr>
          <w:i/>
        </w:rPr>
        <w:t>Průběh pulsní vlny v závislosti na elasticitě cévního systému na arteria radialis </w:t>
      </w:r>
      <w:r w:rsidRPr="004B0F7D">
        <w:t xml:space="preserve">in </w:t>
      </w:r>
      <w:r w:rsidRPr="004B0F7D">
        <w:rPr>
          <w:i/>
        </w:rPr>
        <w:t>Lékařská fakulta</w:t>
      </w:r>
      <w:r w:rsidRPr="004B0F7D">
        <w:t>. 2009, Univerzita Palackého v Olomouci.</w:t>
      </w:r>
    </w:p>
    <w:p w14:paraId="1617E704" w14:textId="77777777" w:rsidR="004B0F7D" w:rsidRPr="004B0F7D" w:rsidRDefault="004B0F7D" w:rsidP="004B0F7D">
      <w:pPr>
        <w:pStyle w:val="EndNoteBibliography"/>
        <w:ind w:left="720" w:hanging="720"/>
      </w:pPr>
      <w:r w:rsidRPr="004B0F7D">
        <w:t>9.</w:t>
      </w:r>
      <w:r w:rsidRPr="004B0F7D">
        <w:tab/>
        <w:t xml:space="preserve">Boron, W.F.B., Emile L., </w:t>
      </w:r>
      <w:r w:rsidRPr="004B0F7D">
        <w:rPr>
          <w:i/>
        </w:rPr>
        <w:t>Medical physiology :a cellular and molecular approach </w:t>
      </w:r>
      <w:r w:rsidRPr="004B0F7D">
        <w:t>3ed. 2009, Philadelphia: Saunders/Elsevier.</w:t>
      </w:r>
    </w:p>
    <w:p w14:paraId="432BAE23" w14:textId="77777777" w:rsidR="004B0F7D" w:rsidRPr="004B0F7D" w:rsidRDefault="004B0F7D" w:rsidP="004B0F7D">
      <w:pPr>
        <w:pStyle w:val="EndNoteBibliography"/>
        <w:ind w:left="720" w:hanging="720"/>
      </w:pPr>
      <w:r w:rsidRPr="004B0F7D">
        <w:t>10.</w:t>
      </w:r>
      <w:r w:rsidRPr="004B0F7D">
        <w:tab/>
        <w:t xml:space="preserve">Hrazdira, I.M.V., </w:t>
      </w:r>
      <w:r w:rsidRPr="004B0F7D">
        <w:rPr>
          <w:i/>
        </w:rPr>
        <w:t>Lékaøská biofyzika a pøístrojová technika</w:t>
      </w:r>
      <w:r w:rsidRPr="004B0F7D">
        <w:t>. 2001, Brno: Neptun.</w:t>
      </w:r>
    </w:p>
    <w:p w14:paraId="2DD36A0D" w14:textId="77777777" w:rsidR="004B0F7D" w:rsidRPr="004B0F7D" w:rsidRDefault="004B0F7D" w:rsidP="004B0F7D">
      <w:pPr>
        <w:pStyle w:val="EndNoteBibliography"/>
        <w:ind w:left="720" w:hanging="720"/>
      </w:pPr>
      <w:r w:rsidRPr="004B0F7D">
        <w:t>11.</w:t>
      </w:r>
      <w:r w:rsidRPr="004B0F7D">
        <w:tab/>
        <w:t xml:space="preserve">BOROVANSKÝ, L., </w:t>
      </w:r>
      <w:r w:rsidRPr="004B0F7D">
        <w:rPr>
          <w:i/>
        </w:rPr>
        <w:t>Soustavná anatomie člověka .</w:t>
      </w:r>
      <w:r w:rsidRPr="004B0F7D">
        <w:t xml:space="preserve"> Vol. Díl 1. . 1955, Praha: Státní zdravotnické nakladatelství.</w:t>
      </w:r>
    </w:p>
    <w:p w14:paraId="45811936" w14:textId="77777777" w:rsidR="004B0F7D" w:rsidRPr="004B0F7D" w:rsidRDefault="004B0F7D" w:rsidP="004B0F7D">
      <w:pPr>
        <w:pStyle w:val="EndNoteBibliography"/>
        <w:ind w:left="720" w:hanging="720"/>
      </w:pPr>
      <w:r w:rsidRPr="004B0F7D">
        <w:t>12.</w:t>
      </w:r>
      <w:r w:rsidRPr="004B0F7D">
        <w:tab/>
        <w:t xml:space="preserve">Coleman, T.G., </w:t>
      </w:r>
      <w:r w:rsidRPr="004B0F7D">
        <w:rPr>
          <w:i/>
        </w:rPr>
        <w:t>MATHEMATICAL-ANALYSIS OF CARDIOVASCULAR FUNCTION.</w:t>
      </w:r>
      <w:r w:rsidRPr="004B0F7D">
        <w:t xml:space="preserve"> Ieee Transactions on Biomedical Engineering, 1985. </w:t>
      </w:r>
      <w:r w:rsidRPr="004B0F7D">
        <w:rPr>
          <w:b/>
        </w:rPr>
        <w:t>32</w:t>
      </w:r>
      <w:r w:rsidRPr="004B0F7D">
        <w:t>(4): p. 289-294.</w:t>
      </w:r>
    </w:p>
    <w:p w14:paraId="664A40DE" w14:textId="77777777" w:rsidR="004B0F7D" w:rsidRPr="004B0F7D" w:rsidRDefault="004B0F7D" w:rsidP="004B0F7D">
      <w:pPr>
        <w:pStyle w:val="EndNoteBibliography"/>
        <w:ind w:left="720" w:hanging="720"/>
      </w:pPr>
      <w:r w:rsidRPr="004B0F7D">
        <w:t>13.</w:t>
      </w:r>
      <w:r w:rsidRPr="004B0F7D">
        <w:tab/>
        <w:t xml:space="preserve">Elias Francis, S., </w:t>
      </w:r>
      <w:r w:rsidRPr="004B0F7D">
        <w:rPr>
          <w:i/>
        </w:rPr>
        <w:t>Continuous estimation of cardiac output and arterial resistance from arterial blood pressure using a third-order Windkessel model.</w:t>
      </w:r>
      <w:r w:rsidRPr="004B0F7D">
        <w:t xml:space="preserve"> 2008.</w:t>
      </w:r>
    </w:p>
    <w:p w14:paraId="44D66699" w14:textId="77777777" w:rsidR="004B0F7D" w:rsidRPr="004B0F7D" w:rsidRDefault="004B0F7D" w:rsidP="004B0F7D">
      <w:pPr>
        <w:pStyle w:val="EndNoteBibliography"/>
        <w:ind w:left="720" w:hanging="720"/>
      </w:pPr>
      <w:r w:rsidRPr="004B0F7D">
        <w:t>14.</w:t>
      </w:r>
      <w:r w:rsidRPr="004B0F7D">
        <w:tab/>
        <w:t xml:space="preserve">Papaioannou, T.G., O. Vardoulis, and N. Stergiopulos, </w:t>
      </w:r>
      <w:r w:rsidRPr="004B0F7D">
        <w:rPr>
          <w:i/>
        </w:rPr>
        <w:t>The "systolic volume balance" method for the noninvasive estimation of cardiac output based on pressure wave analysis.</w:t>
      </w:r>
      <w:r w:rsidRPr="004B0F7D">
        <w:t xml:space="preserve"> American Journal of Physiology-Heart and Circulatory Physiology, 2012. </w:t>
      </w:r>
      <w:r w:rsidRPr="004B0F7D">
        <w:rPr>
          <w:b/>
        </w:rPr>
        <w:t>302</w:t>
      </w:r>
      <w:r w:rsidRPr="004B0F7D">
        <w:t>(10): p. H2064-H2073.</w:t>
      </w:r>
    </w:p>
    <w:p w14:paraId="19D9A084" w14:textId="77777777" w:rsidR="004B0F7D" w:rsidRPr="004B0F7D" w:rsidRDefault="004B0F7D" w:rsidP="004B0F7D">
      <w:pPr>
        <w:pStyle w:val="EndNoteBibliography"/>
        <w:ind w:left="720" w:hanging="720"/>
      </w:pPr>
      <w:r w:rsidRPr="004B0F7D">
        <w:t>15.</w:t>
      </w:r>
      <w:r w:rsidRPr="004B0F7D">
        <w:tab/>
        <w:t xml:space="preserve">Segers, P., et al., </w:t>
      </w:r>
      <w:r w:rsidRPr="004B0F7D">
        <w:rPr>
          <w:i/>
        </w:rPr>
        <w:t>A non-invasive pulse pressure method for the estimation of total arterial compliance.</w:t>
      </w:r>
      <w:r w:rsidRPr="004B0F7D">
        <w:t xml:space="preserve"> Computers in Cardiology 1997, Vol 24, 1997. </w:t>
      </w:r>
      <w:r w:rsidRPr="004B0F7D">
        <w:rPr>
          <w:b/>
        </w:rPr>
        <w:t>24</w:t>
      </w:r>
      <w:r w:rsidRPr="004B0F7D">
        <w:t>: p. 171-174.</w:t>
      </w:r>
    </w:p>
    <w:p w14:paraId="1E1F48AA" w14:textId="77777777" w:rsidR="004B0F7D" w:rsidRPr="004B0F7D" w:rsidRDefault="004B0F7D" w:rsidP="004B0F7D">
      <w:pPr>
        <w:pStyle w:val="EndNoteBibliography"/>
        <w:ind w:left="720" w:hanging="720"/>
      </w:pPr>
      <w:r w:rsidRPr="004B0F7D">
        <w:t>16.</w:t>
      </w:r>
      <w:r w:rsidRPr="004B0F7D">
        <w:tab/>
        <w:t xml:space="preserve">Greenwald, S.E., </w:t>
      </w:r>
      <w:r w:rsidRPr="004B0F7D">
        <w:rPr>
          <w:i/>
        </w:rPr>
        <w:t>Pulse pressure and arterial elasticity.</w:t>
      </w:r>
      <w:r w:rsidRPr="004B0F7D">
        <w:t xml:space="preserve"> Qjm-an International Journal of Medicine, 2002. </w:t>
      </w:r>
      <w:r w:rsidRPr="004B0F7D">
        <w:rPr>
          <w:b/>
        </w:rPr>
        <w:t>95</w:t>
      </w:r>
      <w:r w:rsidRPr="004B0F7D">
        <w:t>(2): p. 107-112.</w:t>
      </w:r>
    </w:p>
    <w:p w14:paraId="63CD382F" w14:textId="77777777" w:rsidR="004B0F7D" w:rsidRPr="004B0F7D" w:rsidRDefault="004B0F7D" w:rsidP="004B0F7D">
      <w:pPr>
        <w:pStyle w:val="EndNoteBibliography"/>
        <w:ind w:left="720" w:hanging="720"/>
      </w:pPr>
      <w:r w:rsidRPr="004B0F7D">
        <w:t>17.</w:t>
      </w:r>
      <w:r w:rsidRPr="004B0F7D">
        <w:tab/>
        <w:t xml:space="preserve">Goldwyn, R.M. and T.B. Watt, </w:t>
      </w:r>
      <w:r w:rsidRPr="004B0F7D">
        <w:rPr>
          <w:i/>
        </w:rPr>
        <w:t>ARTERIAL PRESSURE PULSE CONTOUR ANALYSIS VIA A MATHEMATICAL MODEL FOR CLINICAL QUANTIFICATION OF HUMAN VASCULAR PROPERTIES.</w:t>
      </w:r>
      <w:r w:rsidRPr="004B0F7D">
        <w:t xml:space="preserve"> Ieee Transactions on Biomedical Engineering, 1967. </w:t>
      </w:r>
      <w:r w:rsidRPr="004B0F7D">
        <w:rPr>
          <w:b/>
        </w:rPr>
        <w:t>BM14</w:t>
      </w:r>
      <w:r w:rsidRPr="004B0F7D">
        <w:t>(1): p. 11-&amp;.</w:t>
      </w:r>
    </w:p>
    <w:p w14:paraId="2ADD0D95" w14:textId="77777777" w:rsidR="004B0F7D" w:rsidRPr="004B0F7D" w:rsidRDefault="004B0F7D" w:rsidP="004B0F7D">
      <w:pPr>
        <w:pStyle w:val="EndNoteBibliography"/>
        <w:ind w:left="720" w:hanging="720"/>
      </w:pPr>
      <w:r w:rsidRPr="004B0F7D">
        <w:t>18.</w:t>
      </w:r>
      <w:r w:rsidRPr="004B0F7D">
        <w:tab/>
        <w:t xml:space="preserve">Brandao, A.A., et al., </w:t>
      </w:r>
      <w:r w:rsidRPr="004B0F7D">
        <w:rPr>
          <w:i/>
        </w:rPr>
        <w:t>I Luso-Brazilian Positioning on Central Arterial Pressure.</w:t>
      </w:r>
      <w:r w:rsidRPr="004B0F7D">
        <w:t xml:space="preserve"> Arquivos Brasileiros De Cardiologia, 2017. </w:t>
      </w:r>
      <w:r w:rsidRPr="004B0F7D">
        <w:rPr>
          <w:b/>
        </w:rPr>
        <w:t>108</w:t>
      </w:r>
      <w:r w:rsidRPr="004B0F7D">
        <w:t>(2): p. 100-108.</w:t>
      </w:r>
    </w:p>
    <w:p w14:paraId="3AC7412D" w14:textId="77777777" w:rsidR="004B0F7D" w:rsidRPr="004B0F7D" w:rsidRDefault="004B0F7D" w:rsidP="004B0F7D">
      <w:pPr>
        <w:pStyle w:val="EndNoteBibliography"/>
        <w:ind w:left="720" w:hanging="720"/>
      </w:pPr>
      <w:r w:rsidRPr="004B0F7D">
        <w:t>19.</w:t>
      </w:r>
      <w:r w:rsidRPr="004B0F7D">
        <w:tab/>
        <w:t xml:space="preserve">Westerhof, N., J.W. Lankhaar, and B.E. Westerhof, </w:t>
      </w:r>
      <w:r w:rsidRPr="004B0F7D">
        <w:rPr>
          <w:i/>
        </w:rPr>
        <w:t>The arterial Windkessel.</w:t>
      </w:r>
      <w:r w:rsidRPr="004B0F7D">
        <w:t xml:space="preserve"> Medical &amp; Biological Engineering &amp; Computing, 2009. </w:t>
      </w:r>
      <w:r w:rsidRPr="004B0F7D">
        <w:rPr>
          <w:b/>
        </w:rPr>
        <w:t>47</w:t>
      </w:r>
      <w:r w:rsidRPr="004B0F7D">
        <w:t>(2): p. 131-141.</w:t>
      </w:r>
    </w:p>
    <w:p w14:paraId="034ACB46" w14:textId="77777777" w:rsidR="004B0F7D" w:rsidRPr="004B0F7D" w:rsidRDefault="004B0F7D" w:rsidP="004B0F7D">
      <w:pPr>
        <w:pStyle w:val="EndNoteBibliography"/>
        <w:ind w:left="720" w:hanging="720"/>
      </w:pPr>
      <w:r w:rsidRPr="004B0F7D">
        <w:t>20.</w:t>
      </w:r>
      <w:r w:rsidRPr="004B0F7D">
        <w:tab/>
        <w:t xml:space="preserve">Stergiopulos, N., J.J. Meister, and N. Westerhof, </w:t>
      </w:r>
      <w:r w:rsidRPr="004B0F7D">
        <w:rPr>
          <w:i/>
        </w:rPr>
        <w:t>SIMPLE AND ACCURATE WAY FOR ESTIMATING TOTAL AND SEGMENTAL ARTERIAL COMPLIANCE - THE PULSE PRESSURE METHOD.</w:t>
      </w:r>
      <w:r w:rsidRPr="004B0F7D">
        <w:t xml:space="preserve"> Annals of Biomedical Engineering, 1994. </w:t>
      </w:r>
      <w:r w:rsidRPr="004B0F7D">
        <w:rPr>
          <w:b/>
        </w:rPr>
        <w:t>22</w:t>
      </w:r>
      <w:r w:rsidRPr="004B0F7D">
        <w:t>(4): p. 392-397.</w:t>
      </w:r>
    </w:p>
    <w:p w14:paraId="5650BE94" w14:textId="77777777" w:rsidR="004B0F7D" w:rsidRPr="004B0F7D" w:rsidRDefault="004B0F7D" w:rsidP="004B0F7D">
      <w:pPr>
        <w:pStyle w:val="EndNoteBibliography"/>
        <w:ind w:left="720" w:hanging="720"/>
      </w:pPr>
      <w:r w:rsidRPr="004B0F7D">
        <w:t>21.</w:t>
      </w:r>
      <w:r w:rsidRPr="004B0F7D">
        <w:tab/>
        <w:t xml:space="preserve">Westerhof, N., G. Elzinga, and P. Sipkema, </w:t>
      </w:r>
      <w:r w:rsidRPr="004B0F7D">
        <w:rPr>
          <w:i/>
        </w:rPr>
        <w:t>ARTIFICIAL ARTERIAL SYSTEM FOR PUMPING HEARTS.</w:t>
      </w:r>
      <w:r w:rsidRPr="004B0F7D">
        <w:t xml:space="preserve"> Journal of Applied Physiology, 1971. </w:t>
      </w:r>
      <w:r w:rsidRPr="004B0F7D">
        <w:rPr>
          <w:b/>
        </w:rPr>
        <w:t>31</w:t>
      </w:r>
      <w:r w:rsidRPr="004B0F7D">
        <w:t>(5): p. 776-+.</w:t>
      </w:r>
    </w:p>
    <w:p w14:paraId="4C597314" w14:textId="77777777" w:rsidR="004B0F7D" w:rsidRPr="004B0F7D" w:rsidRDefault="004B0F7D" w:rsidP="004B0F7D">
      <w:pPr>
        <w:pStyle w:val="EndNoteBibliography"/>
        <w:ind w:left="720" w:hanging="720"/>
      </w:pPr>
      <w:r w:rsidRPr="004B0F7D">
        <w:t>22.</w:t>
      </w:r>
      <w:r w:rsidRPr="004B0F7D">
        <w:tab/>
        <w:t xml:space="preserve">Stergiopulos, N., B.E. Westerhof, and N. Westerhof, </w:t>
      </w:r>
      <w:r w:rsidRPr="004B0F7D">
        <w:rPr>
          <w:i/>
        </w:rPr>
        <w:t>Total arterial inertance as the fourth element of the windkessel model.</w:t>
      </w:r>
      <w:r w:rsidRPr="004B0F7D">
        <w:t xml:space="preserve"> American Journal of Physiology-Heart and Circulatory Physiology, 1999. </w:t>
      </w:r>
      <w:r w:rsidRPr="004B0F7D">
        <w:rPr>
          <w:b/>
        </w:rPr>
        <w:t>276</w:t>
      </w:r>
      <w:r w:rsidRPr="004B0F7D">
        <w:t>(1): p. H81-H88.</w:t>
      </w:r>
    </w:p>
    <w:p w14:paraId="1CEF7DEA" w14:textId="77777777" w:rsidR="004B0F7D" w:rsidRPr="004B0F7D" w:rsidRDefault="004B0F7D" w:rsidP="004B0F7D">
      <w:pPr>
        <w:pStyle w:val="EndNoteBibliography"/>
        <w:ind w:left="720" w:hanging="720"/>
      </w:pPr>
      <w:r w:rsidRPr="004B0F7D">
        <w:t>23.</w:t>
      </w:r>
      <w:r w:rsidRPr="004B0F7D">
        <w:tab/>
        <w:t xml:space="preserve">Rooney, W., </w:t>
      </w:r>
      <w:r w:rsidRPr="004B0F7D">
        <w:rPr>
          <w:i/>
        </w:rPr>
        <w:t>MRI: From picture to proton.</w:t>
      </w:r>
      <w:r w:rsidRPr="004B0F7D">
        <w:t xml:space="preserve"> Health Physics, 2003. </w:t>
      </w:r>
      <w:r w:rsidRPr="004B0F7D">
        <w:rPr>
          <w:b/>
        </w:rPr>
        <w:t>85</w:t>
      </w:r>
      <w:r w:rsidRPr="004B0F7D">
        <w:t>(4): p. 504-505.</w:t>
      </w:r>
    </w:p>
    <w:p w14:paraId="5E0052EA" w14:textId="77777777" w:rsidR="004B0F7D" w:rsidRPr="004B0F7D" w:rsidRDefault="004B0F7D" w:rsidP="004B0F7D">
      <w:pPr>
        <w:pStyle w:val="EndNoteBibliography"/>
        <w:ind w:left="720" w:hanging="720"/>
      </w:pPr>
      <w:r w:rsidRPr="004B0F7D">
        <w:t>24.</w:t>
      </w:r>
      <w:r w:rsidRPr="004B0F7D">
        <w:tab/>
        <w:t xml:space="preserve">Leenders, K.L., </w:t>
      </w:r>
      <w:r w:rsidRPr="004B0F7D">
        <w:rPr>
          <w:i/>
        </w:rPr>
        <w:t>PET - BLOOD-FLOW AND OXYGEN-CONSUMPTION IN BRAIN-TUMORS.</w:t>
      </w:r>
      <w:r w:rsidRPr="004B0F7D">
        <w:t xml:space="preserve"> Journal of Neuro-Oncology, 1994. </w:t>
      </w:r>
      <w:r w:rsidRPr="004B0F7D">
        <w:rPr>
          <w:b/>
        </w:rPr>
        <w:t>22</w:t>
      </w:r>
      <w:r w:rsidRPr="004B0F7D">
        <w:t>(3): p. 269-273.</w:t>
      </w:r>
    </w:p>
    <w:p w14:paraId="27979E77" w14:textId="77777777" w:rsidR="004B0F7D" w:rsidRPr="004B0F7D" w:rsidRDefault="004B0F7D" w:rsidP="004B0F7D">
      <w:pPr>
        <w:pStyle w:val="EndNoteBibliography"/>
        <w:ind w:left="720" w:hanging="720"/>
      </w:pPr>
      <w:r w:rsidRPr="004B0F7D">
        <w:t>25.</w:t>
      </w:r>
      <w:r w:rsidRPr="004B0F7D">
        <w:tab/>
        <w:t xml:space="preserve">Mayet, J. and A. Hughes, </w:t>
      </w:r>
      <w:r w:rsidRPr="004B0F7D">
        <w:rPr>
          <w:i/>
        </w:rPr>
        <w:t>Cardiac and vascular pathophysiology in hypertension.</w:t>
      </w:r>
      <w:r w:rsidRPr="004B0F7D">
        <w:t xml:space="preserve"> Heart, 2003. </w:t>
      </w:r>
      <w:r w:rsidRPr="004B0F7D">
        <w:rPr>
          <w:b/>
        </w:rPr>
        <w:t>89</w:t>
      </w:r>
      <w:r w:rsidRPr="004B0F7D">
        <w:t>(9): p. 1104-1109.</w:t>
      </w:r>
    </w:p>
    <w:p w14:paraId="67CC88A5" w14:textId="77777777" w:rsidR="004B0F7D" w:rsidRPr="004B0F7D" w:rsidRDefault="004B0F7D" w:rsidP="004B0F7D">
      <w:pPr>
        <w:pStyle w:val="EndNoteBibliography"/>
        <w:ind w:left="720" w:hanging="720"/>
      </w:pPr>
      <w:r w:rsidRPr="004B0F7D">
        <w:lastRenderedPageBreak/>
        <w:t>26.</w:t>
      </w:r>
      <w:r w:rsidRPr="004B0F7D">
        <w:tab/>
        <w:t xml:space="preserve">Parlikar, T.A., et al., </w:t>
      </w:r>
      <w:r w:rsidRPr="004B0F7D">
        <w:rPr>
          <w:i/>
        </w:rPr>
        <w:t>Model-Based Estimation of Cardiac Output and Total Peripheral Resistance.</w:t>
      </w:r>
      <w:r w:rsidRPr="004B0F7D">
        <w:t xml:space="preserve"> Computers in Cardiology 2007, Vol 34, 2007. </w:t>
      </w:r>
      <w:r w:rsidRPr="004B0F7D">
        <w:rPr>
          <w:b/>
        </w:rPr>
        <w:t>34</w:t>
      </w:r>
      <w:r w:rsidRPr="004B0F7D">
        <w:t>: p. 379-382.</w:t>
      </w:r>
    </w:p>
    <w:p w14:paraId="03503D4B" w14:textId="77777777" w:rsidR="004B0F7D" w:rsidRPr="004B0F7D" w:rsidRDefault="004B0F7D" w:rsidP="004B0F7D">
      <w:pPr>
        <w:pStyle w:val="EndNoteBibliography"/>
        <w:ind w:left="720" w:hanging="720"/>
      </w:pPr>
      <w:r w:rsidRPr="004B0F7D">
        <w:t>27.</w:t>
      </w:r>
      <w:r w:rsidRPr="004B0F7D">
        <w:tab/>
        <w:t xml:space="preserve">Caillard, A., et al., </w:t>
      </w:r>
      <w:r w:rsidRPr="004B0F7D">
        <w:rPr>
          <w:i/>
        </w:rPr>
        <w:t>Comparison of cardiac output measured by oesophageal Doppler ultrasonography or pulse pressure contour wave analysis.</w:t>
      </w:r>
      <w:r w:rsidRPr="004B0F7D">
        <w:t xml:space="preserve"> British Journal of Anaesthesia, 2015. </w:t>
      </w:r>
      <w:r w:rsidRPr="004B0F7D">
        <w:rPr>
          <w:b/>
        </w:rPr>
        <w:t>114</w:t>
      </w:r>
      <w:r w:rsidRPr="004B0F7D">
        <w:t>(6): p. 893-900.</w:t>
      </w:r>
    </w:p>
    <w:p w14:paraId="615E77F4" w14:textId="77777777" w:rsidR="004B0F7D" w:rsidRPr="004B0F7D" w:rsidRDefault="004B0F7D" w:rsidP="004B0F7D">
      <w:pPr>
        <w:pStyle w:val="EndNoteBibliography"/>
        <w:ind w:left="720" w:hanging="720"/>
      </w:pPr>
      <w:r w:rsidRPr="004B0F7D">
        <w:t>28.</w:t>
      </w:r>
      <w:r w:rsidRPr="004B0F7D">
        <w:tab/>
        <w:t xml:space="preserve">Jansen, J.R.C., et al., </w:t>
      </w:r>
      <w:r w:rsidRPr="004B0F7D">
        <w:rPr>
          <w:i/>
        </w:rPr>
        <w:t>A comparison of cardiac output derived from the arterial pressure wave against thermodilution in cardiac surgery patients.</w:t>
      </w:r>
      <w:r w:rsidRPr="004B0F7D">
        <w:t xml:space="preserve"> British Journal of Anaesthesia, 2001. </w:t>
      </w:r>
      <w:r w:rsidRPr="004B0F7D">
        <w:rPr>
          <w:b/>
        </w:rPr>
        <w:t>87</w:t>
      </w:r>
      <w:r w:rsidRPr="004B0F7D">
        <w:t>(2): p. 212-222.</w:t>
      </w:r>
    </w:p>
    <w:p w14:paraId="4869EFC9" w14:textId="77777777" w:rsidR="004B0F7D" w:rsidRPr="004B0F7D" w:rsidRDefault="004B0F7D" w:rsidP="004B0F7D">
      <w:pPr>
        <w:pStyle w:val="EndNoteBibliography"/>
        <w:ind w:left="720" w:hanging="720"/>
      </w:pPr>
      <w:r w:rsidRPr="004B0F7D">
        <w:t>29.</w:t>
      </w:r>
      <w:r w:rsidRPr="004B0F7D">
        <w:tab/>
        <w:t xml:space="preserve">Sollers, J.J., et al., </w:t>
      </w:r>
      <w:r w:rsidRPr="004B0F7D">
        <w:rPr>
          <w:i/>
        </w:rPr>
        <w:t>Comparison of arterial compliance indices derived via Beat-toBeat blood pressure waveforms: Aging and ethnicity.</w:t>
      </w:r>
      <w:r w:rsidRPr="004B0F7D">
        <w:t xml:space="preserve"> Biomedical Sciences Instrumentation, Vol 42, 2006. </w:t>
      </w:r>
      <w:r w:rsidRPr="004B0F7D">
        <w:rPr>
          <w:b/>
        </w:rPr>
        <w:t>42</w:t>
      </w:r>
      <w:r w:rsidRPr="004B0F7D">
        <w:t>: p. 518-523.</w:t>
      </w:r>
    </w:p>
    <w:p w14:paraId="46B10636" w14:textId="77777777" w:rsidR="004B0F7D" w:rsidRPr="004B0F7D" w:rsidRDefault="004B0F7D" w:rsidP="004B0F7D">
      <w:pPr>
        <w:pStyle w:val="EndNoteBibliography"/>
        <w:ind w:left="720" w:hanging="720"/>
      </w:pPr>
      <w:r w:rsidRPr="004B0F7D">
        <w:t>30.</w:t>
      </w:r>
      <w:r w:rsidRPr="004B0F7D">
        <w:tab/>
        <w:t xml:space="preserve">Monnet, X., et al., </w:t>
      </w:r>
      <w:r w:rsidRPr="004B0F7D">
        <w:rPr>
          <w:i/>
        </w:rPr>
        <w:t>Arterial pressure allows monitoring the changes in cardiac output induced by volume expansion but not by norepinephrine.</w:t>
      </w:r>
      <w:r w:rsidRPr="004B0F7D">
        <w:t xml:space="preserve"> Critical Care Medicine, 2011. </w:t>
      </w:r>
      <w:r w:rsidRPr="004B0F7D">
        <w:rPr>
          <w:b/>
        </w:rPr>
        <w:t>39</w:t>
      </w:r>
      <w:r w:rsidRPr="004B0F7D">
        <w:t>(6): p. 1394-1399.</w:t>
      </w:r>
    </w:p>
    <w:p w14:paraId="3C4A21E3" w14:textId="77777777" w:rsidR="004B0F7D" w:rsidRPr="004B0F7D" w:rsidRDefault="004B0F7D" w:rsidP="004B0F7D">
      <w:pPr>
        <w:pStyle w:val="EndNoteBibliography"/>
        <w:ind w:left="720" w:hanging="720"/>
      </w:pPr>
      <w:r w:rsidRPr="004B0F7D">
        <w:t>31.</w:t>
      </w:r>
      <w:r w:rsidRPr="004B0F7D">
        <w:tab/>
        <w:t xml:space="preserve">Pouwels, S., et al., </w:t>
      </w:r>
      <w:r w:rsidRPr="004B0F7D">
        <w:rPr>
          <w:i/>
        </w:rPr>
        <w:t>Validation of the Nexfin (R) non-invasive continuous blood pressure monitoring validated against Riva-Rocci/Korotkoff in a bariatric patient population.</w:t>
      </w:r>
      <w:r w:rsidRPr="004B0F7D">
        <w:t xml:space="preserve"> Journal of Clinical Anesthesia, 2017. </w:t>
      </w:r>
      <w:r w:rsidRPr="004B0F7D">
        <w:rPr>
          <w:b/>
        </w:rPr>
        <w:t>39</w:t>
      </w:r>
      <w:r w:rsidRPr="004B0F7D">
        <w:t>: p. 89-95.</w:t>
      </w:r>
    </w:p>
    <w:p w14:paraId="078F9315" w14:textId="77777777" w:rsidR="004B0F7D" w:rsidRPr="004B0F7D" w:rsidRDefault="004B0F7D" w:rsidP="004B0F7D">
      <w:pPr>
        <w:pStyle w:val="EndNoteBibliography"/>
        <w:ind w:left="720" w:hanging="720"/>
      </w:pPr>
      <w:r w:rsidRPr="004B0F7D">
        <w:t>32.</w:t>
      </w:r>
      <w:r w:rsidRPr="004B0F7D">
        <w:tab/>
        <w:t xml:space="preserve">Kubicek, W.G., et al., </w:t>
      </w:r>
      <w:r w:rsidRPr="004B0F7D">
        <w:rPr>
          <w:i/>
        </w:rPr>
        <w:t>DEVELOPMENT AND EVALUATION OF AN IMPEDANCE CARDIAC OUTPUT SYSTEM.</w:t>
      </w:r>
      <w:r w:rsidRPr="004B0F7D">
        <w:t xml:space="preserve"> Aerospace Medicine, 1966. </w:t>
      </w:r>
      <w:r w:rsidRPr="004B0F7D">
        <w:rPr>
          <w:b/>
        </w:rPr>
        <w:t>37</w:t>
      </w:r>
      <w:r w:rsidRPr="004B0F7D">
        <w:t>(12): p. 1208-&amp;.</w:t>
      </w:r>
    </w:p>
    <w:p w14:paraId="056C6037" w14:textId="77777777" w:rsidR="004B0F7D" w:rsidRPr="004B0F7D" w:rsidRDefault="004B0F7D" w:rsidP="004B0F7D">
      <w:pPr>
        <w:pStyle w:val="EndNoteBibliography"/>
        <w:ind w:left="720" w:hanging="720"/>
      </w:pPr>
      <w:r w:rsidRPr="004B0F7D">
        <w:t>33.</w:t>
      </w:r>
      <w:r w:rsidRPr="004B0F7D">
        <w:tab/>
        <w:t xml:space="preserve">Bernstein, D.P., </w:t>
      </w:r>
      <w:r w:rsidRPr="004B0F7D">
        <w:rPr>
          <w:i/>
        </w:rPr>
        <w:t>A NEW STROKE VOLUME EQUATION FOR THORACIC ELECTRICAL BIOIMPEDANCE - THEORY AND RATIONALE.</w:t>
      </w:r>
      <w:r w:rsidRPr="004B0F7D">
        <w:t xml:space="preserve"> Critical Care Medicine, 1986. </w:t>
      </w:r>
      <w:r w:rsidRPr="004B0F7D">
        <w:rPr>
          <w:b/>
        </w:rPr>
        <w:t>14</w:t>
      </w:r>
      <w:r w:rsidRPr="004B0F7D">
        <w:t>(10): p. 904-909.</w:t>
      </w:r>
    </w:p>
    <w:p w14:paraId="7280D965" w14:textId="77777777" w:rsidR="004B0F7D" w:rsidRPr="004B0F7D" w:rsidRDefault="004B0F7D" w:rsidP="004B0F7D">
      <w:pPr>
        <w:pStyle w:val="EndNoteBibliography"/>
        <w:ind w:left="720" w:hanging="720"/>
      </w:pPr>
      <w:r w:rsidRPr="004B0F7D">
        <w:t>34.</w:t>
      </w:r>
      <w:r w:rsidRPr="004B0F7D">
        <w:tab/>
        <w:t xml:space="preserve">Keren, H., D. Burkhoff, and P. Squara, </w:t>
      </w:r>
      <w:r w:rsidRPr="004B0F7D">
        <w:rPr>
          <w:i/>
        </w:rPr>
        <w:t>Evaluation of a noninvasive continuous cardiac output monitoring system based on thoracic bioreactance.</w:t>
      </w:r>
      <w:r w:rsidRPr="004B0F7D">
        <w:t xml:space="preserve"> American Journal of Physiology-Heart and Circulatory Physiology, 2007. </w:t>
      </w:r>
      <w:r w:rsidRPr="004B0F7D">
        <w:rPr>
          <w:b/>
        </w:rPr>
        <w:t>293</w:t>
      </w:r>
      <w:r w:rsidRPr="004B0F7D">
        <w:t>(1): p. H583-H589.</w:t>
      </w:r>
    </w:p>
    <w:p w14:paraId="0F31E52F" w14:textId="77777777" w:rsidR="004B0F7D" w:rsidRPr="004B0F7D" w:rsidRDefault="004B0F7D" w:rsidP="004B0F7D">
      <w:pPr>
        <w:pStyle w:val="EndNoteBibliography"/>
        <w:ind w:left="720" w:hanging="720"/>
      </w:pPr>
      <w:r w:rsidRPr="004B0F7D">
        <w:t>35.</w:t>
      </w:r>
      <w:r w:rsidRPr="004B0F7D">
        <w:tab/>
        <w:t xml:space="preserve">Gaw, R.L., B.H. Cornish, and B.J. Thomas, </w:t>
      </w:r>
      <w:r w:rsidRPr="004B0F7D">
        <w:rPr>
          <w:i/>
        </w:rPr>
        <w:t>The electrical impedance of pulsatile blood flowing through rigid tubes: A theoretical investigation.</w:t>
      </w:r>
      <w:r w:rsidRPr="004B0F7D">
        <w:t xml:space="preserve"> Ieee Transactions on Biomedical Engineering, 2008. </w:t>
      </w:r>
      <w:r w:rsidRPr="004B0F7D">
        <w:rPr>
          <w:b/>
        </w:rPr>
        <w:t>55</w:t>
      </w:r>
      <w:r w:rsidRPr="004B0F7D">
        <w:t>(2): p. 721-727.</w:t>
      </w:r>
    </w:p>
    <w:p w14:paraId="0A390733" w14:textId="77777777" w:rsidR="004B0F7D" w:rsidRPr="004B0F7D" w:rsidRDefault="004B0F7D" w:rsidP="004B0F7D">
      <w:pPr>
        <w:pStyle w:val="EndNoteBibliography"/>
        <w:ind w:left="720" w:hanging="720"/>
      </w:pPr>
      <w:r w:rsidRPr="004B0F7D">
        <w:t>36.</w:t>
      </w:r>
      <w:r w:rsidRPr="004B0F7D">
        <w:tab/>
        <w:t xml:space="preserve">Quail, A.W., et al., </w:t>
      </w:r>
      <w:r w:rsidRPr="004B0F7D">
        <w:rPr>
          <w:i/>
        </w:rPr>
        <w:t>THORACIC RESISTIVITY FOR STROKE VOLUME CALCULATION IN IMPEDANCE CARDIOGRAPHY.</w:t>
      </w:r>
      <w:r w:rsidRPr="004B0F7D">
        <w:t xml:space="preserve"> Journal of Applied Physiology, 1981. </w:t>
      </w:r>
      <w:r w:rsidRPr="004B0F7D">
        <w:rPr>
          <w:b/>
        </w:rPr>
        <w:t>50</w:t>
      </w:r>
      <w:r w:rsidRPr="004B0F7D">
        <w:t>(1): p. 191-195.</w:t>
      </w:r>
    </w:p>
    <w:p w14:paraId="1C4B1AA7" w14:textId="77777777" w:rsidR="004B0F7D" w:rsidRPr="004B0F7D" w:rsidRDefault="004B0F7D" w:rsidP="004B0F7D">
      <w:pPr>
        <w:pStyle w:val="EndNoteBibliography"/>
        <w:ind w:left="720" w:hanging="720"/>
      </w:pPr>
      <w:r w:rsidRPr="004B0F7D">
        <w:t>37.</w:t>
      </w:r>
      <w:r w:rsidRPr="004B0F7D">
        <w:tab/>
        <w:t xml:space="preserve">Hicks, D.A., et al., </w:t>
      </w:r>
      <w:r w:rsidRPr="004B0F7D">
        <w:rPr>
          <w:i/>
        </w:rPr>
        <w:t>THE ESTIMATION AND PREDICTION OF NORMAL BLOOD VOLUME.</w:t>
      </w:r>
      <w:r w:rsidRPr="004B0F7D">
        <w:t xml:space="preserve"> Clinical Science, 1956. </w:t>
      </w:r>
      <w:r w:rsidRPr="004B0F7D">
        <w:rPr>
          <w:b/>
        </w:rPr>
        <w:t>15</w:t>
      </w:r>
      <w:r w:rsidRPr="004B0F7D">
        <w:t>(4): p. 557-565.</w:t>
      </w:r>
    </w:p>
    <w:p w14:paraId="254682AB" w14:textId="77777777" w:rsidR="004B0F7D" w:rsidRPr="004B0F7D" w:rsidRDefault="004B0F7D" w:rsidP="004B0F7D">
      <w:pPr>
        <w:pStyle w:val="EndNoteBibliography"/>
        <w:ind w:left="720" w:hanging="720"/>
      </w:pPr>
      <w:r w:rsidRPr="004B0F7D">
        <w:t>38.</w:t>
      </w:r>
      <w:r w:rsidRPr="004B0F7D">
        <w:tab/>
        <w:t xml:space="preserve">Gardin, J.M., et al., </w:t>
      </w:r>
      <w:r w:rsidRPr="004B0F7D">
        <w:rPr>
          <w:i/>
        </w:rPr>
        <w:t>EVALUATION OF BLOOD-FLOW VELOCITY IN THE ASCENDING AORTA AND MAIN PULMONARY-ARTERY OF NORMAL SUBJECTS BY DOPPLER ECHOCARDIOGRAPHY.</w:t>
      </w:r>
      <w:r w:rsidRPr="004B0F7D">
        <w:t xml:space="preserve"> American Heart Journal, 1984. </w:t>
      </w:r>
      <w:r w:rsidRPr="004B0F7D">
        <w:rPr>
          <w:b/>
        </w:rPr>
        <w:t>107</w:t>
      </w:r>
      <w:r w:rsidRPr="004B0F7D">
        <w:t>(2): p. 310-319.</w:t>
      </w:r>
    </w:p>
    <w:p w14:paraId="32476A41" w14:textId="77777777" w:rsidR="004B0F7D" w:rsidRPr="004B0F7D" w:rsidRDefault="004B0F7D" w:rsidP="004B0F7D">
      <w:pPr>
        <w:pStyle w:val="EndNoteBibliography"/>
        <w:ind w:left="720" w:hanging="720"/>
      </w:pPr>
      <w:r w:rsidRPr="004B0F7D">
        <w:t>39.</w:t>
      </w:r>
      <w:r w:rsidRPr="004B0F7D">
        <w:tab/>
        <w:t xml:space="preserve">Matsuda, Y., et al., </w:t>
      </w:r>
      <w:r w:rsidRPr="004B0F7D">
        <w:rPr>
          <w:i/>
        </w:rPr>
        <w:t>ASSESSMENT OF LEFT-VENTRICULAR PERFORMANCE IN MAN WITH IMPEDANCE CARDIOGRAPHY.</w:t>
      </w:r>
      <w:r w:rsidRPr="004B0F7D">
        <w:t xml:space="preserve"> Japanese Circulation Journal-English Edition, 1978. </w:t>
      </w:r>
      <w:r w:rsidRPr="004B0F7D">
        <w:rPr>
          <w:b/>
        </w:rPr>
        <w:t>42</w:t>
      </w:r>
      <w:r w:rsidRPr="004B0F7D">
        <w:t>(8): p. 945-954.</w:t>
      </w:r>
    </w:p>
    <w:p w14:paraId="134868E3" w14:textId="77777777" w:rsidR="004B0F7D" w:rsidRPr="004B0F7D" w:rsidRDefault="004B0F7D" w:rsidP="004B0F7D">
      <w:pPr>
        <w:pStyle w:val="EndNoteBibliography"/>
        <w:ind w:left="720" w:hanging="720"/>
      </w:pPr>
      <w:r w:rsidRPr="004B0F7D">
        <w:t>40.</w:t>
      </w:r>
      <w:r w:rsidRPr="004B0F7D">
        <w:tab/>
        <w:t xml:space="preserve">Lozano, D.L., et al., </w:t>
      </w:r>
      <w:r w:rsidRPr="004B0F7D">
        <w:rPr>
          <w:i/>
        </w:rPr>
        <w:t>Where to B in dZ/dt.</w:t>
      </w:r>
      <w:r w:rsidRPr="004B0F7D">
        <w:t xml:space="preserve"> Psychophysiology, 2007. </w:t>
      </w:r>
      <w:r w:rsidRPr="004B0F7D">
        <w:rPr>
          <w:b/>
        </w:rPr>
        <w:t>44</w:t>
      </w:r>
      <w:r w:rsidRPr="004B0F7D">
        <w:t>(1): p. 113-119.</w:t>
      </w:r>
    </w:p>
    <w:p w14:paraId="57E6F2AC" w14:textId="77777777" w:rsidR="004B0F7D" w:rsidRPr="004B0F7D" w:rsidRDefault="004B0F7D" w:rsidP="004B0F7D">
      <w:pPr>
        <w:pStyle w:val="EndNoteBibliography"/>
        <w:ind w:left="720" w:hanging="720"/>
      </w:pPr>
      <w:r w:rsidRPr="004B0F7D">
        <w:t>41.</w:t>
      </w:r>
      <w:r w:rsidRPr="004B0F7D">
        <w:tab/>
        <w:t xml:space="preserve">Kolettis, M., B.S. Jenkins, and M.M. Webbpeploe, </w:t>
      </w:r>
      <w:r w:rsidRPr="004B0F7D">
        <w:rPr>
          <w:i/>
        </w:rPr>
        <w:t>ASSESSMENT OF LEFT-VENTRICULAR FUNCTION BY INDEXES DERIVED FROM AORTIC FLOW VELOCITY.</w:t>
      </w:r>
      <w:r w:rsidRPr="004B0F7D">
        <w:t xml:space="preserve"> British Heart Journal, 1976. </w:t>
      </w:r>
      <w:r w:rsidRPr="004B0F7D">
        <w:rPr>
          <w:b/>
        </w:rPr>
        <w:t>38</w:t>
      </w:r>
      <w:r w:rsidRPr="004B0F7D">
        <w:t>(1): p. 18-31.</w:t>
      </w:r>
    </w:p>
    <w:p w14:paraId="6D7E10CD" w14:textId="77777777" w:rsidR="004B0F7D" w:rsidRPr="004B0F7D" w:rsidRDefault="004B0F7D" w:rsidP="004B0F7D">
      <w:pPr>
        <w:pStyle w:val="EndNoteBibliography"/>
        <w:ind w:left="720" w:hanging="720"/>
      </w:pPr>
      <w:r w:rsidRPr="004B0F7D">
        <w:t>42.</w:t>
      </w:r>
      <w:r w:rsidRPr="004B0F7D">
        <w:tab/>
        <w:t xml:space="preserve">Sohn, S. and H.S. Kim, </w:t>
      </w:r>
      <w:r w:rsidRPr="004B0F7D">
        <w:rPr>
          <w:i/>
        </w:rPr>
        <w:t>Doppler aortic flow velocity measurement in healthy children.</w:t>
      </w:r>
      <w:r w:rsidRPr="004B0F7D">
        <w:t xml:space="preserve"> Journal of Korean Medical Science, 2001. </w:t>
      </w:r>
      <w:r w:rsidRPr="004B0F7D">
        <w:rPr>
          <w:b/>
        </w:rPr>
        <w:t>16</w:t>
      </w:r>
      <w:r w:rsidRPr="004B0F7D">
        <w:t>(2): p. 140-144.</w:t>
      </w:r>
    </w:p>
    <w:p w14:paraId="4919495C" w14:textId="77777777" w:rsidR="004B0F7D" w:rsidRPr="004B0F7D" w:rsidRDefault="004B0F7D" w:rsidP="004B0F7D">
      <w:pPr>
        <w:pStyle w:val="EndNoteBibliography"/>
        <w:ind w:left="720" w:hanging="720"/>
      </w:pPr>
      <w:r w:rsidRPr="004B0F7D">
        <w:t>43.</w:t>
      </w:r>
      <w:r w:rsidRPr="004B0F7D">
        <w:tab/>
        <w:t xml:space="preserve">Wallmeyer, K., et al., </w:t>
      </w:r>
      <w:r w:rsidRPr="004B0F7D">
        <w:rPr>
          <w:i/>
        </w:rPr>
        <w:t>THE INFLUENCE OF PRELOAD AND HEART-RATE ON DOPPLER ECHOCARDIOGRAPHIC INDEXES OF LEFT-VENTRICULAR PERFORMANCE - COMPARISON WITH INVASIVE INDEXES IN AN EXPERIMENTAL PREPARATION.</w:t>
      </w:r>
      <w:r w:rsidRPr="004B0F7D">
        <w:t xml:space="preserve"> Circulation, 1986. </w:t>
      </w:r>
      <w:r w:rsidRPr="004B0F7D">
        <w:rPr>
          <w:b/>
        </w:rPr>
        <w:t>74</w:t>
      </w:r>
      <w:r w:rsidRPr="004B0F7D">
        <w:t>(1): p. 181-186.</w:t>
      </w:r>
    </w:p>
    <w:p w14:paraId="6C767DE0" w14:textId="77777777" w:rsidR="004B0F7D" w:rsidRPr="004B0F7D" w:rsidRDefault="004B0F7D" w:rsidP="004B0F7D">
      <w:pPr>
        <w:pStyle w:val="EndNoteBibliography"/>
        <w:ind w:left="720" w:hanging="720"/>
      </w:pPr>
      <w:r w:rsidRPr="004B0F7D">
        <w:t>44.</w:t>
      </w:r>
      <w:r w:rsidRPr="004B0F7D">
        <w:tab/>
        <w:t xml:space="preserve">Collis, T., et al., </w:t>
      </w:r>
      <w:r w:rsidRPr="004B0F7D">
        <w:rPr>
          <w:i/>
        </w:rPr>
        <w:t>Relations of stroke volume and cardiac output to body composition - The strong heart study.</w:t>
      </w:r>
      <w:r w:rsidRPr="004B0F7D">
        <w:t xml:space="preserve"> Circulation, 2001. </w:t>
      </w:r>
      <w:r w:rsidRPr="004B0F7D">
        <w:rPr>
          <w:b/>
        </w:rPr>
        <w:t>103</w:t>
      </w:r>
      <w:r w:rsidRPr="004B0F7D">
        <w:t>(6): p. 820-825.</w:t>
      </w:r>
    </w:p>
    <w:p w14:paraId="7902C077" w14:textId="77777777" w:rsidR="004B0F7D" w:rsidRPr="004B0F7D" w:rsidRDefault="004B0F7D" w:rsidP="004B0F7D">
      <w:pPr>
        <w:pStyle w:val="EndNoteBibliography"/>
        <w:ind w:left="720" w:hanging="720"/>
      </w:pPr>
      <w:r w:rsidRPr="004B0F7D">
        <w:t>45.</w:t>
      </w:r>
      <w:r w:rsidRPr="004B0F7D">
        <w:tab/>
        <w:t xml:space="preserve">Sageman, W.S., </w:t>
      </w:r>
      <w:r w:rsidRPr="004B0F7D">
        <w:rPr>
          <w:i/>
        </w:rPr>
        <w:t>Reliability and precision of a new thoracic electrical bioimpedance monitor in a lower body negative pressure model.</w:t>
      </w:r>
      <w:r w:rsidRPr="004B0F7D">
        <w:t xml:space="preserve"> Critical Care Medicine, 1999. </w:t>
      </w:r>
      <w:r w:rsidRPr="004B0F7D">
        <w:rPr>
          <w:b/>
        </w:rPr>
        <w:t>27</w:t>
      </w:r>
      <w:r w:rsidRPr="004B0F7D">
        <w:t>(9): p. 1986-1990.</w:t>
      </w:r>
    </w:p>
    <w:p w14:paraId="5392982D" w14:textId="77777777" w:rsidR="004B0F7D" w:rsidRPr="004B0F7D" w:rsidRDefault="004B0F7D" w:rsidP="004B0F7D">
      <w:pPr>
        <w:pStyle w:val="EndNoteBibliography"/>
        <w:ind w:left="720" w:hanging="720"/>
      </w:pPr>
      <w:r w:rsidRPr="004B0F7D">
        <w:t>46.</w:t>
      </w:r>
      <w:r w:rsidRPr="004B0F7D">
        <w:tab/>
        <w:t xml:space="preserve">Cotter, G., et al., </w:t>
      </w:r>
      <w:r w:rsidRPr="004B0F7D">
        <w:rPr>
          <w:i/>
        </w:rPr>
        <w:t>Impedance cardiography revisited.</w:t>
      </w:r>
      <w:r w:rsidRPr="004B0F7D">
        <w:t xml:space="preserve"> Physiological Measurement, 2006. </w:t>
      </w:r>
      <w:r w:rsidRPr="004B0F7D">
        <w:rPr>
          <w:b/>
        </w:rPr>
        <w:t>27</w:t>
      </w:r>
      <w:r w:rsidRPr="004B0F7D">
        <w:t>(9): p. 817-827.</w:t>
      </w:r>
    </w:p>
    <w:p w14:paraId="58CA808E" w14:textId="77777777" w:rsidR="004B0F7D" w:rsidRPr="004B0F7D" w:rsidRDefault="004B0F7D" w:rsidP="004B0F7D">
      <w:pPr>
        <w:pStyle w:val="EndNoteBibliography"/>
        <w:ind w:left="720" w:hanging="720"/>
      </w:pPr>
      <w:r w:rsidRPr="004B0F7D">
        <w:t>47.</w:t>
      </w:r>
      <w:r w:rsidRPr="004B0F7D">
        <w:tab/>
        <w:t xml:space="preserve">Koobi, T., et al., </w:t>
      </w:r>
      <w:r w:rsidRPr="004B0F7D">
        <w:rPr>
          <w:i/>
        </w:rPr>
        <w:t>Non-invasive measurement of cardiac output: whole-body impedance cardiography in simultaneous comparison with thermodilution and direct oxygen Fick methods.</w:t>
      </w:r>
      <w:r w:rsidRPr="004B0F7D">
        <w:t xml:space="preserve"> Intensive Care Medicine, 1997. </w:t>
      </w:r>
      <w:r w:rsidRPr="004B0F7D">
        <w:rPr>
          <w:b/>
        </w:rPr>
        <w:t>23</w:t>
      </w:r>
      <w:r w:rsidRPr="004B0F7D">
        <w:t>(11): p. 1132-1137.</w:t>
      </w:r>
    </w:p>
    <w:p w14:paraId="7C927D7D" w14:textId="77777777" w:rsidR="004B0F7D" w:rsidRPr="004B0F7D" w:rsidRDefault="004B0F7D" w:rsidP="004B0F7D">
      <w:pPr>
        <w:pStyle w:val="EndNoteBibliography"/>
        <w:ind w:left="720" w:hanging="720"/>
      </w:pPr>
      <w:r w:rsidRPr="004B0F7D">
        <w:t>48.</w:t>
      </w:r>
      <w:r w:rsidRPr="004B0F7D">
        <w:tab/>
        <w:t xml:space="preserve">Henry, I.C., et al. </w:t>
      </w:r>
      <w:r w:rsidRPr="004B0F7D">
        <w:rPr>
          <w:i/>
        </w:rPr>
        <w:t>Stroke Volume Obtained from the Brachial Artery Using Transbrachial Electrical Bioimpedance Velocimetry</w:t>
      </w:r>
      <w:r w:rsidRPr="004B0F7D">
        <w:t xml:space="preserve">. in </w:t>
      </w:r>
      <w:r w:rsidRPr="004B0F7D">
        <w:rPr>
          <w:i/>
        </w:rPr>
        <w:t>34th Annual International Conference of the IEEE Engineering-in-Medicine-and-Biology-Society (EMBS)</w:t>
      </w:r>
      <w:r w:rsidRPr="004B0F7D">
        <w:t>. 2012. San Diego, CA: Ieee.</w:t>
      </w:r>
    </w:p>
    <w:p w14:paraId="6C295C6E" w14:textId="77777777" w:rsidR="004B0F7D" w:rsidRPr="004B0F7D" w:rsidRDefault="004B0F7D" w:rsidP="004B0F7D">
      <w:pPr>
        <w:pStyle w:val="EndNoteBibliography"/>
        <w:ind w:left="720" w:hanging="720"/>
      </w:pPr>
      <w:r w:rsidRPr="004B0F7D">
        <w:lastRenderedPageBreak/>
        <w:t>49.</w:t>
      </w:r>
      <w:r w:rsidRPr="004B0F7D">
        <w:tab/>
        <w:t xml:space="preserve">Chemla, D., et al., </w:t>
      </w:r>
      <w:r w:rsidRPr="004B0F7D">
        <w:rPr>
          <w:i/>
        </w:rPr>
        <w:t>Blood flow acceleration in the carotid and brachial arteries of healthy volunteers: Respective contributions of cardiac performance and local resistance.</w:t>
      </w:r>
      <w:r w:rsidRPr="004B0F7D">
        <w:t xml:space="preserve"> Fundamental &amp; Clinical Pharmacology, 1996. </w:t>
      </w:r>
      <w:r w:rsidRPr="004B0F7D">
        <w:rPr>
          <w:b/>
        </w:rPr>
        <w:t>10</w:t>
      </w:r>
      <w:r w:rsidRPr="004B0F7D">
        <w:t>(4): p. 393-399.</w:t>
      </w:r>
    </w:p>
    <w:p w14:paraId="06EE2072" w14:textId="77777777" w:rsidR="004B0F7D" w:rsidRPr="004B0F7D" w:rsidRDefault="004B0F7D" w:rsidP="004B0F7D">
      <w:pPr>
        <w:pStyle w:val="EndNoteBibliography"/>
        <w:ind w:left="720" w:hanging="720"/>
      </w:pPr>
      <w:r w:rsidRPr="004B0F7D">
        <w:t>50.</w:t>
      </w:r>
      <w:r w:rsidRPr="004B0F7D">
        <w:tab/>
        <w:t xml:space="preserve">Chemla, D., et al., </w:t>
      </w:r>
      <w:r w:rsidRPr="004B0F7D">
        <w:rPr>
          <w:i/>
        </w:rPr>
        <w:t>EFFECT OF BETA-ADRENOCEPTORS AND THYROID-HORMONES ON VELOCITY AND ACCELERATION OF PERIPHERAL ARTERIAL FLOW IN HYPERTHYROIDISM.</w:t>
      </w:r>
      <w:r w:rsidRPr="004B0F7D">
        <w:t xml:space="preserve"> American Journal of Cardiology, 1990. </w:t>
      </w:r>
      <w:r w:rsidRPr="004B0F7D">
        <w:rPr>
          <w:b/>
        </w:rPr>
        <w:t>65</w:t>
      </w:r>
      <w:r w:rsidRPr="004B0F7D">
        <w:t>(7): p. 494-500.</w:t>
      </w:r>
    </w:p>
    <w:p w14:paraId="26C96A9A" w14:textId="77777777" w:rsidR="004B0F7D" w:rsidRPr="004B0F7D" w:rsidRDefault="004B0F7D" w:rsidP="004B0F7D">
      <w:pPr>
        <w:pStyle w:val="EndNoteBibliography"/>
        <w:ind w:left="720" w:hanging="720"/>
      </w:pPr>
      <w:r w:rsidRPr="004B0F7D">
        <w:t>51.</w:t>
      </w:r>
      <w:r w:rsidRPr="004B0F7D">
        <w:tab/>
        <w:t xml:space="preserve">Bernstein, D.P., et al., </w:t>
      </w:r>
      <w:r w:rsidRPr="004B0F7D">
        <w:rPr>
          <w:i/>
        </w:rPr>
        <w:t>Validation of stroke volume and cardiac output by electrical interrogation of the brachial artery in normals: assessment of strengths, limitations, and sources of error.</w:t>
      </w:r>
      <w:r w:rsidRPr="004B0F7D">
        <w:t xml:space="preserve"> Journal of Clinical Monitoring and Computing, 2015. </w:t>
      </w:r>
      <w:r w:rsidRPr="004B0F7D">
        <w:rPr>
          <w:b/>
        </w:rPr>
        <w:t>29</w:t>
      </w:r>
      <w:r w:rsidRPr="004B0F7D">
        <w:t>(6): p. 789-800.</w:t>
      </w:r>
    </w:p>
    <w:p w14:paraId="0A96DBFF" w14:textId="77777777" w:rsidR="004B0F7D" w:rsidRPr="004B0F7D" w:rsidRDefault="004B0F7D" w:rsidP="004B0F7D">
      <w:pPr>
        <w:pStyle w:val="EndNoteBibliography"/>
        <w:ind w:left="720" w:hanging="720"/>
      </w:pPr>
      <w:r w:rsidRPr="004B0F7D">
        <w:t>52.</w:t>
      </w:r>
      <w:r w:rsidRPr="004B0F7D">
        <w:tab/>
        <w:t xml:space="preserve">Lim, P.S., et al., </w:t>
      </w:r>
      <w:r w:rsidRPr="004B0F7D">
        <w:rPr>
          <w:i/>
        </w:rPr>
        <w:t>Validating Body Fat Assessment by Bioelectric Impedance Spectroscopy in Taiwanese Hemodialysis Patients.</w:t>
      </w:r>
      <w:r w:rsidRPr="004B0F7D">
        <w:t xml:space="preserve"> Journal of Renal Nutrition, 2017. </w:t>
      </w:r>
      <w:r w:rsidRPr="004B0F7D">
        <w:rPr>
          <w:b/>
        </w:rPr>
        <w:t>27</w:t>
      </w:r>
      <w:r w:rsidRPr="004B0F7D">
        <w:t>(1): p. 37-44.</w:t>
      </w:r>
    </w:p>
    <w:p w14:paraId="20E2F9E8" w14:textId="77777777" w:rsidR="004B0F7D" w:rsidRPr="004B0F7D" w:rsidRDefault="004B0F7D" w:rsidP="004B0F7D">
      <w:pPr>
        <w:pStyle w:val="EndNoteBibliography"/>
        <w:ind w:left="720" w:hanging="720"/>
      </w:pPr>
      <w:r w:rsidRPr="004B0F7D">
        <w:t>53.</w:t>
      </w:r>
      <w:r w:rsidRPr="004B0F7D">
        <w:tab/>
        <w:t xml:space="preserve">Leonhardt, S., et al., </w:t>
      </w:r>
      <w:r w:rsidRPr="004B0F7D">
        <w:rPr>
          <w:i/>
        </w:rPr>
        <w:t>Electric impedance tomography for monitoring volume and size of the urinary bladder.</w:t>
      </w:r>
      <w:r w:rsidRPr="004B0F7D">
        <w:t xml:space="preserve"> Biomedizinische Technik, 2011. </w:t>
      </w:r>
      <w:r w:rsidRPr="004B0F7D">
        <w:rPr>
          <w:b/>
        </w:rPr>
        <w:t>56</w:t>
      </w:r>
      <w:r w:rsidRPr="004B0F7D">
        <w:t>(6): p. 301-307.</w:t>
      </w:r>
    </w:p>
    <w:p w14:paraId="5B765880" w14:textId="77777777" w:rsidR="004B0F7D" w:rsidRPr="004B0F7D" w:rsidRDefault="004B0F7D" w:rsidP="004B0F7D">
      <w:pPr>
        <w:pStyle w:val="EndNoteBibliography"/>
        <w:ind w:left="720" w:hanging="720"/>
      </w:pPr>
      <w:r w:rsidRPr="004B0F7D">
        <w:t>54.</w:t>
      </w:r>
      <w:r w:rsidRPr="004B0F7D">
        <w:tab/>
        <w:t xml:space="preserve">Zhao, Z.Q., et al., </w:t>
      </w:r>
      <w:r w:rsidRPr="004B0F7D">
        <w:rPr>
          <w:i/>
        </w:rPr>
        <w:t>Customized evaluation software for clinical trials: an example on pulmonary function test with electrical impedance tomography.</w:t>
      </w:r>
      <w:r w:rsidRPr="004B0F7D">
        <w:t xml:space="preserve"> 2013 Icme International Conference on Complex Medical Engineering (Cme), 2013: p. 128-133.</w:t>
      </w:r>
    </w:p>
    <w:p w14:paraId="1906C1A2" w14:textId="77777777" w:rsidR="004B0F7D" w:rsidRPr="004B0F7D" w:rsidRDefault="004B0F7D" w:rsidP="004B0F7D">
      <w:pPr>
        <w:pStyle w:val="EndNoteBibliography"/>
        <w:ind w:left="720" w:hanging="720"/>
      </w:pPr>
      <w:r w:rsidRPr="004B0F7D">
        <w:t>55.</w:t>
      </w:r>
      <w:r w:rsidRPr="004B0F7D">
        <w:tab/>
        <w:t xml:space="preserve">Sherwood, A., et al., </w:t>
      </w:r>
      <w:r w:rsidRPr="004B0F7D">
        <w:rPr>
          <w:i/>
        </w:rPr>
        <w:t>METHODOLOGICAL GUIDELINES FOR IMPEDANCE CARDIOGRAPHY.</w:t>
      </w:r>
      <w:r w:rsidRPr="004B0F7D">
        <w:t xml:space="preserve"> Psychophysiology, 1990. </w:t>
      </w:r>
      <w:r w:rsidRPr="004B0F7D">
        <w:rPr>
          <w:b/>
        </w:rPr>
        <w:t>27</w:t>
      </w:r>
      <w:r w:rsidRPr="004B0F7D">
        <w:t>(1): p. 1-23.</w:t>
      </w:r>
    </w:p>
    <w:p w14:paraId="1AEF6F55" w14:textId="77777777" w:rsidR="004B0F7D" w:rsidRPr="004B0F7D" w:rsidRDefault="004B0F7D" w:rsidP="004B0F7D">
      <w:pPr>
        <w:pStyle w:val="EndNoteBibliography"/>
        <w:ind w:left="720" w:hanging="720"/>
      </w:pPr>
      <w:r w:rsidRPr="004B0F7D">
        <w:t>56.</w:t>
      </w:r>
      <w:r w:rsidRPr="004B0F7D">
        <w:tab/>
        <w:t xml:space="preserve">Fox, G.N., </w:t>
      </w:r>
      <w:r w:rsidRPr="004B0F7D">
        <w:rPr>
          <w:i/>
        </w:rPr>
        <w:t>The physiologic origins of heart sounds and murmurs.</w:t>
      </w:r>
      <w:r w:rsidRPr="004B0F7D">
        <w:t xml:space="preserve"> Journal of Family Practice, 1999. </w:t>
      </w:r>
      <w:r w:rsidRPr="004B0F7D">
        <w:rPr>
          <w:b/>
        </w:rPr>
        <w:t>48</w:t>
      </w:r>
      <w:r w:rsidRPr="004B0F7D">
        <w:t>(4): p. 308-309.</w:t>
      </w:r>
    </w:p>
    <w:p w14:paraId="2FAA8152" w14:textId="77777777" w:rsidR="004B0F7D" w:rsidRPr="004B0F7D" w:rsidRDefault="004B0F7D" w:rsidP="004B0F7D">
      <w:pPr>
        <w:pStyle w:val="EndNoteBibliography"/>
        <w:ind w:left="720" w:hanging="720"/>
      </w:pPr>
      <w:r w:rsidRPr="004B0F7D">
        <w:t>57.</w:t>
      </w:r>
      <w:r w:rsidRPr="004B0F7D">
        <w:tab/>
        <w:t xml:space="preserve">Yuenyong, S., et al., </w:t>
      </w:r>
      <w:r w:rsidRPr="004B0F7D">
        <w:rPr>
          <w:i/>
        </w:rPr>
        <w:t>A framework for automatic heart sound analysis without segmentation.</w:t>
      </w:r>
      <w:r w:rsidRPr="004B0F7D">
        <w:t xml:space="preserve"> Biomedical Engineering Online, 2011. </w:t>
      </w:r>
      <w:r w:rsidRPr="004B0F7D">
        <w:rPr>
          <w:b/>
        </w:rPr>
        <w:t>10</w:t>
      </w:r>
      <w:r w:rsidRPr="004B0F7D">
        <w:t>: p. 23.</w:t>
      </w:r>
    </w:p>
    <w:p w14:paraId="385ED726" w14:textId="77777777" w:rsidR="004B0F7D" w:rsidRPr="004B0F7D" w:rsidRDefault="004B0F7D" w:rsidP="004B0F7D">
      <w:pPr>
        <w:pStyle w:val="EndNoteBibliography"/>
        <w:ind w:left="720" w:hanging="720"/>
      </w:pPr>
      <w:r w:rsidRPr="004B0F7D">
        <w:t>58.</w:t>
      </w:r>
      <w:r w:rsidRPr="004B0F7D">
        <w:tab/>
        <w:t xml:space="preserve">Ahlstrom, C., </w:t>
      </w:r>
      <w:r w:rsidRPr="004B0F7D">
        <w:rPr>
          <w:i/>
        </w:rPr>
        <w:t>NonLinear Phonocardiographic Signal Processing</w:t>
      </w:r>
      <w:r w:rsidRPr="004B0F7D">
        <w:t>. 2008, Linkoping University,   Sweden.</w:t>
      </w:r>
    </w:p>
    <w:p w14:paraId="57B4FD9B" w14:textId="77777777" w:rsidR="004B0F7D" w:rsidRPr="004B0F7D" w:rsidRDefault="004B0F7D" w:rsidP="004B0F7D">
      <w:pPr>
        <w:pStyle w:val="EndNoteBibliography"/>
        <w:ind w:left="720" w:hanging="720"/>
      </w:pPr>
      <w:r w:rsidRPr="004B0F7D">
        <w:t>59.</w:t>
      </w:r>
      <w:r w:rsidRPr="004B0F7D">
        <w:tab/>
        <w:t xml:space="preserve">Wang, X.P. and Y.Y. Lie. </w:t>
      </w:r>
      <w:r w:rsidRPr="004B0F7D">
        <w:rPr>
          <w:i/>
        </w:rPr>
        <w:t>Improving Classification Accuracy of Heart Sound Recordings by Wavelet Filter and Multiple Features</w:t>
      </w:r>
      <w:r w:rsidRPr="004B0F7D">
        <w:t xml:space="preserve">. in </w:t>
      </w:r>
      <w:r w:rsidRPr="004B0F7D">
        <w:rPr>
          <w:i/>
        </w:rPr>
        <w:t>43rd Computing in Cardiology Conference (CinC)</w:t>
      </w:r>
      <w:r w:rsidRPr="004B0F7D">
        <w:t>. 2016. Vancouver, CANADA: Ieee.</w:t>
      </w:r>
    </w:p>
    <w:p w14:paraId="430EB99B" w14:textId="77777777" w:rsidR="004B0F7D" w:rsidRPr="004B0F7D" w:rsidRDefault="004B0F7D" w:rsidP="004B0F7D">
      <w:pPr>
        <w:pStyle w:val="EndNoteBibliography"/>
        <w:ind w:left="720" w:hanging="720"/>
      </w:pPr>
      <w:r w:rsidRPr="004B0F7D">
        <w:t>60.</w:t>
      </w:r>
      <w:r w:rsidRPr="004B0F7D">
        <w:tab/>
        <w:t xml:space="preserve">Fortin, J., et al., </w:t>
      </w:r>
      <w:r w:rsidRPr="004B0F7D">
        <w:rPr>
          <w:i/>
        </w:rPr>
        <w:t>Non-invasive beat-to-beat cardiac output monitoring by an improved method of transthoracic bioimpedance measurement.</w:t>
      </w:r>
      <w:r w:rsidRPr="004B0F7D">
        <w:t xml:space="preserve"> Computers in Biology and Medicine, 2006. </w:t>
      </w:r>
      <w:r w:rsidRPr="004B0F7D">
        <w:rPr>
          <w:b/>
        </w:rPr>
        <w:t>36</w:t>
      </w:r>
      <w:r w:rsidRPr="004B0F7D">
        <w:t>(11): p. 1185-1203.</w:t>
      </w:r>
    </w:p>
    <w:p w14:paraId="5F26F01D" w14:textId="77777777" w:rsidR="004B0F7D" w:rsidRPr="004B0F7D" w:rsidRDefault="004B0F7D" w:rsidP="004B0F7D">
      <w:pPr>
        <w:pStyle w:val="EndNoteBibliography"/>
        <w:ind w:left="720" w:hanging="720"/>
      </w:pPr>
      <w:r w:rsidRPr="004B0F7D">
        <w:t>61.</w:t>
      </w:r>
      <w:r w:rsidRPr="004B0F7D">
        <w:tab/>
        <w:t xml:space="preserve">Jia, R.Z., et al., </w:t>
      </w:r>
      <w:r w:rsidRPr="004B0F7D">
        <w:rPr>
          <w:i/>
        </w:rPr>
        <w:t>Relationship between cardiovascular function and fetal growth restriction in women with pre-eclampsia.</w:t>
      </w:r>
      <w:r w:rsidRPr="004B0F7D">
        <w:t xml:space="preserve"> International Journal of Gynecology &amp; Obstetrics, 2010. </w:t>
      </w:r>
      <w:r w:rsidRPr="004B0F7D">
        <w:rPr>
          <w:b/>
        </w:rPr>
        <w:t>110</w:t>
      </w:r>
      <w:r w:rsidRPr="004B0F7D">
        <w:t>(1): p. 61-63.</w:t>
      </w:r>
    </w:p>
    <w:p w14:paraId="3B58D551" w14:textId="77777777" w:rsidR="004B0F7D" w:rsidRPr="004B0F7D" w:rsidRDefault="004B0F7D" w:rsidP="004B0F7D">
      <w:pPr>
        <w:pStyle w:val="EndNoteBibliography"/>
        <w:ind w:left="720" w:hanging="720"/>
      </w:pPr>
      <w:r w:rsidRPr="004B0F7D">
        <w:t>62.</w:t>
      </w:r>
      <w:r w:rsidRPr="004B0F7D">
        <w:tab/>
        <w:t xml:space="preserve">Djebbari, A., F.B. Reguig, and Ieee, </w:t>
      </w:r>
      <w:r w:rsidRPr="004B0F7D">
        <w:rPr>
          <w:i/>
        </w:rPr>
        <w:t>Short-time Fourier transform analysis of the phonocardiogram signal.</w:t>
      </w:r>
      <w:r w:rsidRPr="004B0F7D">
        <w:t xml:space="preserve"> Icecs 2000: 7th Ieee International Conference on Electronics, Circuits &amp; Systems, Vols I and Ii, 2000: p. 844-847.</w:t>
      </w:r>
    </w:p>
    <w:p w14:paraId="4365751B" w14:textId="77777777" w:rsidR="004B0F7D" w:rsidRPr="004B0F7D" w:rsidRDefault="004B0F7D" w:rsidP="004B0F7D">
      <w:pPr>
        <w:pStyle w:val="EndNoteBibliography"/>
        <w:ind w:left="720" w:hanging="720"/>
      </w:pPr>
      <w:r w:rsidRPr="004B0F7D">
        <w:t>63.</w:t>
      </w:r>
      <w:r w:rsidRPr="004B0F7D">
        <w:tab/>
        <w:t xml:space="preserve">J. Zhong, F.S., </w:t>
      </w:r>
      <w:r w:rsidRPr="004B0F7D">
        <w:rPr>
          <w:i/>
        </w:rPr>
        <w:t>Automatic heart sound signal analysis with reused multi-scale wavelet transform</w:t>
      </w:r>
      <w:r w:rsidRPr="004B0F7D">
        <w:t>. 2013, International</w:t>
      </w:r>
    </w:p>
    <w:p w14:paraId="0F36E125" w14:textId="77777777" w:rsidR="004B0F7D" w:rsidRPr="004B0F7D" w:rsidRDefault="004B0F7D" w:rsidP="004B0F7D">
      <w:pPr>
        <w:pStyle w:val="EndNoteBibliography"/>
      </w:pPr>
      <w:r w:rsidRPr="004B0F7D">
        <w:t>Journal Of Engineering And Science p. 50-57.</w:t>
      </w:r>
    </w:p>
    <w:p w14:paraId="4E7753E6" w14:textId="77777777" w:rsidR="004B0F7D" w:rsidRPr="004B0F7D" w:rsidRDefault="004B0F7D" w:rsidP="004B0F7D">
      <w:pPr>
        <w:pStyle w:val="EndNoteBibliography"/>
        <w:ind w:left="720" w:hanging="720"/>
      </w:pPr>
      <w:r w:rsidRPr="004B0F7D">
        <w:t>64.</w:t>
      </w:r>
      <w:r w:rsidRPr="004B0F7D">
        <w:tab/>
        <w:t xml:space="preserve">El-Segaier, M., et al., </w:t>
      </w:r>
      <w:r w:rsidRPr="004B0F7D">
        <w:rPr>
          <w:i/>
        </w:rPr>
        <w:t>Computer-based detection and analysis of heart sound and murmur.</w:t>
      </w:r>
      <w:r w:rsidRPr="004B0F7D">
        <w:t xml:space="preserve"> Annals of Biomedical Engineering, 2005. </w:t>
      </w:r>
      <w:r w:rsidRPr="004B0F7D">
        <w:rPr>
          <w:b/>
        </w:rPr>
        <w:t>33</w:t>
      </w:r>
      <w:r w:rsidRPr="004B0F7D">
        <w:t>(7): p. 937-942.</w:t>
      </w:r>
    </w:p>
    <w:p w14:paraId="15B79280" w14:textId="77777777" w:rsidR="004B0F7D" w:rsidRPr="004B0F7D" w:rsidRDefault="004B0F7D" w:rsidP="004B0F7D">
      <w:pPr>
        <w:pStyle w:val="EndNoteBibliography"/>
        <w:ind w:left="720" w:hanging="720"/>
      </w:pPr>
      <w:r w:rsidRPr="004B0F7D">
        <w:t>65.</w:t>
      </w:r>
      <w:r w:rsidRPr="004B0F7D">
        <w:tab/>
        <w:t xml:space="preserve">Wang, X.P., et al. </w:t>
      </w:r>
      <w:r w:rsidRPr="004B0F7D">
        <w:rPr>
          <w:i/>
        </w:rPr>
        <w:t>Detection of the First and Second Heart Sound Using Heart Sound Energy</w:t>
      </w:r>
      <w:r w:rsidRPr="004B0F7D">
        <w:t xml:space="preserve">. in </w:t>
      </w:r>
      <w:r w:rsidRPr="004B0F7D">
        <w:rPr>
          <w:i/>
        </w:rPr>
        <w:t>2nd International Conference on Biomedical Engineering and Informatics (BMEI)</w:t>
      </w:r>
      <w:r w:rsidRPr="004B0F7D">
        <w:t>. 2009. Tianjin Univ Technol, Tianjin, PEOPLES R CHINA: Ieee.</w:t>
      </w:r>
    </w:p>
    <w:p w14:paraId="338E8231" w14:textId="77777777" w:rsidR="004B0F7D" w:rsidRPr="004B0F7D" w:rsidRDefault="004B0F7D" w:rsidP="004B0F7D">
      <w:pPr>
        <w:pStyle w:val="EndNoteBibliography"/>
        <w:ind w:left="720" w:hanging="720"/>
      </w:pPr>
      <w:r w:rsidRPr="004B0F7D">
        <w:t>66.</w:t>
      </w:r>
      <w:r w:rsidRPr="004B0F7D">
        <w:tab/>
        <w:t xml:space="preserve">Messer, S.R., J. Agzarian, and D. Abbott, </w:t>
      </w:r>
      <w:r w:rsidRPr="004B0F7D">
        <w:rPr>
          <w:i/>
        </w:rPr>
        <w:t>Optimal wavelet denoising for phonocardiograms.</w:t>
      </w:r>
      <w:r w:rsidRPr="004B0F7D">
        <w:t xml:space="preserve"> Microelectronics Journal, 2001. </w:t>
      </w:r>
      <w:r w:rsidRPr="004B0F7D">
        <w:rPr>
          <w:b/>
        </w:rPr>
        <w:t>32</w:t>
      </w:r>
      <w:r w:rsidRPr="004B0F7D">
        <w:t>(12): p. 931-941.</w:t>
      </w:r>
    </w:p>
    <w:p w14:paraId="7B740A00" w14:textId="77777777" w:rsidR="004B0F7D" w:rsidRPr="004B0F7D" w:rsidRDefault="004B0F7D" w:rsidP="004B0F7D">
      <w:pPr>
        <w:pStyle w:val="EndNoteBibliography"/>
        <w:ind w:left="720" w:hanging="720"/>
      </w:pPr>
      <w:r w:rsidRPr="004B0F7D">
        <w:t>67.</w:t>
      </w:r>
      <w:r w:rsidRPr="004B0F7D">
        <w:tab/>
        <w:t xml:space="preserve">Chen, T.E., et al., </w:t>
      </w:r>
      <w:r w:rsidRPr="004B0F7D">
        <w:rPr>
          <w:i/>
        </w:rPr>
        <w:t>S1 and S2 Heart Sound Recognition Using Deep Neural Networks.</w:t>
      </w:r>
      <w:r w:rsidRPr="004B0F7D">
        <w:t xml:space="preserve"> Ieee Transactions on Biomedical Engineering, 2017. </w:t>
      </w:r>
      <w:r w:rsidRPr="004B0F7D">
        <w:rPr>
          <w:b/>
        </w:rPr>
        <w:t>64</w:t>
      </w:r>
      <w:r w:rsidRPr="004B0F7D">
        <w:t>(2): p. 372-380.</w:t>
      </w:r>
    </w:p>
    <w:p w14:paraId="47BBB0F7" w14:textId="77777777" w:rsidR="004B0F7D" w:rsidRPr="004B0F7D" w:rsidRDefault="004B0F7D" w:rsidP="004B0F7D">
      <w:pPr>
        <w:pStyle w:val="EndNoteBibliography"/>
        <w:ind w:left="720" w:hanging="720"/>
      </w:pPr>
      <w:r w:rsidRPr="004B0F7D">
        <w:t>68.</w:t>
      </w:r>
      <w:r w:rsidRPr="004B0F7D">
        <w:tab/>
        <w:t xml:space="preserve">Debbal, S.M. and F. Bereksi-Reguig, </w:t>
      </w:r>
      <w:r w:rsidRPr="004B0F7D">
        <w:rPr>
          <w:i/>
        </w:rPr>
        <w:t>Time-frequency analysis of the first and the second heartbeat sounds.</w:t>
      </w:r>
      <w:r w:rsidRPr="004B0F7D">
        <w:t xml:space="preserve"> Applied Mathematics and Computation, 2007. </w:t>
      </w:r>
      <w:r w:rsidRPr="004B0F7D">
        <w:rPr>
          <w:b/>
        </w:rPr>
        <w:t>184</w:t>
      </w:r>
      <w:r w:rsidRPr="004B0F7D">
        <w:t>(2): p. 1041-1052.</w:t>
      </w:r>
    </w:p>
    <w:p w14:paraId="0FC03791" w14:textId="77777777" w:rsidR="004B0F7D" w:rsidRPr="004B0F7D" w:rsidRDefault="004B0F7D" w:rsidP="004B0F7D">
      <w:pPr>
        <w:pStyle w:val="EndNoteBibliography"/>
        <w:ind w:left="720" w:hanging="720"/>
      </w:pPr>
      <w:r w:rsidRPr="004B0F7D">
        <w:t>69.</w:t>
      </w:r>
      <w:r w:rsidRPr="004B0F7D">
        <w:tab/>
        <w:t xml:space="preserve">Shen, H., Y. Zhu, and K.R. Qin, </w:t>
      </w:r>
      <w:r w:rsidRPr="004B0F7D">
        <w:rPr>
          <w:i/>
        </w:rPr>
        <w:t>A theoretical computerized study for the electrical conductivity of arterial pulsatile blood flow by an elastic tube model.</w:t>
      </w:r>
      <w:r w:rsidRPr="004B0F7D">
        <w:t xml:space="preserve"> Medical Engineering &amp; Physics, 2016. </w:t>
      </w:r>
      <w:r w:rsidRPr="004B0F7D">
        <w:rPr>
          <w:b/>
        </w:rPr>
        <w:t>38</w:t>
      </w:r>
      <w:r w:rsidRPr="004B0F7D">
        <w:t>(12): p. 1439-1448.</w:t>
      </w:r>
    </w:p>
    <w:p w14:paraId="636EA354" w14:textId="77777777" w:rsidR="004B0F7D" w:rsidRPr="004B0F7D" w:rsidRDefault="004B0F7D" w:rsidP="004B0F7D">
      <w:pPr>
        <w:pStyle w:val="EndNoteBibliography"/>
        <w:ind w:left="720" w:hanging="720"/>
      </w:pPr>
      <w:r w:rsidRPr="004B0F7D">
        <w:t>70.</w:t>
      </w:r>
      <w:r w:rsidRPr="004B0F7D">
        <w:tab/>
        <w:t xml:space="preserve">Seppä, V.-P., </w:t>
      </w:r>
      <w:r w:rsidRPr="004B0F7D">
        <w:rPr>
          <w:i/>
        </w:rPr>
        <w:t>Development and clinical application of impedance pneumography technique</w:t>
      </w:r>
      <w:r w:rsidRPr="004B0F7D">
        <w:t>. Tampere University of Techology. Publication. 2014, Tampere: Tampere University of Technology.</w:t>
      </w:r>
    </w:p>
    <w:p w14:paraId="0F63B862" w14:textId="77777777" w:rsidR="004B0F7D" w:rsidRPr="004B0F7D" w:rsidRDefault="004B0F7D" w:rsidP="004B0F7D">
      <w:pPr>
        <w:pStyle w:val="EndNoteBibliography"/>
        <w:ind w:left="720" w:hanging="720"/>
      </w:pPr>
      <w:r w:rsidRPr="004B0F7D">
        <w:t>71.</w:t>
      </w:r>
      <w:r w:rsidRPr="004B0F7D">
        <w:tab/>
        <w:t xml:space="preserve">Jeyhani, V., et al., </w:t>
      </w:r>
      <w:r w:rsidRPr="004B0F7D">
        <w:rPr>
          <w:i/>
        </w:rPr>
        <w:t>Comparison of simple algorithms for estimating respiration rate from electrical impedance pneumography signals in wearable devices.</w:t>
      </w:r>
      <w:r w:rsidRPr="004B0F7D">
        <w:t xml:space="preserve"> Health and Technology, 2017. </w:t>
      </w:r>
      <w:r w:rsidRPr="004B0F7D">
        <w:rPr>
          <w:b/>
        </w:rPr>
        <w:t>7</w:t>
      </w:r>
      <w:r w:rsidRPr="004B0F7D">
        <w:t>(1): p. 21-31.</w:t>
      </w:r>
    </w:p>
    <w:p w14:paraId="53FEF4E9" w14:textId="77777777" w:rsidR="004B0F7D" w:rsidRPr="004B0F7D" w:rsidRDefault="004B0F7D" w:rsidP="004B0F7D">
      <w:pPr>
        <w:pStyle w:val="EndNoteBibliography"/>
        <w:ind w:left="720" w:hanging="720"/>
      </w:pPr>
      <w:r w:rsidRPr="004B0F7D">
        <w:lastRenderedPageBreak/>
        <w:t>72.</w:t>
      </w:r>
      <w:r w:rsidRPr="004B0F7D">
        <w:tab/>
        <w:t xml:space="preserve">Barrett, K.E. and W.F. Ganong, </w:t>
      </w:r>
      <w:r w:rsidRPr="004B0F7D">
        <w:rPr>
          <w:i/>
        </w:rPr>
        <w:t>Ganong's review of medical physiology</w:t>
      </w:r>
      <w:r w:rsidRPr="004B0F7D">
        <w:t>. 2012, New York; London: McGraw-Hill Medical ; McGraw-Hill [distributor].</w:t>
      </w:r>
    </w:p>
    <w:p w14:paraId="4D479EAF" w14:textId="77777777" w:rsidR="004B0F7D" w:rsidRPr="004B0F7D" w:rsidRDefault="004B0F7D" w:rsidP="004B0F7D">
      <w:pPr>
        <w:pStyle w:val="EndNoteBibliography"/>
        <w:ind w:left="720" w:hanging="720"/>
      </w:pPr>
      <w:r w:rsidRPr="004B0F7D">
        <w:t>73.</w:t>
      </w:r>
      <w:r w:rsidRPr="004B0F7D">
        <w:tab/>
        <w:t xml:space="preserve">Hall, J.E. and A.C. Guyton, </w:t>
      </w:r>
      <w:r w:rsidRPr="004B0F7D">
        <w:rPr>
          <w:i/>
        </w:rPr>
        <w:t>Guyton and Hall textbook of medical physiology</w:t>
      </w:r>
      <w:r w:rsidRPr="004B0F7D">
        <w:t>. 2011.</w:t>
      </w:r>
    </w:p>
    <w:p w14:paraId="608EA578" w14:textId="77777777" w:rsidR="004B0F7D" w:rsidRPr="004B0F7D" w:rsidRDefault="004B0F7D" w:rsidP="004B0F7D">
      <w:pPr>
        <w:pStyle w:val="EndNoteBibliography"/>
        <w:ind w:left="720" w:hanging="720"/>
      </w:pPr>
      <w:r w:rsidRPr="004B0F7D">
        <w:t>74.</w:t>
      </w:r>
      <w:r w:rsidRPr="004B0F7D">
        <w:tab/>
        <w:t xml:space="preserve">Halamek, J., et al., </w:t>
      </w:r>
      <w:r w:rsidRPr="004B0F7D">
        <w:rPr>
          <w:i/>
        </w:rPr>
        <w:t>Variability of phase shift between blood pressure and heart rate fluctuations - A marker of short-term circulation control.</w:t>
      </w:r>
      <w:r w:rsidRPr="004B0F7D">
        <w:t xml:space="preserve"> Circulation, 2003. </w:t>
      </w:r>
      <w:r w:rsidRPr="004B0F7D">
        <w:rPr>
          <w:b/>
        </w:rPr>
        <w:t>108</w:t>
      </w:r>
      <w:r w:rsidRPr="004B0F7D">
        <w:t>(3): p. 292-297.</w:t>
      </w:r>
    </w:p>
    <w:p w14:paraId="4412BE3F" w14:textId="77777777" w:rsidR="004B0F7D" w:rsidRPr="004B0F7D" w:rsidRDefault="004B0F7D" w:rsidP="004B0F7D">
      <w:pPr>
        <w:pStyle w:val="EndNoteBibliography"/>
        <w:ind w:left="720" w:hanging="720"/>
      </w:pPr>
      <w:r w:rsidRPr="004B0F7D">
        <w:t>75.</w:t>
      </w:r>
      <w:r w:rsidRPr="004B0F7D">
        <w:tab/>
        <w:t xml:space="preserve">Udovicic, M., et al., </w:t>
      </w:r>
      <w:r w:rsidRPr="004B0F7D">
        <w:rPr>
          <w:i/>
        </w:rPr>
        <w:t>What we need to know when calculating the coefficient of correlation?</w:t>
      </w:r>
      <w:r w:rsidRPr="004B0F7D">
        <w:t xml:space="preserve"> Biochemia Medica, 2007. </w:t>
      </w:r>
      <w:r w:rsidRPr="004B0F7D">
        <w:rPr>
          <w:b/>
        </w:rPr>
        <w:t>17</w:t>
      </w:r>
      <w:r w:rsidRPr="004B0F7D">
        <w:t>(1): p. 10-15.</w:t>
      </w:r>
    </w:p>
    <w:p w14:paraId="05335E06" w14:textId="77777777" w:rsidR="004B0F7D" w:rsidRPr="004B0F7D" w:rsidRDefault="004B0F7D" w:rsidP="004B0F7D">
      <w:pPr>
        <w:pStyle w:val="EndNoteBibliography"/>
        <w:ind w:left="720" w:hanging="720"/>
      </w:pPr>
      <w:r w:rsidRPr="004B0F7D">
        <w:t>76.</w:t>
      </w:r>
      <w:r w:rsidRPr="004B0F7D">
        <w:tab/>
        <w:t xml:space="preserve">Giavarina, D., </w:t>
      </w:r>
      <w:r w:rsidRPr="004B0F7D">
        <w:rPr>
          <w:i/>
        </w:rPr>
        <w:t>Understanding Bland Altman analysis.</w:t>
      </w:r>
      <w:r w:rsidRPr="004B0F7D">
        <w:t xml:space="preserve"> Biochemia Medica, 2015. </w:t>
      </w:r>
      <w:r w:rsidRPr="004B0F7D">
        <w:rPr>
          <w:b/>
        </w:rPr>
        <w:t>25</w:t>
      </w:r>
      <w:r w:rsidRPr="004B0F7D">
        <w:t>(2): p. 141-151.</w:t>
      </w:r>
    </w:p>
    <w:p w14:paraId="17E35D91" w14:textId="77777777" w:rsidR="004B0F7D" w:rsidRPr="004B0F7D" w:rsidRDefault="004B0F7D" w:rsidP="004B0F7D">
      <w:pPr>
        <w:pStyle w:val="EndNoteBibliography"/>
        <w:ind w:left="720" w:hanging="720"/>
      </w:pPr>
      <w:r w:rsidRPr="004B0F7D">
        <w:t>77.</w:t>
      </w:r>
      <w:r w:rsidRPr="004B0F7D">
        <w:tab/>
        <w:t xml:space="preserve">Higginbotham, M.B., et al., </w:t>
      </w:r>
      <w:r w:rsidRPr="004B0F7D">
        <w:rPr>
          <w:i/>
        </w:rPr>
        <w:t>REGULATION OF STROKE VOLUME DURING SUBMAXIMAL AND MAXIMAL UPRIGHT EXERCISE IN NORMAL MAN.</w:t>
      </w:r>
      <w:r w:rsidRPr="004B0F7D">
        <w:t xml:space="preserve"> Circulation Research, 1986. </w:t>
      </w:r>
      <w:r w:rsidRPr="004B0F7D">
        <w:rPr>
          <w:b/>
        </w:rPr>
        <w:t>58</w:t>
      </w:r>
      <w:r w:rsidRPr="004B0F7D">
        <w:t>(2): p. 281-291.</w:t>
      </w:r>
    </w:p>
    <w:p w14:paraId="39F24AAA" w14:textId="77777777" w:rsidR="004B0F7D" w:rsidRPr="004B0F7D" w:rsidRDefault="004B0F7D" w:rsidP="004B0F7D">
      <w:pPr>
        <w:pStyle w:val="EndNoteBibliography"/>
        <w:ind w:left="720" w:hanging="720"/>
      </w:pPr>
      <w:r w:rsidRPr="004B0F7D">
        <w:t>78.</w:t>
      </w:r>
      <w:r w:rsidRPr="004B0F7D">
        <w:tab/>
        <w:t xml:space="preserve">Kitzman, D.W., et al., </w:t>
      </w:r>
      <w:r w:rsidRPr="004B0F7D">
        <w:rPr>
          <w:i/>
        </w:rPr>
        <w:t>EXERCISE INTOLERANCE IN PATIENTS WITH HEART-FAILURE AND PRESERVED LEFT-VENTRICULAR SYSTOLIC FUNCTION - FAILURE OF THE FRANK-STARLING MECHANISM.</w:t>
      </w:r>
      <w:r w:rsidRPr="004B0F7D">
        <w:t xml:space="preserve"> Journal of the American College of Cardiology, 1991. </w:t>
      </w:r>
      <w:r w:rsidRPr="004B0F7D">
        <w:rPr>
          <w:b/>
        </w:rPr>
        <w:t>17</w:t>
      </w:r>
      <w:r w:rsidRPr="004B0F7D">
        <w:t>(5): p. 1065-1072.</w:t>
      </w:r>
    </w:p>
    <w:p w14:paraId="2D0C5BBA" w14:textId="77777777" w:rsidR="004B0F7D" w:rsidRPr="004B0F7D" w:rsidRDefault="004B0F7D" w:rsidP="004B0F7D">
      <w:pPr>
        <w:pStyle w:val="EndNoteBibliography"/>
        <w:ind w:left="720" w:hanging="720"/>
      </w:pPr>
      <w:r w:rsidRPr="004B0F7D">
        <w:t>79.</w:t>
      </w:r>
      <w:r w:rsidRPr="004B0F7D">
        <w:tab/>
        <w:t xml:space="preserve">Rodeheffer, R.J., et al., </w:t>
      </w:r>
      <w:r w:rsidRPr="004B0F7D">
        <w:rPr>
          <w:i/>
        </w:rPr>
        <w:t>EXERCISE CARDIAC-OUTPUT IS MAINTAINED WITH ADVANCING AGE IN HEALTHY-HUMAN SUBJECTS - CARDIAC DILATATION AND INCREASED STROKE VOLUME COMPENSATE FOR A DIMINISHED HEART-RATE.</w:t>
      </w:r>
      <w:r w:rsidRPr="004B0F7D">
        <w:t xml:space="preserve"> Circulation, 1984. </w:t>
      </w:r>
      <w:r w:rsidRPr="004B0F7D">
        <w:rPr>
          <w:b/>
        </w:rPr>
        <w:t>69</w:t>
      </w:r>
      <w:r w:rsidRPr="004B0F7D">
        <w:t>(2): p. 203-213.</w:t>
      </w:r>
    </w:p>
    <w:p w14:paraId="4EC37EF0" w14:textId="77777777" w:rsidR="004B0F7D" w:rsidRPr="004B0F7D" w:rsidRDefault="004B0F7D" w:rsidP="004B0F7D">
      <w:pPr>
        <w:pStyle w:val="EndNoteBibliography"/>
        <w:ind w:left="720" w:hanging="720"/>
      </w:pPr>
      <w:r w:rsidRPr="004B0F7D">
        <w:t>80.</w:t>
      </w:r>
      <w:r w:rsidRPr="004B0F7D">
        <w:tab/>
        <w:t xml:space="preserve">Haykowsky, M.J., et al., </w:t>
      </w:r>
      <w:r w:rsidRPr="004B0F7D">
        <w:rPr>
          <w:i/>
        </w:rPr>
        <w:t>Determinants of Exercise Intolerance in Elderly Heart Failure Patients With Preserved Ejection Fraction.</w:t>
      </w:r>
      <w:r w:rsidRPr="004B0F7D">
        <w:t xml:space="preserve"> Journal of the American College of Cardiology, 2011. </w:t>
      </w:r>
      <w:r w:rsidRPr="004B0F7D">
        <w:rPr>
          <w:b/>
        </w:rPr>
        <w:t>58</w:t>
      </w:r>
      <w:r w:rsidRPr="004B0F7D">
        <w:t>(3): p. 265-274.</w:t>
      </w:r>
    </w:p>
    <w:p w14:paraId="06255476" w14:textId="77777777" w:rsidR="004B0F7D" w:rsidRPr="004B0F7D" w:rsidRDefault="004B0F7D" w:rsidP="004B0F7D">
      <w:pPr>
        <w:pStyle w:val="EndNoteBibliography"/>
        <w:ind w:left="720" w:hanging="720"/>
      </w:pPr>
      <w:r w:rsidRPr="004B0F7D">
        <w:t>81.</w:t>
      </w:r>
      <w:r w:rsidRPr="004B0F7D">
        <w:tab/>
        <w:t xml:space="preserve">Meluzín, et al., </w:t>
      </w:r>
      <w:r w:rsidRPr="004B0F7D">
        <w:rPr>
          <w:i/>
        </w:rPr>
        <w:t>The magnitude and course of exercise-induced stroke volume changes determine the exercise tolerance in heart transplant recipients with heart failure and normal ejection fraction</w:t>
      </w:r>
      <w:r w:rsidRPr="004B0F7D">
        <w:t>. 2014, Experimental and Clinical Cardiology p. 674-687.</w:t>
      </w:r>
    </w:p>
    <w:p w14:paraId="5F049622" w14:textId="6AFCFA90" w:rsidR="00CE547F" w:rsidRPr="00FA362E" w:rsidRDefault="00CE547F" w:rsidP="00CE547F">
      <w:pPr>
        <w:pStyle w:val="literatura"/>
        <w:rPr>
          <w:color w:val="000000" w:themeColor="text1"/>
          <w:lang w:val="sk-SK"/>
        </w:rPr>
      </w:pPr>
      <w:r w:rsidRPr="00FA362E">
        <w:rPr>
          <w:color w:val="000000" w:themeColor="text1"/>
          <w:lang w:val="sk-SK"/>
        </w:rPr>
        <w:fldChar w:fldCharType="end"/>
      </w:r>
    </w:p>
    <w:p w14:paraId="4E008432" w14:textId="77777777" w:rsidR="00CE547F" w:rsidRPr="00FA362E" w:rsidRDefault="00CE547F" w:rsidP="00CE547F">
      <w:pPr>
        <w:overflowPunct/>
        <w:autoSpaceDE/>
        <w:autoSpaceDN/>
        <w:adjustRightInd/>
        <w:spacing w:line="240" w:lineRule="auto"/>
        <w:textAlignment w:val="auto"/>
        <w:rPr>
          <w:color w:val="000000" w:themeColor="text1"/>
          <w:sz w:val="20"/>
          <w:lang w:val="sk-SK"/>
        </w:rPr>
      </w:pPr>
      <w:r w:rsidRPr="00FA362E">
        <w:rPr>
          <w:color w:val="000000" w:themeColor="text1"/>
          <w:lang w:val="sk-SK"/>
        </w:rPr>
        <w:br w:type="page"/>
      </w:r>
    </w:p>
    <w:p w14:paraId="04DC56F2" w14:textId="77777777" w:rsidR="00CE547F" w:rsidRPr="00FA362E" w:rsidRDefault="00CE547F" w:rsidP="00CE547F">
      <w:pPr>
        <w:pStyle w:val="Nadpis1"/>
        <w:numPr>
          <w:ilvl w:val="0"/>
          <w:numId w:val="0"/>
        </w:numPr>
        <w:ind w:left="432" w:hanging="432"/>
        <w:rPr>
          <w:lang w:val="sk-SK"/>
        </w:rPr>
      </w:pPr>
      <w:bookmarkStart w:id="507" w:name="_Toc510268165"/>
      <w:bookmarkStart w:id="508" w:name="_Toc513981506"/>
      <w:r w:rsidRPr="00FA362E">
        <w:rPr>
          <w:lang w:val="sk-SK"/>
        </w:rPr>
        <w:lastRenderedPageBreak/>
        <w:t>ZOZNAM SYMBOLOV, VELIČÍN A SKRATIEK</w:t>
      </w:r>
      <w:bookmarkEnd w:id="507"/>
      <w:bookmarkEnd w:id="508"/>
    </w:p>
    <w:p w14:paraId="14004128" w14:textId="77777777" w:rsidR="00CE547F" w:rsidRPr="00FA362E" w:rsidRDefault="00CE547F" w:rsidP="00CE547F">
      <w:pPr>
        <w:rPr>
          <w:lang w:val="sk-SK"/>
        </w:rPr>
      </w:pPr>
      <w:r w:rsidRPr="00FA362E">
        <w:rPr>
          <w:lang w:val="sk-SK"/>
        </w:rPr>
        <w:t xml:space="preserve">CO </w:t>
      </w:r>
      <w:r w:rsidRPr="00FA362E">
        <w:rPr>
          <w:lang w:val="sk-SK"/>
        </w:rPr>
        <w:tab/>
      </w:r>
      <w:r w:rsidRPr="00FA362E">
        <w:rPr>
          <w:lang w:val="sk-SK"/>
        </w:rPr>
        <w:tab/>
      </w:r>
      <w:r w:rsidRPr="00FA362E">
        <w:rPr>
          <w:lang w:val="sk-SK"/>
        </w:rPr>
        <w:tab/>
      </w:r>
      <w:r w:rsidRPr="00FA362E">
        <w:rPr>
          <w:lang w:val="sk-SK"/>
        </w:rPr>
        <w:tab/>
        <w:t>minútový objem</w:t>
      </w:r>
    </w:p>
    <w:p w14:paraId="68D05AB2" w14:textId="77777777" w:rsidR="00CE547F" w:rsidRPr="00FA362E" w:rsidRDefault="00CE547F" w:rsidP="00CE547F">
      <w:pPr>
        <w:rPr>
          <w:lang w:val="sk-SK"/>
        </w:rPr>
      </w:pPr>
      <w:r w:rsidRPr="00FA362E">
        <w:rPr>
          <w:lang w:val="sk-SK"/>
        </w:rPr>
        <w:t>SV</w:t>
      </w:r>
      <w:r w:rsidRPr="00FA362E">
        <w:rPr>
          <w:lang w:val="sk-SK"/>
        </w:rPr>
        <w:tab/>
      </w:r>
      <w:r w:rsidRPr="00FA362E">
        <w:rPr>
          <w:lang w:val="sk-SK"/>
        </w:rPr>
        <w:tab/>
      </w:r>
      <w:r w:rsidRPr="00FA362E">
        <w:rPr>
          <w:lang w:val="sk-SK"/>
        </w:rPr>
        <w:tab/>
      </w:r>
      <w:r w:rsidRPr="00FA362E">
        <w:rPr>
          <w:lang w:val="sk-SK"/>
        </w:rPr>
        <w:tab/>
      </w:r>
      <w:r w:rsidRPr="00FA362E">
        <w:rPr>
          <w:lang w:val="sk-SK"/>
        </w:rPr>
        <w:tab/>
        <w:t>tepový objem</w:t>
      </w:r>
    </w:p>
    <w:p w14:paraId="1C343D3A" w14:textId="77777777" w:rsidR="00CE547F" w:rsidRPr="00FA362E" w:rsidRDefault="00CE547F" w:rsidP="00CE547F">
      <w:pPr>
        <w:rPr>
          <w:lang w:val="sk-SK"/>
        </w:rPr>
      </w:pPr>
      <w:r w:rsidRPr="00FA362E">
        <w:rPr>
          <w:lang w:val="sk-SK"/>
        </w:rPr>
        <w:t>LVET</w:t>
      </w:r>
      <w:r w:rsidRPr="00FA362E">
        <w:rPr>
          <w:lang w:val="sk-SK"/>
        </w:rPr>
        <w:tab/>
      </w:r>
      <w:r w:rsidRPr="00FA362E">
        <w:rPr>
          <w:lang w:val="sk-SK"/>
        </w:rPr>
        <w:tab/>
      </w:r>
      <w:r w:rsidRPr="00FA362E">
        <w:rPr>
          <w:lang w:val="sk-SK"/>
        </w:rPr>
        <w:tab/>
      </w:r>
      <w:r w:rsidRPr="00FA362E">
        <w:rPr>
          <w:lang w:val="sk-SK"/>
        </w:rPr>
        <w:tab/>
        <w:t>doba výdaja ľavej komory</w:t>
      </w:r>
    </w:p>
    <w:p w14:paraId="1B1D9664" w14:textId="77777777" w:rsidR="00CE547F" w:rsidRPr="00FA362E" w:rsidRDefault="00CE547F" w:rsidP="00CE547F">
      <w:pPr>
        <w:rPr>
          <w:lang w:val="sk-SK"/>
        </w:rPr>
      </w:pPr>
      <w:r w:rsidRPr="00FA362E">
        <w:rPr>
          <w:lang w:val="sk-SK"/>
        </w:rPr>
        <w:t>HR</w:t>
      </w:r>
      <w:r w:rsidRPr="00FA362E">
        <w:rPr>
          <w:lang w:val="sk-SK"/>
        </w:rPr>
        <w:tab/>
      </w:r>
      <w:r w:rsidRPr="00FA362E">
        <w:rPr>
          <w:lang w:val="sk-SK"/>
        </w:rPr>
        <w:tab/>
      </w:r>
      <w:r w:rsidRPr="00FA362E">
        <w:rPr>
          <w:lang w:val="sk-SK"/>
        </w:rPr>
        <w:tab/>
      </w:r>
      <w:r w:rsidRPr="00FA362E">
        <w:rPr>
          <w:lang w:val="sk-SK"/>
        </w:rPr>
        <w:tab/>
        <w:t>srdečná frekvencia</w:t>
      </w:r>
    </w:p>
    <w:p w14:paraId="591F3645" w14:textId="77777777" w:rsidR="00CE547F" w:rsidRPr="00FA362E" w:rsidRDefault="00CE547F" w:rsidP="00CE547F">
      <w:pPr>
        <w:rPr>
          <w:lang w:val="sk-SK"/>
        </w:rPr>
      </w:pPr>
      <w:r w:rsidRPr="00FA362E">
        <w:rPr>
          <w:lang w:val="sk-SK"/>
        </w:rPr>
        <w:t>EKG</w:t>
      </w:r>
      <w:r w:rsidRPr="00FA362E">
        <w:rPr>
          <w:lang w:val="sk-SK"/>
        </w:rPr>
        <w:tab/>
      </w:r>
      <w:r w:rsidRPr="00FA362E">
        <w:rPr>
          <w:lang w:val="sk-SK"/>
        </w:rPr>
        <w:tab/>
      </w:r>
      <w:r w:rsidRPr="00FA362E">
        <w:rPr>
          <w:lang w:val="sk-SK"/>
        </w:rPr>
        <w:tab/>
      </w:r>
      <w:r w:rsidRPr="00FA362E">
        <w:rPr>
          <w:lang w:val="sk-SK"/>
        </w:rPr>
        <w:tab/>
        <w:t>elektrokardiogra</w:t>
      </w:r>
    </w:p>
    <w:p w14:paraId="1D71DAE5" w14:textId="77777777" w:rsidR="00CE547F" w:rsidRPr="00FA362E" w:rsidRDefault="00CE547F" w:rsidP="00CE547F">
      <w:pPr>
        <w:rPr>
          <w:lang w:val="sk-SK"/>
        </w:rPr>
      </w:pPr>
      <w:r w:rsidRPr="00FA362E">
        <w:rPr>
          <w:lang w:val="sk-SK"/>
        </w:rPr>
        <w:t>BP</w:t>
      </w:r>
      <w:r w:rsidRPr="00FA362E">
        <w:rPr>
          <w:lang w:val="sk-SK"/>
        </w:rPr>
        <w:tab/>
      </w:r>
      <w:r w:rsidRPr="00FA362E">
        <w:rPr>
          <w:lang w:val="sk-SK"/>
        </w:rPr>
        <w:tab/>
      </w:r>
      <w:r w:rsidRPr="00FA362E">
        <w:rPr>
          <w:lang w:val="sk-SK"/>
        </w:rPr>
        <w:tab/>
      </w:r>
      <w:r w:rsidRPr="00FA362E">
        <w:rPr>
          <w:lang w:val="sk-SK"/>
        </w:rPr>
        <w:tab/>
      </w:r>
      <w:r w:rsidRPr="00FA362E">
        <w:rPr>
          <w:lang w:val="sk-SK"/>
        </w:rPr>
        <w:tab/>
        <w:t>arteriálny krvný tlak</w:t>
      </w:r>
    </w:p>
    <w:p w14:paraId="33E75743" w14:textId="77777777" w:rsidR="00CE547F" w:rsidRPr="00FA362E" w:rsidRDefault="00CE547F" w:rsidP="00CE547F">
      <w:pPr>
        <w:rPr>
          <w:lang w:val="sk-SK"/>
        </w:rPr>
      </w:pPr>
      <w:r w:rsidRPr="00FA362E">
        <w:rPr>
          <w:lang w:val="sk-SK"/>
        </w:rPr>
        <w:t>PP</w:t>
      </w:r>
      <w:r w:rsidRPr="00FA362E">
        <w:rPr>
          <w:lang w:val="sk-SK"/>
        </w:rPr>
        <w:tab/>
      </w:r>
      <w:r w:rsidRPr="00FA362E">
        <w:rPr>
          <w:lang w:val="sk-SK"/>
        </w:rPr>
        <w:tab/>
      </w:r>
      <w:r w:rsidRPr="00FA362E">
        <w:rPr>
          <w:lang w:val="sk-SK"/>
        </w:rPr>
        <w:tab/>
      </w:r>
      <w:r w:rsidRPr="00FA362E">
        <w:rPr>
          <w:lang w:val="sk-SK"/>
        </w:rPr>
        <w:tab/>
      </w:r>
      <w:r w:rsidRPr="00FA362E">
        <w:rPr>
          <w:lang w:val="sk-SK"/>
        </w:rPr>
        <w:tab/>
        <w:t>arteriálny pulzný tlak</w:t>
      </w:r>
    </w:p>
    <w:p w14:paraId="4D0B7789" w14:textId="77777777" w:rsidR="00CE547F" w:rsidRPr="00FA362E" w:rsidRDefault="00CE547F" w:rsidP="00CE547F">
      <w:pPr>
        <w:rPr>
          <w:lang w:val="sk-SK"/>
        </w:rPr>
      </w:pPr>
      <w:r w:rsidRPr="00FA362E">
        <w:rPr>
          <w:lang w:val="sk-SK"/>
        </w:rPr>
        <w:t>MBP</w:t>
      </w:r>
      <w:r w:rsidRPr="00FA362E">
        <w:rPr>
          <w:lang w:val="sk-SK"/>
        </w:rPr>
        <w:tab/>
      </w:r>
      <w:r w:rsidRPr="00FA362E">
        <w:rPr>
          <w:lang w:val="sk-SK"/>
        </w:rPr>
        <w:tab/>
      </w:r>
      <w:r w:rsidRPr="00FA362E">
        <w:rPr>
          <w:lang w:val="sk-SK"/>
        </w:rPr>
        <w:tab/>
      </w:r>
      <w:r w:rsidRPr="00FA362E">
        <w:rPr>
          <w:lang w:val="sk-SK"/>
        </w:rPr>
        <w:tab/>
        <w:t>stredný arteriálny krvný tlak</w:t>
      </w:r>
    </w:p>
    <w:p w14:paraId="4BF5A693" w14:textId="77777777" w:rsidR="00CE547F" w:rsidRPr="00FA362E" w:rsidRDefault="00CE547F" w:rsidP="00CE547F">
      <w:pPr>
        <w:rPr>
          <w:lang w:val="sk-SK"/>
        </w:rPr>
      </w:pPr>
      <w:r w:rsidRPr="00FA362E">
        <w:rPr>
          <w:lang w:val="sk-SK"/>
        </w:rPr>
        <w:t>SBP</w:t>
      </w:r>
      <w:r w:rsidRPr="00FA362E">
        <w:rPr>
          <w:lang w:val="sk-SK"/>
        </w:rPr>
        <w:tab/>
      </w:r>
      <w:r w:rsidRPr="00FA362E">
        <w:rPr>
          <w:lang w:val="sk-SK"/>
        </w:rPr>
        <w:tab/>
      </w:r>
      <w:r w:rsidRPr="00FA362E">
        <w:rPr>
          <w:lang w:val="sk-SK"/>
        </w:rPr>
        <w:tab/>
      </w:r>
      <w:r w:rsidRPr="00FA362E">
        <w:rPr>
          <w:lang w:val="sk-SK"/>
        </w:rPr>
        <w:tab/>
        <w:t>systolický arteriálny krvný tlak</w:t>
      </w:r>
    </w:p>
    <w:p w14:paraId="2A042D25" w14:textId="77777777" w:rsidR="00CE547F" w:rsidRPr="00FA362E" w:rsidRDefault="00CE547F" w:rsidP="00CE547F">
      <w:pPr>
        <w:rPr>
          <w:lang w:val="sk-SK"/>
        </w:rPr>
      </w:pPr>
      <w:r w:rsidRPr="00FA362E">
        <w:rPr>
          <w:lang w:val="sk-SK"/>
        </w:rPr>
        <w:t>DBP</w:t>
      </w:r>
      <w:r w:rsidRPr="00FA362E">
        <w:rPr>
          <w:lang w:val="sk-SK"/>
        </w:rPr>
        <w:tab/>
      </w:r>
      <w:r w:rsidRPr="00FA362E">
        <w:rPr>
          <w:lang w:val="sk-SK"/>
        </w:rPr>
        <w:tab/>
      </w:r>
      <w:r w:rsidRPr="00FA362E">
        <w:rPr>
          <w:lang w:val="sk-SK"/>
        </w:rPr>
        <w:tab/>
      </w:r>
      <w:r w:rsidRPr="00FA362E">
        <w:rPr>
          <w:lang w:val="sk-SK"/>
        </w:rPr>
        <w:tab/>
        <w:t>diastolický arteriálny krvný tlak</w:t>
      </w:r>
    </w:p>
    <w:p w14:paraId="7D44B2D0" w14:textId="77777777" w:rsidR="00CE547F" w:rsidRPr="00FA362E" w:rsidRDefault="00CE547F" w:rsidP="00CE547F">
      <w:pPr>
        <w:rPr>
          <w:lang w:val="sk-SK"/>
        </w:rPr>
      </w:pPr>
      <w:r w:rsidRPr="00FA362E">
        <w:rPr>
          <w:lang w:val="sk-SK"/>
        </w:rPr>
        <w:t>Z</w:t>
      </w:r>
      <w:r w:rsidRPr="00FA362E">
        <w:rPr>
          <w:lang w:val="sk-SK"/>
        </w:rPr>
        <w:tab/>
      </w:r>
      <w:r w:rsidRPr="00FA362E">
        <w:rPr>
          <w:lang w:val="sk-SK"/>
        </w:rPr>
        <w:tab/>
      </w:r>
      <w:r w:rsidRPr="00FA362E">
        <w:rPr>
          <w:lang w:val="sk-SK"/>
        </w:rPr>
        <w:tab/>
      </w:r>
      <w:r w:rsidRPr="00FA362E">
        <w:rPr>
          <w:lang w:val="sk-SK"/>
        </w:rPr>
        <w:tab/>
      </w:r>
      <w:r w:rsidRPr="00FA362E">
        <w:rPr>
          <w:lang w:val="sk-SK"/>
        </w:rPr>
        <w:tab/>
        <w:t>impedancia</w:t>
      </w:r>
    </w:p>
    <w:p w14:paraId="4F8CD59D" w14:textId="77777777" w:rsidR="00CE547F" w:rsidRPr="00FA362E" w:rsidRDefault="00CE547F" w:rsidP="00CE547F">
      <w:pPr>
        <w:rPr>
          <w:color w:val="000000" w:themeColor="text1"/>
          <w:lang w:val="sk-SK"/>
        </w:rPr>
      </w:pPr>
      <w:r w:rsidRPr="00FA362E">
        <w:rPr>
          <w:color w:val="000000" w:themeColor="text1"/>
          <w:lang w:val="sk-SK"/>
        </w:rPr>
        <w:t xml:space="preserve">-dZ/dt    </w:t>
      </w:r>
      <w:r w:rsidRPr="00FA362E">
        <w:rPr>
          <w:color w:val="000000" w:themeColor="text1"/>
          <w:lang w:val="sk-SK"/>
        </w:rPr>
        <w:tab/>
      </w:r>
      <w:r w:rsidRPr="00FA362E">
        <w:rPr>
          <w:color w:val="000000" w:themeColor="text1"/>
          <w:lang w:val="sk-SK"/>
        </w:rPr>
        <w:tab/>
        <w:t>derivovaná hrudníková impedancia násobená konštantou -1</w:t>
      </w:r>
    </w:p>
    <w:p w14:paraId="68EBD235" w14:textId="77777777" w:rsidR="00CE547F" w:rsidRPr="00FA362E" w:rsidRDefault="00CE547F" w:rsidP="00CE547F">
      <w:pPr>
        <w:rPr>
          <w:color w:val="000000" w:themeColor="text1"/>
          <w:lang w:val="sk-SK"/>
        </w:rPr>
      </w:pPr>
      <w:r w:rsidRPr="00FA362E">
        <w:rPr>
          <w:color w:val="000000" w:themeColor="text1"/>
          <w:lang w:val="sk-SK"/>
        </w:rPr>
        <w:t xml:space="preserve">-dZ/dt max  </w:t>
      </w:r>
      <w:r w:rsidRPr="00FA362E">
        <w:rPr>
          <w:color w:val="000000" w:themeColor="text1"/>
          <w:lang w:val="sk-SK"/>
        </w:rPr>
        <w:tab/>
        <w:t>maximum zápornej derivovanej hrudníkovej impedancie</w:t>
      </w:r>
    </w:p>
    <w:p w14:paraId="39EC23DB" w14:textId="77777777" w:rsidR="00CE547F" w:rsidRPr="00FA362E" w:rsidRDefault="00CE547F" w:rsidP="00CE547F">
      <w:pPr>
        <w:rPr>
          <w:lang w:val="sk-SK"/>
        </w:rPr>
      </w:pPr>
      <w:r w:rsidRPr="00FA362E">
        <w:rPr>
          <w:lang w:val="sk-SK"/>
        </w:rPr>
        <w:t>S1</w:t>
      </w:r>
      <w:r w:rsidRPr="00FA362E">
        <w:rPr>
          <w:lang w:val="sk-SK"/>
        </w:rPr>
        <w:tab/>
      </w:r>
      <w:r w:rsidRPr="00FA362E">
        <w:rPr>
          <w:lang w:val="sk-SK"/>
        </w:rPr>
        <w:tab/>
      </w:r>
      <w:r w:rsidRPr="00FA362E">
        <w:rPr>
          <w:lang w:val="sk-SK"/>
        </w:rPr>
        <w:tab/>
      </w:r>
      <w:r w:rsidRPr="00FA362E">
        <w:rPr>
          <w:lang w:val="sk-SK"/>
        </w:rPr>
        <w:tab/>
      </w:r>
      <w:r w:rsidRPr="00FA362E">
        <w:rPr>
          <w:lang w:val="sk-SK"/>
        </w:rPr>
        <w:tab/>
        <w:t>1. srdečný zvuk</w:t>
      </w:r>
    </w:p>
    <w:p w14:paraId="332851EA" w14:textId="77777777" w:rsidR="00CE547F" w:rsidRPr="00FA362E" w:rsidRDefault="00CE547F" w:rsidP="00CE547F">
      <w:pPr>
        <w:rPr>
          <w:lang w:val="sk-SK"/>
        </w:rPr>
      </w:pPr>
      <w:r w:rsidRPr="00FA362E">
        <w:rPr>
          <w:lang w:val="sk-SK"/>
        </w:rPr>
        <w:t>S2</w:t>
      </w:r>
      <w:r w:rsidRPr="00FA362E">
        <w:rPr>
          <w:lang w:val="sk-SK"/>
        </w:rPr>
        <w:tab/>
      </w:r>
      <w:r w:rsidRPr="00FA362E">
        <w:rPr>
          <w:lang w:val="sk-SK"/>
        </w:rPr>
        <w:tab/>
      </w:r>
      <w:r w:rsidRPr="00FA362E">
        <w:rPr>
          <w:lang w:val="sk-SK"/>
        </w:rPr>
        <w:tab/>
      </w:r>
      <w:r w:rsidRPr="00FA362E">
        <w:rPr>
          <w:lang w:val="sk-SK"/>
        </w:rPr>
        <w:tab/>
      </w:r>
      <w:r w:rsidRPr="00FA362E">
        <w:rPr>
          <w:lang w:val="sk-SK"/>
        </w:rPr>
        <w:tab/>
        <w:t>2. srdečný zvuk</w:t>
      </w:r>
    </w:p>
    <w:p w14:paraId="2CDB512E" w14:textId="77777777" w:rsidR="00CE547F" w:rsidRPr="00FA362E" w:rsidRDefault="00CE547F" w:rsidP="00CE547F">
      <w:pPr>
        <w:rPr>
          <w:lang w:val="sk-SK"/>
        </w:rPr>
      </w:pPr>
      <w:r w:rsidRPr="00FA362E">
        <w:rPr>
          <w:lang w:val="sk-SK"/>
        </w:rPr>
        <w:t>r</w:t>
      </w:r>
      <w:r w:rsidRPr="00FA362E">
        <w:rPr>
          <w:lang w:val="sk-SK"/>
        </w:rPr>
        <w:tab/>
      </w:r>
      <w:r w:rsidRPr="00FA362E">
        <w:rPr>
          <w:lang w:val="sk-SK"/>
        </w:rPr>
        <w:tab/>
      </w:r>
      <w:r w:rsidRPr="00FA362E">
        <w:rPr>
          <w:lang w:val="sk-SK"/>
        </w:rPr>
        <w:tab/>
      </w:r>
      <w:r w:rsidRPr="00FA362E">
        <w:rPr>
          <w:lang w:val="sk-SK"/>
        </w:rPr>
        <w:tab/>
      </w:r>
      <w:r w:rsidRPr="00FA362E">
        <w:rPr>
          <w:lang w:val="sk-SK"/>
        </w:rPr>
        <w:tab/>
        <w:t>Pearsonov korelačný koeficient</w:t>
      </w:r>
    </w:p>
    <w:p w14:paraId="74C61D03" w14:textId="77777777" w:rsidR="00CE547F" w:rsidRPr="00FA362E" w:rsidRDefault="00CE547F" w:rsidP="00CE547F">
      <w:pPr>
        <w:rPr>
          <w:lang w:val="sk-SK"/>
        </w:rPr>
      </w:pPr>
      <w:r w:rsidRPr="00FA362E">
        <w:rPr>
          <w:lang w:val="sk-SK"/>
        </w:rPr>
        <w:t>Ω</w:t>
      </w:r>
      <w:r w:rsidRPr="00FA362E">
        <w:rPr>
          <w:lang w:val="sk-SK"/>
        </w:rPr>
        <w:tab/>
      </w:r>
      <w:r w:rsidRPr="00FA362E">
        <w:rPr>
          <w:lang w:val="sk-SK"/>
        </w:rPr>
        <w:tab/>
      </w:r>
      <w:r w:rsidRPr="00FA362E">
        <w:rPr>
          <w:lang w:val="sk-SK"/>
        </w:rPr>
        <w:tab/>
      </w:r>
      <w:r w:rsidRPr="00FA362E">
        <w:rPr>
          <w:lang w:val="sk-SK"/>
        </w:rPr>
        <w:tab/>
      </w:r>
      <w:r w:rsidRPr="00FA362E">
        <w:rPr>
          <w:lang w:val="sk-SK"/>
        </w:rPr>
        <w:tab/>
        <w:t>ohm</w:t>
      </w:r>
    </w:p>
    <w:p w14:paraId="6F53EAFB" w14:textId="77777777" w:rsidR="00CE547F" w:rsidRPr="00FA362E" w:rsidRDefault="00CE547F" w:rsidP="00CE547F">
      <w:pPr>
        <w:rPr>
          <w:lang w:val="sk-SK"/>
        </w:rPr>
      </w:pPr>
      <w:r w:rsidRPr="00FA362E">
        <w:rPr>
          <w:lang w:val="sk-SK"/>
        </w:rPr>
        <w:t>s</w:t>
      </w:r>
      <w:r w:rsidRPr="00FA362E">
        <w:rPr>
          <w:lang w:val="sk-SK"/>
        </w:rPr>
        <w:tab/>
      </w:r>
      <w:r w:rsidRPr="00FA362E">
        <w:rPr>
          <w:lang w:val="sk-SK"/>
        </w:rPr>
        <w:tab/>
      </w:r>
      <w:r w:rsidRPr="00FA362E">
        <w:rPr>
          <w:lang w:val="sk-SK"/>
        </w:rPr>
        <w:tab/>
      </w:r>
      <w:r w:rsidRPr="00FA362E">
        <w:rPr>
          <w:lang w:val="sk-SK"/>
        </w:rPr>
        <w:tab/>
      </w:r>
      <w:r w:rsidRPr="00FA362E">
        <w:rPr>
          <w:lang w:val="sk-SK"/>
        </w:rPr>
        <w:tab/>
        <w:t>sekunda</w:t>
      </w:r>
    </w:p>
    <w:p w14:paraId="016A98CC" w14:textId="77777777" w:rsidR="00CE547F" w:rsidRPr="00FA362E" w:rsidRDefault="00CE547F" w:rsidP="00CE547F">
      <w:pPr>
        <w:rPr>
          <w:lang w:val="sk-SK"/>
        </w:rPr>
      </w:pPr>
      <w:r w:rsidRPr="00FA362E">
        <w:rPr>
          <w:lang w:val="sk-SK"/>
        </w:rPr>
        <w:t>RR</w:t>
      </w:r>
      <w:r w:rsidRPr="00FA362E">
        <w:rPr>
          <w:lang w:val="sk-SK"/>
        </w:rPr>
        <w:tab/>
      </w:r>
      <w:r w:rsidRPr="00FA362E">
        <w:rPr>
          <w:lang w:val="sk-SK"/>
        </w:rPr>
        <w:tab/>
      </w:r>
      <w:r w:rsidRPr="00FA362E">
        <w:rPr>
          <w:lang w:val="sk-SK"/>
        </w:rPr>
        <w:tab/>
      </w:r>
      <w:r w:rsidRPr="00FA362E">
        <w:rPr>
          <w:lang w:val="sk-SK"/>
        </w:rPr>
        <w:tab/>
        <w:t>R-R interval, dĺžka intervalu medzi dvoma R vlnami</w:t>
      </w:r>
    </w:p>
    <w:p w14:paraId="71747617" w14:textId="77777777" w:rsidR="00CE547F" w:rsidRPr="00FA362E" w:rsidRDefault="00CE547F" w:rsidP="00CE547F">
      <w:pPr>
        <w:rPr>
          <w:lang w:val="sk-SK"/>
        </w:rPr>
      </w:pPr>
    </w:p>
    <w:p w14:paraId="1BE3421A" w14:textId="07E17CAE" w:rsidR="00337173" w:rsidRDefault="00337173"/>
    <w:sectPr w:rsidR="00337173" w:rsidSect="00452ADC">
      <w:headerReference w:type="default" r:id="rId60"/>
      <w:footerReference w:type="default" r:id="rId61"/>
      <w:headerReference w:type="first" r:id="rId62"/>
      <w:footerReference w:type="first" r:id="rId63"/>
      <w:pgSz w:w="11907" w:h="16840" w:code="9"/>
      <w:pgMar w:top="1418" w:right="1418" w:bottom="1418" w:left="1985" w:header="737" w:footer="737" w:gutter="0"/>
      <w:cols w:space="708"/>
      <w:noEndnote/>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Pavel Jurak" w:date="2018-06-01T11:48:00Z" w:initials="PJ">
    <w:p w14:paraId="649ABE73" w14:textId="30519C6D" w:rsidR="006A11AF" w:rsidRDefault="006A11AF">
      <w:pPr>
        <w:pStyle w:val="Textkomentra"/>
      </w:pPr>
      <w:r>
        <w:rPr>
          <w:rStyle w:val="Odkaznakomentr"/>
        </w:rPr>
        <w:annotationRef/>
      </w:r>
      <w:r>
        <w:t>Doporučuji udělat abstrakt strukturovaně. Současný stav-metody-výsledky-závěr</w:t>
      </w:r>
    </w:p>
  </w:comment>
  <w:comment w:id="8" w:author="Pavel Jurak [2]" w:date="2018-05-30T17:07:00Z" w:initials="PJ">
    <w:p w14:paraId="68B08017" w14:textId="213EA9BD" w:rsidR="006A11AF" w:rsidRDefault="006A11AF">
      <w:pPr>
        <w:pStyle w:val="Textkomentra"/>
      </w:pPr>
      <w:r>
        <w:rPr>
          <w:rStyle w:val="Odkaznakomentr"/>
        </w:rPr>
        <w:annotationRef/>
      </w:r>
      <w:r>
        <w:t xml:space="preserve">Limitací metody je … </w:t>
      </w:r>
    </w:p>
  </w:comment>
  <w:comment w:id="9" w:author="Pavel Jurak [2]" w:date="2018-05-30T17:08:00Z" w:initials="PJ">
    <w:p w14:paraId="7C027D0A" w14:textId="41D59F40" w:rsidR="006A11AF" w:rsidRDefault="006A11AF">
      <w:pPr>
        <w:pStyle w:val="Textkomentra"/>
      </w:pPr>
      <w:r>
        <w:rPr>
          <w:rStyle w:val="Odkaznakomentr"/>
        </w:rPr>
        <w:annotationRef/>
      </w:r>
      <w:r>
        <w:t>Není to ani tak nedostatkem znalostí ale samotným principem metody.</w:t>
      </w:r>
    </w:p>
  </w:comment>
  <w:comment w:id="10" w:author="Pavel Jurak" w:date="2018-05-31T15:47:00Z" w:initials="PJ">
    <w:p w14:paraId="49323832" w14:textId="531C5EE4" w:rsidR="006A11AF" w:rsidRDefault="006A11AF">
      <w:pPr>
        <w:pStyle w:val="Textkomentra"/>
      </w:pPr>
      <w:r>
        <w:rPr>
          <w:rStyle w:val="Odkaznakomentr"/>
        </w:rPr>
        <w:annotationRef/>
      </w:r>
      <w:r>
        <w:t xml:space="preserve">Práce by neměla přinášet nové informace, ale představuje nové metody, které </w:t>
      </w:r>
    </w:p>
  </w:comment>
  <w:comment w:id="51" w:author="Pavel Jurak" w:date="2018-04-16T09:33:00Z" w:initials="PJ">
    <w:p w14:paraId="44E38225" w14:textId="77777777" w:rsidR="006A11AF" w:rsidRDefault="006A11AF" w:rsidP="00CE547F">
      <w:pPr>
        <w:pStyle w:val="Textkomentra"/>
      </w:pPr>
      <w:r>
        <w:rPr>
          <w:rStyle w:val="Odkaznakomentr"/>
        </w:rPr>
        <w:annotationRef/>
      </w:r>
      <w:r>
        <w:t>Přestože je IC známá metodika (od roku XXXX), její využití v klinické praxi je omezené, především proto, že  ….</w:t>
      </w:r>
    </w:p>
  </w:comment>
  <w:comment w:id="80" w:author="Pavel Jurak [2]" w:date="2018-05-30T17:17:00Z" w:initials="PJ">
    <w:p w14:paraId="35056640" w14:textId="647245BC" w:rsidR="006A11AF" w:rsidRDefault="006A11AF">
      <w:pPr>
        <w:pStyle w:val="Textkomentra"/>
      </w:pPr>
      <w:r>
        <w:rPr>
          <w:rStyle w:val="Odkaznakomentr"/>
        </w:rPr>
        <w:annotationRef/>
      </w:r>
      <w:r>
        <w:t>Bylo by zajímavé toto porovnat s tvarem impedanční křivky v hrudníku a karotidě</w:t>
      </w:r>
    </w:p>
  </w:comment>
  <w:comment w:id="102" w:author="Pavel Jurak" w:date="2018-04-21T21:54:00Z" w:initials="PJ">
    <w:p w14:paraId="6704AED3" w14:textId="77777777" w:rsidR="006A11AF" w:rsidRDefault="006A11AF" w:rsidP="00CE547F">
      <w:pPr>
        <w:pStyle w:val="Textkomentra"/>
      </w:pPr>
      <w:r>
        <w:rPr>
          <w:rStyle w:val="Odkaznakomentr"/>
        </w:rPr>
        <w:annotationRef/>
      </w:r>
      <w:r>
        <w:t>pokud je obrázek převzatý - citace</w:t>
      </w:r>
    </w:p>
  </w:comment>
  <w:comment w:id="104" w:author="Pavel Jurak" w:date="2018-04-21T21:59:00Z" w:initials="PJ">
    <w:p w14:paraId="39B3D408" w14:textId="77777777" w:rsidR="006A11AF" w:rsidRDefault="006A11AF" w:rsidP="00CE547F">
      <w:pPr>
        <w:pStyle w:val="Textkomentra"/>
      </w:pPr>
      <w:r>
        <w:rPr>
          <w:rStyle w:val="Odkaznakomentr"/>
        </w:rPr>
        <w:annotationRef/>
      </w:r>
      <w:r>
        <w:t>už bylo zmíněno dříve</w:t>
      </w:r>
    </w:p>
  </w:comment>
  <w:comment w:id="124" w:author="Pavel Jurak" w:date="2018-04-22T18:56:00Z" w:initials="PJ">
    <w:p w14:paraId="42DA08A7" w14:textId="77777777" w:rsidR="006A11AF" w:rsidRDefault="006A11AF" w:rsidP="00CE547F">
      <w:pPr>
        <w:pStyle w:val="Textkomentra"/>
      </w:pPr>
      <w:r>
        <w:rPr>
          <w:rStyle w:val="Odkaznakomentr"/>
        </w:rPr>
        <w:annotationRef/>
      </w:r>
      <w:r>
        <w:t>minulý čas</w:t>
      </w:r>
    </w:p>
  </w:comment>
  <w:comment w:id="135" w:author="Pavel Jurak" w:date="2018-04-22T19:18:00Z" w:initials="PJ">
    <w:p w14:paraId="65184D86" w14:textId="77777777" w:rsidR="006A11AF" w:rsidRDefault="006A11AF" w:rsidP="00CE547F">
      <w:pPr>
        <w:pStyle w:val="Textkomentra"/>
      </w:pPr>
      <w:r>
        <w:rPr>
          <w:rStyle w:val="Odkaznakomentr"/>
        </w:rPr>
        <w:annotationRef/>
      </w:r>
      <w:r>
        <w:t>dZ</w:t>
      </w:r>
      <w:r>
        <w:rPr>
          <w:lang w:val="en-US"/>
        </w:rPr>
        <w:t>/dtmax</w:t>
      </w:r>
      <w:r>
        <w:t xml:space="preserve"> je maximální hodnota derivace podel času, to není maximální objem, maximální objem je časově později, to si snad ani  Kubíček  Šrámek nemysleli ? </w:t>
      </w:r>
    </w:p>
    <w:p w14:paraId="22EA6AD8" w14:textId="77777777" w:rsidR="006A11AF" w:rsidRDefault="006A11AF" w:rsidP="00CE547F">
      <w:pPr>
        <w:pStyle w:val="Textkomentra"/>
      </w:pPr>
    </w:p>
    <w:p w14:paraId="418ACF07" w14:textId="1611AF39" w:rsidR="006A11AF" w:rsidRPr="00AE429E" w:rsidRDefault="006A11AF" w:rsidP="00CE547F">
      <w:pPr>
        <w:pStyle w:val="Textkomentra"/>
      </w:pPr>
      <w:r>
        <w:t>Doplněno: Mělo by to být součet jak maximálního zrychlení krve tak i maximální rychlosti změny objemu arterie</w:t>
      </w:r>
    </w:p>
  </w:comment>
  <w:comment w:id="139" w:author="Pavel Jurak" w:date="2018-04-22T19:33:00Z" w:initials="PJ">
    <w:p w14:paraId="053509A7" w14:textId="77777777" w:rsidR="006A11AF" w:rsidRDefault="006A11AF" w:rsidP="00CE547F">
      <w:pPr>
        <w:pStyle w:val="Textkomentra"/>
      </w:pPr>
      <w:r>
        <w:rPr>
          <w:rStyle w:val="Odkaznakomentr"/>
        </w:rPr>
        <w:annotationRef/>
      </w:r>
      <w:r>
        <w:t>nezávisí náhodou Z0 na množství tuky ?</w:t>
      </w:r>
    </w:p>
  </w:comment>
  <w:comment w:id="146" w:author="Pavel Jurak [2]" w:date="2018-05-30T17:34:00Z" w:initials="PJ">
    <w:p w14:paraId="51FD32F8" w14:textId="35246AF8" w:rsidR="006A11AF" w:rsidRDefault="006A11AF">
      <w:pPr>
        <w:pStyle w:val="Textkomentra"/>
      </w:pPr>
      <w:r>
        <w:rPr>
          <w:rStyle w:val="Odkaznakomentr"/>
        </w:rPr>
        <w:annotationRef/>
      </w:r>
      <w:r>
        <w:t>Tady by moc pomohlo, kdyby se bod X a B ukázal na našich datech</w:t>
      </w:r>
    </w:p>
  </w:comment>
  <w:comment w:id="150" w:author="Pavel Jurak" w:date="2018-04-22T21:07:00Z" w:initials="PJ">
    <w:p w14:paraId="186275FF" w14:textId="77777777" w:rsidR="006A11AF" w:rsidRDefault="006A11AF" w:rsidP="00A41844">
      <w:pPr>
        <w:pStyle w:val="Textkomentra"/>
      </w:pPr>
      <w:r>
        <w:rPr>
          <w:rStyle w:val="Odkaznakomentr"/>
        </w:rPr>
        <w:annotationRef/>
      </w:r>
      <w:r>
        <w:t>v názvu odstavce rozepsat</w:t>
      </w:r>
    </w:p>
  </w:comment>
  <w:comment w:id="153" w:author="Pavel Jurak" w:date="2018-04-22T19:42:00Z" w:initials="PJ">
    <w:p w14:paraId="551FDAF4" w14:textId="77777777" w:rsidR="006A11AF" w:rsidRDefault="006A11AF" w:rsidP="00A41844">
      <w:pPr>
        <w:pStyle w:val="Textkomentra"/>
      </w:pPr>
      <w:r>
        <w:rPr>
          <w:rStyle w:val="Odkaznakomentr"/>
        </w:rPr>
        <w:annotationRef/>
      </w:r>
      <w:r>
        <w:t>čas mezi uzavření mitrální chlopně a otevřením aortální je delší</w:t>
      </w:r>
    </w:p>
  </w:comment>
  <w:comment w:id="177" w:author="Pavel Jurak" w:date="2018-04-22T22:09:00Z" w:initials="PJ">
    <w:p w14:paraId="0EC13A70" w14:textId="77777777" w:rsidR="006A11AF" w:rsidRDefault="006A11AF" w:rsidP="00FC1930">
      <w:pPr>
        <w:pStyle w:val="Textkomentra"/>
      </w:pPr>
      <w:r>
        <w:rPr>
          <w:rStyle w:val="Odkaznakomentr"/>
        </w:rPr>
        <w:annotationRef/>
      </w:r>
      <w:r>
        <w:t>Popis skupiny dobrovolníků bych dal před srdeční zvuky, stejně tak měřící protokol</w:t>
      </w:r>
    </w:p>
    <w:p w14:paraId="25EBA64B" w14:textId="77777777" w:rsidR="006A11AF" w:rsidRDefault="006A11AF" w:rsidP="00FC1930">
      <w:pPr>
        <w:pStyle w:val="Textkomentra"/>
      </w:pPr>
    </w:p>
  </w:comment>
  <w:comment w:id="185" w:author="Pavel Jurak" w:date="2018-04-22T22:11:00Z" w:initials="PJ">
    <w:p w14:paraId="5C574949" w14:textId="77777777" w:rsidR="006A11AF" w:rsidRDefault="006A11AF" w:rsidP="00FC1930">
      <w:pPr>
        <w:pStyle w:val="Textkomentra"/>
      </w:pPr>
      <w:r>
        <w:rPr>
          <w:rStyle w:val="Odkaznakomentr"/>
        </w:rPr>
        <w:annotationRef/>
      </w:r>
      <w:r>
        <w:t>Zde by měl být popis měřených signálů</w:t>
      </w:r>
    </w:p>
  </w:comment>
  <w:comment w:id="189" w:author="Pavel Jurak [2]" w:date="2018-05-30T18:29:00Z" w:initials="PJ">
    <w:p w14:paraId="372C782D" w14:textId="238BC08D" w:rsidR="006A11AF" w:rsidRDefault="006A11AF">
      <w:pPr>
        <w:pStyle w:val="Textkomentra"/>
      </w:pPr>
      <w:r>
        <w:rPr>
          <w:rStyle w:val="Odkaznakomentr"/>
        </w:rPr>
        <w:annotationRef/>
      </w:r>
      <w:r>
        <w:t>Obrázek přesunout do následující kapitoly</w:t>
      </w:r>
    </w:p>
  </w:comment>
  <w:comment w:id="194" w:author="Pavel Jurak" w:date="2018-04-22T21:20:00Z" w:initials="PJ">
    <w:p w14:paraId="30B4EBE2" w14:textId="77777777" w:rsidR="006A11AF" w:rsidRDefault="006A11AF" w:rsidP="00E45212">
      <w:pPr>
        <w:pStyle w:val="Textkomentra"/>
      </w:pPr>
      <w:r>
        <w:rPr>
          <w:rStyle w:val="Odkaznakomentr"/>
        </w:rPr>
        <w:annotationRef/>
      </w:r>
      <w:r>
        <w:t>Není třeba MBM popisovat tak podrobně, trochu zredukovat a spíše odkázat na citaci</w:t>
      </w:r>
    </w:p>
  </w:comment>
  <w:comment w:id="201" w:author="Pavel Jurak [2]" w:date="2018-05-30T18:34:00Z" w:initials="PJ">
    <w:p w14:paraId="48A85707" w14:textId="445A8FDD" w:rsidR="006A11AF" w:rsidRDefault="006A11AF">
      <w:pPr>
        <w:pStyle w:val="Textkomentra"/>
      </w:pPr>
      <w:r>
        <w:rPr>
          <w:rStyle w:val="Odkaznakomentr"/>
        </w:rPr>
        <w:annotationRef/>
      </w:r>
      <w:r>
        <w:t>Poměr signál šum by se měl kvantifikovat a definovat numerické rozhodovací kritérium. Obrázky nestačí</w:t>
      </w:r>
    </w:p>
  </w:comment>
  <w:comment w:id="210" w:author="Pavel Jurak [2]" w:date="2018-05-30T18:33:00Z" w:initials="PJ">
    <w:p w14:paraId="20681FBB" w14:textId="77BEA5C5" w:rsidR="006A11AF" w:rsidRDefault="006A11AF">
      <w:pPr>
        <w:pStyle w:val="Textkomentra"/>
      </w:pPr>
      <w:r>
        <w:rPr>
          <w:rStyle w:val="Odkaznakomentr"/>
        </w:rPr>
        <w:annotationRef/>
      </w:r>
      <w:r>
        <w:t>Ukázat taky, jak vypadá pěkný signál</w:t>
      </w:r>
    </w:p>
  </w:comment>
  <w:comment w:id="211" w:author="Pavel Jurak" w:date="2018-04-22T22:14:00Z" w:initials="PJ">
    <w:p w14:paraId="25DCA731" w14:textId="77777777" w:rsidR="006A11AF" w:rsidRDefault="006A11AF" w:rsidP="00934FBD">
      <w:pPr>
        <w:pStyle w:val="Textkomentra"/>
      </w:pPr>
      <w:r>
        <w:rPr>
          <w:rStyle w:val="Odkaznakomentr"/>
        </w:rPr>
        <w:annotationRef/>
      </w:r>
      <w:r>
        <w:t>Jak upravený ?</w:t>
      </w:r>
    </w:p>
  </w:comment>
  <w:comment w:id="214" w:author="Pavel Jurak" w:date="2018-04-22T21:40:00Z" w:initials="PJ">
    <w:p w14:paraId="6CE18A60" w14:textId="77777777" w:rsidR="006A11AF" w:rsidRDefault="006A11AF" w:rsidP="00CE547F">
      <w:pPr>
        <w:pStyle w:val="Textkomentra"/>
      </w:pPr>
      <w:r>
        <w:rPr>
          <w:rStyle w:val="Odkaznakomentr"/>
        </w:rPr>
        <w:annotationRef/>
      </w:r>
      <w:r>
        <w:t>rozepsat</w:t>
      </w:r>
    </w:p>
  </w:comment>
  <w:comment w:id="221" w:author="Pavel Jurak" w:date="2018-04-22T21:41:00Z" w:initials="PJ">
    <w:p w14:paraId="23868262" w14:textId="77777777" w:rsidR="006A11AF" w:rsidRDefault="006A11AF" w:rsidP="00CE547F">
      <w:pPr>
        <w:pStyle w:val="Textkomentra"/>
      </w:pPr>
      <w:r>
        <w:rPr>
          <w:rStyle w:val="Odkaznakomentr"/>
        </w:rPr>
        <w:annotationRef/>
      </w:r>
      <w:r>
        <w:t>experiment testuje a stanovuje</w:t>
      </w:r>
    </w:p>
  </w:comment>
  <w:comment w:id="222" w:author="Pavel Jurak" w:date="2018-04-22T21:43:00Z" w:initials="PJ">
    <w:p w14:paraId="7A44A6AA" w14:textId="77777777" w:rsidR="006A11AF" w:rsidRDefault="006A11AF" w:rsidP="00CE547F">
      <w:pPr>
        <w:pStyle w:val="Textkomentra"/>
      </w:pPr>
      <w:r>
        <w:rPr>
          <w:rStyle w:val="Odkaznakomentr"/>
        </w:rPr>
        <w:annotationRef/>
      </w:r>
      <w:r>
        <w:t>rozepsat v bodech</w:t>
      </w:r>
    </w:p>
  </w:comment>
  <w:comment w:id="241" w:author="Pavel Jurak" w:date="2018-05-31T09:00:00Z" w:initials="PJ">
    <w:p w14:paraId="4A9187EA" w14:textId="0BA840C0" w:rsidR="006A11AF" w:rsidRDefault="006A11AF">
      <w:pPr>
        <w:pStyle w:val="Textkomentra"/>
      </w:pPr>
      <w:r>
        <w:rPr>
          <w:rStyle w:val="Odkaznakomentr"/>
        </w:rPr>
        <w:annotationRef/>
      </w:r>
      <w:r>
        <w:t>Ty barvy jsou nějaké divné. Například červená nevypadá jako obálka 20-80 Hz Bylo by dobré udělat lupu z oblasti kolem S1 a s lepším rozlišením,</w:t>
      </w:r>
    </w:p>
  </w:comment>
  <w:comment w:id="242" w:author="Pavel Jurak" w:date="2018-05-31T09:03:00Z" w:initials="PJ">
    <w:p w14:paraId="3A58BDCF" w14:textId="708E16F5" w:rsidR="006A11AF" w:rsidRDefault="006A11AF">
      <w:pPr>
        <w:pStyle w:val="Textkomentra"/>
      </w:pPr>
      <w:r>
        <w:rPr>
          <w:rStyle w:val="Odkaznakomentr"/>
        </w:rPr>
        <w:annotationRef/>
      </w:r>
      <w:r>
        <w:t>Rozepsat v obrázku, co je R-S1</w:t>
      </w:r>
    </w:p>
  </w:comment>
  <w:comment w:id="252" w:author="Pavel Jurak" w:date="2018-04-22T21:55:00Z" w:initials="PJ">
    <w:p w14:paraId="6D435312" w14:textId="77777777" w:rsidR="006A11AF" w:rsidRDefault="006A11AF" w:rsidP="00E6236F">
      <w:pPr>
        <w:pStyle w:val="Textkomentra"/>
      </w:pPr>
      <w:r>
        <w:rPr>
          <w:rStyle w:val="Odkaznakomentr"/>
        </w:rPr>
        <w:annotationRef/>
      </w:r>
      <w:r>
        <w:t>Maximální korelace ?</w:t>
      </w:r>
    </w:p>
  </w:comment>
  <w:comment w:id="262" w:author="Pavel Jurak" w:date="2018-04-22T22:02:00Z" w:initials="PJ">
    <w:p w14:paraId="47041B0A" w14:textId="77777777" w:rsidR="006A11AF" w:rsidRDefault="006A11AF" w:rsidP="00CE547F">
      <w:pPr>
        <w:pStyle w:val="Textkomentra"/>
      </w:pPr>
      <w:r>
        <w:rPr>
          <w:rStyle w:val="Odkaznakomentr"/>
        </w:rPr>
        <w:annotationRef/>
      </w:r>
      <w:r>
        <w:t>přeformulovat</w:t>
      </w:r>
    </w:p>
  </w:comment>
  <w:comment w:id="263" w:author="Pavel Jurak" w:date="2018-04-22T22:04:00Z" w:initials="PJ">
    <w:p w14:paraId="038E24F4" w14:textId="77777777" w:rsidR="006A11AF" w:rsidRDefault="006A11AF" w:rsidP="00CE547F">
      <w:pPr>
        <w:pStyle w:val="Textkomentra"/>
      </w:pPr>
      <w:r>
        <w:rPr>
          <w:rStyle w:val="Odkaznakomentr"/>
        </w:rPr>
        <w:annotationRef/>
      </w:r>
      <w:r>
        <w:t>původ je znám, ale je součtem mnoha faktorů, které se dohromady dají těžko modelovat.</w:t>
      </w:r>
    </w:p>
  </w:comment>
  <w:comment w:id="284" w:author="Pavel Jurak" w:date="2018-04-23T13:07:00Z" w:initials="PJ">
    <w:p w14:paraId="65F7C5AF" w14:textId="77777777" w:rsidR="006A11AF" w:rsidRDefault="006A11AF" w:rsidP="00CE547F">
      <w:pPr>
        <w:pStyle w:val="Textkomentra"/>
      </w:pPr>
      <w:r>
        <w:rPr>
          <w:rStyle w:val="Odkaznakomentr"/>
        </w:rPr>
        <w:annotationRef/>
      </w:r>
      <w:r>
        <w:t>Udělat obrázek, ukázat jednotlivé parametry, jak se počítá změna, detrend ?</w:t>
      </w:r>
    </w:p>
  </w:comment>
  <w:comment w:id="285" w:author="Pavel Jurak" w:date="2018-04-23T10:58:00Z" w:initials="PJ">
    <w:p w14:paraId="6D67A5D6" w14:textId="77777777" w:rsidR="006A11AF" w:rsidRDefault="006A11AF" w:rsidP="00CE547F">
      <w:pPr>
        <w:pStyle w:val="Textkomentra"/>
      </w:pPr>
      <w:r>
        <w:rPr>
          <w:rStyle w:val="Odkaznakomentr"/>
        </w:rPr>
        <w:annotationRef/>
      </w:r>
      <w:r>
        <w:t>Jak to, že v hrudníku je procentuálně nižší variabilita než v karotidě ?</w:t>
      </w:r>
    </w:p>
    <w:p w14:paraId="3C51E5B9" w14:textId="77777777" w:rsidR="006A11AF" w:rsidRDefault="006A11AF" w:rsidP="00CE547F">
      <w:pPr>
        <w:pStyle w:val="Textkomentra"/>
      </w:pPr>
    </w:p>
  </w:comment>
  <w:comment w:id="292" w:author="Pavel Jurak" w:date="2018-06-01T10:56:00Z" w:initials="PJ">
    <w:p w14:paraId="723B327C" w14:textId="59428B8B" w:rsidR="006A11AF" w:rsidRDefault="006A11AF">
      <w:pPr>
        <w:pStyle w:val="Textkomentra"/>
      </w:pPr>
      <w:r>
        <w:rPr>
          <w:rStyle w:val="Odkaznakomentr"/>
        </w:rPr>
        <w:annotationRef/>
      </w:r>
      <w:r>
        <w:t xml:space="preserve">Rozepsat zkratku,  viz dříve : </w:t>
      </w:r>
      <w:r w:rsidRPr="00FA362E">
        <w:rPr>
          <w:lang w:val="sk-SK"/>
        </w:rPr>
        <w:t xml:space="preserve">Arteriálny strom je charakterizovaný vstupnou impedanciou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oMath>
      <w:r w:rsidRPr="00FA362E">
        <w:rPr>
          <w:lang w:val="sk-SK"/>
        </w:rPr>
        <w:t xml:space="preserve"> </w:t>
      </w:r>
      <w:r>
        <w:rPr>
          <w:lang w:val="sk-SK"/>
        </w:rPr>
        <w:t>( todo</w:t>
      </w:r>
      <w:r w:rsidRPr="00FA362E">
        <w:rPr>
          <w:lang w:val="sk-SK"/>
        </w:rPr>
        <w:t>)</w:t>
      </w:r>
    </w:p>
  </w:comment>
  <w:comment w:id="296" w:author="Pavel Jurak" w:date="2018-04-23T13:23:00Z" w:initials="PJ">
    <w:p w14:paraId="2CE6C219" w14:textId="77777777" w:rsidR="006A11AF" w:rsidRDefault="006A11AF" w:rsidP="00CE547F">
      <w:pPr>
        <w:pStyle w:val="Textkomentra"/>
      </w:pPr>
      <w:r>
        <w:rPr>
          <w:rStyle w:val="Odkaznakomentr"/>
        </w:rPr>
        <w:annotationRef/>
      </w:r>
      <w:r>
        <w:t>Ukázat v obrázku</w:t>
      </w:r>
    </w:p>
  </w:comment>
  <w:comment w:id="300" w:author="Pavel Jurak" w:date="2018-06-01T11:00:00Z" w:initials="PJ">
    <w:p w14:paraId="296ED5A6" w14:textId="0063AE6F" w:rsidR="006A11AF" w:rsidRDefault="006A11AF">
      <w:pPr>
        <w:pStyle w:val="Textkomentra"/>
      </w:pPr>
      <w:r>
        <w:rPr>
          <w:rStyle w:val="Odkaznakomentr"/>
        </w:rPr>
        <w:annotationRef/>
      </w:r>
      <w:r>
        <w:t>V celém textu zkontrolovat formální záležitost – správné a jednotné uvádění parametrů (například LI sequence nebo curve) a indexů, použití symbolů, citací, doporučené formátování textu a popisu obrázků, ….</w:t>
      </w:r>
    </w:p>
  </w:comment>
  <w:comment w:id="303" w:author="Pavel Jurak" w:date="2018-04-23T13:22:00Z" w:initials="PJ">
    <w:p w14:paraId="0F68E9F4" w14:textId="77777777" w:rsidR="006A11AF" w:rsidRDefault="006A11AF" w:rsidP="00E471EA">
      <w:pPr>
        <w:pStyle w:val="Textkomentra"/>
      </w:pPr>
      <w:r>
        <w:rPr>
          <w:rStyle w:val="Odkaznakomentr"/>
        </w:rPr>
        <w:annotationRef/>
      </w:r>
      <w:r>
        <w:t>Ukázat také obrázek interpolace jiných parametrů a jejich časovou souvislost</w:t>
      </w:r>
    </w:p>
  </w:comment>
  <w:comment w:id="304" w:author="Pavel Jurak" w:date="2018-06-01T11:07:00Z" w:initials="PJ">
    <w:p w14:paraId="7CF711AA" w14:textId="1EF2F4EC" w:rsidR="006A11AF" w:rsidRDefault="006A11AF">
      <w:pPr>
        <w:pStyle w:val="Textkomentra"/>
      </w:pPr>
      <w:r>
        <w:rPr>
          <w:rStyle w:val="Odkaznakomentr"/>
        </w:rPr>
        <w:annotationRef/>
      </w:r>
      <w:r>
        <w:t>Vymalovat přes sebe LI křivku vyhlazenou a nevyhlazenou,</w:t>
      </w:r>
    </w:p>
  </w:comment>
  <w:comment w:id="305" w:author="Pavel Jurak" w:date="2018-06-01T11:04:00Z" w:initials="PJ">
    <w:p w14:paraId="40A0FAB8" w14:textId="494486D4" w:rsidR="006A11AF" w:rsidRDefault="006A11AF">
      <w:pPr>
        <w:pStyle w:val="Textkomentra"/>
      </w:pPr>
      <w:r>
        <w:rPr>
          <w:rStyle w:val="Odkaznakomentr"/>
        </w:rPr>
        <w:annotationRef/>
      </w:r>
      <w:r>
        <w:t xml:space="preserve">Positive response: 0-5s  (nárůst hodnoty parametru s nádechem), negative response: 5-10, -5-0 s – podrobněji vysvětlit. .. </w:t>
      </w:r>
    </w:p>
  </w:comment>
  <w:comment w:id="308" w:author="Pavel Jurak" w:date="2018-04-23T13:24:00Z" w:initials="PJ">
    <w:p w14:paraId="6AB08582" w14:textId="77777777" w:rsidR="006A11AF" w:rsidRDefault="006A11AF" w:rsidP="008537F9">
      <w:pPr>
        <w:pStyle w:val="Textkomentra"/>
      </w:pPr>
      <w:r>
        <w:rPr>
          <w:rStyle w:val="Odkaznakomentr"/>
        </w:rPr>
        <w:annotationRef/>
      </w:r>
      <w:r>
        <w:t>rozepsat</w:t>
      </w:r>
    </w:p>
  </w:comment>
  <w:comment w:id="309" w:author="Pavel Jurak" w:date="2018-06-01T11:09:00Z" w:initials="PJ">
    <w:p w14:paraId="4F78B58D" w14:textId="7ABD6B51" w:rsidR="006A11AF" w:rsidRDefault="006A11AF">
      <w:pPr>
        <w:pStyle w:val="Textkomentra"/>
      </w:pPr>
      <w:r>
        <w:rPr>
          <w:rStyle w:val="Odkaznakomentr"/>
        </w:rPr>
        <w:annotationRef/>
      </w:r>
      <w:r>
        <w:t>je to tvoje disertace, nicméně doporučuji použít trpný rod: bylo - vypočítáno, použito, zpracováno, ukázáno, otestováno, nalezeno, vytvořeno, definováno, provedeno, snímáno, zjištěno, prozkoumáno, ….</w:t>
      </w:r>
    </w:p>
    <w:p w14:paraId="5083AC55" w14:textId="2C74E85D" w:rsidR="006A11AF" w:rsidRDefault="006A11AF">
      <w:pPr>
        <w:pStyle w:val="Textkomentra"/>
      </w:pPr>
      <w:r>
        <w:t>Místo „tímto jsme dostali“ napsat, „ výsledkem je  … „</w:t>
      </w:r>
    </w:p>
  </w:comment>
  <w:comment w:id="316" w:author="Pavel Jurak" w:date="2018-06-01T11:18:00Z" w:initials="PJ">
    <w:p w14:paraId="560AD74C" w14:textId="452593B7" w:rsidR="006A11AF" w:rsidRDefault="006A11AF">
      <w:pPr>
        <w:pStyle w:val="Textkomentra"/>
      </w:pPr>
      <w:r>
        <w:rPr>
          <w:rStyle w:val="Odkaznakomentr"/>
        </w:rPr>
        <w:annotationRef/>
      </w:r>
      <w:r>
        <w:t>Lze považovat</w:t>
      </w:r>
    </w:p>
  </w:comment>
  <w:comment w:id="321" w:author="Pavel Jurak" w:date="2018-04-23T13:29:00Z" w:initials="PJ">
    <w:p w14:paraId="762EE5A2" w14:textId="77777777" w:rsidR="006A11AF" w:rsidRDefault="006A11AF" w:rsidP="008B52DD">
      <w:pPr>
        <w:pStyle w:val="Textkomentra"/>
      </w:pPr>
      <w:r>
        <w:rPr>
          <w:rStyle w:val="Odkaznakomentr"/>
        </w:rPr>
        <w:annotationRef/>
      </w:r>
      <w:r>
        <w:t>výseče dát dvě a dvě pod sebou – větší obrázek</w:t>
      </w:r>
    </w:p>
  </w:comment>
  <w:comment w:id="330" w:author="Pavel Jurak" w:date="2018-04-23T20:37:00Z" w:initials="PJ">
    <w:p w14:paraId="58BD788C" w14:textId="77777777" w:rsidR="006A11AF" w:rsidRDefault="006A11AF" w:rsidP="00CE547F">
      <w:pPr>
        <w:pStyle w:val="Textkomentra"/>
      </w:pPr>
      <w:r>
        <w:rPr>
          <w:rStyle w:val="Odkaznakomentr"/>
        </w:rPr>
        <w:annotationRef/>
      </w:r>
      <w:r>
        <w:t>Podrobněji popsat význam jednotlivých sloupců</w:t>
      </w:r>
    </w:p>
  </w:comment>
  <w:comment w:id="331" w:author="Pavel Jurak" w:date="2018-04-23T20:38:00Z" w:initials="PJ">
    <w:p w14:paraId="77C66966" w14:textId="77777777" w:rsidR="006A11AF" w:rsidRDefault="006A11AF" w:rsidP="00CE547F">
      <w:pPr>
        <w:pStyle w:val="Textkomentra"/>
      </w:pPr>
      <w:r>
        <w:rPr>
          <w:rStyle w:val="Odkaznakomentr"/>
        </w:rPr>
        <w:annotationRef/>
      </w:r>
      <w:r>
        <w:t>Doplnit citace jiných článku a diskutovat</w:t>
      </w:r>
    </w:p>
  </w:comment>
  <w:comment w:id="334" w:author="Pavel Jurak" w:date="2018-04-23T20:39:00Z" w:initials="PJ">
    <w:p w14:paraId="11C66665" w14:textId="77777777" w:rsidR="006A11AF" w:rsidRDefault="006A11AF" w:rsidP="00CE547F">
      <w:pPr>
        <w:pStyle w:val="Textkomentra"/>
      </w:pPr>
      <w:r>
        <w:rPr>
          <w:rStyle w:val="Odkaznakomentr"/>
        </w:rPr>
        <w:annotationRef/>
      </w:r>
      <w:r>
        <w:t xml:space="preserve">Doplnit další citace ohledne respirační sinusové aritmii, </w:t>
      </w:r>
    </w:p>
  </w:comment>
  <w:comment w:id="335" w:author="Pavel Jurak" w:date="2018-06-01T11:28:00Z" w:initials="PJ">
    <w:p w14:paraId="79530716" w14:textId="21C7CBC8" w:rsidR="006A11AF" w:rsidRDefault="006A11AF">
      <w:pPr>
        <w:pStyle w:val="Textkomentra"/>
      </w:pPr>
      <w:r>
        <w:rPr>
          <w:rStyle w:val="Odkaznakomentr"/>
        </w:rPr>
        <w:annotationRef/>
      </w:r>
      <w:r>
        <w:t xml:space="preserve">V kapitole 3.2 chybí celkové shrnutí, co jednotlivé výsledky říkají z pohledu krevní cirkulace a jak je lze interpretovat. Něco jak bylo v článku v PR. </w:t>
      </w:r>
    </w:p>
  </w:comment>
  <w:comment w:id="337" w:author="Pavel Jurak" w:date="2018-04-23T20:57:00Z" w:initials="PJ">
    <w:p w14:paraId="5E29774A" w14:textId="77777777" w:rsidR="006A11AF" w:rsidRDefault="006A11AF" w:rsidP="00AE046D">
      <w:pPr>
        <w:pStyle w:val="Textkomentra"/>
      </w:pPr>
      <w:r>
        <w:rPr>
          <w:rStyle w:val="Odkaznakomentr"/>
        </w:rPr>
        <w:annotationRef/>
      </w:r>
      <w:r>
        <w:t>Sem zahrnout i předcházející kapitoly zabývají se stejnými pacienty</w:t>
      </w:r>
    </w:p>
  </w:comment>
  <w:comment w:id="346" w:author="Pavel Jurak" w:date="2018-06-01T11:52:00Z" w:initials="PJ">
    <w:p w14:paraId="3525F142" w14:textId="14ADFB64" w:rsidR="006A11AF" w:rsidRDefault="006A11AF">
      <w:pPr>
        <w:pStyle w:val="Textkomentra"/>
      </w:pPr>
      <w:r>
        <w:rPr>
          <w:rStyle w:val="Odkaznakomentr"/>
        </w:rPr>
        <w:annotationRef/>
      </w:r>
      <w:r>
        <w:t>Bylo použito pro stanovení absolutní hodnoty SV v ml v klidové fázi</w:t>
      </w:r>
    </w:p>
  </w:comment>
  <w:comment w:id="348" w:author="Pavel Jurak" w:date="2018-04-23T21:01:00Z" w:initials="PJ">
    <w:p w14:paraId="583CCECD" w14:textId="77777777" w:rsidR="006A11AF" w:rsidRDefault="006A11AF" w:rsidP="00AE046D">
      <w:pPr>
        <w:pStyle w:val="Textkomentra"/>
      </w:pPr>
      <w:r>
        <w:rPr>
          <w:rStyle w:val="Odkaznakomentr"/>
        </w:rPr>
        <w:annotationRef/>
      </w:r>
      <w:r>
        <w:t>Podrobně rozepsat, jak se v tomto případě počítá SV</w:t>
      </w:r>
    </w:p>
  </w:comment>
  <w:comment w:id="349" w:author="Pavel Jurak" w:date="2018-06-01T11:53:00Z" w:initials="PJ">
    <w:p w14:paraId="3FD2AE8F" w14:textId="7A0106A7" w:rsidR="006A11AF" w:rsidRDefault="006A11AF">
      <w:pPr>
        <w:pStyle w:val="Textkomentra"/>
      </w:pPr>
      <w:r>
        <w:rPr>
          <w:rStyle w:val="Odkaznakomentr"/>
        </w:rPr>
        <w:annotationRef/>
      </w:r>
      <w:r>
        <w:t xml:space="preserve">Bylo to v cca posledních 20 sekundách </w:t>
      </w:r>
    </w:p>
  </w:comment>
  <w:comment w:id="356" w:author="Pavel Jurak" w:date="2018-04-23T20:40:00Z" w:initials="PJ">
    <w:p w14:paraId="0352D962" w14:textId="77777777" w:rsidR="006A11AF" w:rsidRDefault="006A11AF" w:rsidP="00CE547F">
      <w:pPr>
        <w:pStyle w:val="Textkomentra"/>
      </w:pPr>
      <w:r>
        <w:rPr>
          <w:rStyle w:val="Odkaznakomentr"/>
        </w:rPr>
        <w:annotationRef/>
      </w:r>
      <w:r>
        <w:t>Tato kapitola nenavazuje na předešlé odstavce. Oddělit – uzavřít výsledky z článku rozborem a diskusí</w:t>
      </w:r>
    </w:p>
  </w:comment>
  <w:comment w:id="357" w:author="Pavel Jurak" w:date="2018-04-23T20:45:00Z" w:initials="PJ">
    <w:p w14:paraId="1C6A29EB" w14:textId="77777777" w:rsidR="006A11AF" w:rsidRDefault="006A11AF" w:rsidP="00CE547F">
      <w:pPr>
        <w:pStyle w:val="Textkomentra"/>
      </w:pPr>
      <w:r>
        <w:rPr>
          <w:rStyle w:val="Odkaznakomentr"/>
        </w:rPr>
        <w:annotationRef/>
      </w:r>
      <w:r>
        <w:t>Udělat novou kapitolu 3.3 která ze zabývá daty z Meluzínova článku, oddělit to od dřívějšího textu</w:t>
      </w:r>
    </w:p>
  </w:comment>
  <w:comment w:id="366" w:author="Pavel Jurak" w:date="2018-04-23T20:51:00Z" w:initials="PJ">
    <w:p w14:paraId="6191423E" w14:textId="77777777" w:rsidR="006A11AF" w:rsidRDefault="006A11AF" w:rsidP="00CE547F">
      <w:pPr>
        <w:pStyle w:val="Textkomentra"/>
      </w:pPr>
      <w:r>
        <w:rPr>
          <w:rStyle w:val="Odkaznakomentr"/>
        </w:rPr>
        <w:annotationRef/>
      </w:r>
      <w:r>
        <w:t>A co porovnání SV z hrudníku ?</w:t>
      </w:r>
    </w:p>
  </w:comment>
  <w:comment w:id="369" w:author="Pavel Jurak" w:date="2018-04-23T20:51:00Z" w:initials="PJ">
    <w:p w14:paraId="1DB418CA" w14:textId="77777777" w:rsidR="006A11AF" w:rsidRDefault="006A11AF" w:rsidP="00A53D98">
      <w:pPr>
        <w:pStyle w:val="Textkomentra"/>
      </w:pPr>
      <w:r>
        <w:rPr>
          <w:rStyle w:val="Odkaznakomentr"/>
        </w:rPr>
        <w:annotationRef/>
      </w:r>
      <w:r>
        <w:t>A co porovnání SV z hrudníku ?</w:t>
      </w:r>
    </w:p>
  </w:comment>
  <w:comment w:id="370" w:author="Pavel Jurak" w:date="2018-06-01T11:57:00Z" w:initials="PJ">
    <w:p w14:paraId="6C21755E" w14:textId="1A230DE5" w:rsidR="006A11AF" w:rsidRDefault="006A11AF">
      <w:pPr>
        <w:pStyle w:val="Textkomentra"/>
      </w:pPr>
      <w:r>
        <w:rPr>
          <w:rStyle w:val="Odkaznakomentr"/>
        </w:rPr>
        <w:annotationRef/>
      </w:r>
      <w:r>
        <w:t>Pro oba obrázky použít stejnou vertikální stupnici a dát to do jednoho obrázku</w:t>
      </w:r>
    </w:p>
  </w:comment>
  <w:comment w:id="371" w:author="Pavel Jurak" w:date="2018-06-01T12:37:00Z" w:initials="PJ">
    <w:p w14:paraId="62112EBB" w14:textId="77F0BB78" w:rsidR="006A11AF" w:rsidRDefault="006A11AF">
      <w:pPr>
        <w:pStyle w:val="Textkomentra"/>
      </w:pPr>
      <w:r>
        <w:rPr>
          <w:rStyle w:val="Odkaznakomentr"/>
        </w:rPr>
        <w:annotationRef/>
      </w:r>
      <w:r>
        <w:t>Zde jsou prezentovány absolutní hodnoty v ml, bylo by dobré porovnat relativní změnu klid – první zátěž</w:t>
      </w:r>
    </w:p>
  </w:comment>
  <w:comment w:id="374" w:author="Pavel Jurak" w:date="2018-06-01T12:39:00Z" w:initials="PJ">
    <w:p w14:paraId="52756CD1" w14:textId="5C4B9369" w:rsidR="006A11AF" w:rsidRDefault="006A11AF">
      <w:pPr>
        <w:pStyle w:val="Textkomentra"/>
      </w:pPr>
      <w:r>
        <w:rPr>
          <w:rStyle w:val="Odkaznakomentr"/>
        </w:rPr>
        <w:annotationRef/>
      </w:r>
      <w:r>
        <w:t>Podrobněji vysvětlit, co se pod tím rozumí</w:t>
      </w:r>
    </w:p>
  </w:comment>
  <w:comment w:id="383" w:author="Pavel Jurak" w:date="2018-06-01T12:43:00Z" w:initials="PJ">
    <w:p w14:paraId="2AADD653" w14:textId="521DAC1A" w:rsidR="006A11AF" w:rsidRDefault="006A11AF">
      <w:pPr>
        <w:pStyle w:val="Textkomentra"/>
      </w:pPr>
      <w:r>
        <w:rPr>
          <w:rStyle w:val="Odkaznakomentr"/>
        </w:rPr>
        <w:annotationRef/>
      </w:r>
      <w:r>
        <w:t>Ukázat výpočet plochy pod a nad na obrázku</w:t>
      </w:r>
    </w:p>
  </w:comment>
  <w:comment w:id="388" w:author="Pavel Jurak" w:date="2018-04-23T20:57:00Z" w:initials="PJ">
    <w:p w14:paraId="1CA735F8" w14:textId="77777777" w:rsidR="006A11AF" w:rsidRDefault="006A11AF" w:rsidP="00CE547F">
      <w:pPr>
        <w:pStyle w:val="Textkomentra"/>
      </w:pPr>
      <w:r>
        <w:rPr>
          <w:rStyle w:val="Odkaznakomentr"/>
        </w:rPr>
        <w:annotationRef/>
      </w:r>
      <w:r>
        <w:t>Sem zahrnout i předcházející kapitoly zabývají se stejnými pacienty</w:t>
      </w:r>
    </w:p>
  </w:comment>
  <w:comment w:id="389" w:author="Pavel Jurak" w:date="2018-04-23T20:59:00Z" w:initials="PJ">
    <w:p w14:paraId="55CE1EB8" w14:textId="77777777" w:rsidR="006A11AF" w:rsidRDefault="006A11AF" w:rsidP="00CE547F">
      <w:pPr>
        <w:pStyle w:val="Textkomentra"/>
      </w:pPr>
      <w:r>
        <w:rPr>
          <w:rStyle w:val="Odkaznakomentr"/>
        </w:rPr>
        <w:annotationRef/>
      </w:r>
      <w:r>
        <w:t>Zdůraznit, že se jedná o relativní změny, diskutovat návaznost na předešlé kapitoly</w:t>
      </w:r>
    </w:p>
  </w:comment>
  <w:comment w:id="390" w:author="Pavel Jurak" w:date="2018-04-23T21:03:00Z" w:initials="PJ">
    <w:p w14:paraId="66B72B49" w14:textId="77777777" w:rsidR="006A11AF" w:rsidRDefault="006A11AF" w:rsidP="00CE547F">
      <w:pPr>
        <w:pStyle w:val="Textkomentra"/>
      </w:pPr>
      <w:r>
        <w:rPr>
          <w:rStyle w:val="Odkaznakomentr"/>
        </w:rPr>
        <w:annotationRef/>
      </w:r>
      <w:r>
        <w:t>Tuto kapitolu podstaně rozšířit a doplnit. Je to výrazný výsledek, kdy bylo možné jen díky impedanci měřit SV kontinuálně při zátěži. To by jinou metodou nešlo, Uvést také výsledky RR intervalů a tlaků a diskutovat různé chování pacientů.</w:t>
      </w:r>
    </w:p>
  </w:comment>
  <w:comment w:id="397" w:author="Pavel Jurak" w:date="2018-06-01T13:12:00Z" w:initials="PJ">
    <w:p w14:paraId="27139105" w14:textId="40776454" w:rsidR="006A11AF" w:rsidRDefault="006A11AF">
      <w:pPr>
        <w:pStyle w:val="Textkomentra"/>
      </w:pPr>
      <w:r>
        <w:rPr>
          <w:rStyle w:val="Odkaznakomentr"/>
        </w:rPr>
        <w:annotationRef/>
      </w:r>
      <w:r>
        <w:t xml:space="preserve">Toto kapitolu doplnit o diskusi celkových výsledků a podtrhnout, že přínosem disertace zde bylo stanovení relativních hodnot SV v průběhu celého protokolu. </w:t>
      </w:r>
    </w:p>
  </w:comment>
  <w:comment w:id="433" w:author="Pavel Jurak" w:date="2018-05-31T16:00:00Z" w:initials="PJ">
    <w:p w14:paraId="4418A204" w14:textId="2A29CB50" w:rsidR="006A11AF" w:rsidRDefault="006A11AF">
      <w:pPr>
        <w:pStyle w:val="Textkomentra"/>
      </w:pPr>
      <w:r>
        <w:rPr>
          <w:rStyle w:val="Odkaznakomentr"/>
        </w:rPr>
        <w:annotationRef/>
      </w:r>
      <w:r>
        <w:t>Zkrátit</w:t>
      </w:r>
    </w:p>
  </w:comment>
  <w:comment w:id="449" w:author="Pavel Jurak" w:date="2018-05-31T13:05:00Z" w:initials="PJ">
    <w:p w14:paraId="66192355" w14:textId="0AC34DB6" w:rsidR="006A11AF" w:rsidRDefault="006A11AF">
      <w:pPr>
        <w:pStyle w:val="Textkomentra"/>
      </w:pPr>
      <w:r>
        <w:rPr>
          <w:rStyle w:val="Odkaznakomentr"/>
        </w:rPr>
        <w:annotationRef/>
      </w:r>
      <w:r>
        <w:t>Více zdůraznit metodický postup a vlastní přínos. Popsat co nového bylo vytvořeno.</w:t>
      </w:r>
    </w:p>
  </w:comment>
  <w:comment w:id="452" w:author="Pavel Jurak" w:date="2018-05-31T11:47:00Z" w:initials="PJ">
    <w:p w14:paraId="5BEB3CBD" w14:textId="239778B9" w:rsidR="006A11AF" w:rsidRDefault="006A11AF">
      <w:pPr>
        <w:pStyle w:val="Textkomentra"/>
      </w:pPr>
      <w:r>
        <w:rPr>
          <w:rStyle w:val="Odkaznakomentr"/>
        </w:rPr>
        <w:annotationRef/>
      </w:r>
      <w:r>
        <w:t>O jaké nové informace se jedná ?</w:t>
      </w:r>
    </w:p>
  </w:comment>
  <w:comment w:id="453" w:author="Pavel Jurak" w:date="2018-05-31T11:49:00Z" w:initials="PJ">
    <w:p w14:paraId="4C47AAB7" w14:textId="17BBF77D" w:rsidR="006A11AF" w:rsidRDefault="006A11AF">
      <w:pPr>
        <w:pStyle w:val="Textkomentra"/>
      </w:pPr>
      <w:r>
        <w:rPr>
          <w:rStyle w:val="Odkaznakomentr"/>
        </w:rPr>
        <w:annotationRef/>
      </w:r>
      <w:r>
        <w:t>V závěru nepoužít zkratku -  ze srdečních zvuků</w:t>
      </w:r>
    </w:p>
  </w:comment>
  <w:comment w:id="454" w:author="Pavel Jurak" w:date="2018-05-31T11:52:00Z" w:initials="PJ">
    <w:p w14:paraId="5953418A" w14:textId="2087D027" w:rsidR="006A11AF" w:rsidRDefault="006A11AF">
      <w:pPr>
        <w:pStyle w:val="Textkomentra"/>
      </w:pPr>
      <w:r>
        <w:rPr>
          <w:rStyle w:val="Odkaznakomentr"/>
        </w:rPr>
        <w:annotationRef/>
      </w:r>
      <w:r>
        <w:t xml:space="preserve">Součásti práce byl vývoj nové metody pro popis frekvenčních vlastností srdečních zvuků.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49ABE73" w15:done="0"/>
  <w15:commentEx w15:paraId="68B08017" w15:done="0"/>
  <w15:commentEx w15:paraId="7C027D0A" w15:done="0"/>
  <w15:commentEx w15:paraId="49323832" w15:done="0"/>
  <w15:commentEx w15:paraId="44E38225" w15:done="0"/>
  <w15:commentEx w15:paraId="35056640" w15:done="0"/>
  <w15:commentEx w15:paraId="6704AED3" w15:done="0"/>
  <w15:commentEx w15:paraId="39B3D408" w15:done="0"/>
  <w15:commentEx w15:paraId="42DA08A7" w15:done="0"/>
  <w15:commentEx w15:paraId="418ACF07" w15:done="0"/>
  <w15:commentEx w15:paraId="053509A7" w15:done="0"/>
  <w15:commentEx w15:paraId="51FD32F8" w15:done="0"/>
  <w15:commentEx w15:paraId="186275FF" w15:done="0"/>
  <w15:commentEx w15:paraId="551FDAF4" w15:done="0"/>
  <w15:commentEx w15:paraId="25EBA64B" w15:done="0"/>
  <w15:commentEx w15:paraId="5C574949" w15:done="0"/>
  <w15:commentEx w15:paraId="372C782D" w15:done="0"/>
  <w15:commentEx w15:paraId="30B4EBE2" w15:done="0"/>
  <w15:commentEx w15:paraId="48A85707" w15:done="0"/>
  <w15:commentEx w15:paraId="20681FBB" w15:done="0"/>
  <w15:commentEx w15:paraId="25DCA731" w15:done="0"/>
  <w15:commentEx w15:paraId="6CE18A60" w15:done="0"/>
  <w15:commentEx w15:paraId="23868262" w15:done="0"/>
  <w15:commentEx w15:paraId="7A44A6AA" w15:done="0"/>
  <w15:commentEx w15:paraId="4A9187EA" w15:done="0"/>
  <w15:commentEx w15:paraId="3A58BDCF" w15:done="0"/>
  <w15:commentEx w15:paraId="6D435312" w15:done="0"/>
  <w15:commentEx w15:paraId="47041B0A" w15:done="0"/>
  <w15:commentEx w15:paraId="038E24F4" w15:done="0"/>
  <w15:commentEx w15:paraId="65F7C5AF" w15:done="0"/>
  <w15:commentEx w15:paraId="3C51E5B9" w15:done="0"/>
  <w15:commentEx w15:paraId="723B327C" w15:done="0"/>
  <w15:commentEx w15:paraId="2CE6C219" w15:done="0"/>
  <w15:commentEx w15:paraId="296ED5A6" w15:done="0"/>
  <w15:commentEx w15:paraId="0F68E9F4" w15:done="0"/>
  <w15:commentEx w15:paraId="7CF711AA" w15:done="0"/>
  <w15:commentEx w15:paraId="40A0FAB8" w15:done="0"/>
  <w15:commentEx w15:paraId="6AB08582" w15:done="0"/>
  <w15:commentEx w15:paraId="5083AC55" w15:done="0"/>
  <w15:commentEx w15:paraId="560AD74C" w15:done="0"/>
  <w15:commentEx w15:paraId="762EE5A2" w15:done="0"/>
  <w15:commentEx w15:paraId="58BD788C" w15:done="0"/>
  <w15:commentEx w15:paraId="77C66966" w15:done="0"/>
  <w15:commentEx w15:paraId="11C66665" w15:done="0"/>
  <w15:commentEx w15:paraId="79530716" w15:done="0"/>
  <w15:commentEx w15:paraId="5E29774A" w15:done="0"/>
  <w15:commentEx w15:paraId="3525F142" w15:done="0"/>
  <w15:commentEx w15:paraId="583CCECD" w15:done="0"/>
  <w15:commentEx w15:paraId="3FD2AE8F" w15:done="0"/>
  <w15:commentEx w15:paraId="0352D962" w15:done="0"/>
  <w15:commentEx w15:paraId="1C6A29EB" w15:done="0"/>
  <w15:commentEx w15:paraId="6191423E" w15:done="0"/>
  <w15:commentEx w15:paraId="1DB418CA" w15:done="0"/>
  <w15:commentEx w15:paraId="6C21755E" w15:done="0"/>
  <w15:commentEx w15:paraId="62112EBB" w15:done="0"/>
  <w15:commentEx w15:paraId="52756CD1" w15:done="0"/>
  <w15:commentEx w15:paraId="2AADD653" w15:done="0"/>
  <w15:commentEx w15:paraId="1CA735F8" w15:done="0"/>
  <w15:commentEx w15:paraId="55CE1EB8" w15:done="0"/>
  <w15:commentEx w15:paraId="66B72B49" w15:done="0"/>
  <w15:commentEx w15:paraId="27139105" w15:done="0"/>
  <w15:commentEx w15:paraId="4418A204" w15:done="0"/>
  <w15:commentEx w15:paraId="66192355" w15:done="0"/>
  <w15:commentEx w15:paraId="5BEB3CBD" w15:done="0"/>
  <w15:commentEx w15:paraId="4C47AAB7" w15:done="0"/>
  <w15:commentEx w15:paraId="5953418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A7FD302" w14:textId="77777777" w:rsidR="000603AB" w:rsidRDefault="000603AB">
      <w:pPr>
        <w:spacing w:line="240" w:lineRule="auto"/>
      </w:pPr>
      <w:r>
        <w:separator/>
      </w:r>
    </w:p>
  </w:endnote>
  <w:endnote w:type="continuationSeparator" w:id="0">
    <w:p w14:paraId="3D40BEE2" w14:textId="77777777" w:rsidR="000603AB" w:rsidRDefault="000603A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00004FF" w:usb2="00000000"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11968701"/>
      <w:docPartObj>
        <w:docPartGallery w:val="Page Numbers (Bottom of Page)"/>
        <w:docPartUnique/>
      </w:docPartObj>
    </w:sdtPr>
    <w:sdtEndPr/>
    <w:sdtContent>
      <w:p w14:paraId="4067173B" w14:textId="77777777" w:rsidR="006A11AF" w:rsidRDefault="006A11AF" w:rsidP="00452ADC">
        <w:pPr>
          <w:spacing w:before="360"/>
          <w:jc w:val="center"/>
        </w:pPr>
        <w:r>
          <w:fldChar w:fldCharType="begin"/>
        </w:r>
        <w:r>
          <w:instrText xml:space="preserve"> PAGE   \* MERGEFORMAT </w:instrText>
        </w:r>
        <w:r>
          <w:fldChar w:fldCharType="separate"/>
        </w:r>
        <w:r>
          <w:rPr>
            <w:noProof/>
          </w:rPr>
          <w:t>2</w:t>
        </w:r>
        <w:r>
          <w:rPr>
            <w:noProof/>
          </w:rPr>
          <w:fldChar w:fldCharType="end"/>
        </w:r>
        <w:sdt>
          <w:sdtPr>
            <w:id w:val="-738322406"/>
            <w:docPartObj>
              <w:docPartGallery w:val="Page Numbers (Bottom of Page)"/>
              <w:docPartUnique/>
            </w:docPartObj>
          </w:sdtPr>
          <w:sdtEndPr/>
          <w:sdtContent>
            <w:r>
              <w:rPr>
                <w:noProof/>
              </w:rPr>
              <mc:AlternateContent>
                <mc:Choice Requires="wps">
                  <w:drawing>
                    <wp:anchor distT="4294967293" distB="4294967293" distL="114300" distR="114300" simplePos="0" relativeHeight="251660288" behindDoc="0" locked="0" layoutInCell="1" allowOverlap="1" wp14:anchorId="34F471F3" wp14:editId="20C43FBC">
                      <wp:simplePos x="0" y="0"/>
                      <wp:positionH relativeFrom="column">
                        <wp:posOffset>48260</wp:posOffset>
                      </wp:positionH>
                      <wp:positionV relativeFrom="paragraph">
                        <wp:posOffset>100329</wp:posOffset>
                      </wp:positionV>
                      <wp:extent cx="5410200" cy="0"/>
                      <wp:effectExtent l="0" t="0" r="19050" b="19050"/>
                      <wp:wrapNone/>
                      <wp:docPr id="11"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line w14:anchorId="55AFF28F" id="Line 25" o:spid="_x0000_s1026" style="position:absolute;z-index:25166028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h1tEQIAACs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FWYdbREC&#10;AAArBAAADgAAAAAAAAAAAAAAAAAuAgAAZHJzL2Uyb0RvYy54bWxQSwECLQAUAAYACAAAACEAssJ7&#10;HtsAAAAHAQAADwAAAAAAAAAAAAAAAABrBAAAZHJzL2Rvd25yZXYueG1sUEsFBgAAAAAEAAQA8wAA&#10;AHMFAAAAAA==&#10;" strokeweight="1pt"/>
                  </w:pict>
                </mc:Fallback>
              </mc:AlternateContent>
            </w:r>
          </w:sdtContent>
        </w:sdt>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6971618"/>
      <w:docPartObj>
        <w:docPartGallery w:val="Page Numbers (Bottom of Page)"/>
        <w:docPartUnique/>
      </w:docPartObj>
    </w:sdtPr>
    <w:sdtEndPr/>
    <w:sdtContent>
      <w:p w14:paraId="6AE568F1" w14:textId="77777777" w:rsidR="006A11AF" w:rsidRDefault="000603AB" w:rsidP="00452ADC">
        <w:pPr>
          <w:spacing w:before="360"/>
          <w:jc w:val="center"/>
        </w:pPr>
        <w:sdt>
          <w:sdtPr>
            <w:id w:val="468795873"/>
            <w:docPartObj>
              <w:docPartGallery w:val="Page Numbers (Bottom of Page)"/>
              <w:docPartUnique/>
            </w:docPartObj>
          </w:sdtPr>
          <w:sdtEndPr/>
          <w:sdtContent>
            <w:r w:rsidR="006A11AF">
              <w:rPr>
                <w:noProof/>
              </w:rPr>
              <mc:AlternateContent>
                <mc:Choice Requires="wps">
                  <w:drawing>
                    <wp:anchor distT="4294967293" distB="4294967293" distL="114300" distR="114300" simplePos="0" relativeHeight="251661312" behindDoc="0" locked="0" layoutInCell="1" allowOverlap="1" wp14:anchorId="1FF39226" wp14:editId="5E3A6C95">
                      <wp:simplePos x="0" y="0"/>
                      <wp:positionH relativeFrom="column">
                        <wp:posOffset>48260</wp:posOffset>
                      </wp:positionH>
                      <wp:positionV relativeFrom="paragraph">
                        <wp:posOffset>100329</wp:posOffset>
                      </wp:positionV>
                      <wp:extent cx="5410200" cy="0"/>
                      <wp:effectExtent l="0" t="0" r="19050" b="19050"/>
                      <wp:wrapNone/>
                      <wp:docPr id="10"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line w14:anchorId="427AB19C" id="Line 25" o:spid="_x0000_s1026" style="position:absolute;z-index:251661312;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mbVEQIAACs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md5m1REC&#10;AAArBAAADgAAAAAAAAAAAAAAAAAuAgAAZHJzL2Uyb0RvYy54bWxQSwECLQAUAAYACAAAACEAssJ7&#10;HtsAAAAHAQAADwAAAAAAAAAAAAAAAABrBAAAZHJzL2Rvd25yZXYueG1sUEsFBgAAAAAEAAQA8wAA&#10;AHMFAAAAAA==&#10;" strokeweight="1pt"/>
                  </w:pict>
                </mc:Fallback>
              </mc:AlternateContent>
            </w:r>
          </w:sdtContent>
        </w:sdt>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7306915"/>
      <w:docPartObj>
        <w:docPartGallery w:val="Page Numbers (Bottom of Page)"/>
        <w:docPartUnique/>
      </w:docPartObj>
    </w:sdtPr>
    <w:sdtEndPr/>
    <w:sdtContent>
      <w:p w14:paraId="63498EE3" w14:textId="39CC29A1" w:rsidR="006A11AF" w:rsidRDefault="006A11AF" w:rsidP="00452ADC">
        <w:pPr>
          <w:spacing w:before="360"/>
          <w:jc w:val="center"/>
        </w:pPr>
        <w:r>
          <w:fldChar w:fldCharType="begin"/>
        </w:r>
        <w:r>
          <w:instrText xml:space="preserve"> PAGE   \* MERGEFORMAT </w:instrText>
        </w:r>
        <w:r>
          <w:fldChar w:fldCharType="separate"/>
        </w:r>
        <w:r w:rsidR="004B0F7D">
          <w:rPr>
            <w:noProof/>
          </w:rPr>
          <w:t>XI</w:t>
        </w:r>
        <w:r>
          <w:rPr>
            <w:noProof/>
          </w:rPr>
          <w:fldChar w:fldCharType="end"/>
        </w:r>
        <w:sdt>
          <w:sdtPr>
            <w:id w:val="-331989146"/>
            <w:docPartObj>
              <w:docPartGallery w:val="Page Numbers (Bottom of Page)"/>
              <w:docPartUnique/>
            </w:docPartObj>
          </w:sdtPr>
          <w:sdtEndPr/>
          <w:sdtContent>
            <w:r>
              <w:rPr>
                <w:noProof/>
              </w:rPr>
              <mc:AlternateContent>
                <mc:Choice Requires="wps">
                  <w:drawing>
                    <wp:anchor distT="4294967293" distB="4294967293" distL="114300" distR="114300" simplePos="0" relativeHeight="251664384" behindDoc="0" locked="0" layoutInCell="1" allowOverlap="1" wp14:anchorId="75DE60B5" wp14:editId="6F30EE32">
                      <wp:simplePos x="0" y="0"/>
                      <wp:positionH relativeFrom="column">
                        <wp:posOffset>48260</wp:posOffset>
                      </wp:positionH>
                      <wp:positionV relativeFrom="paragraph">
                        <wp:posOffset>100329</wp:posOffset>
                      </wp:positionV>
                      <wp:extent cx="5410200" cy="0"/>
                      <wp:effectExtent l="0" t="0" r="19050" b="19050"/>
                      <wp:wrapNone/>
                      <wp:docPr id="18"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line w14:anchorId="6E375F33" id="Line 25" o:spid="_x0000_s1026" style="position:absolute;z-index:25166438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wWEQIAACs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PgnsFhEC&#10;AAArBAAADgAAAAAAAAAAAAAAAAAuAgAAZHJzL2Uyb0RvYy54bWxQSwECLQAUAAYACAAAACEAssJ7&#10;HtsAAAAHAQAADwAAAAAAAAAAAAAAAABrBAAAZHJzL2Rvd25yZXYueG1sUEsFBgAAAAAEAAQA8wAA&#10;AHMFAAAAAA==&#10;" strokeweight="1pt"/>
                  </w:pict>
                </mc:Fallback>
              </mc:AlternateContent>
            </w:r>
          </w:sdtContent>
        </w:sdt>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7428458"/>
      <w:docPartObj>
        <w:docPartGallery w:val="Page Numbers (Bottom of Page)"/>
        <w:docPartUnique/>
      </w:docPartObj>
    </w:sdtPr>
    <w:sdtEndPr/>
    <w:sdtContent>
      <w:p w14:paraId="555E4CDD" w14:textId="11D354A5" w:rsidR="006A11AF" w:rsidRDefault="006A11AF" w:rsidP="00452ADC">
        <w:pPr>
          <w:spacing w:before="360"/>
          <w:jc w:val="center"/>
        </w:pPr>
        <w:r>
          <w:fldChar w:fldCharType="begin"/>
        </w:r>
        <w:r>
          <w:instrText xml:space="preserve"> PAGE   \* MERGEFORMAT </w:instrText>
        </w:r>
        <w:r>
          <w:fldChar w:fldCharType="separate"/>
        </w:r>
        <w:r w:rsidR="004B0F7D">
          <w:rPr>
            <w:noProof/>
          </w:rPr>
          <w:t>I</w:t>
        </w:r>
        <w:r>
          <w:rPr>
            <w:noProof/>
          </w:rPr>
          <w:fldChar w:fldCharType="end"/>
        </w:r>
        <w:sdt>
          <w:sdtPr>
            <w:id w:val="-572355976"/>
            <w:docPartObj>
              <w:docPartGallery w:val="Page Numbers (Bottom of Page)"/>
              <w:docPartUnique/>
            </w:docPartObj>
          </w:sdtPr>
          <w:sdtEndPr/>
          <w:sdtContent>
            <w:r>
              <w:rPr>
                <w:noProof/>
              </w:rPr>
              <mc:AlternateContent>
                <mc:Choice Requires="wps">
                  <w:drawing>
                    <wp:anchor distT="4294967293" distB="4294967293" distL="114300" distR="114300" simplePos="0" relativeHeight="251665408" behindDoc="0" locked="0" layoutInCell="1" allowOverlap="1" wp14:anchorId="0BF216FC" wp14:editId="616880B6">
                      <wp:simplePos x="0" y="0"/>
                      <wp:positionH relativeFrom="column">
                        <wp:posOffset>48260</wp:posOffset>
                      </wp:positionH>
                      <wp:positionV relativeFrom="paragraph">
                        <wp:posOffset>100329</wp:posOffset>
                      </wp:positionV>
                      <wp:extent cx="5410200" cy="0"/>
                      <wp:effectExtent l="0" t="0" r="19050" b="19050"/>
                      <wp:wrapNone/>
                      <wp:docPr id="21"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line w14:anchorId="06EAE9B5" id="Line 25" o:spid="_x0000_s1026" style="position:absolute;z-index:251665408;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bebEg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IG9t5s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9864788"/>
      <w:docPartObj>
        <w:docPartGallery w:val="Page Numbers (Bottom of Page)"/>
        <w:docPartUnique/>
      </w:docPartObj>
    </w:sdtPr>
    <w:sdtEndPr/>
    <w:sdtContent>
      <w:p w14:paraId="28C99F70" w14:textId="1F6757B9" w:rsidR="006A11AF" w:rsidRDefault="006A11AF" w:rsidP="00452ADC">
        <w:pPr>
          <w:spacing w:before="360"/>
          <w:jc w:val="center"/>
        </w:pPr>
        <w:r>
          <w:fldChar w:fldCharType="begin"/>
        </w:r>
        <w:r>
          <w:instrText xml:space="preserve"> PAGE   \* MERGEFORMAT </w:instrText>
        </w:r>
        <w:r>
          <w:fldChar w:fldCharType="separate"/>
        </w:r>
        <w:r w:rsidR="004B0F7D">
          <w:rPr>
            <w:noProof/>
          </w:rPr>
          <w:t>7</w:t>
        </w:r>
        <w:r>
          <w:rPr>
            <w:noProof/>
          </w:rPr>
          <w:fldChar w:fldCharType="end"/>
        </w:r>
        <w:r w:rsidRPr="00E072E3">
          <w:t xml:space="preserve"> </w:t>
        </w:r>
        <w:sdt>
          <w:sdtPr>
            <w:id w:val="-1108657247"/>
            <w:docPartObj>
              <w:docPartGallery w:val="Page Numbers (Bottom of Page)"/>
              <w:docPartUnique/>
            </w:docPartObj>
          </w:sdtPr>
          <w:sdtEndPr/>
          <w:sdtContent>
            <w:r>
              <w:rPr>
                <w:noProof/>
              </w:rPr>
              <mc:AlternateContent>
                <mc:Choice Requires="wps">
                  <w:drawing>
                    <wp:anchor distT="4294967294" distB="4294967294" distL="114300" distR="114300" simplePos="0" relativeHeight="251654144" behindDoc="0" locked="0" layoutInCell="1" allowOverlap="1" wp14:anchorId="1717145A" wp14:editId="6B748BA9">
                      <wp:simplePos x="0" y="0"/>
                      <wp:positionH relativeFrom="column">
                        <wp:posOffset>48260</wp:posOffset>
                      </wp:positionH>
                      <wp:positionV relativeFrom="paragraph">
                        <wp:posOffset>100329</wp:posOffset>
                      </wp:positionV>
                      <wp:extent cx="5410200" cy="0"/>
                      <wp:effectExtent l="0" t="0" r="19050" b="19050"/>
                      <wp:wrapNone/>
                      <wp:docPr id="24"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line w14:anchorId="7D99AE77" id="Line 25" o:spid="_x0000_s1026" style="position:absolute;z-index:2516541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GvEg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P7tsa8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90367696"/>
      <w:docPartObj>
        <w:docPartGallery w:val="Page Numbers (Bottom of Page)"/>
        <w:docPartUnique/>
      </w:docPartObj>
    </w:sdtPr>
    <w:sdtEndPr/>
    <w:sdtContent>
      <w:p w14:paraId="0126DEAA" w14:textId="5F8DCC90" w:rsidR="006A11AF" w:rsidRDefault="006A11AF" w:rsidP="00452ADC">
        <w:pPr>
          <w:spacing w:before="360"/>
          <w:jc w:val="center"/>
        </w:pPr>
        <w:r>
          <w:fldChar w:fldCharType="begin"/>
        </w:r>
        <w:r>
          <w:instrText xml:space="preserve"> PAGE   \* MERGEFORMAT </w:instrText>
        </w:r>
        <w:r>
          <w:fldChar w:fldCharType="separate"/>
        </w:r>
        <w:r w:rsidR="004B0F7D">
          <w:rPr>
            <w:noProof/>
          </w:rPr>
          <w:t>1</w:t>
        </w:r>
        <w:r>
          <w:rPr>
            <w:noProof/>
          </w:rPr>
          <w:fldChar w:fldCharType="end"/>
        </w:r>
        <w:sdt>
          <w:sdtPr>
            <w:id w:val="781450977"/>
            <w:docPartObj>
              <w:docPartGallery w:val="Page Numbers (Bottom of Page)"/>
              <w:docPartUnique/>
            </w:docPartObj>
          </w:sdtPr>
          <w:sdtEndPr/>
          <w:sdtContent>
            <w:r>
              <w:rPr>
                <w:noProof/>
              </w:rPr>
              <mc:AlternateContent>
                <mc:Choice Requires="wps">
                  <w:drawing>
                    <wp:anchor distT="4294967294" distB="4294967294" distL="114300" distR="114300" simplePos="0" relativeHeight="251656192" behindDoc="0" locked="0" layoutInCell="1" allowOverlap="1" wp14:anchorId="046F880A" wp14:editId="45C2AD9E">
                      <wp:simplePos x="0" y="0"/>
                      <wp:positionH relativeFrom="column">
                        <wp:posOffset>48260</wp:posOffset>
                      </wp:positionH>
                      <wp:positionV relativeFrom="paragraph">
                        <wp:posOffset>100329</wp:posOffset>
                      </wp:positionV>
                      <wp:extent cx="5410200" cy="0"/>
                      <wp:effectExtent l="0" t="0" r="19050" b="19050"/>
                      <wp:wrapNone/>
                      <wp:docPr id="26"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line w14:anchorId="5DECB78C" id="Line 25" o:spid="_x0000_s1026" style="position:absolute;z-index:25165619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jcEEg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KeaNwQ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1360848"/>
      <w:docPartObj>
        <w:docPartGallery w:val="Page Numbers (Bottom of Page)"/>
        <w:docPartUnique/>
      </w:docPartObj>
    </w:sdtPr>
    <w:sdtEndPr/>
    <w:sdtContent>
      <w:p w14:paraId="37E5FBDA" w14:textId="7BEA8913" w:rsidR="006A11AF" w:rsidRDefault="006A11AF" w:rsidP="00452ADC">
        <w:pPr>
          <w:spacing w:before="360"/>
          <w:jc w:val="center"/>
        </w:pPr>
        <w:r>
          <w:rPr>
            <w:noProof/>
          </w:rPr>
          <mc:AlternateContent>
            <mc:Choice Requires="wps">
              <w:drawing>
                <wp:anchor distT="4294967294" distB="4294967294" distL="114300" distR="114300" simplePos="0" relativeHeight="251657216" behindDoc="0" locked="0" layoutInCell="1" allowOverlap="1" wp14:anchorId="04AC906D" wp14:editId="6B2D5D44">
                  <wp:simplePos x="0" y="0"/>
                  <wp:positionH relativeFrom="column">
                    <wp:posOffset>48260</wp:posOffset>
                  </wp:positionH>
                  <wp:positionV relativeFrom="paragraph">
                    <wp:posOffset>100329</wp:posOffset>
                  </wp:positionV>
                  <wp:extent cx="5410200" cy="0"/>
                  <wp:effectExtent l="0" t="0" r="19050" b="19050"/>
                  <wp:wrapNone/>
                  <wp:docPr id="4"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line w14:anchorId="39C90633" id="Line 19" o:spid="_x0000_s1026" style="position:absolute;z-index:25165721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7R8zJhEC&#10;AAAqBAAADgAAAAAAAAAAAAAAAAAuAgAAZHJzL2Uyb0RvYy54bWxQSwECLQAUAAYACAAAACEAssJ7&#10;HtsAAAAHAQAADwAAAAAAAAAAAAAAAABrBAAAZHJzL2Rvd25yZXYueG1sUEsFBgAAAAAEAAQA8wAA&#10;AHMFAAAAAA==&#10;" strokeweight="1pt"/>
              </w:pict>
            </mc:Fallback>
          </mc:AlternateContent>
        </w:r>
        <w:r>
          <w:t xml:space="preserve"> </w:t>
        </w:r>
        <w:r>
          <w:fldChar w:fldCharType="begin"/>
        </w:r>
        <w:r>
          <w:instrText xml:space="preserve"> PAGE   \* MERGEFORMAT </w:instrText>
        </w:r>
        <w:r>
          <w:fldChar w:fldCharType="separate"/>
        </w:r>
        <w:r w:rsidR="004B0F7D">
          <w:rPr>
            <w:noProof/>
          </w:rPr>
          <w:t>89</w:t>
        </w:r>
        <w:r>
          <w:rPr>
            <w:noProof/>
          </w:rPr>
          <w:fldChar w:fldCharType="end"/>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3669B0" w14:textId="0509B81E" w:rsidR="006A11AF" w:rsidRDefault="006A11AF">
    <w:pPr>
      <w:spacing w:before="360"/>
      <w:jc w:val="center"/>
    </w:pPr>
    <w:r>
      <w:rPr>
        <w:noProof/>
      </w:rPr>
      <mc:AlternateContent>
        <mc:Choice Requires="wps">
          <w:drawing>
            <wp:anchor distT="4294967294" distB="4294967294" distL="114300" distR="114300" simplePos="0" relativeHeight="251653120" behindDoc="0" locked="0" layoutInCell="1" allowOverlap="1" wp14:anchorId="63071C11" wp14:editId="22CC9CCE">
              <wp:simplePos x="0" y="0"/>
              <wp:positionH relativeFrom="column">
                <wp:posOffset>48260</wp:posOffset>
              </wp:positionH>
              <wp:positionV relativeFrom="paragraph">
                <wp:posOffset>100329</wp:posOffset>
              </wp:positionV>
              <wp:extent cx="5410200" cy="0"/>
              <wp:effectExtent l="0" t="0" r="19050" b="1905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line w14:anchorId="2F1BD41C" id="Line 4" o:spid="_x0000_s1026" style="position:absolute;z-index:25165312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" strokeweight="1pt"/>
          </w:pict>
        </mc:Fallback>
      </mc:AlternateContent>
    </w:r>
    <w:r>
      <w:t xml:space="preserve"> </w:t>
    </w:r>
    <w:r>
      <w:fldChar w:fldCharType="begin"/>
    </w:r>
    <w:r>
      <w:instrText xml:space="preserve"> PAGE   \* MERGEFORMAT </w:instrText>
    </w:r>
    <w:r>
      <w:fldChar w:fldCharType="separate"/>
    </w:r>
    <w:r w:rsidR="004B0F7D">
      <w:rPr>
        <w:noProof/>
      </w:rPr>
      <w:t>85</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1557E2" w14:textId="77777777" w:rsidR="000603AB" w:rsidRDefault="000603AB">
      <w:pPr>
        <w:spacing w:line="240" w:lineRule="auto"/>
      </w:pPr>
      <w:r>
        <w:separator/>
      </w:r>
    </w:p>
  </w:footnote>
  <w:footnote w:type="continuationSeparator" w:id="0">
    <w:p w14:paraId="2EC7C5C1" w14:textId="77777777" w:rsidR="000603AB" w:rsidRDefault="000603A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69B0A1" w14:textId="77777777" w:rsidR="006A11AF" w:rsidRPr="00887EC3" w:rsidRDefault="006A11AF" w:rsidP="00452ADC">
    <w:pPr>
      <w:rPr>
        <w:rFonts w:ascii="Arial" w:hAnsi="Arial" w:cs="Arial"/>
        <w:b/>
        <w:bCs/>
      </w:rPr>
    </w:pPr>
    <w:r>
      <w:rPr>
        <w:noProof/>
      </w:rPr>
      <mc:AlternateContent>
        <mc:Choice Requires="wps">
          <w:drawing>
            <wp:anchor distT="4294967293" distB="4294967293" distL="114300" distR="114300" simplePos="0" relativeHeight="251658240" behindDoc="0" locked="0" layoutInCell="1" allowOverlap="1" wp14:anchorId="103D3D6B" wp14:editId="1869FBFA">
              <wp:simplePos x="0" y="0"/>
              <wp:positionH relativeFrom="column">
                <wp:posOffset>-27940</wp:posOffset>
              </wp:positionH>
              <wp:positionV relativeFrom="paragraph">
                <wp:posOffset>258444</wp:posOffset>
              </wp:positionV>
              <wp:extent cx="5410200" cy="0"/>
              <wp:effectExtent l="0" t="0" r="19050" b="19050"/>
              <wp:wrapNone/>
              <wp:docPr id="12"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line w14:anchorId="7754A909" id="Line 22" o:spid="_x0000_s1026" style="position:absolute;z-index:25165824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qG53&#10;ixECAAArBAAADgAAAAAAAAAAAAAAAAAuAgAAZHJzL2Uyb0RvYy54bWxQSwECLQAUAAYACAAAACEA&#10;oQAZS94AAAAIAQAADwAAAAAAAAAAAAAAAABrBAAAZHJzL2Rvd25yZXYueG1sUEsFBgAAAAAEAAQA&#10;8wAAAHYFAAAAAA==&#10;" strokeweight="1pt"/>
          </w:pict>
        </mc:Fallback>
      </mc:AlternateContent>
    </w:r>
    <w:r w:rsidRPr="00802716">
      <w:rPr>
        <w:shd w:val="clear" w:color="auto" w:fill="FFFFFF"/>
      </w:rPr>
      <w:t>Stanovení parametrů pro výpočet srdečního výdeje z dat celotělové bioimpedance</w:t>
    </w:r>
  </w:p>
  <w:p w14:paraId="15A9FFFC" w14:textId="77777777" w:rsidR="006A11AF" w:rsidRDefault="006A11AF" w:rsidP="00452ADC">
    <w:pPr>
      <w:pStyle w:val="Hlavika"/>
      <w:ind w:firstLine="28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678AEA" w14:textId="77777777" w:rsidR="006A11AF" w:rsidRPr="00887EC3" w:rsidRDefault="006A11AF" w:rsidP="00452ADC">
    <w:pPr>
      <w:rPr>
        <w:rFonts w:ascii="Arial" w:hAnsi="Arial" w:cs="Arial"/>
        <w:b/>
        <w:bCs/>
      </w:rPr>
    </w:pPr>
    <w:r>
      <w:rPr>
        <w:noProof/>
      </w:rPr>
      <mc:AlternateContent>
        <mc:Choice Requires="wps">
          <w:drawing>
            <wp:anchor distT="4294967293" distB="4294967293" distL="114300" distR="114300" simplePos="0" relativeHeight="251659264" behindDoc="0" locked="0" layoutInCell="1" allowOverlap="1" wp14:anchorId="23CDDB93" wp14:editId="2B6D6CCC">
              <wp:simplePos x="0" y="0"/>
              <wp:positionH relativeFrom="column">
                <wp:posOffset>-27940</wp:posOffset>
              </wp:positionH>
              <wp:positionV relativeFrom="paragraph">
                <wp:posOffset>258444</wp:posOffset>
              </wp:positionV>
              <wp:extent cx="5410200" cy="0"/>
              <wp:effectExtent l="0" t="0" r="19050" b="19050"/>
              <wp:wrapNone/>
              <wp:docPr id="9"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line w14:anchorId="112B06AC" id="Line 23" o:spid="_x0000_s1026" style="position:absolute;z-index:251659264;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ziMP&#10;FBECAAAqBAAADgAAAAAAAAAAAAAAAAAuAgAAZHJzL2Uyb0RvYy54bWxQSwECLQAUAAYACAAAACEA&#10;oQAZS94AAAAIAQAADwAAAAAAAAAAAAAAAABrBAAAZHJzL2Rvd25yZXYueG1sUEsFBgAAAAAEAAQA&#10;8wAAAHYFAAAAAA==&#10;" strokeweight="1pt"/>
          </w:pict>
        </mc:Fallback>
      </mc:AlternateContent>
    </w:r>
    <w:r w:rsidRPr="00802716">
      <w:rPr>
        <w:shd w:val="clear" w:color="auto" w:fill="FFFFFF"/>
      </w:rPr>
      <w:t>Stanovení parametrů pro výpočet srdečního výdeje z dat celotělové bioimpedance</w:t>
    </w:r>
  </w:p>
  <w:p w14:paraId="08491CBC" w14:textId="77777777" w:rsidR="006A11AF" w:rsidRDefault="006A11AF" w:rsidP="00452ADC">
    <w:pPr>
      <w:pStyle w:val="Hlavika"/>
      <w:ind w:firstLine="28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47851B" w14:textId="77777777" w:rsidR="006A11AF" w:rsidRPr="00887EC3" w:rsidRDefault="006A11AF" w:rsidP="00452ADC">
    <w:pPr>
      <w:rPr>
        <w:rFonts w:ascii="Arial" w:hAnsi="Arial" w:cs="Arial"/>
        <w:b/>
        <w:bCs/>
      </w:rPr>
    </w:pPr>
    <w:r>
      <w:rPr>
        <w:noProof/>
      </w:rPr>
      <mc:AlternateContent>
        <mc:Choice Requires="wps">
          <w:drawing>
            <wp:anchor distT="4294967293" distB="4294967293" distL="114300" distR="114300" simplePos="0" relativeHeight="251662336" behindDoc="0" locked="0" layoutInCell="1" allowOverlap="1" wp14:anchorId="0264737D" wp14:editId="62AF3057">
              <wp:simplePos x="0" y="0"/>
              <wp:positionH relativeFrom="column">
                <wp:posOffset>-27940</wp:posOffset>
              </wp:positionH>
              <wp:positionV relativeFrom="paragraph">
                <wp:posOffset>258444</wp:posOffset>
              </wp:positionV>
              <wp:extent cx="5410200" cy="0"/>
              <wp:effectExtent l="0" t="0" r="19050" b="19050"/>
              <wp:wrapNone/>
              <wp:docPr id="15"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line w14:anchorId="316DAC26" id="Line 22" o:spid="_x0000_s1026" style="position:absolute;z-index:251662336;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fcUEQ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jkn3&#10;FBECAAArBAAADgAAAAAAAAAAAAAAAAAuAgAAZHJzL2Uyb0RvYy54bWxQSwECLQAUAAYACAAAACEA&#10;oQAZS94AAAAIAQAADwAAAAAAAAAAAAAAAABrBAAAZHJzL2Rvd25yZXYueG1sUEsFBgAAAAAEAAQA&#10;8wAAAHYFAAAAAA==&#10;" strokeweight="1pt"/>
          </w:pict>
        </mc:Fallback>
      </mc:AlternateContent>
    </w:r>
    <w:r w:rsidRPr="00802716">
      <w:rPr>
        <w:shd w:val="clear" w:color="auto" w:fill="FFFFFF"/>
      </w:rPr>
      <w:t>Stanovení parametrů pro výpočet srdečního výdeje z dat celotělové bioimpedance</w:t>
    </w:r>
  </w:p>
  <w:p w14:paraId="5ACA2929" w14:textId="77777777" w:rsidR="006A11AF" w:rsidRDefault="006A11AF" w:rsidP="00452ADC">
    <w:pPr>
      <w:pStyle w:val="Hlavika"/>
      <w:ind w:firstLine="284"/>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1047CE" w14:textId="77777777" w:rsidR="006A11AF" w:rsidRPr="00887EC3" w:rsidRDefault="006A11AF" w:rsidP="00452ADC">
    <w:pPr>
      <w:rPr>
        <w:rFonts w:ascii="Arial" w:hAnsi="Arial" w:cs="Arial"/>
        <w:b/>
        <w:bCs/>
      </w:rPr>
    </w:pPr>
    <w:r>
      <w:rPr>
        <w:noProof/>
      </w:rPr>
      <mc:AlternateContent>
        <mc:Choice Requires="wps">
          <w:drawing>
            <wp:anchor distT="4294967293" distB="4294967293" distL="114300" distR="114300" simplePos="0" relativeHeight="251663360" behindDoc="0" locked="0" layoutInCell="1" allowOverlap="1" wp14:anchorId="432EEA7A" wp14:editId="79E61CF7">
              <wp:simplePos x="0" y="0"/>
              <wp:positionH relativeFrom="column">
                <wp:posOffset>-27940</wp:posOffset>
              </wp:positionH>
              <wp:positionV relativeFrom="paragraph">
                <wp:posOffset>258444</wp:posOffset>
              </wp:positionV>
              <wp:extent cx="5410200" cy="0"/>
              <wp:effectExtent l="0" t="0" r="19050" b="19050"/>
              <wp:wrapNone/>
              <wp:docPr id="19"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line w14:anchorId="00B885BF" id="Line 23" o:spid="_x0000_s1026" style="position:absolute;z-index:251663360;visibility:visible;mso-wrap-style:square;mso-width-percent:0;mso-height-percent:0;mso-wrap-distance-left:9pt;mso-wrap-distance-top:-8e-5mm;mso-wrap-distance-right:9pt;mso-wrap-distance-bottom:-8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" strokeweight="1pt"/>
          </w:pict>
        </mc:Fallback>
      </mc:AlternateContent>
    </w:r>
    <w:r w:rsidRPr="00802716">
      <w:rPr>
        <w:shd w:val="clear" w:color="auto" w:fill="FFFFFF"/>
      </w:rPr>
      <w:t>Stanovení parametrů pro výpočet srdečního výdeje z dat celotělové bioimpedance</w:t>
    </w:r>
  </w:p>
  <w:p w14:paraId="4D9F6986" w14:textId="77777777" w:rsidR="006A11AF" w:rsidRDefault="006A11AF" w:rsidP="00452ADC">
    <w:pPr>
      <w:pStyle w:val="Hlavika"/>
      <w:ind w:firstLine="284"/>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63CE29" w14:textId="77777777" w:rsidR="006A11AF" w:rsidRPr="00887EC3" w:rsidRDefault="006A11AF" w:rsidP="00452ADC">
    <w:pPr>
      <w:rPr>
        <w:rFonts w:ascii="Arial" w:hAnsi="Arial" w:cs="Arial"/>
        <w:b/>
        <w:bCs/>
      </w:rPr>
    </w:pPr>
    <w:r>
      <w:rPr>
        <w:noProof/>
      </w:rPr>
      <mc:AlternateContent>
        <mc:Choice Requires="wps">
          <w:drawing>
            <wp:anchor distT="4294967294" distB="4294967294" distL="114300" distR="114300" simplePos="0" relativeHeight="251650048" behindDoc="0" locked="0" layoutInCell="1" allowOverlap="1" wp14:anchorId="011EA4AE" wp14:editId="0FA06388">
              <wp:simplePos x="0" y="0"/>
              <wp:positionH relativeFrom="column">
                <wp:posOffset>-27940</wp:posOffset>
              </wp:positionH>
              <wp:positionV relativeFrom="paragraph">
                <wp:posOffset>258444</wp:posOffset>
              </wp:positionV>
              <wp:extent cx="5410200" cy="0"/>
              <wp:effectExtent l="0" t="0" r="19050" b="19050"/>
              <wp:wrapNone/>
              <wp:docPr id="22"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line w14:anchorId="5EF6822C" id="Line 22" o:spid="_x0000_s1026" style="position:absolute;z-index:25165004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PLXd&#10;fRECAAArBAAADgAAAAAAAAAAAAAAAAAuAgAAZHJzL2Uyb0RvYy54bWxQSwECLQAUAAYACAAAACEA&#10;oQAZS94AAAAIAQAADwAAAAAAAAAAAAAAAABrBAAAZHJzL2Rvd25yZXYueG1sUEsFBgAAAAAEAAQA&#10;8wAAAHYFA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14:paraId="17E8B1D2" w14:textId="77777777" w:rsidR="006A11AF" w:rsidRDefault="006A11AF" w:rsidP="00452ADC">
    <w:pPr>
      <w:pStyle w:val="Hlavika"/>
      <w:ind w:firstLine="284"/>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B9963B" w14:textId="77777777" w:rsidR="006A11AF" w:rsidRPr="00887EC3" w:rsidRDefault="006A11AF" w:rsidP="00452ADC">
    <w:pPr>
      <w:rPr>
        <w:rFonts w:ascii="Arial" w:hAnsi="Arial" w:cs="Arial"/>
        <w:b/>
        <w:bCs/>
      </w:rPr>
    </w:pPr>
    <w:r>
      <w:rPr>
        <w:noProof/>
      </w:rPr>
      <mc:AlternateContent>
        <mc:Choice Requires="wps">
          <w:drawing>
            <wp:anchor distT="4294967294" distB="4294967294" distL="114300" distR="114300" simplePos="0" relativeHeight="251652096" behindDoc="0" locked="0" layoutInCell="1" allowOverlap="1" wp14:anchorId="711EB51C" wp14:editId="4216EC2E">
              <wp:simplePos x="0" y="0"/>
              <wp:positionH relativeFrom="column">
                <wp:posOffset>-27940</wp:posOffset>
              </wp:positionH>
              <wp:positionV relativeFrom="paragraph">
                <wp:posOffset>258444</wp:posOffset>
              </wp:positionV>
              <wp:extent cx="5410200" cy="0"/>
              <wp:effectExtent l="0" t="0" r="19050" b="19050"/>
              <wp:wrapNone/>
              <wp:docPr id="25"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line w14:anchorId="4AF446A8" id="Line 23" o:spid="_x0000_s1026" style="position:absolute;z-index:25165209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14:paraId="05C52CA7" w14:textId="77777777" w:rsidR="006A11AF" w:rsidRDefault="006A11AF" w:rsidP="00452ADC">
    <w:pPr>
      <w:pStyle w:val="Hlavika"/>
      <w:ind w:firstLine="284"/>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1D5EAC" w14:textId="77777777" w:rsidR="006A11AF" w:rsidRPr="00887EC3" w:rsidRDefault="006A11AF" w:rsidP="00452ADC">
    <w:pPr>
      <w:rPr>
        <w:rFonts w:ascii="Arial" w:hAnsi="Arial" w:cs="Arial"/>
        <w:b/>
        <w:bCs/>
      </w:rPr>
    </w:pPr>
    <w:r>
      <w:rPr>
        <w:noProof/>
      </w:rPr>
      <mc:AlternateContent>
        <mc:Choice Requires="wps">
          <w:drawing>
            <wp:anchor distT="4294967294" distB="4294967294" distL="114300" distR="114300" simplePos="0" relativeHeight="251655168" behindDoc="0" locked="0" layoutInCell="1" allowOverlap="1" wp14:anchorId="66586709" wp14:editId="6875A7A0">
              <wp:simplePos x="0" y="0"/>
              <wp:positionH relativeFrom="column">
                <wp:posOffset>-27940</wp:posOffset>
              </wp:positionH>
              <wp:positionV relativeFrom="paragraph">
                <wp:posOffset>258444</wp:posOffset>
              </wp:positionV>
              <wp:extent cx="5410200" cy="0"/>
              <wp:effectExtent l="0" t="0" r="19050" b="19050"/>
              <wp:wrapNone/>
              <wp:docPr id="8"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line w14:anchorId="6FEFEA4B" id="Line 5" o:spid="_x0000_s1026" style="position:absolute;z-index:25165516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WmqEAIAACk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14:paraId="61C5DA54" w14:textId="77777777" w:rsidR="006A11AF" w:rsidRDefault="006A11AF" w:rsidP="00452ADC">
    <w:pPr>
      <w:pStyle w:val="Hlavika"/>
      <w:ind w:firstLine="284"/>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373CFC" w14:textId="77777777" w:rsidR="006A11AF" w:rsidRDefault="006A11AF" w:rsidP="00452ADC">
    <w:pPr>
      <w:rPr>
        <w:rFonts w:ascii="Arial" w:hAnsi="Arial" w:cs="Arial"/>
        <w:b/>
        <w:bCs/>
      </w:rPr>
    </w:pPr>
    <w:r>
      <w:rPr>
        <w:noProof/>
      </w:rPr>
      <mc:AlternateContent>
        <mc:Choice Requires="wps">
          <w:drawing>
            <wp:anchor distT="4294967294" distB="4294967294" distL="114300" distR="114300" simplePos="0" relativeHeight="251651072" behindDoc="0" locked="0" layoutInCell="1" allowOverlap="1" wp14:anchorId="465FF855" wp14:editId="6AC6ADD1">
              <wp:simplePos x="0" y="0"/>
              <wp:positionH relativeFrom="column">
                <wp:posOffset>-27940</wp:posOffset>
              </wp:positionH>
              <wp:positionV relativeFrom="paragraph">
                <wp:posOffset>258444</wp:posOffset>
              </wp:positionV>
              <wp:extent cx="5410200" cy="0"/>
              <wp:effectExtent l="0" t="0" r="19050" b="19050"/>
              <wp:wrapNone/>
              <wp:docPr id="3"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line w14:anchorId="0BE27DAB" id="Line 3" o:spid="_x0000_s1026" style="position:absolute;z-index:2516510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" strokeweight="1pt"/>
          </w:pict>
        </mc:Fallback>
      </mc:AlternateContent>
    </w:r>
    <w:r w:rsidRPr="00887EC3">
      <w:rPr>
        <w:shd w:val="clear" w:color="auto" w:fill="FFFFFF"/>
      </w:rPr>
      <w:t xml:space="preserve"> </w:t>
    </w:r>
    <w:r w:rsidRPr="00802716">
      <w:rPr>
        <w:shd w:val="clear" w:color="auto" w:fill="FFFFFF"/>
      </w:rPr>
      <w:t>Stanovení parametrů pro výpočet srdečního výdeje z dat celotělové bioimpedance</w:t>
    </w:r>
  </w:p>
  <w:p w14:paraId="012B4BDE" w14:textId="77777777" w:rsidR="006A11AF" w:rsidRDefault="006A11AF">
    <w:pPr>
      <w:pStyle w:val="Hlavik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94FDC"/>
    <w:multiLevelType w:val="hybridMultilevel"/>
    <w:tmpl w:val="DD9E99DC"/>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nsid w:val="0A6E47DC"/>
    <w:multiLevelType w:val="hybridMultilevel"/>
    <w:tmpl w:val="B90EDDF2"/>
    <w:lvl w:ilvl="0" w:tplc="04050001">
      <w:start w:val="1"/>
      <w:numFmt w:val="bullet"/>
      <w:lvlText w:val=""/>
      <w:lvlJc w:val="left"/>
      <w:pPr>
        <w:ind w:left="720" w:hanging="360"/>
      </w:pPr>
      <w:rPr>
        <w:rFonts w:ascii="Symbol" w:hAnsi="Symbol"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nsid w:val="0E87024A"/>
    <w:multiLevelType w:val="hybridMultilevel"/>
    <w:tmpl w:val="1B5CE0D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nsid w:val="119E0A3F"/>
    <w:multiLevelType w:val="hybridMultilevel"/>
    <w:tmpl w:val="8E1C6A5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nsid w:val="15687E78"/>
    <w:multiLevelType w:val="hybridMultilevel"/>
    <w:tmpl w:val="4E34B23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nsid w:val="19714219"/>
    <w:multiLevelType w:val="hybridMultilevel"/>
    <w:tmpl w:val="1898E6B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1D602191"/>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EB00A5D"/>
    <w:multiLevelType w:val="hybridMultilevel"/>
    <w:tmpl w:val="E2B6FF74"/>
    <w:lvl w:ilvl="0" w:tplc="AA1EC91A">
      <w:start w:val="1"/>
      <w:numFmt w:val="decimal"/>
      <w:lvlText w:val="%1."/>
      <w:lvlJc w:val="left"/>
      <w:pPr>
        <w:ind w:left="720" w:hanging="360"/>
      </w:pPr>
      <w:rPr>
        <w:rFonts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nsid w:val="22137ABE"/>
    <w:multiLevelType w:val="hybridMultilevel"/>
    <w:tmpl w:val="405C780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nsid w:val="26694A4D"/>
    <w:multiLevelType w:val="hybridMultilevel"/>
    <w:tmpl w:val="4FB8D87A"/>
    <w:lvl w:ilvl="0" w:tplc="2F205F52">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
    <w:nsid w:val="296C4D6E"/>
    <w:multiLevelType w:val="hybridMultilevel"/>
    <w:tmpl w:val="0270CF86"/>
    <w:lvl w:ilvl="0" w:tplc="4CFA7D4A">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nsid w:val="2B81389B"/>
    <w:multiLevelType w:val="hybridMultilevel"/>
    <w:tmpl w:val="89C2812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nsid w:val="2C4F0038"/>
    <w:multiLevelType w:val="hybridMultilevel"/>
    <w:tmpl w:val="AFFAAA62"/>
    <w:lvl w:ilvl="0" w:tplc="6DA0EB0C">
      <w:start w:val="1"/>
      <w:numFmt w:val="lowerLetter"/>
      <w:lvlText w:val="%1)"/>
      <w:lvlJc w:val="left"/>
      <w:pPr>
        <w:tabs>
          <w:tab w:val="num" w:pos="930"/>
        </w:tabs>
        <w:ind w:left="930" w:hanging="360"/>
      </w:pPr>
      <w:rPr>
        <w:rFonts w:cs="Times New Roman" w:hint="default"/>
      </w:rPr>
    </w:lvl>
    <w:lvl w:ilvl="1" w:tplc="04050019">
      <w:start w:val="1"/>
      <w:numFmt w:val="lowerLetter"/>
      <w:lvlText w:val="%2."/>
      <w:lvlJc w:val="left"/>
      <w:pPr>
        <w:tabs>
          <w:tab w:val="num" w:pos="1650"/>
        </w:tabs>
        <w:ind w:left="1650" w:hanging="360"/>
      </w:pPr>
      <w:rPr>
        <w:rFonts w:cs="Times New Roman"/>
      </w:rPr>
    </w:lvl>
    <w:lvl w:ilvl="2" w:tplc="0405001B">
      <w:start w:val="1"/>
      <w:numFmt w:val="lowerRoman"/>
      <w:lvlText w:val="%3."/>
      <w:lvlJc w:val="right"/>
      <w:pPr>
        <w:tabs>
          <w:tab w:val="num" w:pos="2370"/>
        </w:tabs>
        <w:ind w:left="2370" w:hanging="180"/>
      </w:pPr>
      <w:rPr>
        <w:rFonts w:cs="Times New Roman"/>
      </w:rPr>
    </w:lvl>
    <w:lvl w:ilvl="3" w:tplc="0405000F">
      <w:start w:val="1"/>
      <w:numFmt w:val="decimal"/>
      <w:lvlText w:val="%4."/>
      <w:lvlJc w:val="left"/>
      <w:pPr>
        <w:tabs>
          <w:tab w:val="num" w:pos="3090"/>
        </w:tabs>
        <w:ind w:left="3090" w:hanging="360"/>
      </w:pPr>
      <w:rPr>
        <w:rFonts w:cs="Times New Roman"/>
      </w:rPr>
    </w:lvl>
    <w:lvl w:ilvl="4" w:tplc="04050019">
      <w:start w:val="1"/>
      <w:numFmt w:val="lowerLetter"/>
      <w:lvlText w:val="%5."/>
      <w:lvlJc w:val="left"/>
      <w:pPr>
        <w:tabs>
          <w:tab w:val="num" w:pos="3810"/>
        </w:tabs>
        <w:ind w:left="3810" w:hanging="360"/>
      </w:pPr>
      <w:rPr>
        <w:rFonts w:cs="Times New Roman"/>
      </w:rPr>
    </w:lvl>
    <w:lvl w:ilvl="5" w:tplc="0405001B">
      <w:start w:val="1"/>
      <w:numFmt w:val="lowerRoman"/>
      <w:lvlText w:val="%6."/>
      <w:lvlJc w:val="right"/>
      <w:pPr>
        <w:tabs>
          <w:tab w:val="num" w:pos="4530"/>
        </w:tabs>
        <w:ind w:left="4530" w:hanging="180"/>
      </w:pPr>
      <w:rPr>
        <w:rFonts w:cs="Times New Roman"/>
      </w:rPr>
    </w:lvl>
    <w:lvl w:ilvl="6" w:tplc="0405000F">
      <w:start w:val="1"/>
      <w:numFmt w:val="decimal"/>
      <w:lvlText w:val="%7."/>
      <w:lvlJc w:val="left"/>
      <w:pPr>
        <w:tabs>
          <w:tab w:val="num" w:pos="5250"/>
        </w:tabs>
        <w:ind w:left="5250" w:hanging="360"/>
      </w:pPr>
      <w:rPr>
        <w:rFonts w:cs="Times New Roman"/>
      </w:rPr>
    </w:lvl>
    <w:lvl w:ilvl="7" w:tplc="04050019">
      <w:start w:val="1"/>
      <w:numFmt w:val="lowerLetter"/>
      <w:lvlText w:val="%8."/>
      <w:lvlJc w:val="left"/>
      <w:pPr>
        <w:tabs>
          <w:tab w:val="num" w:pos="5970"/>
        </w:tabs>
        <w:ind w:left="5970" w:hanging="360"/>
      </w:pPr>
      <w:rPr>
        <w:rFonts w:cs="Times New Roman"/>
      </w:rPr>
    </w:lvl>
    <w:lvl w:ilvl="8" w:tplc="0405001B">
      <w:start w:val="1"/>
      <w:numFmt w:val="lowerRoman"/>
      <w:lvlText w:val="%9."/>
      <w:lvlJc w:val="right"/>
      <w:pPr>
        <w:tabs>
          <w:tab w:val="num" w:pos="6690"/>
        </w:tabs>
        <w:ind w:left="6690" w:hanging="180"/>
      </w:pPr>
      <w:rPr>
        <w:rFonts w:cs="Times New Roman"/>
      </w:rPr>
    </w:lvl>
  </w:abstractNum>
  <w:abstractNum w:abstractNumId="13">
    <w:nsid w:val="31856B51"/>
    <w:multiLevelType w:val="hybridMultilevel"/>
    <w:tmpl w:val="9A02B9A8"/>
    <w:lvl w:ilvl="0" w:tplc="F568301A">
      <w:numFmt w:val="bullet"/>
      <w:lvlText w:val="-"/>
      <w:lvlJc w:val="left"/>
      <w:pPr>
        <w:ind w:left="720" w:hanging="360"/>
      </w:pPr>
      <w:rPr>
        <w:rFonts w:ascii="Calibri Light" w:eastAsia="Times New Roman" w:hAnsi="Calibri Light" w:cs="Calibri Light"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nsid w:val="32116A48"/>
    <w:multiLevelType w:val="hybridMultilevel"/>
    <w:tmpl w:val="51605CE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nsid w:val="369709AF"/>
    <w:multiLevelType w:val="hybridMultilevel"/>
    <w:tmpl w:val="65A26DA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nsid w:val="3B23700E"/>
    <w:multiLevelType w:val="hybridMultilevel"/>
    <w:tmpl w:val="DFCC37D2"/>
    <w:lvl w:ilvl="0" w:tplc="0405000F">
      <w:start w:val="1"/>
      <w:numFmt w:val="decimal"/>
      <w:lvlText w:val="%1."/>
      <w:lvlJc w:val="left"/>
      <w:pPr>
        <w:ind w:left="720" w:hanging="360"/>
      </w:pPr>
      <w:rPr>
        <w:rFont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nsid w:val="3D953D21"/>
    <w:multiLevelType w:val="hybridMultilevel"/>
    <w:tmpl w:val="C2CEFC7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nsid w:val="44BE78A6"/>
    <w:multiLevelType w:val="hybridMultilevel"/>
    <w:tmpl w:val="073A9F7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nsid w:val="45C60101"/>
    <w:multiLevelType w:val="hybridMultilevel"/>
    <w:tmpl w:val="6D585E7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0">
    <w:nsid w:val="4B764052"/>
    <w:multiLevelType w:val="hybridMultilevel"/>
    <w:tmpl w:val="8842D8A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nsid w:val="4CE35E81"/>
    <w:multiLevelType w:val="hybridMultilevel"/>
    <w:tmpl w:val="9D9284F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nsid w:val="57F340D5"/>
    <w:multiLevelType w:val="hybridMultilevel"/>
    <w:tmpl w:val="D5D622C0"/>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nsid w:val="59B41B9F"/>
    <w:multiLevelType w:val="hybridMultilevel"/>
    <w:tmpl w:val="6D585E7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4">
    <w:nsid w:val="5D1B2517"/>
    <w:multiLevelType w:val="hybridMultilevel"/>
    <w:tmpl w:val="27E6F5D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nsid w:val="652228F7"/>
    <w:multiLevelType w:val="hybridMultilevel"/>
    <w:tmpl w:val="758A988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nsid w:val="66661626"/>
    <w:multiLevelType w:val="multilevel"/>
    <w:tmpl w:val="0A2A57C8"/>
    <w:lvl w:ilvl="0">
      <w:start w:val="1"/>
      <w:numFmt w:val="decimal"/>
      <w:pStyle w:val="Nadpis1"/>
      <w:lvlText w:val="%1"/>
      <w:lvlJc w:val="left"/>
      <w:pPr>
        <w:ind w:left="1282" w:hanging="432"/>
      </w:pPr>
    </w:lvl>
    <w:lvl w:ilvl="1">
      <w:start w:val="1"/>
      <w:numFmt w:val="decimal"/>
      <w:pStyle w:val="Nadpis2"/>
      <w:lvlText w:val="%1.%2"/>
      <w:lvlJc w:val="left"/>
      <w:pPr>
        <w:ind w:left="1426" w:hanging="576"/>
      </w:pPr>
    </w:lvl>
    <w:lvl w:ilvl="2">
      <w:start w:val="1"/>
      <w:numFmt w:val="decimal"/>
      <w:pStyle w:val="Nadpis3"/>
      <w:lvlText w:val="%1.%2.%3"/>
      <w:lvlJc w:val="left"/>
      <w:pPr>
        <w:ind w:left="1570" w:hanging="720"/>
      </w:pPr>
    </w:lvl>
    <w:lvl w:ilvl="3">
      <w:start w:val="1"/>
      <w:numFmt w:val="decimal"/>
      <w:pStyle w:val="Nadpis4"/>
      <w:lvlText w:val="%1.%2.%3.%4"/>
      <w:lvlJc w:val="left"/>
      <w:pPr>
        <w:ind w:left="1714" w:hanging="864"/>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Nadpis5"/>
      <w:lvlText w:val="%1.%2.%3.%4.%5"/>
      <w:lvlJc w:val="left"/>
      <w:pPr>
        <w:ind w:left="1858" w:hanging="1008"/>
      </w:pPr>
    </w:lvl>
    <w:lvl w:ilvl="5">
      <w:start w:val="1"/>
      <w:numFmt w:val="decimal"/>
      <w:pStyle w:val="Nadpis6"/>
      <w:lvlText w:val="%1.%2.%3.%4.%5.%6"/>
      <w:lvlJc w:val="left"/>
      <w:pPr>
        <w:ind w:left="2002" w:hanging="1152"/>
      </w:pPr>
    </w:lvl>
    <w:lvl w:ilvl="6">
      <w:start w:val="1"/>
      <w:numFmt w:val="decimal"/>
      <w:pStyle w:val="Nadpis7"/>
      <w:lvlText w:val="%1.%2.%3.%4.%5.%6.%7"/>
      <w:lvlJc w:val="left"/>
      <w:pPr>
        <w:ind w:left="2146" w:hanging="1296"/>
      </w:pPr>
    </w:lvl>
    <w:lvl w:ilvl="7">
      <w:start w:val="1"/>
      <w:numFmt w:val="decimal"/>
      <w:pStyle w:val="Nadpis8"/>
      <w:lvlText w:val="%1.%2.%3.%4.%5.%6.%7.%8"/>
      <w:lvlJc w:val="left"/>
      <w:pPr>
        <w:ind w:left="2290" w:hanging="1440"/>
      </w:pPr>
    </w:lvl>
    <w:lvl w:ilvl="8">
      <w:start w:val="1"/>
      <w:numFmt w:val="decimal"/>
      <w:pStyle w:val="Nadpis9"/>
      <w:lvlText w:val="%1.%2.%3.%4.%5.%6.%7.%8.%9"/>
      <w:lvlJc w:val="left"/>
      <w:pPr>
        <w:ind w:left="2434" w:hanging="1584"/>
      </w:pPr>
    </w:lvl>
  </w:abstractNum>
  <w:abstractNum w:abstractNumId="27">
    <w:nsid w:val="67FF6C41"/>
    <w:multiLevelType w:val="hybridMultilevel"/>
    <w:tmpl w:val="8DE4CC3A"/>
    <w:lvl w:ilvl="0" w:tplc="0405000F">
      <w:start w:val="1"/>
      <w:numFmt w:val="decimal"/>
      <w:lvlText w:val="%1."/>
      <w:lvlJc w:val="left"/>
      <w:pPr>
        <w:ind w:left="780" w:hanging="360"/>
      </w:pPr>
    </w:lvl>
    <w:lvl w:ilvl="1" w:tplc="04050019">
      <w:start w:val="1"/>
      <w:numFmt w:val="lowerLetter"/>
      <w:lvlText w:val="%2."/>
      <w:lvlJc w:val="left"/>
      <w:pPr>
        <w:ind w:left="1500" w:hanging="360"/>
      </w:pPr>
    </w:lvl>
    <w:lvl w:ilvl="2" w:tplc="0405001B" w:tentative="1">
      <w:start w:val="1"/>
      <w:numFmt w:val="lowerRoman"/>
      <w:lvlText w:val="%3."/>
      <w:lvlJc w:val="right"/>
      <w:pPr>
        <w:ind w:left="2220" w:hanging="180"/>
      </w:pPr>
    </w:lvl>
    <w:lvl w:ilvl="3" w:tplc="0405000F" w:tentative="1">
      <w:start w:val="1"/>
      <w:numFmt w:val="decimal"/>
      <w:lvlText w:val="%4."/>
      <w:lvlJc w:val="left"/>
      <w:pPr>
        <w:ind w:left="2940" w:hanging="360"/>
      </w:pPr>
    </w:lvl>
    <w:lvl w:ilvl="4" w:tplc="04050019" w:tentative="1">
      <w:start w:val="1"/>
      <w:numFmt w:val="lowerLetter"/>
      <w:lvlText w:val="%5."/>
      <w:lvlJc w:val="left"/>
      <w:pPr>
        <w:ind w:left="3660" w:hanging="360"/>
      </w:pPr>
    </w:lvl>
    <w:lvl w:ilvl="5" w:tplc="0405001B" w:tentative="1">
      <w:start w:val="1"/>
      <w:numFmt w:val="lowerRoman"/>
      <w:lvlText w:val="%6."/>
      <w:lvlJc w:val="right"/>
      <w:pPr>
        <w:ind w:left="4380" w:hanging="180"/>
      </w:pPr>
    </w:lvl>
    <w:lvl w:ilvl="6" w:tplc="0405000F" w:tentative="1">
      <w:start w:val="1"/>
      <w:numFmt w:val="decimal"/>
      <w:lvlText w:val="%7."/>
      <w:lvlJc w:val="left"/>
      <w:pPr>
        <w:ind w:left="5100" w:hanging="360"/>
      </w:pPr>
    </w:lvl>
    <w:lvl w:ilvl="7" w:tplc="04050019" w:tentative="1">
      <w:start w:val="1"/>
      <w:numFmt w:val="lowerLetter"/>
      <w:lvlText w:val="%8."/>
      <w:lvlJc w:val="left"/>
      <w:pPr>
        <w:ind w:left="5820" w:hanging="360"/>
      </w:pPr>
    </w:lvl>
    <w:lvl w:ilvl="8" w:tplc="0405001B" w:tentative="1">
      <w:start w:val="1"/>
      <w:numFmt w:val="lowerRoman"/>
      <w:lvlText w:val="%9."/>
      <w:lvlJc w:val="right"/>
      <w:pPr>
        <w:ind w:left="6540" w:hanging="180"/>
      </w:pPr>
    </w:lvl>
  </w:abstractNum>
  <w:abstractNum w:abstractNumId="28">
    <w:nsid w:val="6D4A730A"/>
    <w:multiLevelType w:val="hybridMultilevel"/>
    <w:tmpl w:val="1F92768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nsid w:val="73112737"/>
    <w:multiLevelType w:val="multilevel"/>
    <w:tmpl w:val="497A4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5935FF7"/>
    <w:multiLevelType w:val="hybridMultilevel"/>
    <w:tmpl w:val="2B523004"/>
    <w:lvl w:ilvl="0" w:tplc="4BAC6DBC">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nsid w:val="75AA3C43"/>
    <w:multiLevelType w:val="hybridMultilevel"/>
    <w:tmpl w:val="C1B82BC4"/>
    <w:lvl w:ilvl="0" w:tplc="A6D026C8">
      <w:start w:val="1"/>
      <w:numFmt w:val="decimal"/>
      <w:pStyle w:val="Figuretext"/>
      <w:lvlText w:val="Fig %1."/>
      <w:lvlJc w:val="left"/>
      <w:pPr>
        <w:tabs>
          <w:tab w:val="num" w:pos="0"/>
        </w:tabs>
      </w:pPr>
      <w:rPr>
        <w:rFonts w:ascii="Times New Roman" w:hAnsi="Times New Roman" w:cs="Times New Roman" w:hint="default"/>
        <w:b w:val="0"/>
        <w:i w:val="0"/>
        <w:sz w:val="24"/>
      </w:rPr>
    </w:lvl>
    <w:lvl w:ilvl="1" w:tplc="0405000F">
      <w:start w:val="1"/>
      <w:numFmt w:val="decimal"/>
      <w:lvlText w:val="%2."/>
      <w:lvlJc w:val="left"/>
      <w:pPr>
        <w:tabs>
          <w:tab w:val="num" w:pos="1440"/>
        </w:tabs>
        <w:ind w:left="1440" w:hanging="360"/>
      </w:pPr>
      <w:rPr>
        <w:rFonts w:cs="Times New Roman" w:hint="default"/>
        <w:b w:val="0"/>
        <w:i w:val="0"/>
        <w:sz w:val="24"/>
      </w:rPr>
    </w:lvl>
    <w:lvl w:ilvl="2" w:tplc="0405001B" w:tentative="1">
      <w:start w:val="1"/>
      <w:numFmt w:val="lowerRoman"/>
      <w:lvlText w:val="%3."/>
      <w:lvlJc w:val="right"/>
      <w:pPr>
        <w:tabs>
          <w:tab w:val="num" w:pos="2160"/>
        </w:tabs>
        <w:ind w:left="2160" w:hanging="180"/>
      </w:pPr>
      <w:rPr>
        <w:rFonts w:cs="Times New Roman"/>
      </w:rPr>
    </w:lvl>
    <w:lvl w:ilvl="3" w:tplc="0405000F" w:tentative="1">
      <w:start w:val="1"/>
      <w:numFmt w:val="decimal"/>
      <w:lvlText w:val="%4."/>
      <w:lvlJc w:val="left"/>
      <w:pPr>
        <w:tabs>
          <w:tab w:val="num" w:pos="2880"/>
        </w:tabs>
        <w:ind w:left="2880" w:hanging="360"/>
      </w:pPr>
      <w:rPr>
        <w:rFonts w:cs="Times New Roman"/>
      </w:rPr>
    </w:lvl>
    <w:lvl w:ilvl="4" w:tplc="04050019" w:tentative="1">
      <w:start w:val="1"/>
      <w:numFmt w:val="lowerLetter"/>
      <w:lvlText w:val="%5."/>
      <w:lvlJc w:val="left"/>
      <w:pPr>
        <w:tabs>
          <w:tab w:val="num" w:pos="3600"/>
        </w:tabs>
        <w:ind w:left="3600" w:hanging="360"/>
      </w:pPr>
      <w:rPr>
        <w:rFonts w:cs="Times New Roman"/>
      </w:rPr>
    </w:lvl>
    <w:lvl w:ilvl="5" w:tplc="0405001B" w:tentative="1">
      <w:start w:val="1"/>
      <w:numFmt w:val="lowerRoman"/>
      <w:lvlText w:val="%6."/>
      <w:lvlJc w:val="right"/>
      <w:pPr>
        <w:tabs>
          <w:tab w:val="num" w:pos="4320"/>
        </w:tabs>
        <w:ind w:left="4320" w:hanging="180"/>
      </w:pPr>
      <w:rPr>
        <w:rFonts w:cs="Times New Roman"/>
      </w:rPr>
    </w:lvl>
    <w:lvl w:ilvl="6" w:tplc="0405000F" w:tentative="1">
      <w:start w:val="1"/>
      <w:numFmt w:val="decimal"/>
      <w:lvlText w:val="%7."/>
      <w:lvlJc w:val="left"/>
      <w:pPr>
        <w:tabs>
          <w:tab w:val="num" w:pos="5040"/>
        </w:tabs>
        <w:ind w:left="5040" w:hanging="360"/>
      </w:pPr>
      <w:rPr>
        <w:rFonts w:cs="Times New Roman"/>
      </w:rPr>
    </w:lvl>
    <w:lvl w:ilvl="7" w:tplc="04050019" w:tentative="1">
      <w:start w:val="1"/>
      <w:numFmt w:val="lowerLetter"/>
      <w:lvlText w:val="%8."/>
      <w:lvlJc w:val="left"/>
      <w:pPr>
        <w:tabs>
          <w:tab w:val="num" w:pos="5760"/>
        </w:tabs>
        <w:ind w:left="5760" w:hanging="360"/>
      </w:pPr>
      <w:rPr>
        <w:rFonts w:cs="Times New Roman"/>
      </w:rPr>
    </w:lvl>
    <w:lvl w:ilvl="8" w:tplc="0405001B" w:tentative="1">
      <w:start w:val="1"/>
      <w:numFmt w:val="lowerRoman"/>
      <w:lvlText w:val="%9."/>
      <w:lvlJc w:val="right"/>
      <w:pPr>
        <w:tabs>
          <w:tab w:val="num" w:pos="6480"/>
        </w:tabs>
        <w:ind w:left="6480" w:hanging="180"/>
      </w:pPr>
      <w:rPr>
        <w:rFonts w:cs="Times New Roman"/>
      </w:rPr>
    </w:lvl>
  </w:abstractNum>
  <w:abstractNum w:abstractNumId="32">
    <w:nsid w:val="7B415165"/>
    <w:multiLevelType w:val="hybridMultilevel"/>
    <w:tmpl w:val="C67618C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3">
    <w:nsid w:val="7CAF182C"/>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7D7138CE"/>
    <w:multiLevelType w:val="hybridMultilevel"/>
    <w:tmpl w:val="0040E9E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31"/>
  </w:num>
  <w:num w:numId="2">
    <w:abstractNumId w:val="1"/>
  </w:num>
  <w:num w:numId="3">
    <w:abstractNumId w:val="9"/>
  </w:num>
  <w:num w:numId="4">
    <w:abstractNumId w:val="30"/>
  </w:num>
  <w:num w:numId="5">
    <w:abstractNumId w:val="10"/>
  </w:num>
  <w:num w:numId="6">
    <w:abstractNumId w:val="0"/>
  </w:num>
  <w:num w:numId="7">
    <w:abstractNumId w:val="7"/>
  </w:num>
  <w:num w:numId="8">
    <w:abstractNumId w:val="33"/>
  </w:num>
  <w:num w:numId="9">
    <w:abstractNumId w:val="6"/>
  </w:num>
  <w:num w:numId="10">
    <w:abstractNumId w:val="26"/>
  </w:num>
  <w:num w:numId="11">
    <w:abstractNumId w:val="4"/>
  </w:num>
  <w:num w:numId="12">
    <w:abstractNumId w:val="22"/>
  </w:num>
  <w:num w:numId="13">
    <w:abstractNumId w:val="25"/>
  </w:num>
  <w:num w:numId="14">
    <w:abstractNumId w:val="34"/>
  </w:num>
  <w:num w:numId="15">
    <w:abstractNumId w:val="21"/>
  </w:num>
  <w:num w:numId="16">
    <w:abstractNumId w:val="8"/>
  </w:num>
  <w:num w:numId="17">
    <w:abstractNumId w:val="12"/>
  </w:num>
  <w:num w:numId="18">
    <w:abstractNumId w:val="29"/>
  </w:num>
  <w:num w:numId="19">
    <w:abstractNumId w:val="2"/>
  </w:num>
  <w:num w:numId="20">
    <w:abstractNumId w:val="11"/>
  </w:num>
  <w:num w:numId="21">
    <w:abstractNumId w:val="15"/>
  </w:num>
  <w:num w:numId="22">
    <w:abstractNumId w:val="14"/>
  </w:num>
  <w:num w:numId="23">
    <w:abstractNumId w:val="17"/>
  </w:num>
  <w:num w:numId="24">
    <w:abstractNumId w:val="24"/>
  </w:num>
  <w:num w:numId="25">
    <w:abstractNumId w:val="5"/>
  </w:num>
  <w:num w:numId="2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8"/>
  </w:num>
  <w:num w:numId="28">
    <w:abstractNumId w:val="16"/>
  </w:num>
  <w:num w:numId="2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6"/>
  </w:num>
  <w:num w:numId="31">
    <w:abstractNumId w:val="27"/>
  </w:num>
  <w:num w:numId="3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
  </w:num>
  <w:num w:numId="35">
    <w:abstractNumId w:val="19"/>
  </w:num>
  <w:num w:numId="3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6"/>
  </w:num>
  <w:num w:numId="38">
    <w:abstractNumId w:val="32"/>
  </w:num>
  <w:num w:numId="39">
    <w:abstractNumId w:val="23"/>
  </w:num>
  <w:num w:numId="40">
    <w:abstractNumId w:val="20"/>
  </w:num>
  <w:num w:numId="41">
    <w:abstractNumId w:val="18"/>
  </w:num>
  <w:num w:numId="42">
    <w:abstractNumId w:val="1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avel Jurak">
    <w15:presenceInfo w15:providerId="None" w15:userId="Pavel Jurak"/>
  </w15:person>
  <w15:person w15:author="Pavel Jurak [2]">
    <w15:presenceInfo w15:providerId="Windows Live" w15:userId="81d75a4056855969"/>
  </w15:person>
  <w15:person w15:author="Peto">
    <w15:presenceInfo w15:providerId="None" w15:userId="Pet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7958AA"/>
    <w:rsid w:val="00007F0C"/>
    <w:rsid w:val="00014D4F"/>
    <w:rsid w:val="000603AB"/>
    <w:rsid w:val="00063C6D"/>
    <w:rsid w:val="00066DEF"/>
    <w:rsid w:val="00080989"/>
    <w:rsid w:val="000B1791"/>
    <w:rsid w:val="000C5D02"/>
    <w:rsid w:val="000F0025"/>
    <w:rsid w:val="000F6D81"/>
    <w:rsid w:val="0010005E"/>
    <w:rsid w:val="0010481D"/>
    <w:rsid w:val="00114030"/>
    <w:rsid w:val="00123471"/>
    <w:rsid w:val="001337D3"/>
    <w:rsid w:val="0016502A"/>
    <w:rsid w:val="001B018A"/>
    <w:rsid w:val="001B1926"/>
    <w:rsid w:val="0021554F"/>
    <w:rsid w:val="00246C70"/>
    <w:rsid w:val="002808C6"/>
    <w:rsid w:val="00286CBF"/>
    <w:rsid w:val="00292C99"/>
    <w:rsid w:val="002B0005"/>
    <w:rsid w:val="002F37CD"/>
    <w:rsid w:val="003171AA"/>
    <w:rsid w:val="00337173"/>
    <w:rsid w:val="0039451C"/>
    <w:rsid w:val="003D6135"/>
    <w:rsid w:val="003E40AE"/>
    <w:rsid w:val="0043764E"/>
    <w:rsid w:val="00446E2E"/>
    <w:rsid w:val="00452ADC"/>
    <w:rsid w:val="00473089"/>
    <w:rsid w:val="004B0F7D"/>
    <w:rsid w:val="004B225F"/>
    <w:rsid w:val="005242E4"/>
    <w:rsid w:val="005328F0"/>
    <w:rsid w:val="00533664"/>
    <w:rsid w:val="0054035E"/>
    <w:rsid w:val="00544D5F"/>
    <w:rsid w:val="00585A7B"/>
    <w:rsid w:val="005F7C91"/>
    <w:rsid w:val="006343B5"/>
    <w:rsid w:val="0064086A"/>
    <w:rsid w:val="00667838"/>
    <w:rsid w:val="0068674C"/>
    <w:rsid w:val="00695C40"/>
    <w:rsid w:val="006A11AF"/>
    <w:rsid w:val="006A7E77"/>
    <w:rsid w:val="006B0346"/>
    <w:rsid w:val="006B63EC"/>
    <w:rsid w:val="006C0833"/>
    <w:rsid w:val="00717CE4"/>
    <w:rsid w:val="00732B26"/>
    <w:rsid w:val="007958AA"/>
    <w:rsid w:val="00796B63"/>
    <w:rsid w:val="007B48D4"/>
    <w:rsid w:val="007D2129"/>
    <w:rsid w:val="007D6EC5"/>
    <w:rsid w:val="007F7108"/>
    <w:rsid w:val="008110A1"/>
    <w:rsid w:val="00811D32"/>
    <w:rsid w:val="008353C2"/>
    <w:rsid w:val="00841AD8"/>
    <w:rsid w:val="00842989"/>
    <w:rsid w:val="008537F9"/>
    <w:rsid w:val="008570E2"/>
    <w:rsid w:val="00857697"/>
    <w:rsid w:val="00864EC3"/>
    <w:rsid w:val="00882926"/>
    <w:rsid w:val="008914BE"/>
    <w:rsid w:val="008B52DD"/>
    <w:rsid w:val="008F751A"/>
    <w:rsid w:val="008F7A5E"/>
    <w:rsid w:val="00934FBD"/>
    <w:rsid w:val="009365B4"/>
    <w:rsid w:val="00954D34"/>
    <w:rsid w:val="009562FF"/>
    <w:rsid w:val="00957A6D"/>
    <w:rsid w:val="009A564E"/>
    <w:rsid w:val="009C2DCF"/>
    <w:rsid w:val="00A03BED"/>
    <w:rsid w:val="00A41844"/>
    <w:rsid w:val="00A53D98"/>
    <w:rsid w:val="00A71932"/>
    <w:rsid w:val="00AC46BC"/>
    <w:rsid w:val="00AE046D"/>
    <w:rsid w:val="00AE4A53"/>
    <w:rsid w:val="00AE630C"/>
    <w:rsid w:val="00B01881"/>
    <w:rsid w:val="00B05B26"/>
    <w:rsid w:val="00B85020"/>
    <w:rsid w:val="00BD76F0"/>
    <w:rsid w:val="00BF4D0C"/>
    <w:rsid w:val="00C33CB1"/>
    <w:rsid w:val="00C525C9"/>
    <w:rsid w:val="00C66300"/>
    <w:rsid w:val="00C8092B"/>
    <w:rsid w:val="00CA3240"/>
    <w:rsid w:val="00CD056E"/>
    <w:rsid w:val="00CE547F"/>
    <w:rsid w:val="00D04260"/>
    <w:rsid w:val="00D047CA"/>
    <w:rsid w:val="00D06260"/>
    <w:rsid w:val="00D42A8F"/>
    <w:rsid w:val="00DF641B"/>
    <w:rsid w:val="00E320B3"/>
    <w:rsid w:val="00E37E05"/>
    <w:rsid w:val="00E45212"/>
    <w:rsid w:val="00E471EA"/>
    <w:rsid w:val="00E51EB7"/>
    <w:rsid w:val="00E530FF"/>
    <w:rsid w:val="00E6236F"/>
    <w:rsid w:val="00E64496"/>
    <w:rsid w:val="00E948A0"/>
    <w:rsid w:val="00E95919"/>
    <w:rsid w:val="00EA0DE4"/>
    <w:rsid w:val="00EA1E47"/>
    <w:rsid w:val="00EA3973"/>
    <w:rsid w:val="00EE155D"/>
    <w:rsid w:val="00EE6ED3"/>
    <w:rsid w:val="00F12216"/>
    <w:rsid w:val="00F55051"/>
    <w:rsid w:val="00F722EA"/>
    <w:rsid w:val="00F75E02"/>
    <w:rsid w:val="00FB19BC"/>
    <w:rsid w:val="00FB3587"/>
    <w:rsid w:val="00FB3EB8"/>
    <w:rsid w:val="00FB6B24"/>
    <w:rsid w:val="00FC193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0D17C"/>
  <w15:chartTrackingRefBased/>
  <w15:docId w15:val="{CD07E8B0-9CCC-49BA-85D2-5E3D3FFAF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CE547F"/>
    <w:pPr>
      <w:overflowPunct w:val="0"/>
      <w:autoSpaceDE w:val="0"/>
      <w:autoSpaceDN w:val="0"/>
      <w:adjustRightInd w:val="0"/>
      <w:spacing w:after="0" w:line="360" w:lineRule="auto"/>
      <w:jc w:val="both"/>
      <w:textAlignment w:val="baseline"/>
    </w:pPr>
    <w:rPr>
      <w:rFonts w:asciiTheme="majorHAnsi" w:eastAsia="Times New Roman" w:hAnsiTheme="majorHAnsi" w:cs="Times New Roman"/>
      <w:sz w:val="24"/>
      <w:szCs w:val="20"/>
      <w:lang w:eastAsia="cs-CZ"/>
    </w:rPr>
  </w:style>
  <w:style w:type="paragraph" w:styleId="Nadpis1">
    <w:name w:val="heading 1"/>
    <w:basedOn w:val="Normlny"/>
    <w:next w:val="Normlny"/>
    <w:link w:val="Nadpis1Char"/>
    <w:uiPriority w:val="9"/>
    <w:qFormat/>
    <w:rsid w:val="00CE547F"/>
    <w:pPr>
      <w:keepNext/>
      <w:numPr>
        <w:numId w:val="10"/>
      </w:numPr>
      <w:spacing w:before="1200" w:after="240"/>
      <w:outlineLvl w:val="0"/>
    </w:pPr>
    <w:rPr>
      <w:rFonts w:ascii="Arial" w:hAnsi="Arial" w:cs="Arial"/>
      <w:b/>
      <w:bCs/>
      <w:sz w:val="36"/>
      <w:szCs w:val="32"/>
    </w:rPr>
  </w:style>
  <w:style w:type="paragraph" w:styleId="Nadpis2">
    <w:name w:val="heading 2"/>
    <w:basedOn w:val="Normlny"/>
    <w:next w:val="Normlny"/>
    <w:link w:val="Nadpis2Char"/>
    <w:uiPriority w:val="9"/>
    <w:rsid w:val="00CE547F"/>
    <w:pPr>
      <w:keepNext/>
      <w:numPr>
        <w:ilvl w:val="1"/>
        <w:numId w:val="10"/>
      </w:numPr>
      <w:spacing w:before="72"/>
      <w:outlineLvl w:val="1"/>
    </w:pPr>
    <w:rPr>
      <w:rFonts w:ascii="Arial" w:hAnsi="Arial" w:cs="Arial Narrow"/>
      <w:b/>
      <w:bCs/>
      <w:sz w:val="28"/>
      <w:szCs w:val="40"/>
    </w:rPr>
  </w:style>
  <w:style w:type="paragraph" w:styleId="Nadpis3">
    <w:name w:val="heading 3"/>
    <w:basedOn w:val="Normlny"/>
    <w:next w:val="Normlny"/>
    <w:link w:val="Nadpis3Char"/>
    <w:uiPriority w:val="9"/>
    <w:qFormat/>
    <w:rsid w:val="00CE547F"/>
    <w:pPr>
      <w:keepNext/>
      <w:numPr>
        <w:ilvl w:val="2"/>
        <w:numId w:val="10"/>
      </w:numPr>
      <w:spacing w:before="240"/>
      <w:outlineLvl w:val="2"/>
    </w:pPr>
    <w:rPr>
      <w:b/>
      <w:bCs/>
      <w:szCs w:val="32"/>
    </w:rPr>
  </w:style>
  <w:style w:type="paragraph" w:styleId="Nadpis4">
    <w:name w:val="heading 4"/>
    <w:basedOn w:val="Normlny"/>
    <w:next w:val="Normlny"/>
    <w:link w:val="Nadpis4Char"/>
    <w:uiPriority w:val="9"/>
    <w:qFormat/>
    <w:rsid w:val="00CE547F"/>
    <w:pPr>
      <w:keepNext/>
      <w:numPr>
        <w:ilvl w:val="3"/>
        <w:numId w:val="10"/>
      </w:numPr>
      <w:spacing w:before="120"/>
      <w:outlineLvl w:val="3"/>
    </w:pPr>
    <w:rPr>
      <w:b/>
      <w:bCs/>
      <w:sz w:val="22"/>
      <w:szCs w:val="22"/>
    </w:rPr>
  </w:style>
  <w:style w:type="paragraph" w:styleId="Nadpis5">
    <w:name w:val="heading 5"/>
    <w:basedOn w:val="Normlny"/>
    <w:next w:val="Normlny"/>
    <w:link w:val="Nadpis5Char"/>
    <w:uiPriority w:val="9"/>
    <w:qFormat/>
    <w:rsid w:val="00CE547F"/>
    <w:pPr>
      <w:keepNext/>
      <w:numPr>
        <w:ilvl w:val="4"/>
        <w:numId w:val="10"/>
      </w:numPr>
      <w:outlineLvl w:val="4"/>
    </w:pPr>
    <w:rPr>
      <w:szCs w:val="24"/>
    </w:rPr>
  </w:style>
  <w:style w:type="paragraph" w:styleId="Nadpis6">
    <w:name w:val="heading 6"/>
    <w:basedOn w:val="Normlny"/>
    <w:next w:val="Normlny"/>
    <w:link w:val="Nadpis6Char"/>
    <w:uiPriority w:val="9"/>
    <w:qFormat/>
    <w:rsid w:val="00CE547F"/>
    <w:pPr>
      <w:keepNext/>
      <w:numPr>
        <w:ilvl w:val="5"/>
        <w:numId w:val="10"/>
      </w:numPr>
      <w:outlineLvl w:val="5"/>
    </w:pPr>
    <w:rPr>
      <w:b/>
      <w:bCs/>
      <w:szCs w:val="24"/>
    </w:rPr>
  </w:style>
  <w:style w:type="paragraph" w:styleId="Nadpis7">
    <w:name w:val="heading 7"/>
    <w:basedOn w:val="Normlny"/>
    <w:next w:val="Normlny"/>
    <w:link w:val="Nadpis7Char"/>
    <w:uiPriority w:val="9"/>
    <w:qFormat/>
    <w:rsid w:val="00CE547F"/>
    <w:pPr>
      <w:keepNext/>
      <w:numPr>
        <w:ilvl w:val="6"/>
        <w:numId w:val="10"/>
      </w:numPr>
      <w:jc w:val="center"/>
      <w:outlineLvl w:val="6"/>
    </w:pPr>
    <w:rPr>
      <w:szCs w:val="24"/>
    </w:rPr>
  </w:style>
  <w:style w:type="paragraph" w:styleId="Nadpis8">
    <w:name w:val="heading 8"/>
    <w:basedOn w:val="Normlny"/>
    <w:next w:val="Normlny"/>
    <w:link w:val="Nadpis8Char"/>
    <w:uiPriority w:val="9"/>
    <w:qFormat/>
    <w:rsid w:val="00CE547F"/>
    <w:pPr>
      <w:keepNext/>
      <w:numPr>
        <w:ilvl w:val="7"/>
        <w:numId w:val="10"/>
      </w:numPr>
      <w:jc w:val="center"/>
      <w:outlineLvl w:val="7"/>
    </w:pPr>
    <w:rPr>
      <w:b/>
      <w:bCs/>
      <w:szCs w:val="24"/>
    </w:rPr>
  </w:style>
  <w:style w:type="paragraph" w:styleId="Nadpis9">
    <w:name w:val="heading 9"/>
    <w:basedOn w:val="Normlny"/>
    <w:next w:val="Normlny"/>
    <w:link w:val="Nadpis9Char"/>
    <w:uiPriority w:val="9"/>
    <w:qFormat/>
    <w:rsid w:val="00CE547F"/>
    <w:pPr>
      <w:keepNext/>
      <w:numPr>
        <w:ilvl w:val="8"/>
        <w:numId w:val="10"/>
      </w:numPr>
      <w:jc w:val="right"/>
      <w:outlineLvl w:val="8"/>
    </w:pPr>
    <w:rPr>
      <w:b/>
      <w:bCs/>
      <w:sz w:val="28"/>
      <w:szCs w:val="28"/>
    </w:rPr>
  </w:style>
  <w:style w:type="character" w:default="1" w:styleId="Predvolenpsmoodseku">
    <w:name w:val="Default Paragraph Font"/>
    <w:uiPriority w:val="1"/>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rsid w:val="00CE547F"/>
    <w:rPr>
      <w:rFonts w:ascii="Arial" w:eastAsia="Times New Roman" w:hAnsi="Arial" w:cs="Arial"/>
      <w:b/>
      <w:bCs/>
      <w:sz w:val="36"/>
      <w:szCs w:val="32"/>
      <w:lang w:eastAsia="cs-CZ"/>
    </w:rPr>
  </w:style>
  <w:style w:type="character" w:customStyle="1" w:styleId="Nadpis2Char">
    <w:name w:val="Nadpis 2 Char"/>
    <w:basedOn w:val="Predvolenpsmoodseku"/>
    <w:link w:val="Nadpis2"/>
    <w:uiPriority w:val="9"/>
    <w:rsid w:val="00CE547F"/>
    <w:rPr>
      <w:rFonts w:ascii="Arial" w:eastAsia="Times New Roman" w:hAnsi="Arial" w:cs="Arial Narrow"/>
      <w:b/>
      <w:bCs/>
      <w:sz w:val="28"/>
      <w:szCs w:val="40"/>
      <w:lang w:eastAsia="cs-CZ"/>
    </w:rPr>
  </w:style>
  <w:style w:type="character" w:customStyle="1" w:styleId="Nadpis3Char">
    <w:name w:val="Nadpis 3 Char"/>
    <w:basedOn w:val="Predvolenpsmoodseku"/>
    <w:link w:val="Nadpis3"/>
    <w:uiPriority w:val="9"/>
    <w:rsid w:val="00CE547F"/>
    <w:rPr>
      <w:rFonts w:asciiTheme="majorHAnsi" w:eastAsia="Times New Roman" w:hAnsiTheme="majorHAnsi" w:cs="Times New Roman"/>
      <w:b/>
      <w:bCs/>
      <w:sz w:val="24"/>
      <w:szCs w:val="32"/>
      <w:lang w:eastAsia="cs-CZ"/>
    </w:rPr>
  </w:style>
  <w:style w:type="character" w:customStyle="1" w:styleId="Nadpis4Char">
    <w:name w:val="Nadpis 4 Char"/>
    <w:basedOn w:val="Predvolenpsmoodseku"/>
    <w:link w:val="Nadpis4"/>
    <w:uiPriority w:val="9"/>
    <w:rsid w:val="00CE547F"/>
    <w:rPr>
      <w:rFonts w:asciiTheme="majorHAnsi" w:eastAsia="Times New Roman" w:hAnsiTheme="majorHAnsi" w:cs="Times New Roman"/>
      <w:b/>
      <w:bCs/>
      <w:lang w:eastAsia="cs-CZ"/>
    </w:rPr>
  </w:style>
  <w:style w:type="character" w:customStyle="1" w:styleId="Nadpis5Char">
    <w:name w:val="Nadpis 5 Char"/>
    <w:basedOn w:val="Predvolenpsmoodseku"/>
    <w:link w:val="Nadpis5"/>
    <w:uiPriority w:val="9"/>
    <w:rsid w:val="00CE547F"/>
    <w:rPr>
      <w:rFonts w:asciiTheme="majorHAnsi" w:eastAsia="Times New Roman" w:hAnsiTheme="majorHAnsi" w:cs="Times New Roman"/>
      <w:sz w:val="24"/>
      <w:szCs w:val="24"/>
      <w:lang w:eastAsia="cs-CZ"/>
    </w:rPr>
  </w:style>
  <w:style w:type="character" w:customStyle="1" w:styleId="Nadpis6Char">
    <w:name w:val="Nadpis 6 Char"/>
    <w:basedOn w:val="Predvolenpsmoodseku"/>
    <w:link w:val="Nadpis6"/>
    <w:uiPriority w:val="9"/>
    <w:rsid w:val="00CE547F"/>
    <w:rPr>
      <w:rFonts w:asciiTheme="majorHAnsi" w:eastAsia="Times New Roman" w:hAnsiTheme="majorHAnsi" w:cs="Times New Roman"/>
      <w:b/>
      <w:bCs/>
      <w:sz w:val="24"/>
      <w:szCs w:val="24"/>
      <w:lang w:eastAsia="cs-CZ"/>
    </w:rPr>
  </w:style>
  <w:style w:type="character" w:customStyle="1" w:styleId="Nadpis7Char">
    <w:name w:val="Nadpis 7 Char"/>
    <w:basedOn w:val="Predvolenpsmoodseku"/>
    <w:link w:val="Nadpis7"/>
    <w:uiPriority w:val="9"/>
    <w:rsid w:val="00CE547F"/>
    <w:rPr>
      <w:rFonts w:asciiTheme="majorHAnsi" w:eastAsia="Times New Roman" w:hAnsiTheme="majorHAnsi" w:cs="Times New Roman"/>
      <w:sz w:val="24"/>
      <w:szCs w:val="24"/>
      <w:lang w:eastAsia="cs-CZ"/>
    </w:rPr>
  </w:style>
  <w:style w:type="character" w:customStyle="1" w:styleId="Nadpis8Char">
    <w:name w:val="Nadpis 8 Char"/>
    <w:basedOn w:val="Predvolenpsmoodseku"/>
    <w:link w:val="Nadpis8"/>
    <w:uiPriority w:val="9"/>
    <w:rsid w:val="00CE547F"/>
    <w:rPr>
      <w:rFonts w:asciiTheme="majorHAnsi" w:eastAsia="Times New Roman" w:hAnsiTheme="majorHAnsi" w:cs="Times New Roman"/>
      <w:b/>
      <w:bCs/>
      <w:sz w:val="24"/>
      <w:szCs w:val="24"/>
      <w:lang w:eastAsia="cs-CZ"/>
    </w:rPr>
  </w:style>
  <w:style w:type="character" w:customStyle="1" w:styleId="Nadpis9Char">
    <w:name w:val="Nadpis 9 Char"/>
    <w:basedOn w:val="Predvolenpsmoodseku"/>
    <w:link w:val="Nadpis9"/>
    <w:uiPriority w:val="9"/>
    <w:rsid w:val="00CE547F"/>
    <w:rPr>
      <w:rFonts w:asciiTheme="majorHAnsi" w:eastAsia="Times New Roman" w:hAnsiTheme="majorHAnsi" w:cs="Times New Roman"/>
      <w:b/>
      <w:bCs/>
      <w:sz w:val="28"/>
      <w:szCs w:val="28"/>
      <w:lang w:eastAsia="cs-CZ"/>
    </w:rPr>
  </w:style>
  <w:style w:type="paragraph" w:styleId="Pta">
    <w:name w:val="footer"/>
    <w:basedOn w:val="Normlny"/>
    <w:link w:val="PtaChar"/>
    <w:uiPriority w:val="99"/>
    <w:rsid w:val="00CE547F"/>
    <w:pPr>
      <w:tabs>
        <w:tab w:val="center" w:pos="4536"/>
        <w:tab w:val="right" w:pos="9072"/>
      </w:tabs>
    </w:pPr>
  </w:style>
  <w:style w:type="character" w:customStyle="1" w:styleId="PtaChar">
    <w:name w:val="Päta Char"/>
    <w:basedOn w:val="Predvolenpsmoodseku"/>
    <w:link w:val="Pta"/>
    <w:uiPriority w:val="99"/>
    <w:rsid w:val="00CE547F"/>
    <w:rPr>
      <w:rFonts w:asciiTheme="majorHAnsi" w:eastAsia="Times New Roman" w:hAnsiTheme="majorHAnsi" w:cs="Times New Roman"/>
      <w:sz w:val="24"/>
      <w:szCs w:val="20"/>
      <w:lang w:eastAsia="cs-CZ"/>
    </w:rPr>
  </w:style>
  <w:style w:type="paragraph" w:customStyle="1" w:styleId="Title-main">
    <w:name w:val="Title - main"/>
    <w:basedOn w:val="Normlny"/>
    <w:uiPriority w:val="99"/>
    <w:rsid w:val="00CE547F"/>
    <w:pPr>
      <w:spacing w:before="2400" w:after="1200"/>
      <w:jc w:val="center"/>
    </w:pPr>
    <w:rPr>
      <w:rFonts w:ascii="Arial" w:hAnsi="Arial" w:cs="Arial"/>
      <w:b/>
      <w:bCs/>
      <w:caps/>
      <w:color w:val="000000"/>
      <w:sz w:val="40"/>
      <w:szCs w:val="40"/>
    </w:rPr>
  </w:style>
  <w:style w:type="paragraph" w:customStyle="1" w:styleId="Title-dept">
    <w:name w:val="Title - dept"/>
    <w:basedOn w:val="Normlny"/>
    <w:uiPriority w:val="99"/>
    <w:rsid w:val="00CE547F"/>
    <w:pPr>
      <w:spacing w:line="240" w:lineRule="atLeast"/>
      <w:jc w:val="center"/>
    </w:pPr>
    <w:rPr>
      <w:rFonts w:ascii="Arial" w:hAnsi="Arial" w:cs="Arial"/>
      <w:b/>
      <w:bCs/>
      <w:color w:val="000000"/>
      <w:position w:val="10"/>
      <w:sz w:val="32"/>
      <w:szCs w:val="32"/>
    </w:rPr>
  </w:style>
  <w:style w:type="paragraph" w:customStyle="1" w:styleId="Title-sign">
    <w:name w:val="Title - sign"/>
    <w:basedOn w:val="Normlny"/>
    <w:uiPriority w:val="99"/>
    <w:rsid w:val="00CE547F"/>
    <w:pPr>
      <w:spacing w:after="360"/>
    </w:pPr>
    <w:rPr>
      <w:rFonts w:ascii="Arial" w:hAnsi="Arial" w:cs="Arial"/>
      <w:b/>
      <w:bCs/>
      <w:color w:val="333399"/>
      <w:sz w:val="30"/>
      <w:szCs w:val="30"/>
    </w:rPr>
  </w:style>
  <w:style w:type="paragraph" w:customStyle="1" w:styleId="Title-pojed">
    <w:name w:val="Title - pojed"/>
    <w:basedOn w:val="Normlny"/>
    <w:uiPriority w:val="99"/>
    <w:rsid w:val="00CE547F"/>
    <w:pPr>
      <w:spacing w:after="2400"/>
      <w:jc w:val="center"/>
    </w:pPr>
    <w:rPr>
      <w:rFonts w:ascii="Arial" w:hAnsi="Arial" w:cs="Arial"/>
      <w:b/>
      <w:bCs/>
      <w:i/>
      <w:iCs/>
      <w:color w:val="000000"/>
      <w:sz w:val="32"/>
      <w:szCs w:val="32"/>
    </w:rPr>
  </w:style>
  <w:style w:type="paragraph" w:customStyle="1" w:styleId="Title-autor">
    <w:name w:val="Title - autor"/>
    <w:basedOn w:val="Normlny"/>
    <w:uiPriority w:val="99"/>
    <w:rsid w:val="00CE547F"/>
    <w:pPr>
      <w:spacing w:after="2400"/>
      <w:jc w:val="center"/>
    </w:pPr>
    <w:rPr>
      <w:rFonts w:ascii="Arial" w:hAnsi="Arial" w:cs="Arial"/>
      <w:b/>
      <w:bCs/>
      <w:color w:val="000000"/>
      <w:sz w:val="40"/>
      <w:szCs w:val="40"/>
    </w:rPr>
  </w:style>
  <w:style w:type="paragraph" w:customStyle="1" w:styleId="Title-brno">
    <w:name w:val="Title - brno"/>
    <w:basedOn w:val="Normlny"/>
    <w:uiPriority w:val="99"/>
    <w:rsid w:val="00CE547F"/>
    <w:pPr>
      <w:spacing w:line="480" w:lineRule="atLeast"/>
      <w:jc w:val="center"/>
    </w:pPr>
    <w:rPr>
      <w:rFonts w:ascii="Arial" w:hAnsi="Arial" w:cs="Arial"/>
      <w:b/>
      <w:bCs/>
      <w:color w:val="000000"/>
      <w:sz w:val="32"/>
      <w:szCs w:val="32"/>
    </w:rPr>
  </w:style>
  <w:style w:type="paragraph" w:customStyle="1" w:styleId="Obsah">
    <w:name w:val="Obsah"/>
    <w:basedOn w:val="Normlny"/>
    <w:uiPriority w:val="99"/>
    <w:rsid w:val="00CE547F"/>
    <w:pPr>
      <w:spacing w:before="1200" w:after="120"/>
      <w:ind w:left="567"/>
    </w:pPr>
    <w:rPr>
      <w:rFonts w:ascii="Arial" w:hAnsi="Arial" w:cs="Arial"/>
      <w:b/>
      <w:bCs/>
      <w:sz w:val="32"/>
      <w:szCs w:val="32"/>
    </w:rPr>
  </w:style>
  <w:style w:type="paragraph" w:customStyle="1" w:styleId="Text">
    <w:name w:val="Text"/>
    <w:basedOn w:val="Normlny"/>
    <w:link w:val="TextChar"/>
    <w:uiPriority w:val="99"/>
    <w:rsid w:val="00CE547F"/>
    <w:pPr>
      <w:spacing w:before="120"/>
      <w:ind w:firstLine="567"/>
    </w:pPr>
    <w:rPr>
      <w:szCs w:val="24"/>
    </w:rPr>
  </w:style>
  <w:style w:type="paragraph" w:customStyle="1" w:styleId="Reference">
    <w:name w:val="Reference"/>
    <w:basedOn w:val="Text"/>
    <w:link w:val="ReferenceChar"/>
    <w:rsid w:val="00CE547F"/>
    <w:pPr>
      <w:ind w:left="426" w:hanging="426"/>
    </w:pPr>
    <w:rPr>
      <w:sz w:val="20"/>
      <w:szCs w:val="20"/>
      <w:lang w:val="en-US"/>
    </w:rPr>
  </w:style>
  <w:style w:type="paragraph" w:styleId="Hlavika">
    <w:name w:val="header"/>
    <w:basedOn w:val="Normlny"/>
    <w:link w:val="HlavikaChar"/>
    <w:uiPriority w:val="99"/>
    <w:rsid w:val="00CE547F"/>
    <w:pPr>
      <w:tabs>
        <w:tab w:val="center" w:pos="4536"/>
        <w:tab w:val="right" w:pos="9072"/>
      </w:tabs>
    </w:pPr>
  </w:style>
  <w:style w:type="character" w:customStyle="1" w:styleId="HlavikaChar">
    <w:name w:val="Hlavička Char"/>
    <w:basedOn w:val="Predvolenpsmoodseku"/>
    <w:link w:val="Hlavika"/>
    <w:uiPriority w:val="99"/>
    <w:rsid w:val="00CE547F"/>
    <w:rPr>
      <w:rFonts w:asciiTheme="majorHAnsi" w:eastAsia="Times New Roman" w:hAnsiTheme="majorHAnsi" w:cs="Times New Roman"/>
      <w:sz w:val="24"/>
      <w:szCs w:val="20"/>
      <w:lang w:eastAsia="cs-CZ"/>
    </w:rPr>
  </w:style>
  <w:style w:type="character" w:styleId="slostrany">
    <w:name w:val="page number"/>
    <w:basedOn w:val="Predvolenpsmoodseku"/>
    <w:uiPriority w:val="99"/>
    <w:rsid w:val="00CE547F"/>
    <w:rPr>
      <w:rFonts w:cs="Times New Roman"/>
    </w:rPr>
  </w:style>
  <w:style w:type="paragraph" w:styleId="Obsah1">
    <w:name w:val="toc 1"/>
    <w:basedOn w:val="Normlny"/>
    <w:next w:val="Normlny"/>
    <w:autoRedefine/>
    <w:uiPriority w:val="39"/>
    <w:rsid w:val="00CE547F"/>
    <w:pPr>
      <w:tabs>
        <w:tab w:val="left" w:pos="600"/>
        <w:tab w:val="right" w:pos="8222"/>
      </w:tabs>
      <w:spacing w:before="360" w:line="240" w:lineRule="auto"/>
      <w:ind w:left="567" w:hanging="283"/>
    </w:pPr>
    <w:rPr>
      <w:rFonts w:ascii="Arial" w:hAnsi="Arial" w:cs="Arial"/>
      <w:b/>
      <w:bCs/>
      <w:noProof/>
    </w:rPr>
  </w:style>
  <w:style w:type="paragraph" w:customStyle="1" w:styleId="Figure">
    <w:name w:val="Figure"/>
    <w:basedOn w:val="Normlny"/>
    <w:uiPriority w:val="99"/>
    <w:rsid w:val="00CE547F"/>
    <w:pPr>
      <w:overflowPunct/>
      <w:autoSpaceDE/>
      <w:autoSpaceDN/>
      <w:adjustRightInd/>
      <w:spacing w:before="240"/>
      <w:jc w:val="center"/>
      <w:textAlignment w:val="auto"/>
    </w:pPr>
    <w:rPr>
      <w:color w:val="000000"/>
      <w:lang w:val="en-US"/>
    </w:rPr>
  </w:style>
  <w:style w:type="paragraph" w:customStyle="1" w:styleId="Table">
    <w:name w:val="Table"/>
    <w:basedOn w:val="Normlny"/>
    <w:uiPriority w:val="99"/>
    <w:rsid w:val="00CE547F"/>
    <w:pPr>
      <w:overflowPunct/>
      <w:autoSpaceDE/>
      <w:autoSpaceDN/>
      <w:adjustRightInd/>
      <w:spacing w:before="40" w:after="40"/>
      <w:jc w:val="center"/>
      <w:textAlignment w:val="auto"/>
    </w:pPr>
    <w:rPr>
      <w:color w:val="000000"/>
      <w:lang w:val="en-US"/>
    </w:rPr>
  </w:style>
  <w:style w:type="paragraph" w:customStyle="1" w:styleId="Equation">
    <w:name w:val="Equation"/>
    <w:basedOn w:val="Normlny"/>
    <w:uiPriority w:val="99"/>
    <w:rsid w:val="00CE547F"/>
    <w:pPr>
      <w:tabs>
        <w:tab w:val="center" w:pos="4253"/>
        <w:tab w:val="right" w:pos="8505"/>
      </w:tabs>
      <w:overflowPunct/>
      <w:autoSpaceDE/>
      <w:autoSpaceDN/>
      <w:adjustRightInd/>
      <w:spacing w:before="120"/>
      <w:textAlignment w:val="auto"/>
    </w:pPr>
    <w:rPr>
      <w:color w:val="000000"/>
      <w:szCs w:val="24"/>
      <w:lang w:val="en-US"/>
    </w:rPr>
  </w:style>
  <w:style w:type="paragraph" w:customStyle="1" w:styleId="Table-caption">
    <w:name w:val="Table-caption"/>
    <w:basedOn w:val="Normlny"/>
    <w:uiPriority w:val="99"/>
    <w:rsid w:val="00CE547F"/>
    <w:pPr>
      <w:overflowPunct/>
      <w:autoSpaceDE/>
      <w:autoSpaceDN/>
      <w:adjustRightInd/>
      <w:spacing w:before="360" w:after="120"/>
      <w:ind w:right="255"/>
      <w:jc w:val="center"/>
      <w:textAlignment w:val="auto"/>
    </w:pPr>
    <w:rPr>
      <w:b/>
      <w:bCs/>
      <w:color w:val="000000"/>
    </w:rPr>
  </w:style>
  <w:style w:type="paragraph" w:customStyle="1" w:styleId="Figure-caption">
    <w:name w:val="Figure-caption"/>
    <w:basedOn w:val="Normlny"/>
    <w:uiPriority w:val="99"/>
    <w:rsid w:val="00CE547F"/>
    <w:pPr>
      <w:overflowPunct/>
      <w:autoSpaceDE/>
      <w:autoSpaceDN/>
      <w:adjustRightInd/>
      <w:spacing w:before="120" w:after="240"/>
      <w:ind w:right="255"/>
      <w:jc w:val="center"/>
      <w:textAlignment w:val="auto"/>
    </w:pPr>
    <w:rPr>
      <w:b/>
      <w:bCs/>
      <w:color w:val="000000"/>
    </w:rPr>
  </w:style>
  <w:style w:type="paragraph" w:customStyle="1" w:styleId="Figuretext">
    <w:name w:val="Figure text"/>
    <w:basedOn w:val="Normlny"/>
    <w:next w:val="Normlny"/>
    <w:rsid w:val="00CE547F"/>
    <w:pPr>
      <w:widowControl w:val="0"/>
      <w:numPr>
        <w:numId w:val="1"/>
      </w:numPr>
      <w:overflowPunct/>
      <w:autoSpaceDE/>
      <w:autoSpaceDN/>
      <w:adjustRightInd/>
      <w:spacing w:before="120" w:after="120"/>
      <w:jc w:val="center"/>
      <w:textAlignment w:val="auto"/>
    </w:pPr>
    <w:rPr>
      <w:noProof/>
    </w:rPr>
  </w:style>
  <w:style w:type="paragraph" w:customStyle="1" w:styleId="Bctext">
    <w:name w:val="Bc text"/>
    <w:basedOn w:val="Normlny"/>
    <w:rsid w:val="00CE547F"/>
    <w:pPr>
      <w:overflowPunct/>
      <w:autoSpaceDE/>
      <w:autoSpaceDN/>
      <w:adjustRightInd/>
      <w:ind w:firstLine="340"/>
      <w:textAlignment w:val="auto"/>
    </w:pPr>
    <w:rPr>
      <w:szCs w:val="24"/>
    </w:rPr>
  </w:style>
  <w:style w:type="character" w:styleId="Zvraznenie">
    <w:name w:val="Emphasis"/>
    <w:basedOn w:val="Predvolenpsmoodseku"/>
    <w:uiPriority w:val="20"/>
    <w:qFormat/>
    <w:rsid w:val="00CE547F"/>
    <w:rPr>
      <w:rFonts w:cs="Times New Roman"/>
      <w:i/>
      <w:iCs/>
    </w:rPr>
  </w:style>
  <w:style w:type="paragraph" w:styleId="Odsekzoznamu">
    <w:name w:val="List Paragraph"/>
    <w:basedOn w:val="Normlny"/>
    <w:uiPriority w:val="34"/>
    <w:qFormat/>
    <w:rsid w:val="00CE547F"/>
    <w:pPr>
      <w:ind w:left="708"/>
    </w:pPr>
  </w:style>
  <w:style w:type="character" w:customStyle="1" w:styleId="apple-style-span">
    <w:name w:val="apple-style-span"/>
    <w:basedOn w:val="Predvolenpsmoodseku"/>
    <w:rsid w:val="00CE547F"/>
    <w:rPr>
      <w:rFonts w:cs="Times New Roman"/>
    </w:rPr>
  </w:style>
  <w:style w:type="character" w:customStyle="1" w:styleId="apple-converted-space">
    <w:name w:val="apple-converted-space"/>
    <w:basedOn w:val="Predvolenpsmoodseku"/>
    <w:rsid w:val="00CE547F"/>
    <w:rPr>
      <w:rFonts w:cs="Times New Roman"/>
    </w:rPr>
  </w:style>
  <w:style w:type="character" w:styleId="Hypertextovprepojenie">
    <w:name w:val="Hyperlink"/>
    <w:basedOn w:val="Predvolenpsmoodseku"/>
    <w:uiPriority w:val="99"/>
    <w:unhideWhenUsed/>
    <w:rsid w:val="00CE547F"/>
    <w:rPr>
      <w:rFonts w:cs="Times New Roman"/>
      <w:color w:val="0000FF"/>
      <w:u w:val="single"/>
    </w:rPr>
  </w:style>
  <w:style w:type="paragraph" w:styleId="Textbubliny">
    <w:name w:val="Balloon Text"/>
    <w:basedOn w:val="Normlny"/>
    <w:link w:val="TextbublinyChar"/>
    <w:uiPriority w:val="99"/>
    <w:semiHidden/>
    <w:unhideWhenUsed/>
    <w:rsid w:val="00CE547F"/>
    <w:rPr>
      <w:rFonts w:ascii="Tahoma" w:hAnsi="Tahoma" w:cs="Tahoma"/>
      <w:sz w:val="16"/>
      <w:szCs w:val="16"/>
    </w:rPr>
  </w:style>
  <w:style w:type="character" w:customStyle="1" w:styleId="TextbublinyChar">
    <w:name w:val="Text bubliny Char"/>
    <w:basedOn w:val="Predvolenpsmoodseku"/>
    <w:link w:val="Textbubliny"/>
    <w:uiPriority w:val="99"/>
    <w:semiHidden/>
    <w:rsid w:val="00CE547F"/>
    <w:rPr>
      <w:rFonts w:ascii="Tahoma" w:eastAsia="Times New Roman" w:hAnsi="Tahoma" w:cs="Tahoma"/>
      <w:sz w:val="16"/>
      <w:szCs w:val="16"/>
      <w:lang w:eastAsia="cs-CZ"/>
    </w:rPr>
  </w:style>
  <w:style w:type="paragraph" w:styleId="Obsah2">
    <w:name w:val="toc 2"/>
    <w:basedOn w:val="Normlny"/>
    <w:next w:val="Normlny"/>
    <w:autoRedefine/>
    <w:uiPriority w:val="39"/>
    <w:unhideWhenUsed/>
    <w:rsid w:val="00CE547F"/>
    <w:pPr>
      <w:tabs>
        <w:tab w:val="left" w:pos="880"/>
        <w:tab w:val="right" w:pos="8494"/>
      </w:tabs>
      <w:spacing w:after="100" w:line="240" w:lineRule="auto"/>
      <w:ind w:left="200"/>
    </w:pPr>
  </w:style>
  <w:style w:type="paragraph" w:customStyle="1" w:styleId="References">
    <w:name w:val="References"/>
    <w:basedOn w:val="Normlny"/>
    <w:rsid w:val="00CE547F"/>
    <w:pPr>
      <w:widowControl w:val="0"/>
      <w:overflowPunct/>
      <w:autoSpaceDE/>
      <w:autoSpaceDN/>
      <w:adjustRightInd/>
      <w:ind w:left="567" w:hanging="567"/>
      <w:textAlignment w:val="auto"/>
    </w:pPr>
    <w:rPr>
      <w:lang w:val="en-US" w:eastAsia="en-US"/>
    </w:rPr>
  </w:style>
  <w:style w:type="paragraph" w:styleId="Nzov">
    <w:name w:val="Title"/>
    <w:basedOn w:val="Normlny"/>
    <w:next w:val="Normlny"/>
    <w:link w:val="NzovChar"/>
    <w:uiPriority w:val="10"/>
    <w:qFormat/>
    <w:rsid w:val="00CE547F"/>
    <w:pPr>
      <w:pBdr>
        <w:top w:val="dotted" w:sz="2" w:space="1" w:color="833C0B" w:themeColor="accent2" w:themeShade="80"/>
        <w:bottom w:val="dotted" w:sz="2" w:space="6" w:color="833C0B" w:themeColor="accent2" w:themeShade="80"/>
      </w:pBdr>
      <w:overflowPunct/>
      <w:autoSpaceDE/>
      <w:autoSpaceDN/>
      <w:adjustRightInd/>
      <w:spacing w:before="500" w:after="300"/>
      <w:jc w:val="center"/>
      <w:textAlignment w:val="auto"/>
    </w:pPr>
    <w:rPr>
      <w:rFonts w:eastAsiaTheme="majorEastAsia" w:cstheme="majorBidi"/>
      <w:caps/>
      <w:color w:val="833C0B" w:themeColor="accent2" w:themeShade="80"/>
      <w:spacing w:val="50"/>
      <w:sz w:val="44"/>
      <w:szCs w:val="44"/>
      <w:lang w:val="en-US" w:eastAsia="en-US" w:bidi="en-US"/>
    </w:rPr>
  </w:style>
  <w:style w:type="character" w:customStyle="1" w:styleId="NzovChar">
    <w:name w:val="Názov Char"/>
    <w:basedOn w:val="Predvolenpsmoodseku"/>
    <w:link w:val="Nzov"/>
    <w:uiPriority w:val="10"/>
    <w:rsid w:val="00CE547F"/>
    <w:rPr>
      <w:rFonts w:asciiTheme="majorHAnsi" w:eastAsiaTheme="majorEastAsia" w:hAnsiTheme="majorHAnsi" w:cstheme="majorBidi"/>
      <w:caps/>
      <w:color w:val="833C0B" w:themeColor="accent2" w:themeShade="80"/>
      <w:spacing w:val="50"/>
      <w:sz w:val="44"/>
      <w:szCs w:val="44"/>
      <w:lang w:val="en-US" w:bidi="en-US"/>
    </w:rPr>
  </w:style>
  <w:style w:type="character" w:customStyle="1" w:styleId="st">
    <w:name w:val="st"/>
    <w:basedOn w:val="Predvolenpsmoodseku"/>
    <w:rsid w:val="00CE547F"/>
  </w:style>
  <w:style w:type="character" w:styleId="Zstupntext">
    <w:name w:val="Placeholder Text"/>
    <w:basedOn w:val="Predvolenpsmoodseku"/>
    <w:uiPriority w:val="99"/>
    <w:semiHidden/>
    <w:rsid w:val="00CE547F"/>
    <w:rPr>
      <w:color w:val="808080"/>
    </w:rPr>
  </w:style>
  <w:style w:type="paragraph" w:styleId="Popis">
    <w:name w:val="caption"/>
    <w:basedOn w:val="Normlny"/>
    <w:next w:val="Normlny"/>
    <w:uiPriority w:val="35"/>
    <w:unhideWhenUsed/>
    <w:qFormat/>
    <w:rsid w:val="00CE547F"/>
    <w:pPr>
      <w:overflowPunct/>
      <w:autoSpaceDE/>
      <w:autoSpaceDN/>
      <w:adjustRightInd/>
      <w:spacing w:after="200" w:line="252" w:lineRule="auto"/>
      <w:textAlignment w:val="auto"/>
    </w:pPr>
    <w:rPr>
      <w:rFonts w:eastAsiaTheme="majorEastAsia" w:cstheme="majorBidi"/>
      <w:spacing w:val="10"/>
      <w:sz w:val="22"/>
      <w:szCs w:val="18"/>
      <w:lang w:val="en-US" w:eastAsia="en-US" w:bidi="en-US"/>
    </w:rPr>
  </w:style>
  <w:style w:type="paragraph" w:styleId="Podtitul">
    <w:name w:val="Subtitle"/>
    <w:basedOn w:val="Normlny"/>
    <w:next w:val="Normlny"/>
    <w:link w:val="PodtitulChar"/>
    <w:uiPriority w:val="11"/>
    <w:qFormat/>
    <w:rsid w:val="00CE547F"/>
    <w:pPr>
      <w:overflowPunct/>
      <w:autoSpaceDE/>
      <w:autoSpaceDN/>
      <w:adjustRightInd/>
      <w:spacing w:after="560"/>
      <w:jc w:val="center"/>
      <w:textAlignment w:val="auto"/>
    </w:pPr>
    <w:rPr>
      <w:rFonts w:eastAsiaTheme="majorEastAsia" w:cstheme="majorBidi"/>
      <w:caps/>
      <w:spacing w:val="20"/>
      <w:sz w:val="18"/>
      <w:szCs w:val="18"/>
      <w:lang w:val="en-US" w:eastAsia="en-US" w:bidi="en-US"/>
    </w:rPr>
  </w:style>
  <w:style w:type="character" w:customStyle="1" w:styleId="PodtitulChar">
    <w:name w:val="Podtitul Char"/>
    <w:basedOn w:val="Predvolenpsmoodseku"/>
    <w:link w:val="Podtitul"/>
    <w:uiPriority w:val="11"/>
    <w:rsid w:val="00CE547F"/>
    <w:rPr>
      <w:rFonts w:asciiTheme="majorHAnsi" w:eastAsiaTheme="majorEastAsia" w:hAnsiTheme="majorHAnsi" w:cstheme="majorBidi"/>
      <w:caps/>
      <w:spacing w:val="20"/>
      <w:sz w:val="18"/>
      <w:szCs w:val="18"/>
      <w:lang w:val="en-US" w:bidi="en-US"/>
    </w:rPr>
  </w:style>
  <w:style w:type="character" w:styleId="Siln">
    <w:name w:val="Strong"/>
    <w:uiPriority w:val="22"/>
    <w:qFormat/>
    <w:rsid w:val="00CE547F"/>
    <w:rPr>
      <w:b/>
      <w:bCs/>
      <w:color w:val="C45911" w:themeColor="accent2" w:themeShade="BF"/>
      <w:spacing w:val="5"/>
    </w:rPr>
  </w:style>
  <w:style w:type="paragraph" w:styleId="Bezriadkovania">
    <w:name w:val="No Spacing"/>
    <w:basedOn w:val="Normlny"/>
    <w:link w:val="BezriadkovaniaChar"/>
    <w:uiPriority w:val="1"/>
    <w:qFormat/>
    <w:rsid w:val="00CE547F"/>
    <w:pPr>
      <w:overflowPunct/>
      <w:autoSpaceDE/>
      <w:autoSpaceDN/>
      <w:adjustRightInd/>
      <w:textAlignment w:val="auto"/>
    </w:pPr>
    <w:rPr>
      <w:rFonts w:eastAsiaTheme="majorEastAsia" w:cstheme="majorBidi"/>
      <w:sz w:val="22"/>
      <w:szCs w:val="22"/>
      <w:lang w:val="en-US" w:eastAsia="en-US" w:bidi="en-US"/>
    </w:rPr>
  </w:style>
  <w:style w:type="character" w:customStyle="1" w:styleId="BezriadkovaniaChar">
    <w:name w:val="Bez riadkovania Char"/>
    <w:basedOn w:val="Predvolenpsmoodseku"/>
    <w:link w:val="Bezriadkovania"/>
    <w:uiPriority w:val="1"/>
    <w:rsid w:val="00CE547F"/>
    <w:rPr>
      <w:rFonts w:asciiTheme="majorHAnsi" w:eastAsiaTheme="majorEastAsia" w:hAnsiTheme="majorHAnsi" w:cstheme="majorBidi"/>
      <w:lang w:val="en-US" w:bidi="en-US"/>
    </w:rPr>
  </w:style>
  <w:style w:type="paragraph" w:styleId="Citcia">
    <w:name w:val="Quote"/>
    <w:basedOn w:val="Normlny"/>
    <w:next w:val="Normlny"/>
    <w:link w:val="CitciaChar"/>
    <w:uiPriority w:val="29"/>
    <w:qFormat/>
    <w:rsid w:val="00CE547F"/>
    <w:pPr>
      <w:overflowPunct/>
      <w:autoSpaceDE/>
      <w:autoSpaceDN/>
      <w:adjustRightInd/>
      <w:spacing w:after="200" w:line="252" w:lineRule="auto"/>
      <w:textAlignment w:val="auto"/>
    </w:pPr>
    <w:rPr>
      <w:rFonts w:eastAsiaTheme="majorEastAsia" w:cstheme="majorBidi"/>
      <w:i/>
      <w:iCs/>
      <w:sz w:val="22"/>
      <w:szCs w:val="22"/>
      <w:lang w:val="en-US" w:eastAsia="en-US" w:bidi="en-US"/>
    </w:rPr>
  </w:style>
  <w:style w:type="character" w:customStyle="1" w:styleId="CitciaChar">
    <w:name w:val="Citácia Char"/>
    <w:basedOn w:val="Predvolenpsmoodseku"/>
    <w:link w:val="Citcia"/>
    <w:uiPriority w:val="29"/>
    <w:rsid w:val="00CE547F"/>
    <w:rPr>
      <w:rFonts w:asciiTheme="majorHAnsi" w:eastAsiaTheme="majorEastAsia" w:hAnsiTheme="majorHAnsi" w:cstheme="majorBidi"/>
      <w:i/>
      <w:iCs/>
      <w:lang w:val="en-US" w:bidi="en-US"/>
    </w:rPr>
  </w:style>
  <w:style w:type="paragraph" w:styleId="Zvraznencitcia">
    <w:name w:val="Intense Quote"/>
    <w:basedOn w:val="Normlny"/>
    <w:next w:val="Normlny"/>
    <w:link w:val="ZvraznencitciaChar"/>
    <w:uiPriority w:val="30"/>
    <w:qFormat/>
    <w:rsid w:val="00CE547F"/>
    <w:pPr>
      <w:pBdr>
        <w:top w:val="dotted" w:sz="2" w:space="10" w:color="833C0B" w:themeColor="accent2" w:themeShade="80"/>
        <w:bottom w:val="dotted" w:sz="2" w:space="4" w:color="833C0B" w:themeColor="accent2" w:themeShade="80"/>
      </w:pBdr>
      <w:overflowPunct/>
      <w:autoSpaceDE/>
      <w:autoSpaceDN/>
      <w:adjustRightInd/>
      <w:spacing w:before="160" w:after="200" w:line="300" w:lineRule="auto"/>
      <w:ind w:left="1440" w:right="1440"/>
      <w:textAlignment w:val="auto"/>
    </w:pPr>
    <w:rPr>
      <w:rFonts w:eastAsiaTheme="majorEastAsia" w:cstheme="majorBidi"/>
      <w:caps/>
      <w:color w:val="823B0B" w:themeColor="accent2" w:themeShade="7F"/>
      <w:spacing w:val="5"/>
      <w:lang w:val="en-US" w:eastAsia="en-US" w:bidi="en-US"/>
    </w:rPr>
  </w:style>
  <w:style w:type="character" w:customStyle="1" w:styleId="ZvraznencitciaChar">
    <w:name w:val="Zvýraznená citácia Char"/>
    <w:basedOn w:val="Predvolenpsmoodseku"/>
    <w:link w:val="Zvraznencitcia"/>
    <w:uiPriority w:val="30"/>
    <w:rsid w:val="00CE547F"/>
    <w:rPr>
      <w:rFonts w:asciiTheme="majorHAnsi" w:eastAsiaTheme="majorEastAsia" w:hAnsiTheme="majorHAnsi" w:cstheme="majorBidi"/>
      <w:caps/>
      <w:color w:val="823B0B" w:themeColor="accent2" w:themeShade="7F"/>
      <w:spacing w:val="5"/>
      <w:sz w:val="24"/>
      <w:szCs w:val="20"/>
      <w:lang w:val="en-US" w:bidi="en-US"/>
    </w:rPr>
  </w:style>
  <w:style w:type="character" w:styleId="Jemnzvraznenie">
    <w:name w:val="Subtle Emphasis"/>
    <w:uiPriority w:val="19"/>
    <w:qFormat/>
    <w:rsid w:val="00CE547F"/>
    <w:rPr>
      <w:i/>
      <w:iCs/>
    </w:rPr>
  </w:style>
  <w:style w:type="character" w:styleId="Intenzvnezvraznenie">
    <w:name w:val="Intense Emphasis"/>
    <w:uiPriority w:val="21"/>
    <w:qFormat/>
    <w:rsid w:val="00CE547F"/>
    <w:rPr>
      <w:i/>
      <w:iCs/>
      <w:caps/>
      <w:spacing w:val="10"/>
      <w:sz w:val="20"/>
      <w:szCs w:val="20"/>
    </w:rPr>
  </w:style>
  <w:style w:type="character" w:styleId="Jemnodkaz">
    <w:name w:val="Subtle Reference"/>
    <w:basedOn w:val="Predvolenpsmoodseku"/>
    <w:uiPriority w:val="31"/>
    <w:qFormat/>
    <w:rsid w:val="00CE547F"/>
    <w:rPr>
      <w:rFonts w:asciiTheme="minorHAnsi" w:eastAsiaTheme="minorEastAsia" w:hAnsiTheme="minorHAnsi" w:cstheme="minorBidi"/>
      <w:i/>
      <w:iCs/>
      <w:color w:val="823B0B" w:themeColor="accent2" w:themeShade="7F"/>
    </w:rPr>
  </w:style>
  <w:style w:type="character" w:styleId="Intenzvnyodkaz">
    <w:name w:val="Intense Reference"/>
    <w:uiPriority w:val="32"/>
    <w:qFormat/>
    <w:rsid w:val="00CE547F"/>
    <w:rPr>
      <w:rFonts w:asciiTheme="minorHAnsi" w:eastAsiaTheme="minorEastAsia" w:hAnsiTheme="minorHAnsi" w:cstheme="minorBidi"/>
      <w:b/>
      <w:bCs/>
      <w:i/>
      <w:iCs/>
      <w:color w:val="823B0B" w:themeColor="accent2" w:themeShade="7F"/>
    </w:rPr>
  </w:style>
  <w:style w:type="character" w:styleId="Nzovknihy">
    <w:name w:val="Book Title"/>
    <w:uiPriority w:val="33"/>
    <w:qFormat/>
    <w:rsid w:val="00CE547F"/>
    <w:rPr>
      <w:caps/>
      <w:color w:val="823B0B" w:themeColor="accent2" w:themeShade="7F"/>
      <w:spacing w:val="5"/>
      <w:u w:color="823B0B" w:themeColor="accent2" w:themeShade="7F"/>
    </w:rPr>
  </w:style>
  <w:style w:type="paragraph" w:styleId="Hlavikaobsahu">
    <w:name w:val="TOC Heading"/>
    <w:basedOn w:val="Nadpis1"/>
    <w:next w:val="Normlny"/>
    <w:uiPriority w:val="39"/>
    <w:unhideWhenUsed/>
    <w:qFormat/>
    <w:rsid w:val="00CE547F"/>
    <w:pPr>
      <w:keepNext w:val="0"/>
      <w:numPr>
        <w:numId w:val="0"/>
      </w:numPr>
      <w:pBdr>
        <w:bottom w:val="thinThickSmallGap" w:sz="12" w:space="1" w:color="C45911" w:themeColor="accent2" w:themeShade="BF"/>
      </w:pBdr>
      <w:overflowPunct/>
      <w:autoSpaceDE/>
      <w:autoSpaceDN/>
      <w:adjustRightInd/>
      <w:spacing w:before="400" w:after="200" w:line="252" w:lineRule="auto"/>
      <w:jc w:val="center"/>
      <w:textAlignment w:val="auto"/>
      <w:outlineLvl w:val="9"/>
    </w:pPr>
    <w:rPr>
      <w:rFonts w:asciiTheme="majorHAnsi" w:eastAsiaTheme="majorEastAsia" w:hAnsiTheme="majorHAnsi" w:cstheme="majorBidi"/>
      <w:b w:val="0"/>
      <w:bCs w:val="0"/>
      <w:caps/>
      <w:color w:val="833C0B" w:themeColor="accent2" w:themeShade="80"/>
      <w:spacing w:val="20"/>
      <w:sz w:val="28"/>
      <w:szCs w:val="28"/>
      <w:lang w:val="en-US" w:eastAsia="en-US" w:bidi="en-US"/>
    </w:rPr>
  </w:style>
  <w:style w:type="paragraph" w:styleId="Obsah3">
    <w:name w:val="toc 3"/>
    <w:basedOn w:val="Normlny"/>
    <w:next w:val="Normlny"/>
    <w:autoRedefine/>
    <w:uiPriority w:val="39"/>
    <w:unhideWhenUsed/>
    <w:rsid w:val="00CE547F"/>
    <w:pPr>
      <w:tabs>
        <w:tab w:val="left" w:pos="1320"/>
        <w:tab w:val="right" w:pos="8494"/>
      </w:tabs>
      <w:spacing w:after="100" w:line="240" w:lineRule="auto"/>
      <w:ind w:left="400"/>
    </w:pPr>
  </w:style>
  <w:style w:type="paragraph" w:styleId="Zkladntext">
    <w:name w:val="Body Text"/>
    <w:basedOn w:val="Normlny"/>
    <w:link w:val="ZkladntextChar"/>
    <w:rsid w:val="00CE547F"/>
    <w:pPr>
      <w:overflowPunct/>
      <w:autoSpaceDE/>
      <w:autoSpaceDN/>
      <w:adjustRightInd/>
      <w:textAlignment w:val="auto"/>
    </w:pPr>
  </w:style>
  <w:style w:type="character" w:customStyle="1" w:styleId="ZkladntextChar">
    <w:name w:val="Základný text Char"/>
    <w:basedOn w:val="Predvolenpsmoodseku"/>
    <w:link w:val="Zkladntext"/>
    <w:rsid w:val="00CE547F"/>
    <w:rPr>
      <w:rFonts w:asciiTheme="majorHAnsi" w:eastAsia="Times New Roman" w:hAnsiTheme="majorHAnsi" w:cs="Times New Roman"/>
      <w:sz w:val="24"/>
      <w:szCs w:val="20"/>
      <w:lang w:eastAsia="cs-CZ"/>
    </w:rPr>
  </w:style>
  <w:style w:type="paragraph" w:customStyle="1" w:styleId="viewer-reference">
    <w:name w:val="viewer-reference"/>
    <w:basedOn w:val="Normlny"/>
    <w:rsid w:val="00CE547F"/>
    <w:pPr>
      <w:overflowPunct/>
      <w:autoSpaceDE/>
      <w:autoSpaceDN/>
      <w:adjustRightInd/>
      <w:spacing w:before="100" w:beforeAutospacing="1" w:after="100" w:afterAutospacing="1"/>
      <w:textAlignment w:val="auto"/>
    </w:pPr>
    <w:rPr>
      <w:szCs w:val="24"/>
    </w:rPr>
  </w:style>
  <w:style w:type="paragraph" w:customStyle="1" w:styleId="literatura">
    <w:name w:val="literatura"/>
    <w:basedOn w:val="Reference"/>
    <w:link w:val="literaturaChar"/>
    <w:qFormat/>
    <w:rsid w:val="00CE547F"/>
    <w:rPr>
      <w:lang w:val="en-GB"/>
    </w:rPr>
  </w:style>
  <w:style w:type="character" w:customStyle="1" w:styleId="TextChar">
    <w:name w:val="Text Char"/>
    <w:basedOn w:val="Predvolenpsmoodseku"/>
    <w:link w:val="Text"/>
    <w:uiPriority w:val="99"/>
    <w:rsid w:val="00CE547F"/>
    <w:rPr>
      <w:rFonts w:asciiTheme="majorHAnsi" w:eastAsia="Times New Roman" w:hAnsiTheme="majorHAnsi" w:cs="Times New Roman"/>
      <w:sz w:val="24"/>
      <w:szCs w:val="24"/>
      <w:lang w:eastAsia="cs-CZ"/>
    </w:rPr>
  </w:style>
  <w:style w:type="character" w:customStyle="1" w:styleId="ReferenceChar">
    <w:name w:val="Reference Char"/>
    <w:basedOn w:val="TextChar"/>
    <w:link w:val="Reference"/>
    <w:rsid w:val="00CE547F"/>
    <w:rPr>
      <w:rFonts w:asciiTheme="majorHAnsi" w:eastAsia="Times New Roman" w:hAnsiTheme="majorHAnsi" w:cs="Times New Roman"/>
      <w:sz w:val="20"/>
      <w:szCs w:val="20"/>
      <w:lang w:val="en-US" w:eastAsia="cs-CZ"/>
    </w:rPr>
  </w:style>
  <w:style w:type="character" w:customStyle="1" w:styleId="literaturaChar">
    <w:name w:val="literatura Char"/>
    <w:basedOn w:val="ReferenceChar"/>
    <w:link w:val="literatura"/>
    <w:rsid w:val="00CE547F"/>
    <w:rPr>
      <w:rFonts w:asciiTheme="majorHAnsi" w:eastAsia="Times New Roman" w:hAnsiTheme="majorHAnsi" w:cs="Times New Roman"/>
      <w:sz w:val="20"/>
      <w:szCs w:val="20"/>
      <w:lang w:val="en-GB" w:eastAsia="cs-CZ"/>
    </w:rPr>
  </w:style>
  <w:style w:type="paragraph" w:customStyle="1" w:styleId="EndNoteBibliographyTitle">
    <w:name w:val="EndNote Bibliography Title"/>
    <w:basedOn w:val="Normlny"/>
    <w:link w:val="EndNoteBibliographyTitleChar"/>
    <w:rsid w:val="00CE547F"/>
    <w:pPr>
      <w:jc w:val="center"/>
    </w:pPr>
    <w:rPr>
      <w:rFonts w:ascii="Times New Roman" w:hAnsi="Times New Roman"/>
      <w:noProof/>
      <w:sz w:val="20"/>
      <w:lang w:val="en-GB"/>
    </w:rPr>
  </w:style>
  <w:style w:type="character" w:customStyle="1" w:styleId="EndNoteBibliographyTitleChar">
    <w:name w:val="EndNote Bibliography Title Char"/>
    <w:basedOn w:val="literaturaChar"/>
    <w:link w:val="EndNoteBibliographyTitle"/>
    <w:rsid w:val="00CE547F"/>
    <w:rPr>
      <w:rFonts w:ascii="Times New Roman" w:eastAsia="Times New Roman" w:hAnsi="Times New Roman" w:cs="Times New Roman"/>
      <w:noProof/>
      <w:sz w:val="20"/>
      <w:szCs w:val="20"/>
      <w:lang w:val="en-GB" w:eastAsia="cs-CZ"/>
    </w:rPr>
  </w:style>
  <w:style w:type="paragraph" w:customStyle="1" w:styleId="EndNoteBibliography">
    <w:name w:val="EndNote Bibliography"/>
    <w:basedOn w:val="Normlny"/>
    <w:link w:val="EndNoteBibliographyChar"/>
    <w:rsid w:val="00CE547F"/>
    <w:pPr>
      <w:spacing w:line="240" w:lineRule="auto"/>
    </w:pPr>
    <w:rPr>
      <w:rFonts w:ascii="Times New Roman" w:hAnsi="Times New Roman"/>
      <w:noProof/>
      <w:sz w:val="20"/>
      <w:lang w:val="en-GB"/>
    </w:rPr>
  </w:style>
  <w:style w:type="character" w:customStyle="1" w:styleId="EndNoteBibliographyChar">
    <w:name w:val="EndNote Bibliography Char"/>
    <w:basedOn w:val="literaturaChar"/>
    <w:link w:val="EndNoteBibliography"/>
    <w:rsid w:val="00CE547F"/>
    <w:rPr>
      <w:rFonts w:ascii="Times New Roman" w:eastAsia="Times New Roman" w:hAnsi="Times New Roman" w:cs="Times New Roman"/>
      <w:noProof/>
      <w:sz w:val="20"/>
      <w:szCs w:val="20"/>
      <w:lang w:val="en-GB" w:eastAsia="cs-CZ"/>
    </w:rPr>
  </w:style>
  <w:style w:type="character" w:customStyle="1" w:styleId="hithilite">
    <w:name w:val="hithilite"/>
    <w:basedOn w:val="Predvolenpsmoodseku"/>
    <w:rsid w:val="00CE547F"/>
  </w:style>
  <w:style w:type="table" w:styleId="Mriekatabuky">
    <w:name w:val="Table Grid"/>
    <w:basedOn w:val="Normlnatabuka"/>
    <w:uiPriority w:val="59"/>
    <w:rsid w:val="00CE547F"/>
    <w:pPr>
      <w:spacing w:after="0" w:line="240" w:lineRule="auto"/>
    </w:pPr>
    <w:rPr>
      <w:rFonts w:ascii="Calibri" w:eastAsia="Times New Roman" w:hAnsi="Calibri" w:cs="Times New Roman"/>
      <w:sz w:val="20"/>
      <w:szCs w:val="20"/>
      <w:lang w:eastAsia="cs-CZ"/>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lnywebov">
    <w:name w:val="Normal (Web)"/>
    <w:basedOn w:val="Normlny"/>
    <w:uiPriority w:val="99"/>
    <w:unhideWhenUsed/>
    <w:rsid w:val="00CE547F"/>
    <w:pPr>
      <w:overflowPunct/>
      <w:autoSpaceDE/>
      <w:autoSpaceDN/>
      <w:adjustRightInd/>
      <w:spacing w:before="100" w:beforeAutospacing="1" w:after="100" w:afterAutospacing="1" w:line="240" w:lineRule="auto"/>
      <w:textAlignment w:val="auto"/>
    </w:pPr>
    <w:rPr>
      <w:rFonts w:eastAsiaTheme="minorEastAsia"/>
      <w:szCs w:val="24"/>
    </w:rPr>
  </w:style>
  <w:style w:type="table" w:customStyle="1" w:styleId="TableGrid">
    <w:name w:val="TableGrid"/>
    <w:rsid w:val="00CE547F"/>
    <w:pPr>
      <w:spacing w:after="0" w:line="240" w:lineRule="auto"/>
    </w:pPr>
    <w:rPr>
      <w:rFonts w:eastAsiaTheme="minorEastAsia"/>
      <w:lang w:eastAsia="cs-CZ"/>
    </w:rPr>
    <w:tblPr>
      <w:tblCellMar>
        <w:top w:w="0" w:type="dxa"/>
        <w:left w:w="0" w:type="dxa"/>
        <w:bottom w:w="0" w:type="dxa"/>
        <w:right w:w="0" w:type="dxa"/>
      </w:tblCellMar>
    </w:tblPr>
  </w:style>
  <w:style w:type="paragraph" w:customStyle="1" w:styleId="Pokraovn">
    <w:name w:val="Pokračování"/>
    <w:basedOn w:val="Normlny"/>
    <w:next w:val="Normlny"/>
    <w:rsid w:val="00CE547F"/>
    <w:pPr>
      <w:widowControl w:val="0"/>
      <w:overflowPunct/>
      <w:autoSpaceDE/>
      <w:autoSpaceDN/>
      <w:adjustRightInd/>
      <w:spacing w:after="120" w:line="240" w:lineRule="auto"/>
      <w:textAlignment w:val="auto"/>
    </w:pPr>
    <w:rPr>
      <w:color w:val="000000"/>
      <w:szCs w:val="24"/>
    </w:rPr>
  </w:style>
  <w:style w:type="paragraph" w:customStyle="1" w:styleId="AbstraktKlicovaslova">
    <w:name w:val="Abstrakt_Klicova_slova"/>
    <w:basedOn w:val="Normlny"/>
    <w:next w:val="Pokraovn"/>
    <w:uiPriority w:val="99"/>
    <w:semiHidden/>
    <w:rsid w:val="00CE547F"/>
    <w:pPr>
      <w:widowControl w:val="0"/>
      <w:overflowPunct/>
      <w:autoSpaceDE/>
      <w:autoSpaceDN/>
      <w:adjustRightInd/>
      <w:spacing w:before="480" w:after="120" w:line="240" w:lineRule="auto"/>
      <w:textAlignment w:val="auto"/>
    </w:pPr>
    <w:rPr>
      <w:b/>
      <w:bCs/>
      <w:caps/>
      <w:color w:val="000000"/>
      <w:sz w:val="32"/>
      <w:szCs w:val="32"/>
    </w:rPr>
  </w:style>
  <w:style w:type="paragraph" w:styleId="Obsah4">
    <w:name w:val="toc 4"/>
    <w:basedOn w:val="Normlny"/>
    <w:next w:val="Normlny"/>
    <w:autoRedefine/>
    <w:uiPriority w:val="39"/>
    <w:unhideWhenUsed/>
    <w:rsid w:val="00CE547F"/>
    <w:pPr>
      <w:spacing w:after="100"/>
      <w:ind w:left="720"/>
    </w:pPr>
  </w:style>
  <w:style w:type="paragraph" w:styleId="Zoznamobrzkov">
    <w:name w:val="table of figures"/>
    <w:basedOn w:val="Normlny"/>
    <w:next w:val="Normlny"/>
    <w:uiPriority w:val="99"/>
    <w:unhideWhenUsed/>
    <w:rsid w:val="00CE547F"/>
    <w:pPr>
      <w:ind w:left="480" w:hanging="480"/>
    </w:pPr>
    <w:rPr>
      <w:rFonts w:asciiTheme="minorHAnsi" w:hAnsiTheme="minorHAnsi" w:cstheme="minorHAnsi"/>
      <w:smallCaps/>
      <w:sz w:val="20"/>
    </w:rPr>
  </w:style>
  <w:style w:type="character" w:styleId="Odkaznakomentr">
    <w:name w:val="annotation reference"/>
    <w:basedOn w:val="Predvolenpsmoodseku"/>
    <w:uiPriority w:val="99"/>
    <w:semiHidden/>
    <w:unhideWhenUsed/>
    <w:rsid w:val="00CE547F"/>
    <w:rPr>
      <w:sz w:val="16"/>
      <w:szCs w:val="16"/>
    </w:rPr>
  </w:style>
  <w:style w:type="paragraph" w:styleId="Textkomentra">
    <w:name w:val="annotation text"/>
    <w:basedOn w:val="Normlny"/>
    <w:link w:val="TextkomentraChar"/>
    <w:uiPriority w:val="99"/>
    <w:semiHidden/>
    <w:unhideWhenUsed/>
    <w:rsid w:val="00CE547F"/>
    <w:pPr>
      <w:spacing w:line="240" w:lineRule="auto"/>
    </w:pPr>
    <w:rPr>
      <w:sz w:val="20"/>
    </w:rPr>
  </w:style>
  <w:style w:type="character" w:customStyle="1" w:styleId="TextkomentraChar">
    <w:name w:val="Text komentára Char"/>
    <w:basedOn w:val="Predvolenpsmoodseku"/>
    <w:link w:val="Textkomentra"/>
    <w:uiPriority w:val="99"/>
    <w:semiHidden/>
    <w:rsid w:val="00CE547F"/>
    <w:rPr>
      <w:rFonts w:asciiTheme="majorHAnsi" w:eastAsia="Times New Roman" w:hAnsiTheme="majorHAnsi" w:cs="Times New Roman"/>
      <w:sz w:val="20"/>
      <w:szCs w:val="20"/>
      <w:lang w:eastAsia="cs-CZ"/>
    </w:rPr>
  </w:style>
  <w:style w:type="paragraph" w:styleId="Predmetkomentra">
    <w:name w:val="annotation subject"/>
    <w:basedOn w:val="Textkomentra"/>
    <w:next w:val="Textkomentra"/>
    <w:link w:val="PredmetkomentraChar"/>
    <w:uiPriority w:val="99"/>
    <w:semiHidden/>
    <w:unhideWhenUsed/>
    <w:rsid w:val="00CE547F"/>
    <w:rPr>
      <w:b/>
      <w:bCs/>
    </w:rPr>
  </w:style>
  <w:style w:type="character" w:customStyle="1" w:styleId="PredmetkomentraChar">
    <w:name w:val="Predmet komentára Char"/>
    <w:basedOn w:val="TextkomentraChar"/>
    <w:link w:val="Predmetkomentra"/>
    <w:uiPriority w:val="99"/>
    <w:semiHidden/>
    <w:rsid w:val="00CE547F"/>
    <w:rPr>
      <w:rFonts w:asciiTheme="majorHAnsi" w:eastAsia="Times New Roman" w:hAnsiTheme="majorHAnsi" w:cs="Times New Roman"/>
      <w:b/>
      <w:bCs/>
      <w:sz w:val="20"/>
      <w:szCs w:val="20"/>
      <w:lang w:eastAsia="cs-C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6966867">
      <w:bodyDiv w:val="1"/>
      <w:marLeft w:val="0"/>
      <w:marRight w:val="0"/>
      <w:marTop w:val="0"/>
      <w:marBottom w:val="0"/>
      <w:divBdr>
        <w:top w:val="none" w:sz="0" w:space="0" w:color="auto"/>
        <w:left w:val="none" w:sz="0" w:space="0" w:color="auto"/>
        <w:bottom w:val="none" w:sz="0" w:space="0" w:color="auto"/>
        <w:right w:val="none" w:sz="0" w:space="0" w:color="auto"/>
      </w:divBdr>
    </w:div>
    <w:div w:id="608514928">
      <w:bodyDiv w:val="1"/>
      <w:marLeft w:val="0"/>
      <w:marRight w:val="0"/>
      <w:marTop w:val="0"/>
      <w:marBottom w:val="0"/>
      <w:divBdr>
        <w:top w:val="none" w:sz="0" w:space="0" w:color="auto"/>
        <w:left w:val="none" w:sz="0" w:space="0" w:color="auto"/>
        <w:bottom w:val="none" w:sz="0" w:space="0" w:color="auto"/>
        <w:right w:val="none" w:sz="0" w:space="0" w:color="auto"/>
      </w:divBdr>
    </w:div>
    <w:div w:id="634212411">
      <w:bodyDiv w:val="1"/>
      <w:marLeft w:val="0"/>
      <w:marRight w:val="0"/>
      <w:marTop w:val="0"/>
      <w:marBottom w:val="0"/>
      <w:divBdr>
        <w:top w:val="none" w:sz="0" w:space="0" w:color="auto"/>
        <w:left w:val="none" w:sz="0" w:space="0" w:color="auto"/>
        <w:bottom w:val="none" w:sz="0" w:space="0" w:color="auto"/>
        <w:right w:val="none" w:sz="0" w:space="0" w:color="auto"/>
      </w:divBdr>
    </w:div>
    <w:div w:id="1006665555">
      <w:bodyDiv w:val="1"/>
      <w:marLeft w:val="0"/>
      <w:marRight w:val="0"/>
      <w:marTop w:val="0"/>
      <w:marBottom w:val="0"/>
      <w:divBdr>
        <w:top w:val="none" w:sz="0" w:space="0" w:color="auto"/>
        <w:left w:val="none" w:sz="0" w:space="0" w:color="auto"/>
        <w:bottom w:val="none" w:sz="0" w:space="0" w:color="auto"/>
        <w:right w:val="none" w:sz="0" w:space="0" w:color="auto"/>
      </w:divBdr>
    </w:div>
    <w:div w:id="1563907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34" Type="http://schemas.openxmlformats.org/officeDocument/2006/relationships/image" Target="media/image12.jpe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63" Type="http://schemas.openxmlformats.org/officeDocument/2006/relationships/footer" Target="foot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1.png"/><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header" Target="header6.xml"/><Relationship Id="rId37" Type="http://schemas.openxmlformats.org/officeDocument/2006/relationships/image" Target="media/image15.jpeg"/><Relationship Id="rId40" Type="http://schemas.openxmlformats.org/officeDocument/2006/relationships/image" Target="media/image18.png"/><Relationship Id="rId45" Type="http://schemas.openxmlformats.org/officeDocument/2006/relationships/image" Target="media/image23.jpeg"/><Relationship Id="rId53" Type="http://schemas.openxmlformats.org/officeDocument/2006/relationships/image" Target="media/image31.jpeg"/><Relationship Id="rId58" Type="http://schemas.openxmlformats.org/officeDocument/2006/relationships/chart" Target="charts/chart1.xm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footer" Target="footer7.xml"/><Relationship Id="rId19" Type="http://schemas.openxmlformats.org/officeDocument/2006/relationships/footer" Target="footer4.xml"/><Relationship Id="rId14" Type="http://schemas.openxmlformats.org/officeDocument/2006/relationships/comments" Target="comments.xm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header" Target="header5.xml"/><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jpeg"/><Relationship Id="rId56" Type="http://schemas.openxmlformats.org/officeDocument/2006/relationships/image" Target="media/image34.png"/><Relationship Id="rId64" Type="http://schemas.openxmlformats.org/officeDocument/2006/relationships/fontTable" Target="fontTable.xml"/><Relationship Id="rId8" Type="http://schemas.openxmlformats.org/officeDocument/2006/relationships/image" Target="media/image1.wmf"/><Relationship Id="rId51" Type="http://schemas.openxmlformats.org/officeDocument/2006/relationships/image" Target="media/image29.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image" Target="media/image7.png"/><Relationship Id="rId33" Type="http://schemas.openxmlformats.org/officeDocument/2006/relationships/footer" Target="footer6.xml"/><Relationship Id="rId38" Type="http://schemas.openxmlformats.org/officeDocument/2006/relationships/image" Target="media/image16.jpeg"/><Relationship Id="rId46" Type="http://schemas.openxmlformats.org/officeDocument/2006/relationships/image" Target="media/image24.png"/><Relationship Id="rId59" Type="http://schemas.openxmlformats.org/officeDocument/2006/relationships/chart" Target="charts/chart2.xml"/><Relationship Id="rId20" Type="http://schemas.openxmlformats.org/officeDocument/2006/relationships/image" Target="media/image2.jpeg"/><Relationship Id="rId41" Type="http://schemas.openxmlformats.org/officeDocument/2006/relationships/image" Target="media/image19.png"/><Relationship Id="rId54" Type="http://schemas.openxmlformats.org/officeDocument/2006/relationships/image" Target="media/image32.png"/><Relationship Id="rId62"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4.jpeg"/><Relationship Id="rId49" Type="http://schemas.openxmlformats.org/officeDocument/2006/relationships/image" Target="media/image27.jpeg"/><Relationship Id="rId57" Type="http://schemas.openxmlformats.org/officeDocument/2006/relationships/image" Target="media/image35.png"/><Relationship Id="rId10" Type="http://schemas.openxmlformats.org/officeDocument/2006/relationships/header" Target="header1.xml"/><Relationship Id="rId31" Type="http://schemas.openxmlformats.org/officeDocument/2006/relationships/footer" Target="footer5.xml"/><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header" Target="header7.xml"/><Relationship Id="rId65" Type="http://schemas.microsoft.com/office/2011/relationships/people" Target="people.xm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footer" Target="footer2.xml"/><Relationship Id="rId18" Type="http://schemas.openxmlformats.org/officeDocument/2006/relationships/header" Target="header4.xml"/><Relationship Id="rId39" Type="http://schemas.openxmlformats.org/officeDocument/2006/relationships/image" Target="media/image17.jpeg"/></Relationships>
</file>

<file path=word/charts/_rels/chart1.xml.rels><?xml version="1.0" encoding="UTF-8" standalone="yes"?>
<Relationships xmlns="http://schemas.openxmlformats.org/package/2006/relationships"><Relationship Id="rId1" Type="http://schemas.openxmlformats.org/officeDocument/2006/relationships/oleObject" Target="file:///C:\Users\langer\AppData\Local\Temp\Temp1_PavelMeluzi.zip\053_n.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langer\AppData\Local\Temp\Temp1_PavelMeluzi.zip\049_n.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sk-SK"/>
              <a:t>SV u </a:t>
            </a:r>
            <a:r>
              <a:rPr lang="en-US"/>
              <a:t>pacient</a:t>
            </a:r>
            <a:r>
              <a:rPr lang="sk-SK"/>
              <a:t>a</a:t>
            </a:r>
            <a:r>
              <a:rPr lang="en-US"/>
              <a:t> </a:t>
            </a:r>
            <a:r>
              <a:rPr lang="sk-SK"/>
              <a:t>č.</a:t>
            </a:r>
            <a:r>
              <a:rPr lang="sk-SK" baseline="0"/>
              <a:t> </a:t>
            </a:r>
            <a:r>
              <a:rPr lang="cs-CZ"/>
              <a:t>53</a:t>
            </a:r>
          </a:p>
        </c:rich>
      </c:tx>
      <c:overlay val="0"/>
      <c:spPr>
        <a:noFill/>
        <a:ln w="25400">
          <a:noFill/>
        </a:ln>
      </c:spPr>
    </c:title>
    <c:autoTitleDeleted val="0"/>
    <c:plotArea>
      <c:layout>
        <c:manualLayout>
          <c:layoutTarget val="inner"/>
          <c:xMode val="edge"/>
          <c:yMode val="edge"/>
          <c:x val="5.4637899210497824E-2"/>
          <c:y val="0.14105810800007379"/>
          <c:w val="0.92376169130306662"/>
          <c:h val="0.66246932864320374"/>
        </c:manualLayout>
      </c:layout>
      <c:barChart>
        <c:barDir val="col"/>
        <c:grouping val="clustered"/>
        <c:varyColors val="0"/>
        <c:ser>
          <c:idx val="0"/>
          <c:order val="0"/>
          <c:tx>
            <c:strRef>
              <c:f>List1!$K$3</c:f>
              <c:strCache>
                <c:ptCount val="1"/>
                <c:pt idx="0">
                  <c:v>SV_norm [%]</c:v>
                </c:pt>
              </c:strCache>
            </c:strRef>
          </c:tx>
          <c:invertIfNegative val="0"/>
          <c:cat>
            <c:strRef>
              <c:f>List1!$B$5:$B$26</c:f>
              <c:strCache>
                <c:ptCount val="22"/>
                <c:pt idx="0">
                  <c:v>klid DKK sup</c:v>
                </c:pt>
                <c:pt idx="1">
                  <c:v>klid DKK elev</c:v>
                </c:pt>
                <c:pt idx="2">
                  <c:v>25W </c:v>
                </c:pt>
                <c:pt idx="3">
                  <c:v>20</c:v>
                </c:pt>
                <c:pt idx="4">
                  <c:v>40</c:v>
                </c:pt>
                <c:pt idx="5">
                  <c:v>60</c:v>
                </c:pt>
                <c:pt idx="6">
                  <c:v>80</c:v>
                </c:pt>
                <c:pt idx="7">
                  <c:v>100</c:v>
                </c:pt>
                <c:pt idx="8">
                  <c:v>50W </c:v>
                </c:pt>
                <c:pt idx="9">
                  <c:v>20</c:v>
                </c:pt>
                <c:pt idx="10">
                  <c:v>40</c:v>
                </c:pt>
                <c:pt idx="11">
                  <c:v>60</c:v>
                </c:pt>
                <c:pt idx="12">
                  <c:v>80</c:v>
                </c:pt>
                <c:pt idx="13">
                  <c:v>100</c:v>
                </c:pt>
                <c:pt idx="14">
                  <c:v>STOP</c:v>
                </c:pt>
                <c:pt idx="15">
                  <c:v>klid 1min</c:v>
                </c:pt>
                <c:pt idx="16">
                  <c:v>2min</c:v>
                </c:pt>
                <c:pt idx="17">
                  <c:v>3min</c:v>
                </c:pt>
                <c:pt idx="18">
                  <c:v>4min</c:v>
                </c:pt>
                <c:pt idx="19">
                  <c:v>5min</c:v>
                </c:pt>
                <c:pt idx="20">
                  <c:v>6min</c:v>
                </c:pt>
                <c:pt idx="21">
                  <c:v>7min</c:v>
                </c:pt>
              </c:strCache>
            </c:strRef>
          </c:cat>
          <c:val>
            <c:numRef>
              <c:f>List1!$K$5:$K$26</c:f>
              <c:numCache>
                <c:formatCode>General</c:formatCode>
                <c:ptCount val="22"/>
                <c:pt idx="0">
                  <c:v>98.604502888488085</c:v>
                </c:pt>
                <c:pt idx="1">
                  <c:v>100</c:v>
                </c:pt>
                <c:pt idx="2">
                  <c:v>142.51054510908511</c:v>
                </c:pt>
                <c:pt idx="3">
                  <c:v>148.89161429311176</c:v>
                </c:pt>
                <c:pt idx="4">
                  <c:v>163.05688019528097</c:v>
                </c:pt>
                <c:pt idx="5">
                  <c:v>179.0400046492623</c:v>
                </c:pt>
                <c:pt idx="6">
                  <c:v>206.96562050270381</c:v>
                </c:pt>
                <c:pt idx="7">
                  <c:v>216.12277624920634</c:v>
                </c:pt>
                <c:pt idx="8">
                  <c:v>246.77699754240066</c:v>
                </c:pt>
                <c:pt idx="9">
                  <c:v>249.44795782401098</c:v>
                </c:pt>
                <c:pt idx="10">
                  <c:v>283.6825080809889</c:v>
                </c:pt>
                <c:pt idx="11">
                  <c:v>314.70806048821191</c:v>
                </c:pt>
                <c:pt idx="12">
                  <c:v>290.69439376294929</c:v>
                </c:pt>
                <c:pt idx="13">
                  <c:v>325.17970877271733</c:v>
                </c:pt>
                <c:pt idx="14">
                  <c:v>236.50723178267646</c:v>
                </c:pt>
                <c:pt idx="15">
                  <c:v>212.77675194015717</c:v>
                </c:pt>
                <c:pt idx="16">
                  <c:v>228.96644867601546</c:v>
                </c:pt>
                <c:pt idx="17">
                  <c:v>229.73618008170402</c:v>
                </c:pt>
                <c:pt idx="18">
                  <c:v>187.06267445551163</c:v>
                </c:pt>
                <c:pt idx="19">
                  <c:v>165.62367684409182</c:v>
                </c:pt>
                <c:pt idx="20">
                  <c:v>139.66439840796389</c:v>
                </c:pt>
                <c:pt idx="21">
                  <c:v>115.38325896109282</c:v>
                </c:pt>
              </c:numCache>
            </c:numRef>
          </c:val>
          <c:extLst xmlns:c16r2="http://schemas.microsoft.com/office/drawing/2015/06/chart">
            <c:ext xmlns:c16="http://schemas.microsoft.com/office/drawing/2014/chart" uri="{C3380CC4-5D6E-409C-BE32-E72D297353CC}">
              <c16:uniqueId val="{00000000-F510-4AA4-8AC2-705A5E7599E9}"/>
            </c:ext>
          </c:extLst>
        </c:ser>
        <c:dLbls>
          <c:showLegendKey val="0"/>
          <c:showVal val="0"/>
          <c:showCatName val="0"/>
          <c:showSerName val="0"/>
          <c:showPercent val="0"/>
          <c:showBubbleSize val="0"/>
        </c:dLbls>
        <c:gapWidth val="150"/>
        <c:axId val="1989642416"/>
        <c:axId val="1989649488"/>
      </c:barChart>
      <c:catAx>
        <c:axId val="1989642416"/>
        <c:scaling>
          <c:orientation val="minMax"/>
        </c:scaling>
        <c:delete val="0"/>
        <c:axPos val="b"/>
        <c:numFmt formatCode="General" sourceLinked="1"/>
        <c:majorTickMark val="out"/>
        <c:minorTickMark val="none"/>
        <c:tickLblPos val="nextTo"/>
        <c:crossAx val="1989649488"/>
        <c:crosses val="autoZero"/>
        <c:auto val="1"/>
        <c:lblAlgn val="ctr"/>
        <c:lblOffset val="100"/>
        <c:noMultiLvlLbl val="0"/>
      </c:catAx>
      <c:valAx>
        <c:axId val="1989649488"/>
        <c:scaling>
          <c:orientation val="minMax"/>
        </c:scaling>
        <c:delete val="0"/>
        <c:axPos val="l"/>
        <c:majorGridlines/>
        <c:numFmt formatCode="General" sourceLinked="1"/>
        <c:majorTickMark val="out"/>
        <c:minorTickMark val="none"/>
        <c:tickLblPos val="nextTo"/>
        <c:crossAx val="1989642416"/>
        <c:crosses val="autoZero"/>
        <c:crossBetween val="between"/>
      </c:valAx>
    </c:plotArea>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cs-CZ"/>
              <a:t>SV u pacienta č. 49</a:t>
            </a:r>
          </a:p>
        </c:rich>
      </c:tx>
      <c:overlay val="0"/>
      <c:spPr>
        <a:noFill/>
        <a:ln w="25400">
          <a:noFill/>
        </a:ln>
      </c:spPr>
    </c:title>
    <c:autoTitleDeleted val="0"/>
    <c:plotArea>
      <c:layout>
        <c:manualLayout>
          <c:layoutTarget val="inner"/>
          <c:xMode val="edge"/>
          <c:yMode val="edge"/>
          <c:x val="6.0241042609294436E-2"/>
          <c:y val="0.14105810800007379"/>
          <c:w val="0.91700253749704219"/>
          <c:h val="0.66246932864320374"/>
        </c:manualLayout>
      </c:layout>
      <c:barChart>
        <c:barDir val="col"/>
        <c:grouping val="clustered"/>
        <c:varyColors val="0"/>
        <c:ser>
          <c:idx val="0"/>
          <c:order val="0"/>
          <c:tx>
            <c:strRef>
              <c:f>List1!$K$3</c:f>
              <c:strCache>
                <c:ptCount val="1"/>
                <c:pt idx="0">
                  <c:v>SV_norm [%]</c:v>
                </c:pt>
              </c:strCache>
            </c:strRef>
          </c:tx>
          <c:invertIfNegative val="0"/>
          <c:cat>
            <c:strRef>
              <c:f>List1!$B$5:$B$26</c:f>
              <c:strCache>
                <c:ptCount val="22"/>
                <c:pt idx="0">
                  <c:v>klid DKK sup</c:v>
                </c:pt>
                <c:pt idx="1">
                  <c:v>klid DKK elev</c:v>
                </c:pt>
                <c:pt idx="2">
                  <c:v>25W </c:v>
                </c:pt>
                <c:pt idx="3">
                  <c:v>20</c:v>
                </c:pt>
                <c:pt idx="4">
                  <c:v>40</c:v>
                </c:pt>
                <c:pt idx="5">
                  <c:v>60</c:v>
                </c:pt>
                <c:pt idx="6">
                  <c:v>80</c:v>
                </c:pt>
                <c:pt idx="7">
                  <c:v>100</c:v>
                </c:pt>
                <c:pt idx="8">
                  <c:v>50W </c:v>
                </c:pt>
                <c:pt idx="9">
                  <c:v>20</c:v>
                </c:pt>
                <c:pt idx="10">
                  <c:v>40</c:v>
                </c:pt>
                <c:pt idx="11">
                  <c:v>60</c:v>
                </c:pt>
                <c:pt idx="12">
                  <c:v>80</c:v>
                </c:pt>
                <c:pt idx="13">
                  <c:v>100</c:v>
                </c:pt>
                <c:pt idx="14">
                  <c:v>STOP</c:v>
                </c:pt>
                <c:pt idx="15">
                  <c:v>klid 1min</c:v>
                </c:pt>
                <c:pt idx="16">
                  <c:v>2min</c:v>
                </c:pt>
                <c:pt idx="17">
                  <c:v>3min</c:v>
                </c:pt>
                <c:pt idx="18">
                  <c:v>4min</c:v>
                </c:pt>
                <c:pt idx="19">
                  <c:v>5min</c:v>
                </c:pt>
                <c:pt idx="20">
                  <c:v>6min</c:v>
                </c:pt>
                <c:pt idx="21">
                  <c:v>7min</c:v>
                </c:pt>
              </c:strCache>
            </c:strRef>
          </c:cat>
          <c:val>
            <c:numRef>
              <c:f>List1!$K$5:$K$26</c:f>
              <c:numCache>
                <c:formatCode>General</c:formatCode>
                <c:ptCount val="22"/>
                <c:pt idx="0">
                  <c:v>90.96208534093428</c:v>
                </c:pt>
                <c:pt idx="1">
                  <c:v>100</c:v>
                </c:pt>
                <c:pt idx="2">
                  <c:v>104.07961670498015</c:v>
                </c:pt>
                <c:pt idx="3">
                  <c:v>81.485386281116462</c:v>
                </c:pt>
                <c:pt idx="4">
                  <c:v>91.613684227546273</c:v>
                </c:pt>
                <c:pt idx="5">
                  <c:v>94.572714266836428</c:v>
                </c:pt>
                <c:pt idx="6">
                  <c:v>91.139781441020588</c:v>
                </c:pt>
                <c:pt idx="7">
                  <c:v>77.808757821393158</c:v>
                </c:pt>
                <c:pt idx="8">
                  <c:v>93.4976861418439</c:v>
                </c:pt>
                <c:pt idx="9">
                  <c:v>112.81528870064898</c:v>
                </c:pt>
                <c:pt idx="10">
                  <c:v>116.44102403584981</c:v>
                </c:pt>
                <c:pt idx="11">
                  <c:v>104.59171201793905</c:v>
                </c:pt>
                <c:pt idx="12">
                  <c:v>110.32721399900871</c:v>
                </c:pt>
                <c:pt idx="13">
                  <c:v>105.20621674988139</c:v>
                </c:pt>
                <c:pt idx="14">
                  <c:v>102.38380516080159</c:v>
                </c:pt>
                <c:pt idx="15">
                  <c:v>98.449343177171713</c:v>
                </c:pt>
                <c:pt idx="16">
                  <c:v>93.3171029029956</c:v>
                </c:pt>
                <c:pt idx="17">
                  <c:v>89.620515696653598</c:v>
                </c:pt>
                <c:pt idx="18">
                  <c:v>91.556667016146449</c:v>
                </c:pt>
                <c:pt idx="19">
                  <c:v>87.200443838433458</c:v>
                </c:pt>
                <c:pt idx="20">
                  <c:v>76.215170180731818</c:v>
                </c:pt>
                <c:pt idx="21">
                  <c:v>64.516488897971158</c:v>
                </c:pt>
              </c:numCache>
            </c:numRef>
          </c:val>
          <c:extLst xmlns:c16r2="http://schemas.microsoft.com/office/drawing/2015/06/chart">
            <c:ext xmlns:c16="http://schemas.microsoft.com/office/drawing/2014/chart" uri="{C3380CC4-5D6E-409C-BE32-E72D297353CC}">
              <c16:uniqueId val="{00000000-E66C-4194-8DDE-FE812166479A}"/>
            </c:ext>
          </c:extLst>
        </c:ser>
        <c:dLbls>
          <c:showLegendKey val="0"/>
          <c:showVal val="0"/>
          <c:showCatName val="0"/>
          <c:showSerName val="0"/>
          <c:showPercent val="0"/>
          <c:showBubbleSize val="0"/>
        </c:dLbls>
        <c:gapWidth val="150"/>
        <c:axId val="1989644048"/>
        <c:axId val="1989644592"/>
      </c:barChart>
      <c:catAx>
        <c:axId val="1989644048"/>
        <c:scaling>
          <c:orientation val="minMax"/>
        </c:scaling>
        <c:delete val="0"/>
        <c:axPos val="b"/>
        <c:numFmt formatCode="General" sourceLinked="1"/>
        <c:majorTickMark val="out"/>
        <c:minorTickMark val="none"/>
        <c:tickLblPos val="nextTo"/>
        <c:crossAx val="1989644592"/>
        <c:crosses val="autoZero"/>
        <c:auto val="1"/>
        <c:lblAlgn val="ctr"/>
        <c:lblOffset val="100"/>
        <c:noMultiLvlLbl val="0"/>
      </c:catAx>
      <c:valAx>
        <c:axId val="1989644592"/>
        <c:scaling>
          <c:orientation val="minMax"/>
        </c:scaling>
        <c:delete val="0"/>
        <c:axPos val="l"/>
        <c:majorGridlines/>
        <c:numFmt formatCode="General" sourceLinked="1"/>
        <c:majorTickMark val="out"/>
        <c:minorTickMark val="none"/>
        <c:tickLblPos val="nextTo"/>
        <c:crossAx val="1989644048"/>
        <c:crosses val="autoZero"/>
        <c:crossBetween val="between"/>
      </c:valAx>
    </c:plotArea>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A8216C-EFD1-43A6-8DDF-0A98117849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TotalTime>
  <Pages>104</Pages>
  <Words>45969</Words>
  <Characters>271220</Characters>
  <Application>Microsoft Office Word</Application>
  <DocSecurity>0</DocSecurity>
  <Lines>2260</Lines>
  <Paragraphs>633</Paragraphs>
  <ScaleCrop>false</ScaleCrop>
  <HeadingPairs>
    <vt:vector size="4" baseType="variant">
      <vt:variant>
        <vt:lpstr>Název</vt:lpstr>
      </vt:variant>
      <vt:variant>
        <vt:i4>1</vt:i4>
      </vt:variant>
      <vt:variant>
        <vt:lpstr>Názov</vt:lpstr>
      </vt:variant>
      <vt:variant>
        <vt:i4>1</vt:i4>
      </vt:variant>
    </vt:vector>
  </HeadingPairs>
  <TitlesOfParts>
    <vt:vector size="2" baseType="lpstr">
      <vt:lpstr/>
      <vt:lpstr/>
    </vt:vector>
  </TitlesOfParts>
  <Company/>
  <LinksUpToDate>false</LinksUpToDate>
  <CharactersWithSpaces>316556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Peto</dc:creator>
  <cp:keywords/>
  <dc:description/>
  <cp:lastModifiedBy>Peto</cp:lastModifiedBy>
  <cp:revision>31</cp:revision>
  <dcterms:created xsi:type="dcterms:W3CDTF">2018-05-13T11:31:00Z</dcterms:created>
  <dcterms:modified xsi:type="dcterms:W3CDTF">2018-06-04T04:18:00Z</dcterms:modified>
</cp:coreProperties>
</file>