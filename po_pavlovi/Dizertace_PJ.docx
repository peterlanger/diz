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404207"/>
    <w:bookmarkStart w:id="1" w:name="_Toc510268143"/>
    <w:p w14:paraId="6DE81F48" w14:textId="77777777" w:rsidR="00CE547F" w:rsidRPr="001D1BAE" w:rsidRDefault="00CE547F" w:rsidP="00CE547F">
      <w:pPr>
        <w:pStyle w:val="Title-sign"/>
        <w:rPr>
          <w:lang w:val="sk-SK"/>
        </w:rPr>
      </w:pPr>
      <w:r w:rsidRPr="001D1BAE">
        <w:rPr>
          <w:lang w:val="sk-SK"/>
        </w:rPr>
        <w:object w:dxaOrig="3300" w:dyaOrig="2954" w14:anchorId="786B9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45pt" o:ole="">
            <v:imagedata r:id="rId8" o:title=""/>
          </v:shape>
          <o:OLEObject Type="Embed" ProgID="CorelDraw.Graphic.9" ShapeID="_x0000_i1025" DrawAspect="Content" ObjectID="_1589596653" r:id="rId9"/>
        </w:object>
      </w:r>
    </w:p>
    <w:p w14:paraId="7D04EF29" w14:textId="77777777" w:rsidR="00CE547F" w:rsidRPr="001D1BAE" w:rsidRDefault="00CE547F" w:rsidP="00CE547F">
      <w:pPr>
        <w:pStyle w:val="Title-dept"/>
        <w:rPr>
          <w:lang w:val="sk-SK"/>
        </w:rPr>
      </w:pPr>
      <w:r w:rsidRPr="001D1BAE">
        <w:rPr>
          <w:lang w:val="sk-SK"/>
        </w:rPr>
        <w:t>ÚSTAV BIOMEDICÍNSKÉHO INŽENÝRSTVÍ</w:t>
      </w:r>
    </w:p>
    <w:p w14:paraId="4157E836" w14:textId="77777777" w:rsidR="00CE547F" w:rsidRPr="001D1BAE" w:rsidRDefault="00CE547F" w:rsidP="00CE547F">
      <w:pPr>
        <w:pStyle w:val="Title-pojed"/>
        <w:spacing w:before="2400" w:after="960"/>
        <w:rPr>
          <w:i w:val="0"/>
          <w:shd w:val="clear" w:color="auto" w:fill="FFFFFF"/>
          <w:lang w:val="sk-SK"/>
        </w:rPr>
      </w:pPr>
      <w:r w:rsidRPr="001D1BAE">
        <w:rPr>
          <w:i w:val="0"/>
          <w:shd w:val="clear" w:color="auto" w:fill="FFFFFF"/>
          <w:lang w:val="sk-SK"/>
        </w:rPr>
        <w:t>Stanovení parametrů pro výpočet srdečního výdeje z dat celotělové bioimpedance</w:t>
      </w:r>
    </w:p>
    <w:p w14:paraId="6474443E" w14:textId="77777777" w:rsidR="00CE547F" w:rsidRPr="001D1BAE" w:rsidRDefault="00CE547F" w:rsidP="00E948A0">
      <w:pPr>
        <w:pStyle w:val="Title-pojed"/>
        <w:spacing w:after="1800"/>
        <w:rPr>
          <w:sz w:val="40"/>
          <w:szCs w:val="40"/>
          <w:lang w:val="sk-SK"/>
        </w:rPr>
      </w:pPr>
      <w:r w:rsidRPr="001D1BAE">
        <w:rPr>
          <w:sz w:val="40"/>
          <w:szCs w:val="40"/>
          <w:lang w:val="sk-SK"/>
        </w:rPr>
        <w:t>Disertační práci</w:t>
      </w:r>
    </w:p>
    <w:p w14:paraId="5B6AFC8D" w14:textId="77777777" w:rsidR="00CE547F" w:rsidRPr="001D1BAE" w:rsidRDefault="00CE547F" w:rsidP="00CE547F">
      <w:pPr>
        <w:pStyle w:val="Title-autor"/>
        <w:spacing w:after="240"/>
        <w:ind w:left="2268" w:hanging="2268"/>
        <w:jc w:val="left"/>
        <w:rPr>
          <w:sz w:val="28"/>
          <w:szCs w:val="28"/>
          <w:lang w:val="sk-SK"/>
        </w:rPr>
      </w:pPr>
      <w:r w:rsidRPr="001D1BAE">
        <w:rPr>
          <w:sz w:val="28"/>
          <w:szCs w:val="28"/>
          <w:lang w:val="sk-SK"/>
        </w:rPr>
        <w:t>Doktorand:</w:t>
      </w:r>
      <w:r w:rsidRPr="001D1BAE">
        <w:rPr>
          <w:sz w:val="28"/>
          <w:szCs w:val="28"/>
          <w:lang w:val="sk-SK"/>
        </w:rPr>
        <w:tab/>
        <w:t>Mgr. Peter Langer</w:t>
      </w:r>
    </w:p>
    <w:p w14:paraId="32679AFE" w14:textId="77777777" w:rsidR="00CE547F" w:rsidRPr="001D1BAE" w:rsidRDefault="00CE547F" w:rsidP="00CE547F">
      <w:pPr>
        <w:pStyle w:val="Title-autor"/>
        <w:spacing w:after="1200"/>
        <w:ind w:left="2268" w:hanging="2268"/>
        <w:jc w:val="left"/>
        <w:rPr>
          <w:sz w:val="28"/>
          <w:szCs w:val="28"/>
          <w:lang w:val="sk-SK"/>
        </w:rPr>
      </w:pPr>
      <w:r w:rsidRPr="001D1BAE">
        <w:rPr>
          <w:sz w:val="28"/>
          <w:szCs w:val="28"/>
          <w:lang w:val="sk-SK"/>
        </w:rPr>
        <w:t>Školitel:</w:t>
      </w:r>
      <w:r w:rsidRPr="001D1BAE">
        <w:rPr>
          <w:sz w:val="28"/>
          <w:szCs w:val="28"/>
          <w:lang w:val="sk-SK"/>
        </w:rPr>
        <w:tab/>
        <w:t>Ing. Pavel Jurák, CSc.</w:t>
      </w:r>
    </w:p>
    <w:p w14:paraId="4BB1E015" w14:textId="77777777" w:rsidR="00CE547F" w:rsidRPr="001D1BAE" w:rsidRDefault="00CE547F" w:rsidP="00CE547F">
      <w:pPr>
        <w:pStyle w:val="Title-autor"/>
        <w:spacing w:after="2040"/>
        <w:ind w:left="2268" w:hanging="2268"/>
        <w:rPr>
          <w:sz w:val="28"/>
          <w:szCs w:val="28"/>
          <w:lang w:val="sk-SK"/>
        </w:rPr>
        <w:sectPr w:rsidR="00CE547F" w:rsidRPr="001D1BAE" w:rsidSect="00452ADC">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1D1BAE">
        <w:rPr>
          <w:sz w:val="28"/>
          <w:szCs w:val="28"/>
          <w:lang w:val="sk-SK"/>
        </w:rPr>
        <w:t>Brno, duben 2018</w:t>
      </w:r>
    </w:p>
    <w:p w14:paraId="01EE6F5B" w14:textId="77777777" w:rsidR="00CE547F" w:rsidRPr="001D1BAE" w:rsidRDefault="00CE547F" w:rsidP="00CE547F">
      <w:pPr>
        <w:pStyle w:val="Nadpis1"/>
        <w:numPr>
          <w:ilvl w:val="0"/>
          <w:numId w:val="0"/>
        </w:numPr>
        <w:rPr>
          <w:lang w:val="sk-SK"/>
        </w:rPr>
      </w:pPr>
      <w:bookmarkStart w:id="2" w:name="_Toc509993364"/>
      <w:bookmarkStart w:id="3" w:name="_Toc510359964"/>
      <w:bookmarkStart w:id="4" w:name="_Toc513981444"/>
      <w:bookmarkStart w:id="5" w:name="_Toc386404197"/>
      <w:commentRangeStart w:id="6"/>
      <w:r w:rsidRPr="001D1BAE">
        <w:rPr>
          <w:lang w:val="sk-SK"/>
        </w:rPr>
        <w:lastRenderedPageBreak/>
        <w:t>ABSTRAKT</w:t>
      </w:r>
      <w:bookmarkEnd w:id="2"/>
      <w:bookmarkEnd w:id="3"/>
      <w:bookmarkEnd w:id="4"/>
      <w:commentRangeEnd w:id="6"/>
      <w:r w:rsidR="009365B4">
        <w:rPr>
          <w:rStyle w:val="Odkaznakomentr"/>
          <w:rFonts w:asciiTheme="majorHAnsi" w:hAnsiTheme="majorHAnsi" w:cs="Times New Roman"/>
          <w:b w:val="0"/>
          <w:bCs w:val="0"/>
        </w:rPr>
        <w:commentReference w:id="6"/>
      </w:r>
    </w:p>
    <w:p w14:paraId="3332B4DA" w14:textId="77777777" w:rsidR="00CE547F" w:rsidRPr="001D1BAE" w:rsidRDefault="00CE547F" w:rsidP="00CE547F">
      <w:pPr>
        <w:rPr>
          <w:lang w:val="sk-SK"/>
        </w:rPr>
      </w:pPr>
      <w:bookmarkStart w:id="7" w:name="_Toc509993365"/>
      <w:r w:rsidRPr="001D1BAE">
        <w:rPr>
          <w:lang w:val="sk-SK"/>
        </w:rPr>
        <w:t xml:space="preserve">Kardiovaskulárne ochorenia sú celosvetovo najčastejšou príčinou úmrtia. Tepový objem je dôležitou veličinou pri diagnostike funkcie obehovej sústavy. Výpočet tepového objemu z dát bioimpedancie je metóda neinvazívna, finančne nenáročná a takisto nenáročná na obsluhu, </w:t>
      </w:r>
      <w:commentRangeStart w:id="8"/>
      <w:r w:rsidRPr="001D1BAE">
        <w:rPr>
          <w:lang w:val="sk-SK"/>
        </w:rPr>
        <w:t>v súčasnosti však nemá dobrú povesť hlavne pre nízku presnosť pri výpočte absolútnej hodnoty tepového objemu</w:t>
      </w:r>
      <w:commentRangeEnd w:id="8"/>
      <w:r w:rsidR="00E320B3">
        <w:rPr>
          <w:rStyle w:val="Odkaznakomentr"/>
        </w:rPr>
        <w:commentReference w:id="8"/>
      </w:r>
      <w:r w:rsidRPr="001D1BAE">
        <w:rPr>
          <w:lang w:val="sk-SK"/>
        </w:rPr>
        <w:t xml:space="preserve">. </w:t>
      </w:r>
      <w:commentRangeStart w:id="9"/>
      <w:r w:rsidRPr="001D1BAE">
        <w:rPr>
          <w:lang w:val="sk-SK"/>
        </w:rPr>
        <w:t xml:space="preserve">Táto nepresnosť pramení z nedostatku znalosti o pôvode bioimpedančného signálu. </w:t>
      </w:r>
      <w:commentRangeEnd w:id="9"/>
      <w:r w:rsidR="00E320B3">
        <w:rPr>
          <w:rStyle w:val="Odkaznakomentr"/>
        </w:rPr>
        <w:commentReference w:id="9"/>
      </w:r>
      <w:r w:rsidRPr="001D1BAE">
        <w:rPr>
          <w:lang w:val="sk-SK"/>
        </w:rPr>
        <w:t xml:space="preserve">Táto práca sa zaoberá vzťahmi hemodynamických parametrov vypočítaných z dát celotelovej viackanálovej bioimpedancie, krvného tlaku, EKG a srdečných zvukov. </w:t>
      </w:r>
      <w:commentRangeStart w:id="10"/>
      <w:r w:rsidRPr="001D1BAE">
        <w:rPr>
          <w:lang w:val="sk-SK"/>
        </w:rPr>
        <w:t xml:space="preserve">Prináša nové informácie </w:t>
      </w:r>
      <w:commentRangeEnd w:id="10"/>
      <w:r w:rsidR="000F6D81">
        <w:rPr>
          <w:rStyle w:val="Odkaznakomentr"/>
        </w:rPr>
        <w:commentReference w:id="10"/>
      </w:r>
      <w:r w:rsidRPr="001D1BAE">
        <w:rPr>
          <w:lang w:val="sk-SK"/>
        </w:rPr>
        <w:t>o vzťahu hemodynamickýh parametrov a ich reakcií na excitáciu srdcovocievneho systému dýchaním. Prináša takisto informácie o miere variability hemodynamických parametrov a ich vplyve na výpočet tepového objemu. V závere táto práca identifikuje novú metódu na výpočet SV z dát impedancie krku.</w:t>
      </w:r>
    </w:p>
    <w:p w14:paraId="3B50CAEB" w14:textId="77777777" w:rsidR="00CE547F" w:rsidRPr="001D1BAE" w:rsidRDefault="00CE547F" w:rsidP="00CE547F">
      <w:pPr>
        <w:pStyle w:val="Nadpis1"/>
        <w:numPr>
          <w:ilvl w:val="0"/>
          <w:numId w:val="0"/>
        </w:numPr>
        <w:ind w:left="432" w:hanging="432"/>
        <w:rPr>
          <w:lang w:val="sk-SK"/>
        </w:rPr>
      </w:pPr>
      <w:bookmarkStart w:id="11" w:name="_Toc510359965"/>
      <w:bookmarkStart w:id="12" w:name="_Toc513981445"/>
      <w:r w:rsidRPr="001D1BAE">
        <w:rPr>
          <w:lang w:val="sk-SK"/>
        </w:rPr>
        <w:t>KĽÚČOVÉ SLOVÁ</w:t>
      </w:r>
      <w:bookmarkEnd w:id="7"/>
      <w:bookmarkEnd w:id="11"/>
      <w:bookmarkEnd w:id="12"/>
    </w:p>
    <w:p w14:paraId="25855AEF" w14:textId="77777777" w:rsidR="00CE547F" w:rsidRPr="001D1BAE" w:rsidRDefault="00CE547F" w:rsidP="00CE547F">
      <w:pPr>
        <w:rPr>
          <w:lang w:val="sk-SK"/>
        </w:rPr>
      </w:pPr>
      <w:r w:rsidRPr="001D1BAE">
        <w:rPr>
          <w:lang w:val="sk-SK"/>
        </w:rPr>
        <w:t>Bioimpedancia, srdečný výdaj, tepový objem, hemodynamické parametre</w:t>
      </w:r>
    </w:p>
    <w:p w14:paraId="07FE5A32" w14:textId="77777777" w:rsidR="00CE547F" w:rsidRPr="001D1BAE" w:rsidRDefault="00CE547F" w:rsidP="00CE547F">
      <w:pPr>
        <w:overflowPunct/>
        <w:autoSpaceDE/>
        <w:autoSpaceDN/>
        <w:adjustRightInd/>
        <w:spacing w:line="240" w:lineRule="auto"/>
        <w:textAlignment w:val="auto"/>
        <w:rPr>
          <w:rFonts w:ascii="Arial" w:hAnsi="Arial" w:cs="Arial"/>
          <w:b/>
          <w:sz w:val="36"/>
          <w:szCs w:val="36"/>
          <w:lang w:val="sk-SK"/>
        </w:rPr>
      </w:pPr>
      <w:r w:rsidRPr="001D1BAE">
        <w:rPr>
          <w:rFonts w:ascii="Arial" w:hAnsi="Arial" w:cs="Arial"/>
          <w:b/>
          <w:sz w:val="36"/>
          <w:szCs w:val="36"/>
          <w:lang w:val="sk-SK"/>
        </w:rPr>
        <w:br w:type="page"/>
      </w:r>
    </w:p>
    <w:p w14:paraId="43D6DBB3" w14:textId="77777777" w:rsidR="00CE547F" w:rsidRPr="001D1BAE" w:rsidRDefault="00CE547F" w:rsidP="00CE547F">
      <w:pPr>
        <w:pStyle w:val="Nadpis1"/>
        <w:numPr>
          <w:ilvl w:val="0"/>
          <w:numId w:val="0"/>
        </w:numPr>
        <w:ind w:left="432"/>
        <w:rPr>
          <w:lang w:val="sk-SK"/>
        </w:rPr>
      </w:pPr>
      <w:bookmarkStart w:id="13" w:name="_Toc509993366"/>
      <w:bookmarkStart w:id="14" w:name="_Toc510359966"/>
      <w:bookmarkStart w:id="15" w:name="_Toc513981446"/>
      <w:r w:rsidRPr="001D1BAE">
        <w:rPr>
          <w:lang w:val="sk-SK"/>
        </w:rPr>
        <w:lastRenderedPageBreak/>
        <w:t>ABSTRACT</w:t>
      </w:r>
      <w:bookmarkEnd w:id="13"/>
      <w:bookmarkEnd w:id="14"/>
      <w:bookmarkEnd w:id="15"/>
    </w:p>
    <w:p w14:paraId="24B729F6" w14:textId="77777777" w:rsidR="00CE547F" w:rsidRPr="001D1BAE" w:rsidRDefault="00CE547F" w:rsidP="00CE547F">
      <w:pPr>
        <w:pStyle w:val="Nadpis1"/>
        <w:numPr>
          <w:ilvl w:val="0"/>
          <w:numId w:val="0"/>
        </w:numPr>
        <w:ind w:left="432"/>
        <w:rPr>
          <w:lang w:val="sk-SK"/>
        </w:rPr>
      </w:pPr>
      <w:bookmarkStart w:id="16" w:name="_Toc509993367"/>
      <w:bookmarkStart w:id="17" w:name="_Toc510359967"/>
      <w:bookmarkStart w:id="18" w:name="_Toc513981447"/>
      <w:r w:rsidRPr="001D1BAE">
        <w:rPr>
          <w:lang w:val="sk-SK"/>
        </w:rPr>
        <w:t>KEYWORDS</w:t>
      </w:r>
      <w:bookmarkEnd w:id="16"/>
      <w:bookmarkEnd w:id="17"/>
      <w:bookmarkEnd w:id="18"/>
    </w:p>
    <w:p w14:paraId="21D1843B" w14:textId="77777777" w:rsidR="00CE547F" w:rsidRPr="001D1BAE" w:rsidRDefault="00CE547F" w:rsidP="00CE547F">
      <w:pPr>
        <w:rPr>
          <w:lang w:val="sk-SK"/>
        </w:rPr>
      </w:pPr>
    </w:p>
    <w:p w14:paraId="7DCA984E"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041F679" w14:textId="77777777" w:rsidR="00CE547F" w:rsidRPr="001D1BAE" w:rsidRDefault="00CE547F" w:rsidP="00CE547F">
      <w:pPr>
        <w:rPr>
          <w:rFonts w:ascii="Cambria" w:hAnsi="Cambria" w:cstheme="minorHAnsi"/>
          <w:sz w:val="20"/>
          <w:szCs w:val="18"/>
          <w:lang w:val="sk-SK"/>
        </w:rPr>
      </w:pPr>
    </w:p>
    <w:p w14:paraId="5D996FD3" w14:textId="77777777" w:rsidR="00CE547F" w:rsidRPr="001D1BAE" w:rsidRDefault="00CE547F" w:rsidP="00CE547F">
      <w:pPr>
        <w:rPr>
          <w:rFonts w:ascii="Cambria" w:hAnsi="Cambria" w:cstheme="minorHAnsi"/>
          <w:sz w:val="20"/>
          <w:szCs w:val="18"/>
          <w:lang w:val="sk-SK"/>
        </w:rPr>
      </w:pPr>
    </w:p>
    <w:p w14:paraId="6263D2C2" w14:textId="77777777" w:rsidR="00CE547F" w:rsidRPr="001D1BAE" w:rsidRDefault="00CE547F" w:rsidP="00CE547F">
      <w:pPr>
        <w:rPr>
          <w:rFonts w:ascii="Cambria" w:hAnsi="Cambria" w:cstheme="minorHAnsi"/>
          <w:sz w:val="20"/>
          <w:szCs w:val="18"/>
          <w:lang w:val="sk-SK"/>
        </w:rPr>
      </w:pPr>
    </w:p>
    <w:p w14:paraId="2A9945E7" w14:textId="77777777" w:rsidR="00CE547F" w:rsidRPr="001D1BAE" w:rsidRDefault="00CE547F" w:rsidP="00CE547F">
      <w:pPr>
        <w:rPr>
          <w:rFonts w:ascii="Cambria" w:hAnsi="Cambria" w:cstheme="minorHAnsi"/>
          <w:sz w:val="20"/>
          <w:szCs w:val="18"/>
          <w:lang w:val="sk-SK"/>
        </w:rPr>
      </w:pPr>
    </w:p>
    <w:p w14:paraId="551B7832" w14:textId="77777777" w:rsidR="00CE547F" w:rsidRPr="001D1BAE" w:rsidRDefault="00CE547F" w:rsidP="00CE547F">
      <w:pPr>
        <w:rPr>
          <w:rFonts w:ascii="Cambria" w:hAnsi="Cambria" w:cstheme="minorHAnsi"/>
          <w:sz w:val="20"/>
          <w:szCs w:val="18"/>
          <w:lang w:val="sk-SK"/>
        </w:rPr>
      </w:pPr>
    </w:p>
    <w:p w14:paraId="19DF08BB" w14:textId="77777777" w:rsidR="00CE547F" w:rsidRPr="001D1BAE" w:rsidRDefault="00CE547F" w:rsidP="00CE547F">
      <w:pPr>
        <w:rPr>
          <w:rFonts w:ascii="Cambria" w:hAnsi="Cambria" w:cstheme="minorHAnsi"/>
          <w:sz w:val="20"/>
          <w:szCs w:val="18"/>
          <w:lang w:val="sk-SK"/>
        </w:rPr>
      </w:pPr>
    </w:p>
    <w:p w14:paraId="1C5EBD5C" w14:textId="77777777" w:rsidR="00CE547F" w:rsidRPr="001D1BAE" w:rsidRDefault="00CE547F" w:rsidP="00CE547F">
      <w:pPr>
        <w:rPr>
          <w:rFonts w:ascii="Cambria" w:hAnsi="Cambria" w:cstheme="minorHAnsi"/>
          <w:sz w:val="20"/>
          <w:szCs w:val="18"/>
          <w:lang w:val="sk-SK"/>
        </w:rPr>
      </w:pPr>
    </w:p>
    <w:p w14:paraId="79933A93" w14:textId="77777777" w:rsidR="00CE547F" w:rsidRPr="001D1BAE" w:rsidRDefault="00CE547F" w:rsidP="00CE547F">
      <w:pPr>
        <w:rPr>
          <w:rFonts w:ascii="Cambria" w:hAnsi="Cambria" w:cstheme="minorHAnsi"/>
          <w:sz w:val="20"/>
          <w:szCs w:val="18"/>
          <w:lang w:val="sk-SK"/>
        </w:rPr>
      </w:pPr>
    </w:p>
    <w:p w14:paraId="203B1689" w14:textId="77777777" w:rsidR="00CE547F" w:rsidRPr="001D1BAE" w:rsidRDefault="00CE547F" w:rsidP="00CE547F">
      <w:pPr>
        <w:rPr>
          <w:rFonts w:ascii="Cambria" w:hAnsi="Cambria" w:cstheme="minorHAnsi"/>
          <w:sz w:val="20"/>
          <w:szCs w:val="18"/>
          <w:lang w:val="sk-SK"/>
        </w:rPr>
      </w:pPr>
    </w:p>
    <w:p w14:paraId="15DC4670" w14:textId="77777777" w:rsidR="00CE547F" w:rsidRPr="001D1BAE" w:rsidRDefault="00CE547F" w:rsidP="00CE547F">
      <w:pPr>
        <w:rPr>
          <w:rFonts w:ascii="Cambria" w:hAnsi="Cambria" w:cstheme="minorHAnsi"/>
          <w:sz w:val="20"/>
          <w:szCs w:val="18"/>
          <w:lang w:val="sk-SK"/>
        </w:rPr>
      </w:pPr>
    </w:p>
    <w:p w14:paraId="3E86E0CC" w14:textId="77777777" w:rsidR="00CE547F" w:rsidRPr="001D1BAE" w:rsidRDefault="00CE547F" w:rsidP="00CE547F">
      <w:pPr>
        <w:rPr>
          <w:rFonts w:ascii="Cambria" w:hAnsi="Cambria" w:cstheme="minorHAnsi"/>
          <w:sz w:val="20"/>
          <w:szCs w:val="18"/>
          <w:lang w:val="sk-SK"/>
        </w:rPr>
      </w:pPr>
    </w:p>
    <w:p w14:paraId="576ACF18" w14:textId="77777777" w:rsidR="00CE547F" w:rsidRPr="001D1BAE" w:rsidRDefault="00CE547F" w:rsidP="00CE547F">
      <w:pPr>
        <w:rPr>
          <w:rFonts w:ascii="Cambria" w:hAnsi="Cambria" w:cstheme="minorHAnsi"/>
          <w:sz w:val="20"/>
          <w:szCs w:val="18"/>
          <w:lang w:val="sk-SK"/>
        </w:rPr>
      </w:pPr>
    </w:p>
    <w:p w14:paraId="3797B585" w14:textId="77777777" w:rsidR="00CE547F" w:rsidRPr="001D1BAE" w:rsidRDefault="00CE547F" w:rsidP="00CE547F">
      <w:pPr>
        <w:rPr>
          <w:rFonts w:ascii="Cambria" w:hAnsi="Cambria" w:cstheme="minorHAnsi"/>
          <w:sz w:val="20"/>
          <w:szCs w:val="18"/>
          <w:lang w:val="sk-SK"/>
        </w:rPr>
      </w:pPr>
    </w:p>
    <w:p w14:paraId="521B7513" w14:textId="77777777" w:rsidR="00CE547F" w:rsidRPr="001D1BAE" w:rsidRDefault="00CE547F" w:rsidP="00CE547F">
      <w:pPr>
        <w:rPr>
          <w:rFonts w:ascii="Cambria" w:hAnsi="Cambria" w:cstheme="minorHAnsi"/>
          <w:sz w:val="20"/>
          <w:szCs w:val="18"/>
          <w:lang w:val="sk-SK"/>
        </w:rPr>
      </w:pPr>
    </w:p>
    <w:p w14:paraId="026737DE" w14:textId="77777777" w:rsidR="00CE547F" w:rsidRPr="001D1BAE" w:rsidRDefault="00CE547F" w:rsidP="00CE547F">
      <w:pPr>
        <w:rPr>
          <w:rFonts w:ascii="Cambria" w:hAnsi="Cambria" w:cstheme="minorHAnsi"/>
          <w:sz w:val="20"/>
          <w:szCs w:val="18"/>
          <w:lang w:val="sk-SK"/>
        </w:rPr>
      </w:pPr>
    </w:p>
    <w:p w14:paraId="4CD6EA95" w14:textId="77777777" w:rsidR="00CE547F" w:rsidRPr="001D1BAE" w:rsidRDefault="00CE547F" w:rsidP="00CE547F">
      <w:pPr>
        <w:rPr>
          <w:rFonts w:ascii="Cambria" w:hAnsi="Cambria" w:cstheme="minorHAnsi"/>
          <w:sz w:val="20"/>
          <w:szCs w:val="18"/>
          <w:lang w:val="sk-SK"/>
        </w:rPr>
      </w:pPr>
    </w:p>
    <w:p w14:paraId="6BF2330A" w14:textId="77777777" w:rsidR="00CE547F" w:rsidRPr="001D1BAE" w:rsidRDefault="00CE547F" w:rsidP="00CE547F">
      <w:pPr>
        <w:rPr>
          <w:rFonts w:ascii="Cambria" w:hAnsi="Cambria" w:cstheme="minorHAnsi"/>
          <w:sz w:val="20"/>
          <w:szCs w:val="18"/>
          <w:lang w:val="sk-SK"/>
        </w:rPr>
      </w:pPr>
    </w:p>
    <w:p w14:paraId="459D0077" w14:textId="77777777" w:rsidR="00CE547F" w:rsidRPr="001D1BAE" w:rsidRDefault="00CE547F" w:rsidP="00CE547F">
      <w:pPr>
        <w:rPr>
          <w:rFonts w:ascii="Cambria" w:hAnsi="Cambria" w:cstheme="minorHAnsi"/>
          <w:sz w:val="20"/>
          <w:szCs w:val="18"/>
          <w:lang w:val="sk-SK"/>
        </w:rPr>
      </w:pPr>
    </w:p>
    <w:p w14:paraId="3327BC8F" w14:textId="77777777" w:rsidR="00CE547F" w:rsidRPr="001D1BAE" w:rsidRDefault="00CE547F" w:rsidP="00CE547F">
      <w:pPr>
        <w:rPr>
          <w:rFonts w:ascii="Cambria" w:hAnsi="Cambria" w:cstheme="minorHAnsi"/>
          <w:sz w:val="20"/>
          <w:szCs w:val="18"/>
          <w:lang w:val="sk-SK"/>
        </w:rPr>
      </w:pPr>
    </w:p>
    <w:p w14:paraId="16797FEF" w14:textId="77777777" w:rsidR="00CE547F" w:rsidRPr="001D1BAE" w:rsidRDefault="00CE547F" w:rsidP="00CE547F">
      <w:pPr>
        <w:rPr>
          <w:rFonts w:ascii="Cambria" w:hAnsi="Cambria" w:cstheme="minorHAnsi"/>
          <w:sz w:val="20"/>
          <w:szCs w:val="18"/>
          <w:lang w:val="sk-SK"/>
        </w:rPr>
      </w:pPr>
    </w:p>
    <w:p w14:paraId="4E2DC053" w14:textId="77777777" w:rsidR="00CE547F" w:rsidRPr="001D1BAE" w:rsidRDefault="00CE547F" w:rsidP="00CE547F">
      <w:pPr>
        <w:rPr>
          <w:rFonts w:ascii="Cambria" w:hAnsi="Cambria" w:cstheme="minorHAnsi"/>
          <w:sz w:val="20"/>
          <w:szCs w:val="18"/>
          <w:lang w:val="sk-SK"/>
        </w:rPr>
      </w:pPr>
    </w:p>
    <w:p w14:paraId="4C381B73" w14:textId="77777777" w:rsidR="00CE547F" w:rsidRPr="001D1BAE" w:rsidRDefault="00CE547F" w:rsidP="00CE547F">
      <w:pPr>
        <w:rPr>
          <w:rFonts w:ascii="Cambria" w:hAnsi="Cambria" w:cstheme="minorHAnsi"/>
          <w:sz w:val="20"/>
          <w:szCs w:val="18"/>
          <w:lang w:val="sk-SK"/>
        </w:rPr>
      </w:pPr>
    </w:p>
    <w:p w14:paraId="1F81E8D1" w14:textId="77777777" w:rsidR="00CE547F" w:rsidRPr="001D1BAE" w:rsidRDefault="00CE547F" w:rsidP="00CE547F">
      <w:pPr>
        <w:rPr>
          <w:rFonts w:ascii="Cambria" w:hAnsi="Cambria" w:cstheme="minorHAnsi"/>
          <w:sz w:val="20"/>
          <w:szCs w:val="18"/>
          <w:lang w:val="sk-SK"/>
        </w:rPr>
      </w:pPr>
    </w:p>
    <w:p w14:paraId="55CD4BD4" w14:textId="77777777" w:rsidR="00CE547F" w:rsidRPr="001D1BAE" w:rsidRDefault="00CE547F" w:rsidP="00CE547F">
      <w:pPr>
        <w:rPr>
          <w:rFonts w:ascii="Cambria" w:hAnsi="Cambria" w:cstheme="minorHAnsi"/>
          <w:sz w:val="20"/>
          <w:szCs w:val="18"/>
          <w:lang w:val="sk-SK"/>
        </w:rPr>
      </w:pPr>
    </w:p>
    <w:p w14:paraId="3FE2DCCE" w14:textId="77777777" w:rsidR="00CE547F" w:rsidRPr="001D1BAE" w:rsidRDefault="00CE547F" w:rsidP="00CE547F">
      <w:pPr>
        <w:rPr>
          <w:rFonts w:ascii="Cambria" w:hAnsi="Cambria" w:cstheme="minorHAnsi"/>
          <w:sz w:val="20"/>
          <w:szCs w:val="18"/>
          <w:lang w:val="sk-SK"/>
        </w:rPr>
      </w:pPr>
    </w:p>
    <w:p w14:paraId="7D3DAE0A" w14:textId="77777777" w:rsidR="00CE547F" w:rsidRPr="001D1BAE" w:rsidRDefault="00CE547F" w:rsidP="00CE547F">
      <w:pPr>
        <w:rPr>
          <w:rFonts w:ascii="Cambria" w:hAnsi="Cambria" w:cstheme="minorHAnsi"/>
          <w:sz w:val="20"/>
          <w:szCs w:val="18"/>
          <w:lang w:val="sk-SK"/>
        </w:rPr>
      </w:pPr>
    </w:p>
    <w:p w14:paraId="424AA25B" w14:textId="77777777" w:rsidR="00CE547F" w:rsidRPr="001D1BAE" w:rsidRDefault="00CE547F" w:rsidP="00CE547F">
      <w:pPr>
        <w:rPr>
          <w:rFonts w:ascii="Cambria" w:hAnsi="Cambria" w:cstheme="minorHAnsi"/>
          <w:sz w:val="20"/>
          <w:szCs w:val="18"/>
          <w:lang w:val="sk-SK"/>
        </w:rPr>
      </w:pPr>
    </w:p>
    <w:p w14:paraId="4443461D" w14:textId="77777777" w:rsidR="00CE547F" w:rsidRPr="001D1BAE" w:rsidRDefault="00CE547F" w:rsidP="00CE547F">
      <w:pPr>
        <w:rPr>
          <w:rFonts w:ascii="Cambria" w:hAnsi="Cambria" w:cstheme="minorHAnsi"/>
          <w:sz w:val="20"/>
          <w:szCs w:val="18"/>
          <w:lang w:val="sk-SK"/>
        </w:rPr>
      </w:pPr>
    </w:p>
    <w:p w14:paraId="63E5A432" w14:textId="77777777" w:rsidR="00CE547F" w:rsidRPr="001D1BAE" w:rsidRDefault="00CE547F" w:rsidP="00CE547F">
      <w:pPr>
        <w:rPr>
          <w:rFonts w:ascii="Cambria" w:hAnsi="Cambria" w:cstheme="minorHAnsi"/>
          <w:sz w:val="20"/>
          <w:szCs w:val="18"/>
          <w:lang w:val="sk-SK"/>
        </w:rPr>
      </w:pPr>
    </w:p>
    <w:p w14:paraId="7BD8EDF3" w14:textId="77777777" w:rsidR="00CE547F" w:rsidRPr="001D1BAE" w:rsidRDefault="00CE547F" w:rsidP="00CE547F">
      <w:pPr>
        <w:rPr>
          <w:rFonts w:ascii="Cambria" w:hAnsi="Cambria" w:cstheme="minorHAnsi"/>
          <w:sz w:val="20"/>
          <w:szCs w:val="18"/>
          <w:lang w:val="sk-SK"/>
        </w:rPr>
      </w:pPr>
    </w:p>
    <w:p w14:paraId="4C2D70AC" w14:textId="77777777" w:rsidR="00CE547F" w:rsidRPr="001D1BAE" w:rsidRDefault="00CE547F" w:rsidP="00CE547F">
      <w:pPr>
        <w:rPr>
          <w:rFonts w:ascii="Cambria" w:hAnsi="Cambria" w:cstheme="minorHAnsi"/>
          <w:sz w:val="20"/>
          <w:szCs w:val="18"/>
          <w:lang w:val="sk-SK"/>
        </w:rPr>
      </w:pPr>
    </w:p>
    <w:p w14:paraId="064857D2" w14:textId="77777777" w:rsidR="00CE547F" w:rsidRPr="001D1BAE" w:rsidRDefault="00CE547F" w:rsidP="00CE547F">
      <w:pPr>
        <w:rPr>
          <w:rFonts w:ascii="Cambria" w:hAnsi="Cambria" w:cstheme="minorHAnsi"/>
          <w:sz w:val="20"/>
          <w:szCs w:val="18"/>
          <w:lang w:val="sk-SK"/>
        </w:rPr>
      </w:pPr>
    </w:p>
    <w:p w14:paraId="205DC4E5" w14:textId="77777777" w:rsidR="00CE547F" w:rsidRPr="001D1BAE" w:rsidRDefault="00CE547F" w:rsidP="00CE547F">
      <w:pPr>
        <w:rPr>
          <w:rFonts w:ascii="Cambria" w:hAnsi="Cambria" w:cstheme="minorHAnsi"/>
          <w:sz w:val="20"/>
          <w:szCs w:val="18"/>
          <w:lang w:val="sk-SK"/>
        </w:rPr>
      </w:pPr>
    </w:p>
    <w:p w14:paraId="4857421C" w14:textId="77777777" w:rsidR="00CE547F" w:rsidRPr="001D1BAE" w:rsidRDefault="00CE547F" w:rsidP="00CE547F">
      <w:pPr>
        <w:rPr>
          <w:rFonts w:ascii="Cambria" w:hAnsi="Cambria" w:cstheme="minorHAnsi"/>
          <w:sz w:val="20"/>
          <w:szCs w:val="18"/>
          <w:lang w:val="sk-SK"/>
        </w:rPr>
      </w:pPr>
    </w:p>
    <w:p w14:paraId="568FF97F" w14:textId="77777777" w:rsidR="00CE547F" w:rsidRPr="001D1BAE" w:rsidRDefault="00CE547F" w:rsidP="00CE547F">
      <w:pPr>
        <w:rPr>
          <w:rFonts w:ascii="Cambria" w:hAnsi="Cambria" w:cstheme="minorHAnsi"/>
          <w:sz w:val="20"/>
          <w:szCs w:val="18"/>
          <w:lang w:val="sk-SK"/>
        </w:rPr>
      </w:pPr>
    </w:p>
    <w:p w14:paraId="6C63685B" w14:textId="77777777" w:rsidR="00CE547F" w:rsidRPr="001D1BAE" w:rsidRDefault="00CE547F" w:rsidP="00CE547F">
      <w:pPr>
        <w:rPr>
          <w:rFonts w:ascii="Cambria" w:hAnsi="Cambria" w:cstheme="minorHAnsi"/>
          <w:sz w:val="20"/>
          <w:szCs w:val="18"/>
          <w:lang w:val="sk-SK"/>
        </w:rPr>
      </w:pPr>
      <w:r w:rsidRPr="001D1BAE">
        <w:rPr>
          <w:rFonts w:ascii="Cambria" w:hAnsi="Cambria" w:cstheme="minorHAnsi"/>
          <w:sz w:val="20"/>
          <w:szCs w:val="18"/>
          <w:lang w:val="sk-SK"/>
        </w:rPr>
        <w:t>LANGER, P. Stanovení parametrů pro výpočet srdečního výdeje z dat celotělové bioimpedance. Brno: Vysoké učení technické v Brně, Fakulta elektrotechniky a komunikačních technologií, 2017. 92s. Vedoucí práce Ing. Pavel Jurák, CSc.</w:t>
      </w:r>
    </w:p>
    <w:p w14:paraId="3CA7687D" w14:textId="77777777" w:rsidR="00CE547F" w:rsidRPr="001D1BAE" w:rsidRDefault="00CE547F" w:rsidP="00CE547F">
      <w:pPr>
        <w:rPr>
          <w:lang w:val="sk-SK"/>
        </w:rPr>
      </w:pPr>
      <w:r w:rsidRPr="001D1BAE">
        <w:rPr>
          <w:lang w:val="sk-SK"/>
        </w:rPr>
        <w:br w:type="page"/>
      </w:r>
    </w:p>
    <w:p w14:paraId="7D605FF1" w14:textId="77777777" w:rsidR="00CE547F" w:rsidRPr="001D1BAE" w:rsidRDefault="00CE547F" w:rsidP="00CE547F">
      <w:pPr>
        <w:pStyle w:val="Nadpis1"/>
        <w:numPr>
          <w:ilvl w:val="0"/>
          <w:numId w:val="0"/>
        </w:numPr>
        <w:ind w:left="432" w:hanging="432"/>
        <w:rPr>
          <w:lang w:val="sk-SK"/>
        </w:rPr>
      </w:pPr>
      <w:bookmarkStart w:id="19" w:name="_Toc509993368"/>
      <w:bookmarkStart w:id="20" w:name="_Toc510359968"/>
      <w:bookmarkStart w:id="21" w:name="_Toc513981448"/>
      <w:r w:rsidRPr="001D1BAE">
        <w:rPr>
          <w:lang w:val="sk-SK"/>
        </w:rPr>
        <w:lastRenderedPageBreak/>
        <w:t>PREHLÁSENIE</w:t>
      </w:r>
      <w:bookmarkEnd w:id="19"/>
      <w:bookmarkEnd w:id="20"/>
      <w:bookmarkEnd w:id="21"/>
    </w:p>
    <w:p w14:paraId="754DAD43" w14:textId="77777777" w:rsidR="00CE547F" w:rsidRPr="001D1BAE" w:rsidRDefault="00CE547F" w:rsidP="00CE547F">
      <w:pPr>
        <w:rPr>
          <w:lang w:val="sk-SK"/>
        </w:rPr>
      </w:pPr>
      <w:r w:rsidRPr="001D1BAE">
        <w:rPr>
          <w:lang w:val="sk-SK"/>
        </w:rPr>
        <w:t xml:space="preserve">Prehlasujem, že túto prácu na tému </w:t>
      </w:r>
      <w:r w:rsidRPr="001D1BAE">
        <w:rPr>
          <w:i/>
          <w:szCs w:val="18"/>
          <w:lang w:val="sk-SK"/>
        </w:rPr>
        <w:t>Stanovení parametrů pro výpočet srdečního výdeje z dat celotělové bioimpedance</w:t>
      </w:r>
      <w:r w:rsidRPr="001D1BAE">
        <w:rPr>
          <w:lang w:val="sk-SK"/>
        </w:rPr>
        <w:t xml:space="preserve"> som vypracoval samostatne pod vedením vedúceho práce a s použitím odbornej literatúry a ďalších informačných zdrojov, ktoré sú všetky citované v práci a uvedené v zozname literatúry na konci práce.</w:t>
      </w:r>
    </w:p>
    <w:p w14:paraId="3FFCE857" w14:textId="77777777" w:rsidR="00CE547F" w:rsidRPr="001D1BAE" w:rsidRDefault="00CE547F" w:rsidP="00CE547F">
      <w:pPr>
        <w:rPr>
          <w:rFonts w:ascii="Cambria" w:hAnsi="Cambria" w:cstheme="minorHAnsi"/>
          <w:lang w:val="sk-SK"/>
        </w:rPr>
      </w:pPr>
      <w:r w:rsidRPr="001D1BAE">
        <w:rPr>
          <w:rFonts w:ascii="Cambria" w:hAnsi="Cambria" w:cstheme="minorHAnsi"/>
          <w:lang w:val="sk-SK"/>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646A14F7" w14:textId="77777777" w:rsidR="00CE547F" w:rsidRPr="001D1BAE" w:rsidRDefault="00CE547F" w:rsidP="00CE547F">
      <w:pPr>
        <w:rPr>
          <w:rFonts w:ascii="Cambria" w:hAnsi="Cambria" w:cstheme="minorHAnsi"/>
          <w:lang w:val="sk-SK"/>
        </w:rPr>
      </w:pPr>
    </w:p>
    <w:p w14:paraId="54B32CE2"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78CDBC2E"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07B92800"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5404211" w14:textId="77777777" w:rsidR="00CE547F" w:rsidRPr="001D1BAE" w:rsidRDefault="00CE547F" w:rsidP="00CE547F">
      <w:pPr>
        <w:pStyle w:val="AbstraktKlicovaslova"/>
        <w:spacing w:line="360" w:lineRule="auto"/>
        <w:rPr>
          <w:rFonts w:ascii="Cambria" w:hAnsi="Cambria" w:cstheme="minorHAnsi"/>
          <w:color w:val="auto"/>
          <w:lang w:val="sk-SK"/>
        </w:rPr>
      </w:pPr>
      <w:r w:rsidRPr="001D1BAE">
        <w:rPr>
          <w:rFonts w:ascii="Cambria" w:hAnsi="Cambria" w:cstheme="minorHAnsi"/>
          <w:color w:val="auto"/>
          <w:lang w:val="sk-SK"/>
        </w:rPr>
        <w:lastRenderedPageBreak/>
        <w:t>PoĎAkovAnIE</w:t>
      </w:r>
    </w:p>
    <w:p w14:paraId="6D337D9C" w14:textId="77777777" w:rsidR="00CE547F" w:rsidRPr="001D1BAE" w:rsidRDefault="00CE547F" w:rsidP="00CE547F">
      <w:pPr>
        <w:pStyle w:val="Pokraovn"/>
        <w:spacing w:line="360" w:lineRule="auto"/>
        <w:ind w:firstLine="450"/>
        <w:rPr>
          <w:rFonts w:ascii="Cambria" w:hAnsi="Cambria" w:cstheme="minorHAnsi"/>
          <w:color w:val="auto"/>
          <w:lang w:val="sk-SK"/>
        </w:rPr>
      </w:pPr>
      <w:r w:rsidRPr="001D1BAE">
        <w:rPr>
          <w:rFonts w:ascii="Cambria" w:hAnsi="Cambria" w:cstheme="minorHAnsi"/>
          <w:color w:val="auto"/>
          <w:lang w:val="sk-SK"/>
        </w:rPr>
        <w:t>Ďakujem vedúcemu práce Ing. Pavlovi Jurákovi, CSc. za účinnú metodickú, pedagogickú a odbornú pomoc pri spracovaní tejto práce. Ďalej ďakujem Ing. Vlastimilovi Vondrovi, CSc a Ing. Josefovi Halámkovi, CSc za cenné rady a inšpiráciu.</w:t>
      </w:r>
    </w:p>
    <w:p w14:paraId="6B66B80A" w14:textId="77777777" w:rsidR="00CE547F" w:rsidRPr="001D1BAE" w:rsidRDefault="00CE547F" w:rsidP="00CE547F">
      <w:pPr>
        <w:rPr>
          <w:rFonts w:ascii="Cambria" w:hAnsi="Cambria" w:cstheme="minorHAnsi"/>
          <w:lang w:val="sk-SK"/>
        </w:rPr>
      </w:pPr>
    </w:p>
    <w:p w14:paraId="5EAF46E6"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053FDBB8"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7DDCE67A"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7179F9CB" w14:textId="77777777" w:rsidR="00B85020" w:rsidRDefault="00CE547F" w:rsidP="00CE547F">
      <w:pPr>
        <w:pStyle w:val="Obsah1"/>
      </w:pPr>
      <w:r w:rsidRPr="001D1BAE">
        <w:rPr>
          <w:b w:val="0"/>
          <w:sz w:val="36"/>
          <w:szCs w:val="36"/>
          <w:lang w:val="sk-SK"/>
        </w:rPr>
        <w:lastRenderedPageBreak/>
        <w:t>Obsah</w:t>
      </w:r>
      <w:r w:rsidRPr="00FA362E">
        <w:rPr>
          <w:b w:val="0"/>
          <w:bCs w:val="0"/>
          <w:lang w:val="sk-SK"/>
        </w:rPr>
        <w:fldChar w:fldCharType="begin"/>
      </w:r>
      <w:r w:rsidRPr="001D1BAE">
        <w:rPr>
          <w:b w:val="0"/>
          <w:bCs w:val="0"/>
          <w:lang w:val="sk-SK"/>
        </w:rPr>
        <w:instrText xml:space="preserve"> TOC \o "1-3" \h \z \u </w:instrText>
      </w:r>
      <w:r w:rsidRPr="00FA362E">
        <w:rPr>
          <w:b w:val="0"/>
          <w:bCs w:val="0"/>
          <w:lang w:val="sk-SK"/>
        </w:rPr>
        <w:fldChar w:fldCharType="separate"/>
      </w:r>
    </w:p>
    <w:p w14:paraId="6F70E7D7" w14:textId="77777777" w:rsidR="00B85020" w:rsidRDefault="00E935DB">
      <w:pPr>
        <w:pStyle w:val="Obsah1"/>
        <w:rPr>
          <w:rFonts w:asciiTheme="minorHAnsi" w:eastAsiaTheme="minorEastAsia" w:hAnsiTheme="minorHAnsi" w:cstheme="minorBidi"/>
          <w:b w:val="0"/>
          <w:bCs w:val="0"/>
          <w:sz w:val="22"/>
          <w:szCs w:val="22"/>
        </w:rPr>
      </w:pPr>
      <w:hyperlink w:anchor="_Toc513981444" w:history="1">
        <w:r w:rsidR="00B85020" w:rsidRPr="006B18A6">
          <w:rPr>
            <w:rStyle w:val="Hypertextovprepojenie"/>
            <w:lang w:val="sk-SK"/>
          </w:rPr>
          <w:t>ABSTRAKT</w:t>
        </w:r>
        <w:r w:rsidR="00B85020">
          <w:rPr>
            <w:webHidden/>
          </w:rPr>
          <w:tab/>
        </w:r>
        <w:r w:rsidR="00B85020">
          <w:rPr>
            <w:webHidden/>
          </w:rPr>
          <w:fldChar w:fldCharType="begin"/>
        </w:r>
        <w:r w:rsidR="00B85020">
          <w:rPr>
            <w:webHidden/>
          </w:rPr>
          <w:instrText xml:space="preserve"> PAGEREF _Toc513981444 \h </w:instrText>
        </w:r>
        <w:r w:rsidR="00B85020">
          <w:rPr>
            <w:webHidden/>
          </w:rPr>
        </w:r>
        <w:r w:rsidR="00B85020">
          <w:rPr>
            <w:webHidden/>
          </w:rPr>
          <w:fldChar w:fldCharType="separate"/>
        </w:r>
        <w:r w:rsidR="00B85020">
          <w:rPr>
            <w:webHidden/>
          </w:rPr>
          <w:t>I</w:t>
        </w:r>
        <w:r w:rsidR="00B85020">
          <w:rPr>
            <w:webHidden/>
          </w:rPr>
          <w:fldChar w:fldCharType="end"/>
        </w:r>
      </w:hyperlink>
    </w:p>
    <w:p w14:paraId="597B1020" w14:textId="77777777" w:rsidR="00B85020" w:rsidRDefault="00E935DB">
      <w:pPr>
        <w:pStyle w:val="Obsah1"/>
        <w:rPr>
          <w:rFonts w:asciiTheme="minorHAnsi" w:eastAsiaTheme="minorEastAsia" w:hAnsiTheme="minorHAnsi" w:cstheme="minorBidi"/>
          <w:b w:val="0"/>
          <w:bCs w:val="0"/>
          <w:sz w:val="22"/>
          <w:szCs w:val="22"/>
        </w:rPr>
      </w:pPr>
      <w:hyperlink w:anchor="_Toc513981445" w:history="1">
        <w:r w:rsidR="00B85020" w:rsidRPr="006B18A6">
          <w:rPr>
            <w:rStyle w:val="Hypertextovprepojenie"/>
            <w:lang w:val="sk-SK"/>
          </w:rPr>
          <w:t>KĽÚČOVÉ SLOVÁ</w:t>
        </w:r>
        <w:r w:rsidR="00B85020">
          <w:rPr>
            <w:webHidden/>
          </w:rPr>
          <w:tab/>
        </w:r>
        <w:r w:rsidR="00B85020">
          <w:rPr>
            <w:webHidden/>
          </w:rPr>
          <w:fldChar w:fldCharType="begin"/>
        </w:r>
        <w:r w:rsidR="00B85020">
          <w:rPr>
            <w:webHidden/>
          </w:rPr>
          <w:instrText xml:space="preserve"> PAGEREF _Toc513981445 \h </w:instrText>
        </w:r>
        <w:r w:rsidR="00B85020">
          <w:rPr>
            <w:webHidden/>
          </w:rPr>
        </w:r>
        <w:r w:rsidR="00B85020">
          <w:rPr>
            <w:webHidden/>
          </w:rPr>
          <w:fldChar w:fldCharType="separate"/>
        </w:r>
        <w:r w:rsidR="00B85020">
          <w:rPr>
            <w:webHidden/>
          </w:rPr>
          <w:t>I</w:t>
        </w:r>
        <w:r w:rsidR="00B85020">
          <w:rPr>
            <w:webHidden/>
          </w:rPr>
          <w:fldChar w:fldCharType="end"/>
        </w:r>
      </w:hyperlink>
    </w:p>
    <w:p w14:paraId="6126808D" w14:textId="77777777" w:rsidR="00B85020" w:rsidRDefault="00E935DB">
      <w:pPr>
        <w:pStyle w:val="Obsah1"/>
        <w:rPr>
          <w:rFonts w:asciiTheme="minorHAnsi" w:eastAsiaTheme="minorEastAsia" w:hAnsiTheme="minorHAnsi" w:cstheme="minorBidi"/>
          <w:b w:val="0"/>
          <w:bCs w:val="0"/>
          <w:sz w:val="22"/>
          <w:szCs w:val="22"/>
        </w:rPr>
      </w:pPr>
      <w:hyperlink w:anchor="_Toc513981446" w:history="1">
        <w:r w:rsidR="00B85020" w:rsidRPr="006B18A6">
          <w:rPr>
            <w:rStyle w:val="Hypertextovprepojenie"/>
            <w:lang w:val="sk-SK"/>
          </w:rPr>
          <w:t>ABSTRACT</w:t>
        </w:r>
        <w:r w:rsidR="00B85020">
          <w:rPr>
            <w:webHidden/>
          </w:rPr>
          <w:tab/>
        </w:r>
        <w:r w:rsidR="00B85020">
          <w:rPr>
            <w:webHidden/>
          </w:rPr>
          <w:fldChar w:fldCharType="begin"/>
        </w:r>
        <w:r w:rsidR="00B85020">
          <w:rPr>
            <w:webHidden/>
          </w:rPr>
          <w:instrText xml:space="preserve"> PAGEREF _Toc513981446 \h </w:instrText>
        </w:r>
        <w:r w:rsidR="00B85020">
          <w:rPr>
            <w:webHidden/>
          </w:rPr>
        </w:r>
        <w:r w:rsidR="00B85020">
          <w:rPr>
            <w:webHidden/>
          </w:rPr>
          <w:fldChar w:fldCharType="separate"/>
        </w:r>
        <w:r w:rsidR="00B85020">
          <w:rPr>
            <w:webHidden/>
          </w:rPr>
          <w:t>II</w:t>
        </w:r>
        <w:r w:rsidR="00B85020">
          <w:rPr>
            <w:webHidden/>
          </w:rPr>
          <w:fldChar w:fldCharType="end"/>
        </w:r>
      </w:hyperlink>
    </w:p>
    <w:p w14:paraId="1D1E94C4" w14:textId="77777777" w:rsidR="00B85020" w:rsidRDefault="00E935DB">
      <w:pPr>
        <w:pStyle w:val="Obsah1"/>
        <w:rPr>
          <w:rFonts w:asciiTheme="minorHAnsi" w:eastAsiaTheme="minorEastAsia" w:hAnsiTheme="minorHAnsi" w:cstheme="minorBidi"/>
          <w:b w:val="0"/>
          <w:bCs w:val="0"/>
          <w:sz w:val="22"/>
          <w:szCs w:val="22"/>
        </w:rPr>
      </w:pPr>
      <w:hyperlink w:anchor="_Toc513981447" w:history="1">
        <w:r w:rsidR="00B85020" w:rsidRPr="006B18A6">
          <w:rPr>
            <w:rStyle w:val="Hypertextovprepojenie"/>
            <w:lang w:val="sk-SK"/>
          </w:rPr>
          <w:t>KEYWORDS</w:t>
        </w:r>
        <w:r w:rsidR="00B85020">
          <w:rPr>
            <w:webHidden/>
          </w:rPr>
          <w:tab/>
        </w:r>
        <w:r w:rsidR="00B85020">
          <w:rPr>
            <w:webHidden/>
          </w:rPr>
          <w:fldChar w:fldCharType="begin"/>
        </w:r>
        <w:r w:rsidR="00B85020">
          <w:rPr>
            <w:webHidden/>
          </w:rPr>
          <w:instrText xml:space="preserve"> PAGEREF _Toc513981447 \h </w:instrText>
        </w:r>
        <w:r w:rsidR="00B85020">
          <w:rPr>
            <w:webHidden/>
          </w:rPr>
        </w:r>
        <w:r w:rsidR="00B85020">
          <w:rPr>
            <w:webHidden/>
          </w:rPr>
          <w:fldChar w:fldCharType="separate"/>
        </w:r>
        <w:r w:rsidR="00B85020">
          <w:rPr>
            <w:webHidden/>
          </w:rPr>
          <w:t>II</w:t>
        </w:r>
        <w:r w:rsidR="00B85020">
          <w:rPr>
            <w:webHidden/>
          </w:rPr>
          <w:fldChar w:fldCharType="end"/>
        </w:r>
      </w:hyperlink>
    </w:p>
    <w:p w14:paraId="393DDA20" w14:textId="77777777" w:rsidR="00B85020" w:rsidRDefault="00E935DB">
      <w:pPr>
        <w:pStyle w:val="Obsah1"/>
        <w:rPr>
          <w:rFonts w:asciiTheme="minorHAnsi" w:eastAsiaTheme="minorEastAsia" w:hAnsiTheme="minorHAnsi" w:cstheme="minorBidi"/>
          <w:b w:val="0"/>
          <w:bCs w:val="0"/>
          <w:sz w:val="22"/>
          <w:szCs w:val="22"/>
        </w:rPr>
      </w:pPr>
      <w:hyperlink w:anchor="_Toc513981448" w:history="1">
        <w:r w:rsidR="00B85020" w:rsidRPr="006B18A6">
          <w:rPr>
            <w:rStyle w:val="Hypertextovprepojenie"/>
            <w:lang w:val="sk-SK"/>
          </w:rPr>
          <w:t>PREHLÁSENIE</w:t>
        </w:r>
        <w:r w:rsidR="00B85020">
          <w:rPr>
            <w:webHidden/>
          </w:rPr>
          <w:tab/>
        </w:r>
        <w:r w:rsidR="00B85020">
          <w:rPr>
            <w:webHidden/>
          </w:rPr>
          <w:fldChar w:fldCharType="begin"/>
        </w:r>
        <w:r w:rsidR="00B85020">
          <w:rPr>
            <w:webHidden/>
          </w:rPr>
          <w:instrText xml:space="preserve"> PAGEREF _Toc513981448 \h </w:instrText>
        </w:r>
        <w:r w:rsidR="00B85020">
          <w:rPr>
            <w:webHidden/>
          </w:rPr>
        </w:r>
        <w:r w:rsidR="00B85020">
          <w:rPr>
            <w:webHidden/>
          </w:rPr>
          <w:fldChar w:fldCharType="separate"/>
        </w:r>
        <w:r w:rsidR="00B85020">
          <w:rPr>
            <w:webHidden/>
          </w:rPr>
          <w:t>IV</w:t>
        </w:r>
        <w:r w:rsidR="00B85020">
          <w:rPr>
            <w:webHidden/>
          </w:rPr>
          <w:fldChar w:fldCharType="end"/>
        </w:r>
      </w:hyperlink>
    </w:p>
    <w:p w14:paraId="14E5DCF0" w14:textId="77777777" w:rsidR="00B85020" w:rsidRDefault="00E935DB">
      <w:pPr>
        <w:pStyle w:val="Obsah1"/>
        <w:rPr>
          <w:rFonts w:asciiTheme="minorHAnsi" w:eastAsiaTheme="minorEastAsia" w:hAnsiTheme="minorHAnsi" w:cstheme="minorBidi"/>
          <w:b w:val="0"/>
          <w:bCs w:val="0"/>
          <w:sz w:val="22"/>
          <w:szCs w:val="22"/>
        </w:rPr>
      </w:pPr>
      <w:hyperlink w:anchor="_Toc513981449" w:history="1">
        <w:r w:rsidR="00B85020" w:rsidRPr="006B18A6">
          <w:rPr>
            <w:rStyle w:val="Hypertextovprepojenie"/>
            <w:lang w:val="sk-SK"/>
          </w:rPr>
          <w:t>ZOZNAM OBRÁZKOV</w:t>
        </w:r>
        <w:r w:rsidR="00B85020">
          <w:rPr>
            <w:webHidden/>
          </w:rPr>
          <w:tab/>
        </w:r>
        <w:r w:rsidR="00B85020">
          <w:rPr>
            <w:webHidden/>
          </w:rPr>
          <w:fldChar w:fldCharType="begin"/>
        </w:r>
        <w:r w:rsidR="00B85020">
          <w:rPr>
            <w:webHidden/>
          </w:rPr>
          <w:instrText xml:space="preserve"> PAGEREF _Toc513981449 \h </w:instrText>
        </w:r>
        <w:r w:rsidR="00B85020">
          <w:rPr>
            <w:webHidden/>
          </w:rPr>
        </w:r>
        <w:r w:rsidR="00B85020">
          <w:rPr>
            <w:webHidden/>
          </w:rPr>
          <w:fldChar w:fldCharType="separate"/>
        </w:r>
        <w:r w:rsidR="00B85020">
          <w:rPr>
            <w:webHidden/>
          </w:rPr>
          <w:t>IX</w:t>
        </w:r>
        <w:r w:rsidR="00B85020">
          <w:rPr>
            <w:webHidden/>
          </w:rPr>
          <w:fldChar w:fldCharType="end"/>
        </w:r>
      </w:hyperlink>
    </w:p>
    <w:p w14:paraId="51599876" w14:textId="77777777" w:rsidR="00B85020" w:rsidRDefault="00E935DB">
      <w:pPr>
        <w:pStyle w:val="Obsah1"/>
        <w:rPr>
          <w:rFonts w:asciiTheme="minorHAnsi" w:eastAsiaTheme="minorEastAsia" w:hAnsiTheme="minorHAnsi" w:cstheme="minorBidi"/>
          <w:b w:val="0"/>
          <w:bCs w:val="0"/>
          <w:sz w:val="22"/>
          <w:szCs w:val="22"/>
        </w:rPr>
      </w:pPr>
      <w:hyperlink w:anchor="_Toc513981450" w:history="1">
        <w:r w:rsidR="00B85020" w:rsidRPr="006B18A6">
          <w:rPr>
            <w:rStyle w:val="Hypertextovprepojenie"/>
            <w:lang w:val="sk-SK"/>
          </w:rPr>
          <w:t>ZOZNAM TABULIEK</w:t>
        </w:r>
        <w:r w:rsidR="00B85020">
          <w:rPr>
            <w:webHidden/>
          </w:rPr>
          <w:tab/>
        </w:r>
        <w:r w:rsidR="00B85020">
          <w:rPr>
            <w:webHidden/>
          </w:rPr>
          <w:fldChar w:fldCharType="begin"/>
        </w:r>
        <w:r w:rsidR="00B85020">
          <w:rPr>
            <w:webHidden/>
          </w:rPr>
          <w:instrText xml:space="preserve"> PAGEREF _Toc513981450 \h </w:instrText>
        </w:r>
        <w:r w:rsidR="00B85020">
          <w:rPr>
            <w:webHidden/>
          </w:rPr>
        </w:r>
        <w:r w:rsidR="00B85020">
          <w:rPr>
            <w:webHidden/>
          </w:rPr>
          <w:fldChar w:fldCharType="separate"/>
        </w:r>
        <w:r w:rsidR="00B85020">
          <w:rPr>
            <w:webHidden/>
          </w:rPr>
          <w:t>XI</w:t>
        </w:r>
        <w:r w:rsidR="00B85020">
          <w:rPr>
            <w:webHidden/>
          </w:rPr>
          <w:fldChar w:fldCharType="end"/>
        </w:r>
      </w:hyperlink>
    </w:p>
    <w:p w14:paraId="753AC653" w14:textId="77777777" w:rsidR="00B85020" w:rsidRDefault="00E935DB">
      <w:pPr>
        <w:pStyle w:val="Obsah1"/>
        <w:rPr>
          <w:rFonts w:asciiTheme="minorHAnsi" w:eastAsiaTheme="minorEastAsia" w:hAnsiTheme="minorHAnsi" w:cstheme="minorBidi"/>
          <w:b w:val="0"/>
          <w:bCs w:val="0"/>
          <w:sz w:val="22"/>
          <w:szCs w:val="22"/>
        </w:rPr>
      </w:pPr>
      <w:hyperlink w:anchor="_Toc513981451" w:history="1">
        <w:r w:rsidR="00B85020" w:rsidRPr="006B18A6">
          <w:rPr>
            <w:rStyle w:val="Hypertextovprepojenie"/>
            <w:lang w:val="sk-SK"/>
          </w:rPr>
          <w:t>Úvod</w:t>
        </w:r>
        <w:r w:rsidR="00B85020">
          <w:rPr>
            <w:webHidden/>
          </w:rPr>
          <w:tab/>
        </w:r>
        <w:r w:rsidR="00B85020">
          <w:rPr>
            <w:webHidden/>
          </w:rPr>
          <w:fldChar w:fldCharType="begin"/>
        </w:r>
        <w:r w:rsidR="00B85020">
          <w:rPr>
            <w:webHidden/>
          </w:rPr>
          <w:instrText xml:space="preserve"> PAGEREF _Toc513981451 \h </w:instrText>
        </w:r>
        <w:r w:rsidR="00B85020">
          <w:rPr>
            <w:webHidden/>
          </w:rPr>
        </w:r>
        <w:r w:rsidR="00B85020">
          <w:rPr>
            <w:webHidden/>
          </w:rPr>
          <w:fldChar w:fldCharType="separate"/>
        </w:r>
        <w:r w:rsidR="00B85020">
          <w:rPr>
            <w:webHidden/>
          </w:rPr>
          <w:t>1</w:t>
        </w:r>
        <w:r w:rsidR="00B85020">
          <w:rPr>
            <w:webHidden/>
          </w:rPr>
          <w:fldChar w:fldCharType="end"/>
        </w:r>
      </w:hyperlink>
    </w:p>
    <w:p w14:paraId="6AD747B9" w14:textId="77777777" w:rsidR="00B85020" w:rsidRDefault="00E935DB">
      <w:pPr>
        <w:pStyle w:val="Obsah1"/>
        <w:rPr>
          <w:rFonts w:asciiTheme="minorHAnsi" w:eastAsiaTheme="minorEastAsia" w:hAnsiTheme="minorHAnsi" w:cstheme="minorBidi"/>
          <w:b w:val="0"/>
          <w:bCs w:val="0"/>
          <w:sz w:val="22"/>
          <w:szCs w:val="22"/>
        </w:rPr>
      </w:pPr>
      <w:hyperlink w:anchor="_Toc513981452" w:history="1">
        <w:r w:rsidR="00B85020" w:rsidRPr="006B18A6">
          <w:rPr>
            <w:rStyle w:val="Hypertextovprepojenie"/>
            <w:lang w:val="sk-SK"/>
          </w:rPr>
          <w:t>1</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Teoretická časť</w:t>
        </w:r>
        <w:r w:rsidR="00B85020">
          <w:rPr>
            <w:webHidden/>
          </w:rPr>
          <w:tab/>
        </w:r>
        <w:r w:rsidR="00B85020">
          <w:rPr>
            <w:webHidden/>
          </w:rPr>
          <w:fldChar w:fldCharType="begin"/>
        </w:r>
        <w:r w:rsidR="00B85020">
          <w:rPr>
            <w:webHidden/>
          </w:rPr>
          <w:instrText xml:space="preserve"> PAGEREF _Toc513981452 \h </w:instrText>
        </w:r>
        <w:r w:rsidR="00B85020">
          <w:rPr>
            <w:webHidden/>
          </w:rPr>
        </w:r>
        <w:r w:rsidR="00B85020">
          <w:rPr>
            <w:webHidden/>
          </w:rPr>
          <w:fldChar w:fldCharType="separate"/>
        </w:r>
        <w:r w:rsidR="00B85020">
          <w:rPr>
            <w:webHidden/>
          </w:rPr>
          <w:t>4</w:t>
        </w:r>
        <w:r w:rsidR="00B85020">
          <w:rPr>
            <w:webHidden/>
          </w:rPr>
          <w:fldChar w:fldCharType="end"/>
        </w:r>
      </w:hyperlink>
    </w:p>
    <w:p w14:paraId="5FE781DC" w14:textId="77777777" w:rsidR="00B85020" w:rsidRDefault="00E935DB">
      <w:pPr>
        <w:pStyle w:val="Obsah2"/>
        <w:rPr>
          <w:rFonts w:asciiTheme="minorHAnsi" w:eastAsiaTheme="minorEastAsia" w:hAnsiTheme="minorHAnsi" w:cstheme="minorBidi"/>
          <w:noProof/>
          <w:sz w:val="22"/>
          <w:szCs w:val="22"/>
        </w:rPr>
      </w:pPr>
      <w:hyperlink w:anchor="_Toc513981453" w:history="1">
        <w:r w:rsidR="00B85020" w:rsidRPr="006B18A6">
          <w:rPr>
            <w:rStyle w:val="Hypertextovprepojenie"/>
            <w:noProof/>
            <w:lang w:val="sk-SK"/>
          </w:rPr>
          <w:t>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Kardiovaskulárne parametre</w:t>
        </w:r>
        <w:r w:rsidR="00B85020">
          <w:rPr>
            <w:noProof/>
            <w:webHidden/>
          </w:rPr>
          <w:tab/>
        </w:r>
        <w:r w:rsidR="00B85020">
          <w:rPr>
            <w:noProof/>
            <w:webHidden/>
          </w:rPr>
          <w:fldChar w:fldCharType="begin"/>
        </w:r>
        <w:r w:rsidR="00B85020">
          <w:rPr>
            <w:noProof/>
            <w:webHidden/>
          </w:rPr>
          <w:instrText xml:space="preserve"> PAGEREF _Toc513981453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F6DC64A" w14:textId="77777777" w:rsidR="00B85020" w:rsidRDefault="00E935DB">
      <w:pPr>
        <w:pStyle w:val="Obsah3"/>
        <w:rPr>
          <w:rFonts w:asciiTheme="minorHAnsi" w:eastAsiaTheme="minorEastAsia" w:hAnsiTheme="minorHAnsi" w:cstheme="minorBidi"/>
          <w:noProof/>
          <w:sz w:val="22"/>
          <w:szCs w:val="22"/>
        </w:rPr>
      </w:pPr>
      <w:hyperlink w:anchor="_Toc513981454" w:history="1">
        <w:r w:rsidR="00B85020" w:rsidRPr="006B18A6">
          <w:rPr>
            <w:rStyle w:val="Hypertextovprepojenie"/>
            <w:noProof/>
            <w:lang w:val="sk-SK"/>
          </w:rPr>
          <w:t>1.1.1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Rozťažnosť artérií</w:t>
        </w:r>
        <w:r w:rsidR="00B85020">
          <w:rPr>
            <w:noProof/>
            <w:webHidden/>
          </w:rPr>
          <w:tab/>
        </w:r>
        <w:r w:rsidR="00B85020">
          <w:rPr>
            <w:noProof/>
            <w:webHidden/>
          </w:rPr>
          <w:fldChar w:fldCharType="begin"/>
        </w:r>
        <w:r w:rsidR="00B85020">
          <w:rPr>
            <w:noProof/>
            <w:webHidden/>
          </w:rPr>
          <w:instrText xml:space="preserve"> PAGEREF _Toc513981454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15CD7E7" w14:textId="77777777" w:rsidR="00B85020" w:rsidRDefault="00E935DB">
      <w:pPr>
        <w:pStyle w:val="Obsah3"/>
        <w:rPr>
          <w:rFonts w:asciiTheme="minorHAnsi" w:eastAsiaTheme="minorEastAsia" w:hAnsiTheme="minorHAnsi" w:cstheme="minorBidi"/>
          <w:noProof/>
          <w:sz w:val="22"/>
          <w:szCs w:val="22"/>
        </w:rPr>
      </w:pPr>
      <w:hyperlink w:anchor="_Toc513981455" w:history="1">
        <w:r w:rsidR="00B85020" w:rsidRPr="006B18A6">
          <w:rPr>
            <w:rStyle w:val="Hypertextovprepojenie"/>
            <w:noProof/>
            <w:lang w:val="sk-SK"/>
          </w:rPr>
          <w:t>1.1.2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Periférny odbor</w:t>
        </w:r>
        <w:r w:rsidR="00B85020">
          <w:rPr>
            <w:noProof/>
            <w:webHidden/>
          </w:rPr>
          <w:tab/>
        </w:r>
        <w:r w:rsidR="00B85020">
          <w:rPr>
            <w:noProof/>
            <w:webHidden/>
          </w:rPr>
          <w:fldChar w:fldCharType="begin"/>
        </w:r>
        <w:r w:rsidR="00B85020">
          <w:rPr>
            <w:noProof/>
            <w:webHidden/>
          </w:rPr>
          <w:instrText xml:space="preserve"> PAGEREF _Toc513981455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21D39CA6" w14:textId="77777777" w:rsidR="00B85020" w:rsidRDefault="00E935DB">
      <w:pPr>
        <w:pStyle w:val="Obsah3"/>
        <w:rPr>
          <w:rFonts w:asciiTheme="minorHAnsi" w:eastAsiaTheme="minorEastAsia" w:hAnsiTheme="minorHAnsi" w:cstheme="minorBidi"/>
          <w:noProof/>
          <w:sz w:val="22"/>
          <w:szCs w:val="22"/>
        </w:rPr>
      </w:pPr>
      <w:hyperlink w:anchor="_Toc513981456" w:history="1">
        <w:r w:rsidR="00B85020" w:rsidRPr="006B18A6">
          <w:rPr>
            <w:rStyle w:val="Hypertextovprepojenie"/>
            <w:noProof/>
            <w:lang w:val="sk-SK"/>
          </w:rPr>
          <w:t>1.1.3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Intertancia krvi</w:t>
        </w:r>
        <w:r w:rsidR="00B85020">
          <w:rPr>
            <w:noProof/>
            <w:webHidden/>
          </w:rPr>
          <w:tab/>
        </w:r>
        <w:r w:rsidR="00B85020">
          <w:rPr>
            <w:noProof/>
            <w:webHidden/>
          </w:rPr>
          <w:fldChar w:fldCharType="begin"/>
        </w:r>
        <w:r w:rsidR="00B85020">
          <w:rPr>
            <w:noProof/>
            <w:webHidden/>
          </w:rPr>
          <w:instrText xml:space="preserve"> PAGEREF _Toc513981456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4E2D5D14" w14:textId="77777777" w:rsidR="00B85020" w:rsidRDefault="00E935DB">
      <w:pPr>
        <w:pStyle w:val="Obsah2"/>
        <w:rPr>
          <w:rFonts w:asciiTheme="minorHAnsi" w:eastAsiaTheme="minorEastAsia" w:hAnsiTheme="minorHAnsi" w:cstheme="minorBidi"/>
          <w:noProof/>
          <w:sz w:val="22"/>
          <w:szCs w:val="22"/>
        </w:rPr>
      </w:pPr>
      <w:hyperlink w:anchor="_Toc513981457" w:history="1">
        <w:r w:rsidR="00B85020" w:rsidRPr="006B18A6">
          <w:rPr>
            <w:rStyle w:val="Hypertextovprepojenie"/>
            <w:noProof/>
            <w:lang w:val="sk-SK"/>
          </w:rPr>
          <w:t>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Dvojprvkový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D589AC3" w14:textId="77777777" w:rsidR="00B85020" w:rsidRDefault="00E935DB">
      <w:pPr>
        <w:pStyle w:val="Obsah2"/>
        <w:rPr>
          <w:rFonts w:asciiTheme="minorHAnsi" w:eastAsiaTheme="minorEastAsia" w:hAnsiTheme="minorHAnsi" w:cstheme="minorBidi"/>
          <w:noProof/>
          <w:sz w:val="22"/>
          <w:szCs w:val="22"/>
        </w:rPr>
      </w:pPr>
      <w:hyperlink w:anchor="_Toc513981458" w:history="1">
        <w:r w:rsidR="00B85020" w:rsidRPr="006B18A6">
          <w:rPr>
            <w:rStyle w:val="Hypertextovprepojenie"/>
            <w:noProof/>
            <w:lang w:val="sk-SK"/>
          </w:rPr>
          <w:t>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Trojprvkový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_Toc513981458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0B360428" w14:textId="77777777" w:rsidR="00B85020" w:rsidRDefault="00E935DB">
      <w:pPr>
        <w:pStyle w:val="Obsah2"/>
        <w:rPr>
          <w:rFonts w:asciiTheme="minorHAnsi" w:eastAsiaTheme="minorEastAsia" w:hAnsiTheme="minorHAnsi" w:cstheme="minorBidi"/>
          <w:noProof/>
          <w:sz w:val="22"/>
          <w:szCs w:val="22"/>
        </w:rPr>
      </w:pPr>
      <w:hyperlink w:anchor="_Toc513981459" w:history="1">
        <w:r w:rsidR="00B85020" w:rsidRPr="006B18A6">
          <w:rPr>
            <w:rStyle w:val="Hypertextovprepojenie"/>
            <w:noProof/>
            <w:lang w:val="sk-SK"/>
          </w:rPr>
          <w:t>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Štvordielny Windeksselov hemodynamický model</w:t>
        </w:r>
        <w:r w:rsidR="00B85020">
          <w:rPr>
            <w:noProof/>
            <w:webHidden/>
          </w:rPr>
          <w:tab/>
        </w:r>
        <w:r w:rsidR="00B85020">
          <w:rPr>
            <w:noProof/>
            <w:webHidden/>
          </w:rPr>
          <w:fldChar w:fldCharType="begin"/>
        </w:r>
        <w:r w:rsidR="00B85020">
          <w:rPr>
            <w:noProof/>
            <w:webHidden/>
          </w:rPr>
          <w:instrText xml:space="preserve"> PAGEREF _Toc513981459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324A39CA" w14:textId="77777777" w:rsidR="00B85020" w:rsidRDefault="00E935DB">
      <w:pPr>
        <w:pStyle w:val="Obsah2"/>
        <w:rPr>
          <w:rFonts w:asciiTheme="minorHAnsi" w:eastAsiaTheme="minorEastAsia" w:hAnsiTheme="minorHAnsi" w:cstheme="minorBidi"/>
          <w:noProof/>
          <w:sz w:val="22"/>
          <w:szCs w:val="22"/>
        </w:rPr>
      </w:pPr>
      <w:hyperlink w:anchor="_Toc513981460" w:history="1">
        <w:r w:rsidR="00B85020" w:rsidRPr="006B18A6">
          <w:rPr>
            <w:rStyle w:val="Hypertextovprepojenie"/>
            <w:noProof/>
            <w:lang w:val="sk-SK"/>
          </w:rPr>
          <w:t>1.5</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Spôsoby merania srdcového výdaja – SV</w:t>
        </w:r>
        <w:r w:rsidR="00B85020">
          <w:rPr>
            <w:noProof/>
            <w:webHidden/>
          </w:rPr>
          <w:tab/>
        </w:r>
        <w:r w:rsidR="00B85020">
          <w:rPr>
            <w:noProof/>
            <w:webHidden/>
          </w:rPr>
          <w:fldChar w:fldCharType="begin"/>
        </w:r>
        <w:r w:rsidR="00B85020">
          <w:rPr>
            <w:noProof/>
            <w:webHidden/>
          </w:rPr>
          <w:instrText xml:space="preserve"> PAGEREF _Toc513981460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6497CA41" w14:textId="77777777" w:rsidR="00B85020" w:rsidRDefault="00E935DB">
      <w:pPr>
        <w:pStyle w:val="Obsah3"/>
        <w:rPr>
          <w:rFonts w:asciiTheme="minorHAnsi" w:eastAsiaTheme="minorEastAsia" w:hAnsiTheme="minorHAnsi" w:cstheme="minorBidi"/>
          <w:noProof/>
          <w:sz w:val="22"/>
          <w:szCs w:val="22"/>
        </w:rPr>
      </w:pPr>
      <w:hyperlink w:anchor="_Toc513981461" w:history="1">
        <w:r w:rsidR="00B85020" w:rsidRPr="006B18A6">
          <w:rPr>
            <w:rStyle w:val="Hypertextovprepojenie"/>
            <w:noProof/>
            <w:lang w:val="sk-SK"/>
          </w:rPr>
          <w:t>1.5.1</w:t>
        </w:r>
        <w:r w:rsidR="00B85020">
          <w:rPr>
            <w:rFonts w:asciiTheme="minorHAnsi" w:eastAsiaTheme="minorEastAsia" w:hAnsiTheme="minorHAnsi" w:cstheme="minorBidi"/>
            <w:noProof/>
            <w:sz w:val="22"/>
            <w:szCs w:val="22"/>
          </w:rPr>
          <w:tab/>
        </w:r>
        <w:r w:rsidR="00B85020" w:rsidRPr="006B18A6">
          <w:rPr>
            <w:rStyle w:val="Hypertextovprepojenie"/>
            <w:noProof/>
            <w:lang w:val="sk-SK"/>
          </w:rPr>
          <w:t>Invazívne</w:t>
        </w:r>
        <w:r w:rsidR="00B85020">
          <w:rPr>
            <w:noProof/>
            <w:webHidden/>
          </w:rPr>
          <w:tab/>
        </w:r>
        <w:r w:rsidR="00B85020">
          <w:rPr>
            <w:noProof/>
            <w:webHidden/>
          </w:rPr>
          <w:fldChar w:fldCharType="begin"/>
        </w:r>
        <w:r w:rsidR="00B85020">
          <w:rPr>
            <w:noProof/>
            <w:webHidden/>
          </w:rPr>
          <w:instrText xml:space="preserve"> PAGEREF _Toc513981461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2E371195" w14:textId="77777777" w:rsidR="00B85020" w:rsidRDefault="00E935DB">
      <w:pPr>
        <w:pStyle w:val="Obsah3"/>
        <w:rPr>
          <w:rFonts w:asciiTheme="minorHAnsi" w:eastAsiaTheme="minorEastAsia" w:hAnsiTheme="minorHAnsi" w:cstheme="minorBidi"/>
          <w:noProof/>
          <w:sz w:val="22"/>
          <w:szCs w:val="22"/>
        </w:rPr>
      </w:pPr>
      <w:hyperlink w:anchor="_Toc513981462" w:history="1">
        <w:r w:rsidR="00B85020" w:rsidRPr="006B18A6">
          <w:rPr>
            <w:rStyle w:val="Hypertextovprepojenie"/>
            <w:noProof/>
            <w:lang w:val="sk-SK"/>
          </w:rPr>
          <w:t>1.5.2</w:t>
        </w:r>
        <w:r w:rsidR="00B85020">
          <w:rPr>
            <w:rFonts w:asciiTheme="minorHAnsi" w:eastAsiaTheme="minorEastAsia" w:hAnsiTheme="minorHAnsi" w:cstheme="minorBidi"/>
            <w:noProof/>
            <w:sz w:val="22"/>
            <w:szCs w:val="22"/>
          </w:rPr>
          <w:tab/>
        </w:r>
        <w:r w:rsidR="00B85020" w:rsidRPr="006B18A6">
          <w:rPr>
            <w:rStyle w:val="Hypertextovprepojenie"/>
            <w:noProof/>
            <w:lang w:val="sk-SK"/>
          </w:rPr>
          <w:t>Neinvazívne</w:t>
        </w:r>
        <w:r w:rsidR="00B85020">
          <w:rPr>
            <w:noProof/>
            <w:webHidden/>
          </w:rPr>
          <w:tab/>
        </w:r>
        <w:r w:rsidR="00B85020">
          <w:rPr>
            <w:noProof/>
            <w:webHidden/>
          </w:rPr>
          <w:fldChar w:fldCharType="begin"/>
        </w:r>
        <w:r w:rsidR="00B85020">
          <w:rPr>
            <w:noProof/>
            <w:webHidden/>
          </w:rPr>
          <w:instrText xml:space="preserve"> PAGEREF _Toc513981462 \h </w:instrText>
        </w:r>
        <w:r w:rsidR="00B85020">
          <w:rPr>
            <w:noProof/>
            <w:webHidden/>
          </w:rPr>
        </w:r>
        <w:r w:rsidR="00B85020">
          <w:rPr>
            <w:noProof/>
            <w:webHidden/>
          </w:rPr>
          <w:fldChar w:fldCharType="separate"/>
        </w:r>
        <w:r w:rsidR="00B85020">
          <w:rPr>
            <w:noProof/>
            <w:webHidden/>
          </w:rPr>
          <w:t>12</w:t>
        </w:r>
        <w:r w:rsidR="00B85020">
          <w:rPr>
            <w:noProof/>
            <w:webHidden/>
          </w:rPr>
          <w:fldChar w:fldCharType="end"/>
        </w:r>
      </w:hyperlink>
    </w:p>
    <w:p w14:paraId="11AA3F2C" w14:textId="77777777" w:rsidR="00B85020" w:rsidRDefault="00E935DB">
      <w:pPr>
        <w:pStyle w:val="Obsah2"/>
        <w:rPr>
          <w:rFonts w:asciiTheme="minorHAnsi" w:eastAsiaTheme="minorEastAsia" w:hAnsiTheme="minorHAnsi" w:cstheme="minorBidi"/>
          <w:noProof/>
          <w:sz w:val="22"/>
          <w:szCs w:val="22"/>
        </w:rPr>
      </w:pPr>
      <w:hyperlink w:anchor="_Toc513981463" w:history="1">
        <w:r w:rsidR="00B85020" w:rsidRPr="006B18A6">
          <w:rPr>
            <w:rStyle w:val="Hypertextovprepojenie"/>
            <w:noProof/>
            <w:lang w:val="sk-SK"/>
          </w:rPr>
          <w:t>1.6</w:t>
        </w:r>
        <w:r w:rsidR="00B85020">
          <w:rPr>
            <w:rFonts w:asciiTheme="minorHAnsi" w:eastAsiaTheme="minorEastAsia" w:hAnsiTheme="minorHAnsi" w:cstheme="minorBidi"/>
            <w:noProof/>
            <w:sz w:val="22"/>
            <w:szCs w:val="22"/>
          </w:rPr>
          <w:tab/>
        </w:r>
        <w:r w:rsidR="00B85020" w:rsidRPr="006B18A6">
          <w:rPr>
            <w:rStyle w:val="Hypertextovprepojenie"/>
            <w:noProof/>
            <w:lang w:val="sk-SK"/>
          </w:rPr>
          <w:t>Impedančná kardiografia</w:t>
        </w:r>
        <w:r w:rsidR="00B85020">
          <w:rPr>
            <w:noProof/>
            <w:webHidden/>
          </w:rPr>
          <w:tab/>
        </w:r>
        <w:r w:rsidR="00B85020">
          <w:rPr>
            <w:noProof/>
            <w:webHidden/>
          </w:rPr>
          <w:fldChar w:fldCharType="begin"/>
        </w:r>
        <w:r w:rsidR="00B85020">
          <w:rPr>
            <w:noProof/>
            <w:webHidden/>
          </w:rPr>
          <w:instrText xml:space="preserve"> PAGEREF _Toc513981463 \h </w:instrText>
        </w:r>
        <w:r w:rsidR="00B85020">
          <w:rPr>
            <w:noProof/>
            <w:webHidden/>
          </w:rPr>
        </w:r>
        <w:r w:rsidR="00B85020">
          <w:rPr>
            <w:noProof/>
            <w:webHidden/>
          </w:rPr>
          <w:fldChar w:fldCharType="separate"/>
        </w:r>
        <w:r w:rsidR="00B85020">
          <w:rPr>
            <w:noProof/>
            <w:webHidden/>
          </w:rPr>
          <w:t>13</w:t>
        </w:r>
        <w:r w:rsidR="00B85020">
          <w:rPr>
            <w:noProof/>
            <w:webHidden/>
          </w:rPr>
          <w:fldChar w:fldCharType="end"/>
        </w:r>
      </w:hyperlink>
    </w:p>
    <w:p w14:paraId="4B463DBF" w14:textId="77777777" w:rsidR="00B85020" w:rsidRDefault="00E935DB">
      <w:pPr>
        <w:pStyle w:val="Obsah2"/>
        <w:rPr>
          <w:rFonts w:asciiTheme="minorHAnsi" w:eastAsiaTheme="minorEastAsia" w:hAnsiTheme="minorHAnsi" w:cstheme="minorBidi"/>
          <w:noProof/>
          <w:sz w:val="22"/>
          <w:szCs w:val="22"/>
        </w:rPr>
      </w:pPr>
      <w:hyperlink w:anchor="_Toc513981464" w:history="1">
        <w:r w:rsidR="00B85020" w:rsidRPr="006B18A6">
          <w:rPr>
            <w:rStyle w:val="Hypertextovprepojenie"/>
            <w:noProof/>
            <w:lang w:val="sk-SK"/>
          </w:rPr>
          <w:t>1.7</w:t>
        </w:r>
        <w:r w:rsidR="00B85020">
          <w:rPr>
            <w:rFonts w:asciiTheme="minorHAnsi" w:eastAsiaTheme="minorEastAsia" w:hAnsiTheme="minorHAnsi" w:cstheme="minorBidi"/>
            <w:noProof/>
            <w:sz w:val="22"/>
            <w:szCs w:val="22"/>
          </w:rPr>
          <w:tab/>
        </w:r>
        <w:r w:rsidR="00B85020" w:rsidRPr="006B18A6">
          <w:rPr>
            <w:rStyle w:val="Hypertextovprepojenie"/>
            <w:noProof/>
            <w:lang w:val="sk-SK"/>
          </w:rPr>
          <w:t>Výpočet SV</w:t>
        </w:r>
        <w:r w:rsidR="00B85020">
          <w:rPr>
            <w:noProof/>
            <w:webHidden/>
          </w:rPr>
          <w:tab/>
        </w:r>
        <w:r w:rsidR="00B85020">
          <w:rPr>
            <w:noProof/>
            <w:webHidden/>
          </w:rPr>
          <w:fldChar w:fldCharType="begin"/>
        </w:r>
        <w:r w:rsidR="00B85020">
          <w:rPr>
            <w:noProof/>
            <w:webHidden/>
          </w:rPr>
          <w:instrText xml:space="preserve"> PAGEREF _Toc513981464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60BB9C28" w14:textId="77777777" w:rsidR="00B85020" w:rsidRDefault="00E935DB">
      <w:pPr>
        <w:pStyle w:val="Obsah3"/>
        <w:rPr>
          <w:rFonts w:asciiTheme="minorHAnsi" w:eastAsiaTheme="minorEastAsia" w:hAnsiTheme="minorHAnsi" w:cstheme="minorBidi"/>
          <w:noProof/>
          <w:sz w:val="22"/>
          <w:szCs w:val="22"/>
        </w:rPr>
      </w:pPr>
      <w:hyperlink w:anchor="_Toc513981465" w:history="1">
        <w:r w:rsidR="00B85020" w:rsidRPr="006B18A6">
          <w:rPr>
            <w:rStyle w:val="Hypertextovprepojenie"/>
            <w:noProof/>
            <w:lang w:val="sk-SK"/>
          </w:rPr>
          <w:t>1.7.1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Metódy výpočtu SV na základe zmeny objemu krvi</w:t>
        </w:r>
        <w:r w:rsidR="00B85020">
          <w:rPr>
            <w:noProof/>
            <w:webHidden/>
          </w:rPr>
          <w:tab/>
        </w:r>
        <w:r w:rsidR="00B85020">
          <w:rPr>
            <w:noProof/>
            <w:webHidden/>
          </w:rPr>
          <w:fldChar w:fldCharType="begin"/>
        </w:r>
        <w:r w:rsidR="00B85020">
          <w:rPr>
            <w:noProof/>
            <w:webHidden/>
          </w:rPr>
          <w:instrText xml:space="preserve"> PAGEREF _Toc513981465 \h </w:instrText>
        </w:r>
        <w:r w:rsidR="00B85020">
          <w:rPr>
            <w:noProof/>
            <w:webHidden/>
          </w:rPr>
        </w:r>
        <w:r w:rsidR="00B85020">
          <w:rPr>
            <w:noProof/>
            <w:webHidden/>
          </w:rPr>
          <w:fldChar w:fldCharType="separate"/>
        </w:r>
        <w:r w:rsidR="00B85020">
          <w:rPr>
            <w:noProof/>
            <w:webHidden/>
          </w:rPr>
          <w:t>18</w:t>
        </w:r>
        <w:r w:rsidR="00B85020">
          <w:rPr>
            <w:noProof/>
            <w:webHidden/>
          </w:rPr>
          <w:fldChar w:fldCharType="end"/>
        </w:r>
      </w:hyperlink>
    </w:p>
    <w:p w14:paraId="18628738" w14:textId="77777777" w:rsidR="00B85020" w:rsidRDefault="00E935DB">
      <w:pPr>
        <w:pStyle w:val="Obsah3"/>
        <w:rPr>
          <w:rFonts w:asciiTheme="minorHAnsi" w:eastAsiaTheme="minorEastAsia" w:hAnsiTheme="minorHAnsi" w:cstheme="minorBidi"/>
          <w:noProof/>
          <w:sz w:val="22"/>
          <w:szCs w:val="22"/>
        </w:rPr>
      </w:pPr>
      <w:hyperlink w:anchor="_Toc513981466" w:history="1">
        <w:r w:rsidR="00B85020" w:rsidRPr="006B18A6">
          <w:rPr>
            <w:rStyle w:val="Hypertextovprepojenie"/>
            <w:noProof/>
            <w:lang w:val="sk-SK"/>
          </w:rPr>
          <w:t>1.7.2</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Metódy výpočtu SV na základe zmeny vodivosti krvi</w:t>
        </w:r>
        <w:r w:rsidR="00B85020">
          <w:rPr>
            <w:noProof/>
            <w:webHidden/>
          </w:rPr>
          <w:tab/>
        </w:r>
        <w:r w:rsidR="00B85020">
          <w:rPr>
            <w:noProof/>
            <w:webHidden/>
          </w:rPr>
          <w:fldChar w:fldCharType="begin"/>
        </w:r>
        <w:r w:rsidR="00B85020">
          <w:rPr>
            <w:noProof/>
            <w:webHidden/>
          </w:rPr>
          <w:instrText xml:space="preserve"> PAGEREF _Toc513981466 \h </w:instrText>
        </w:r>
        <w:r w:rsidR="00B85020">
          <w:rPr>
            <w:noProof/>
            <w:webHidden/>
          </w:rPr>
        </w:r>
        <w:r w:rsidR="00B85020">
          <w:rPr>
            <w:noProof/>
            <w:webHidden/>
          </w:rPr>
          <w:fldChar w:fldCharType="separate"/>
        </w:r>
        <w:r w:rsidR="00B85020">
          <w:rPr>
            <w:noProof/>
            <w:webHidden/>
          </w:rPr>
          <w:t>22</w:t>
        </w:r>
        <w:r w:rsidR="00B85020">
          <w:rPr>
            <w:noProof/>
            <w:webHidden/>
          </w:rPr>
          <w:fldChar w:fldCharType="end"/>
        </w:r>
      </w:hyperlink>
    </w:p>
    <w:p w14:paraId="16EA3D46" w14:textId="77777777" w:rsidR="00B85020" w:rsidRDefault="00E935DB">
      <w:pPr>
        <w:pStyle w:val="Obsah3"/>
        <w:rPr>
          <w:rFonts w:asciiTheme="minorHAnsi" w:eastAsiaTheme="minorEastAsia" w:hAnsiTheme="minorHAnsi" w:cstheme="minorBidi"/>
          <w:noProof/>
          <w:sz w:val="22"/>
          <w:szCs w:val="22"/>
        </w:rPr>
      </w:pPr>
      <w:hyperlink w:anchor="_Toc513981467" w:history="1">
        <w:r w:rsidR="00B85020" w:rsidRPr="006B18A6">
          <w:rPr>
            <w:rStyle w:val="Hypertextovprepojenie"/>
            <w:noProof/>
            <w:lang w:val="sk-SK"/>
          </w:rPr>
          <w:t>1.7.3</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Meranie SV z brachiálnej artérie</w:t>
        </w:r>
        <w:r w:rsidR="00B85020">
          <w:rPr>
            <w:noProof/>
            <w:webHidden/>
          </w:rPr>
          <w:tab/>
        </w:r>
        <w:r w:rsidR="00B85020">
          <w:rPr>
            <w:noProof/>
            <w:webHidden/>
          </w:rPr>
          <w:fldChar w:fldCharType="begin"/>
        </w:r>
        <w:r w:rsidR="00B85020">
          <w:rPr>
            <w:noProof/>
            <w:webHidden/>
          </w:rPr>
          <w:instrText xml:space="preserve"> PAGEREF _Toc513981467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333D564F" w14:textId="77777777" w:rsidR="00B85020" w:rsidRDefault="00E935DB">
      <w:pPr>
        <w:pStyle w:val="Obsah2"/>
        <w:rPr>
          <w:rFonts w:asciiTheme="minorHAnsi" w:eastAsiaTheme="minorEastAsia" w:hAnsiTheme="minorHAnsi" w:cstheme="minorBidi"/>
          <w:noProof/>
          <w:sz w:val="22"/>
          <w:szCs w:val="22"/>
        </w:rPr>
      </w:pPr>
      <w:hyperlink w:anchor="_Toc513981468" w:history="1">
        <w:r w:rsidR="00B85020" w:rsidRPr="006B18A6">
          <w:rPr>
            <w:rStyle w:val="Hypertextovprepojenie"/>
            <w:noProof/>
            <w:lang w:val="sk-SK"/>
          </w:rPr>
          <w:t>1.8</w:t>
        </w:r>
        <w:r w:rsidR="00B85020">
          <w:rPr>
            <w:rFonts w:asciiTheme="minorHAnsi" w:eastAsiaTheme="minorEastAsia" w:hAnsiTheme="minorHAnsi" w:cstheme="minorBidi"/>
            <w:noProof/>
            <w:sz w:val="22"/>
            <w:szCs w:val="22"/>
          </w:rPr>
          <w:tab/>
        </w:r>
        <w:r w:rsidR="00B85020" w:rsidRPr="006B18A6">
          <w:rPr>
            <w:rStyle w:val="Hypertextovprepojenie"/>
            <w:noProof/>
            <w:lang w:val="sk-SK"/>
          </w:rPr>
          <w:t>Parametre výpočtu SV</w:t>
        </w:r>
        <w:r w:rsidR="00B85020">
          <w:rPr>
            <w:noProof/>
            <w:webHidden/>
          </w:rPr>
          <w:tab/>
        </w:r>
        <w:r w:rsidR="00B85020">
          <w:rPr>
            <w:noProof/>
            <w:webHidden/>
          </w:rPr>
          <w:fldChar w:fldCharType="begin"/>
        </w:r>
        <w:r w:rsidR="00B85020">
          <w:rPr>
            <w:noProof/>
            <w:webHidden/>
          </w:rPr>
          <w:instrText xml:space="preserve"> PAGEREF _Toc513981468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5324F129" w14:textId="77777777" w:rsidR="00B85020" w:rsidRDefault="00E935DB">
      <w:pPr>
        <w:pStyle w:val="Obsah3"/>
        <w:rPr>
          <w:rFonts w:asciiTheme="minorHAnsi" w:eastAsiaTheme="minorEastAsia" w:hAnsiTheme="minorHAnsi" w:cstheme="minorBidi"/>
          <w:noProof/>
          <w:sz w:val="22"/>
          <w:szCs w:val="22"/>
        </w:rPr>
      </w:pPr>
      <w:hyperlink w:anchor="_Toc513981469" w:history="1">
        <w:r w:rsidR="00B85020" w:rsidRPr="006B18A6">
          <w:rPr>
            <w:rStyle w:val="Hypertextovprepojenie"/>
            <w:noProof/>
            <w:lang w:val="sk-SK"/>
          </w:rPr>
          <w:t>1.8.1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Maximum derivovaného impedančného signálu -dZ/dt</w:t>
        </w:r>
        <w:r w:rsidR="00B85020" w:rsidRPr="006B18A6">
          <w:rPr>
            <w:rStyle w:val="Hypertextovprepojenie"/>
            <w:noProof/>
            <w:vertAlign w:val="subscript"/>
            <w:lang w:val="sk-SK"/>
          </w:rPr>
          <w:t>max</w:t>
        </w:r>
        <w:r w:rsidR="00B85020">
          <w:rPr>
            <w:noProof/>
            <w:webHidden/>
          </w:rPr>
          <w:tab/>
        </w:r>
        <w:r w:rsidR="00B85020">
          <w:rPr>
            <w:noProof/>
            <w:webHidden/>
          </w:rPr>
          <w:fldChar w:fldCharType="begin"/>
        </w:r>
        <w:r w:rsidR="00B85020">
          <w:rPr>
            <w:noProof/>
            <w:webHidden/>
          </w:rPr>
          <w:instrText xml:space="preserve"> PAGEREF _Toc513981469 \h </w:instrText>
        </w:r>
        <w:r w:rsidR="00B85020">
          <w:rPr>
            <w:noProof/>
            <w:webHidden/>
          </w:rPr>
        </w:r>
        <w:r w:rsidR="00B85020">
          <w:rPr>
            <w:noProof/>
            <w:webHidden/>
          </w:rPr>
          <w:fldChar w:fldCharType="separate"/>
        </w:r>
        <w:r w:rsidR="00B85020">
          <w:rPr>
            <w:noProof/>
            <w:webHidden/>
          </w:rPr>
          <w:t>28</w:t>
        </w:r>
        <w:r w:rsidR="00B85020">
          <w:rPr>
            <w:noProof/>
            <w:webHidden/>
          </w:rPr>
          <w:fldChar w:fldCharType="end"/>
        </w:r>
      </w:hyperlink>
    </w:p>
    <w:p w14:paraId="4B449147" w14:textId="77777777" w:rsidR="00B85020" w:rsidRDefault="00E935DB">
      <w:pPr>
        <w:pStyle w:val="Obsah2"/>
        <w:rPr>
          <w:rFonts w:asciiTheme="minorHAnsi" w:eastAsiaTheme="minorEastAsia" w:hAnsiTheme="minorHAnsi" w:cstheme="minorBidi"/>
          <w:noProof/>
          <w:sz w:val="22"/>
          <w:szCs w:val="22"/>
        </w:rPr>
      </w:pPr>
      <w:hyperlink w:anchor="_Toc513981470" w:history="1">
        <w:r w:rsidR="00B85020" w:rsidRPr="006B18A6">
          <w:rPr>
            <w:rStyle w:val="Hypertextovprepojenie"/>
            <w:noProof/>
            <w:lang w:val="sk-SK"/>
          </w:rPr>
          <w:t>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Stanovenie parametrov zo Srdečných zvukov (HS)</w:t>
        </w:r>
        <w:r w:rsidR="00B85020">
          <w:rPr>
            <w:noProof/>
            <w:webHidden/>
          </w:rPr>
          <w:tab/>
        </w:r>
        <w:r w:rsidR="00B85020">
          <w:rPr>
            <w:noProof/>
            <w:webHidden/>
          </w:rPr>
          <w:fldChar w:fldCharType="begin"/>
        </w:r>
        <w:r w:rsidR="00B85020">
          <w:rPr>
            <w:noProof/>
            <w:webHidden/>
          </w:rPr>
          <w:instrText xml:space="preserve"> PAGEREF _Toc513981470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20863367" w14:textId="77777777" w:rsidR="00B85020" w:rsidRDefault="00E935DB">
      <w:pPr>
        <w:pStyle w:val="Obsah3"/>
        <w:rPr>
          <w:rFonts w:asciiTheme="minorHAnsi" w:eastAsiaTheme="minorEastAsia" w:hAnsiTheme="minorHAnsi" w:cstheme="minorBidi"/>
          <w:noProof/>
          <w:sz w:val="22"/>
          <w:szCs w:val="22"/>
        </w:rPr>
      </w:pPr>
      <w:hyperlink w:anchor="_Toc513981471" w:history="1">
        <w:r w:rsidR="00B85020" w:rsidRPr="006B18A6">
          <w:rPr>
            <w:rStyle w:val="Hypertextovprepojenie"/>
            <w:noProof/>
            <w:lang w:val="sk-SK"/>
          </w:rPr>
          <w:t>1.1.1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LVET interval- určenie počiatku systoly</w:t>
        </w:r>
        <w:r w:rsidR="00B85020">
          <w:rPr>
            <w:noProof/>
            <w:webHidden/>
          </w:rPr>
          <w:tab/>
        </w:r>
        <w:r w:rsidR="00B85020">
          <w:rPr>
            <w:noProof/>
            <w:webHidden/>
          </w:rPr>
          <w:fldChar w:fldCharType="begin"/>
        </w:r>
        <w:r w:rsidR="00B85020">
          <w:rPr>
            <w:noProof/>
            <w:webHidden/>
          </w:rPr>
          <w:instrText xml:space="preserve"> PAGEREF _Toc513981471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576EAB64" w14:textId="77777777" w:rsidR="00B85020" w:rsidRDefault="00E935DB">
      <w:pPr>
        <w:pStyle w:val="Obsah3"/>
        <w:rPr>
          <w:rFonts w:asciiTheme="minorHAnsi" w:eastAsiaTheme="minorEastAsia" w:hAnsiTheme="minorHAnsi" w:cstheme="minorBidi"/>
          <w:noProof/>
          <w:sz w:val="22"/>
          <w:szCs w:val="22"/>
        </w:rPr>
      </w:pPr>
      <w:hyperlink w:anchor="_Toc513981472" w:history="1">
        <w:r w:rsidR="00B85020" w:rsidRPr="006B18A6">
          <w:rPr>
            <w:rStyle w:val="Hypertextovprepojenie"/>
            <w:noProof/>
            <w:lang w:val="sk-SK"/>
          </w:rPr>
          <w:t>1.1.2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LVET interval  - určenie konca systoly</w:t>
        </w:r>
        <w:r w:rsidR="00B85020">
          <w:rPr>
            <w:noProof/>
            <w:webHidden/>
          </w:rPr>
          <w:tab/>
        </w:r>
        <w:r w:rsidR="00B85020">
          <w:rPr>
            <w:noProof/>
            <w:webHidden/>
          </w:rPr>
          <w:fldChar w:fldCharType="begin"/>
        </w:r>
        <w:r w:rsidR="00B85020">
          <w:rPr>
            <w:noProof/>
            <w:webHidden/>
          </w:rPr>
          <w:instrText xml:space="preserve"> PAGEREF _Toc513981472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4BB20547" w14:textId="77777777" w:rsidR="00B85020" w:rsidRDefault="00E935DB">
      <w:pPr>
        <w:pStyle w:val="Obsah3"/>
        <w:rPr>
          <w:rFonts w:asciiTheme="minorHAnsi" w:eastAsiaTheme="minorEastAsia" w:hAnsiTheme="minorHAnsi" w:cstheme="minorBidi"/>
          <w:noProof/>
          <w:sz w:val="22"/>
          <w:szCs w:val="22"/>
        </w:rPr>
      </w:pPr>
      <w:hyperlink w:anchor="_Toc513981473" w:history="1">
        <w:r w:rsidR="00B85020" w:rsidRPr="006B18A6">
          <w:rPr>
            <w:rStyle w:val="Hypertextovprepojenie"/>
            <w:noProof/>
            <w:lang w:val="sk-SK"/>
          </w:rPr>
          <w:t>1.1.3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Spracovanie HS</w:t>
        </w:r>
        <w:r w:rsidR="00B85020">
          <w:rPr>
            <w:noProof/>
            <w:webHidden/>
          </w:rPr>
          <w:tab/>
        </w:r>
        <w:r w:rsidR="00B85020">
          <w:rPr>
            <w:noProof/>
            <w:webHidden/>
          </w:rPr>
          <w:fldChar w:fldCharType="begin"/>
        </w:r>
        <w:r w:rsidR="00B85020">
          <w:rPr>
            <w:noProof/>
            <w:webHidden/>
          </w:rPr>
          <w:instrText xml:space="preserve"> PAGEREF _Toc513981473 \h </w:instrText>
        </w:r>
        <w:r w:rsidR="00B85020">
          <w:rPr>
            <w:noProof/>
            <w:webHidden/>
          </w:rPr>
        </w:r>
        <w:r w:rsidR="00B85020">
          <w:rPr>
            <w:noProof/>
            <w:webHidden/>
          </w:rPr>
          <w:fldChar w:fldCharType="separate"/>
        </w:r>
        <w:r w:rsidR="00B85020">
          <w:rPr>
            <w:noProof/>
            <w:webHidden/>
          </w:rPr>
          <w:t>31</w:t>
        </w:r>
        <w:r w:rsidR="00B85020">
          <w:rPr>
            <w:noProof/>
            <w:webHidden/>
          </w:rPr>
          <w:fldChar w:fldCharType="end"/>
        </w:r>
      </w:hyperlink>
    </w:p>
    <w:p w14:paraId="0781487E" w14:textId="77777777" w:rsidR="00B85020" w:rsidRDefault="00E935DB">
      <w:pPr>
        <w:pStyle w:val="Obsah3"/>
        <w:rPr>
          <w:rFonts w:asciiTheme="minorHAnsi" w:eastAsiaTheme="minorEastAsia" w:hAnsiTheme="minorHAnsi" w:cstheme="minorBidi"/>
          <w:noProof/>
          <w:sz w:val="22"/>
          <w:szCs w:val="22"/>
        </w:rPr>
      </w:pPr>
      <w:hyperlink w:anchor="_Toc513981474" w:history="1">
        <w:r w:rsidR="00B85020" w:rsidRPr="006B18A6">
          <w:rPr>
            <w:rStyle w:val="Hypertextovprepojenie"/>
            <w:noProof/>
            <w:lang w:val="sk-SK"/>
          </w:rPr>
          <w:t>1.1.4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Komplikácie pri spracovaní HS</w:t>
        </w:r>
        <w:r w:rsidR="00B85020">
          <w:rPr>
            <w:noProof/>
            <w:webHidden/>
          </w:rPr>
          <w:tab/>
        </w:r>
        <w:r w:rsidR="00B85020">
          <w:rPr>
            <w:noProof/>
            <w:webHidden/>
          </w:rPr>
          <w:fldChar w:fldCharType="begin"/>
        </w:r>
        <w:r w:rsidR="00B85020">
          <w:rPr>
            <w:noProof/>
            <w:webHidden/>
          </w:rPr>
          <w:instrText xml:space="preserve"> PAGEREF _Toc513981474 \h </w:instrText>
        </w:r>
        <w:r w:rsidR="00B85020">
          <w:rPr>
            <w:noProof/>
            <w:webHidden/>
          </w:rPr>
        </w:r>
        <w:r w:rsidR="00B85020">
          <w:rPr>
            <w:noProof/>
            <w:webHidden/>
          </w:rPr>
          <w:fldChar w:fldCharType="separate"/>
        </w:r>
        <w:r w:rsidR="00B85020">
          <w:rPr>
            <w:noProof/>
            <w:webHidden/>
          </w:rPr>
          <w:t>32</w:t>
        </w:r>
        <w:r w:rsidR="00B85020">
          <w:rPr>
            <w:noProof/>
            <w:webHidden/>
          </w:rPr>
          <w:fldChar w:fldCharType="end"/>
        </w:r>
      </w:hyperlink>
    </w:p>
    <w:p w14:paraId="05C6B922" w14:textId="77777777" w:rsidR="00B85020" w:rsidRDefault="00E935DB">
      <w:pPr>
        <w:pStyle w:val="Obsah1"/>
        <w:rPr>
          <w:rFonts w:asciiTheme="minorHAnsi" w:eastAsiaTheme="minorEastAsia" w:hAnsiTheme="minorHAnsi" w:cstheme="minorBidi"/>
          <w:b w:val="0"/>
          <w:bCs w:val="0"/>
          <w:sz w:val="22"/>
          <w:szCs w:val="22"/>
        </w:rPr>
      </w:pPr>
      <w:hyperlink w:anchor="_Toc513981475" w:history="1">
        <w:r w:rsidR="00B85020" w:rsidRPr="006B18A6">
          <w:rPr>
            <w:rStyle w:val="Hypertextovprepojenie"/>
            <w:lang w:val="sk-SK"/>
          </w:rPr>
          <w:t>2</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Ciele dizertácie</w:t>
        </w:r>
        <w:r w:rsidR="00B85020">
          <w:rPr>
            <w:webHidden/>
          </w:rPr>
          <w:tab/>
        </w:r>
        <w:r w:rsidR="00B85020">
          <w:rPr>
            <w:webHidden/>
          </w:rPr>
          <w:fldChar w:fldCharType="begin"/>
        </w:r>
        <w:r w:rsidR="00B85020">
          <w:rPr>
            <w:webHidden/>
          </w:rPr>
          <w:instrText xml:space="preserve"> PAGEREF _Toc513981475 \h </w:instrText>
        </w:r>
        <w:r w:rsidR="00B85020">
          <w:rPr>
            <w:webHidden/>
          </w:rPr>
        </w:r>
        <w:r w:rsidR="00B85020">
          <w:rPr>
            <w:webHidden/>
          </w:rPr>
          <w:fldChar w:fldCharType="separate"/>
        </w:r>
        <w:r w:rsidR="00B85020">
          <w:rPr>
            <w:webHidden/>
          </w:rPr>
          <w:t>33</w:t>
        </w:r>
        <w:r w:rsidR="00B85020">
          <w:rPr>
            <w:webHidden/>
          </w:rPr>
          <w:fldChar w:fldCharType="end"/>
        </w:r>
      </w:hyperlink>
    </w:p>
    <w:p w14:paraId="33B8F909" w14:textId="77777777" w:rsidR="00B85020" w:rsidRDefault="00E935DB">
      <w:pPr>
        <w:pStyle w:val="Obsah1"/>
        <w:rPr>
          <w:rFonts w:asciiTheme="minorHAnsi" w:eastAsiaTheme="minorEastAsia" w:hAnsiTheme="minorHAnsi" w:cstheme="minorBidi"/>
          <w:b w:val="0"/>
          <w:bCs w:val="0"/>
          <w:sz w:val="22"/>
          <w:szCs w:val="22"/>
        </w:rPr>
      </w:pPr>
      <w:hyperlink w:anchor="_Toc513981476" w:history="1">
        <w:r w:rsidR="00B85020" w:rsidRPr="006B18A6">
          <w:rPr>
            <w:rStyle w:val="Hypertextovprepojenie"/>
            <w:lang w:val="sk-SK"/>
          </w:rPr>
          <w:t>3</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Dosiahnuté vedecké poznatky</w:t>
        </w:r>
        <w:r w:rsidR="00B85020">
          <w:rPr>
            <w:webHidden/>
          </w:rPr>
          <w:tab/>
        </w:r>
        <w:r w:rsidR="00B85020">
          <w:rPr>
            <w:webHidden/>
          </w:rPr>
          <w:fldChar w:fldCharType="begin"/>
        </w:r>
        <w:r w:rsidR="00B85020">
          <w:rPr>
            <w:webHidden/>
          </w:rPr>
          <w:instrText xml:space="preserve"> PAGEREF _Toc513981476 \h </w:instrText>
        </w:r>
        <w:r w:rsidR="00B85020">
          <w:rPr>
            <w:webHidden/>
          </w:rPr>
        </w:r>
        <w:r w:rsidR="00B85020">
          <w:rPr>
            <w:webHidden/>
          </w:rPr>
          <w:fldChar w:fldCharType="separate"/>
        </w:r>
        <w:r w:rsidR="00B85020">
          <w:rPr>
            <w:webHidden/>
          </w:rPr>
          <w:t>34</w:t>
        </w:r>
        <w:r w:rsidR="00B85020">
          <w:rPr>
            <w:webHidden/>
          </w:rPr>
          <w:fldChar w:fldCharType="end"/>
        </w:r>
      </w:hyperlink>
    </w:p>
    <w:p w14:paraId="5A36A423" w14:textId="77777777" w:rsidR="00B85020" w:rsidRDefault="00E935DB">
      <w:pPr>
        <w:pStyle w:val="Obsah2"/>
        <w:rPr>
          <w:rFonts w:asciiTheme="minorHAnsi" w:eastAsiaTheme="minorEastAsia" w:hAnsiTheme="minorHAnsi" w:cstheme="minorBidi"/>
          <w:noProof/>
          <w:sz w:val="22"/>
          <w:szCs w:val="22"/>
        </w:rPr>
      </w:pPr>
      <w:hyperlink w:anchor="_Toc513981477" w:history="1">
        <w:r w:rsidR="00B85020" w:rsidRPr="006B18A6">
          <w:rPr>
            <w:rStyle w:val="Hypertextovprepojenie"/>
            <w:noProof/>
            <w:lang w:val="sk-SK"/>
          </w:rPr>
          <w:t>3.1</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_Toc513981477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7D43B2B2" w14:textId="77777777" w:rsidR="00B85020" w:rsidRDefault="00E935DB">
      <w:pPr>
        <w:pStyle w:val="Obsah3"/>
        <w:rPr>
          <w:rFonts w:asciiTheme="minorHAnsi" w:eastAsiaTheme="minorEastAsia" w:hAnsiTheme="minorHAnsi" w:cstheme="minorBidi"/>
          <w:noProof/>
          <w:sz w:val="22"/>
          <w:szCs w:val="22"/>
        </w:rPr>
      </w:pPr>
      <w:hyperlink w:anchor="_Toc513981478" w:history="1">
        <w:r w:rsidR="00B85020" w:rsidRPr="006B18A6">
          <w:rPr>
            <w:rStyle w:val="Hypertextovprepojenie"/>
            <w:noProof/>
            <w:lang w:val="sk-SK"/>
          </w:rPr>
          <w:t>3.1.1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Meraní dobrovoľníci</w:t>
        </w:r>
        <w:r w:rsidR="00B85020">
          <w:rPr>
            <w:noProof/>
            <w:webHidden/>
          </w:rPr>
          <w:tab/>
        </w:r>
        <w:r w:rsidR="00B85020">
          <w:rPr>
            <w:noProof/>
            <w:webHidden/>
          </w:rPr>
          <w:fldChar w:fldCharType="begin"/>
        </w:r>
        <w:r w:rsidR="00B85020">
          <w:rPr>
            <w:noProof/>
            <w:webHidden/>
          </w:rPr>
          <w:instrText xml:space="preserve"> PAGEREF _Toc513981478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292B4AA8" w14:textId="77777777" w:rsidR="00B85020" w:rsidRDefault="00E935DB">
      <w:pPr>
        <w:pStyle w:val="Obsah3"/>
        <w:rPr>
          <w:rFonts w:asciiTheme="minorHAnsi" w:eastAsiaTheme="minorEastAsia" w:hAnsiTheme="minorHAnsi" w:cstheme="minorBidi"/>
          <w:noProof/>
          <w:sz w:val="22"/>
          <w:szCs w:val="22"/>
        </w:rPr>
      </w:pPr>
      <w:hyperlink w:anchor="_Toc513981479" w:history="1">
        <w:r w:rsidR="00B85020" w:rsidRPr="006B18A6">
          <w:rPr>
            <w:rStyle w:val="Hypertextovprepojenie"/>
            <w:noProof/>
            <w:lang w:val="sk-SK"/>
          </w:rPr>
          <w:t>3.1.2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Merací protokol</w:t>
        </w:r>
        <w:r w:rsidR="00B85020">
          <w:rPr>
            <w:noProof/>
            <w:webHidden/>
          </w:rPr>
          <w:tab/>
        </w:r>
        <w:r w:rsidR="00B85020">
          <w:rPr>
            <w:noProof/>
            <w:webHidden/>
          </w:rPr>
          <w:fldChar w:fldCharType="begin"/>
        </w:r>
        <w:r w:rsidR="00B85020">
          <w:rPr>
            <w:noProof/>
            <w:webHidden/>
          </w:rPr>
          <w:instrText xml:space="preserve"> PAGEREF _Toc513981479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CDBC966" w14:textId="77777777" w:rsidR="00B85020" w:rsidRDefault="00E935DB">
      <w:pPr>
        <w:pStyle w:val="Obsah3"/>
        <w:rPr>
          <w:rFonts w:asciiTheme="minorHAnsi" w:eastAsiaTheme="minorEastAsia" w:hAnsiTheme="minorHAnsi" w:cstheme="minorBidi"/>
          <w:noProof/>
          <w:sz w:val="22"/>
          <w:szCs w:val="22"/>
        </w:rPr>
      </w:pPr>
      <w:hyperlink w:anchor="_Toc513981480" w:history="1">
        <w:r w:rsidR="00B85020" w:rsidRPr="006B18A6">
          <w:rPr>
            <w:rStyle w:val="Hypertextovprepojenie"/>
            <w:noProof/>
            <w:lang w:val="sk-SK"/>
          </w:rPr>
          <w:t>3.1.3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Merané signály</w:t>
        </w:r>
        <w:r w:rsidR="00B85020">
          <w:rPr>
            <w:noProof/>
            <w:webHidden/>
          </w:rPr>
          <w:tab/>
        </w:r>
        <w:r w:rsidR="00B85020">
          <w:rPr>
            <w:noProof/>
            <w:webHidden/>
          </w:rPr>
          <w:fldChar w:fldCharType="begin"/>
        </w:r>
        <w:r w:rsidR="00B85020">
          <w:rPr>
            <w:noProof/>
            <w:webHidden/>
          </w:rPr>
          <w:instrText xml:space="preserve"> PAGEREF _Toc513981480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16CA3B01" w14:textId="77777777" w:rsidR="00B85020" w:rsidRDefault="00E935DB">
      <w:pPr>
        <w:pStyle w:val="Obsah3"/>
        <w:rPr>
          <w:rFonts w:asciiTheme="minorHAnsi" w:eastAsiaTheme="minorEastAsia" w:hAnsiTheme="minorHAnsi" w:cstheme="minorBidi"/>
          <w:noProof/>
          <w:sz w:val="22"/>
          <w:szCs w:val="22"/>
        </w:rPr>
      </w:pPr>
      <w:hyperlink w:anchor="_Toc513981481" w:history="1">
        <w:r w:rsidR="00B85020" w:rsidRPr="006B18A6">
          <w:rPr>
            <w:rStyle w:val="Hypertextovprepojenie"/>
            <w:noProof/>
            <w:lang w:val="sk-SK"/>
          </w:rPr>
          <w:t>3.1.1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Multikanálový bioimpedančný monitor</w:t>
        </w:r>
        <w:r w:rsidR="00B85020">
          <w:rPr>
            <w:noProof/>
            <w:webHidden/>
          </w:rPr>
          <w:tab/>
        </w:r>
        <w:r w:rsidR="00B85020">
          <w:rPr>
            <w:noProof/>
            <w:webHidden/>
          </w:rPr>
          <w:fldChar w:fldCharType="begin"/>
        </w:r>
        <w:r w:rsidR="00B85020">
          <w:rPr>
            <w:noProof/>
            <w:webHidden/>
          </w:rPr>
          <w:instrText xml:space="preserve"> PAGEREF _Toc513981481 \h </w:instrText>
        </w:r>
        <w:r w:rsidR="00B85020">
          <w:rPr>
            <w:noProof/>
            <w:webHidden/>
          </w:rPr>
        </w:r>
        <w:r w:rsidR="00B85020">
          <w:rPr>
            <w:noProof/>
            <w:webHidden/>
          </w:rPr>
          <w:fldChar w:fldCharType="separate"/>
        </w:r>
        <w:r w:rsidR="00B85020">
          <w:rPr>
            <w:noProof/>
            <w:webHidden/>
          </w:rPr>
          <w:t>38</w:t>
        </w:r>
        <w:r w:rsidR="00B85020">
          <w:rPr>
            <w:noProof/>
            <w:webHidden/>
          </w:rPr>
          <w:fldChar w:fldCharType="end"/>
        </w:r>
      </w:hyperlink>
    </w:p>
    <w:p w14:paraId="67464D08" w14:textId="77777777" w:rsidR="00B85020" w:rsidRDefault="00E935DB">
      <w:pPr>
        <w:pStyle w:val="Obsah3"/>
        <w:rPr>
          <w:rFonts w:asciiTheme="minorHAnsi" w:eastAsiaTheme="minorEastAsia" w:hAnsiTheme="minorHAnsi" w:cstheme="minorBidi"/>
          <w:noProof/>
          <w:sz w:val="22"/>
          <w:szCs w:val="22"/>
        </w:rPr>
      </w:pPr>
      <w:hyperlink w:anchor="_Toc513981482" w:history="1">
        <w:r w:rsidR="00B85020" w:rsidRPr="006B18A6">
          <w:rPr>
            <w:rStyle w:val="Hypertextovprepojenie"/>
            <w:noProof/>
            <w:lang w:val="sk-SK"/>
          </w:rPr>
          <w:t>3.1.2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Spracovanie dát</w:t>
        </w:r>
        <w:r w:rsidR="00B85020">
          <w:rPr>
            <w:noProof/>
            <w:webHidden/>
          </w:rPr>
          <w:tab/>
        </w:r>
        <w:r w:rsidR="00B85020">
          <w:rPr>
            <w:noProof/>
            <w:webHidden/>
          </w:rPr>
          <w:fldChar w:fldCharType="begin"/>
        </w:r>
        <w:r w:rsidR="00B85020">
          <w:rPr>
            <w:noProof/>
            <w:webHidden/>
          </w:rPr>
          <w:instrText xml:space="preserve"> PAGEREF _Toc513981482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0F062A8A" w14:textId="77777777" w:rsidR="00B85020" w:rsidRDefault="00E935DB">
      <w:pPr>
        <w:pStyle w:val="Obsah3"/>
        <w:rPr>
          <w:rFonts w:asciiTheme="minorHAnsi" w:eastAsiaTheme="minorEastAsia" w:hAnsiTheme="minorHAnsi" w:cstheme="minorBidi"/>
          <w:noProof/>
          <w:sz w:val="22"/>
          <w:szCs w:val="22"/>
        </w:rPr>
      </w:pPr>
      <w:hyperlink w:anchor="_Toc513981483" w:history="1">
        <w:r w:rsidR="00B85020" w:rsidRPr="006B18A6">
          <w:rPr>
            <w:rStyle w:val="Hypertextovprepojenie"/>
            <w:noProof/>
            <w:lang w:val="sk-SK"/>
          </w:rPr>
          <w:t>3.1.3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prvého srdečného zvuku (S1)</w:t>
        </w:r>
        <w:r w:rsidR="00B85020">
          <w:rPr>
            <w:noProof/>
            <w:webHidden/>
          </w:rPr>
          <w:tab/>
        </w:r>
        <w:r w:rsidR="00B85020">
          <w:rPr>
            <w:noProof/>
            <w:webHidden/>
          </w:rPr>
          <w:fldChar w:fldCharType="begin"/>
        </w:r>
        <w:r w:rsidR="00B85020">
          <w:rPr>
            <w:noProof/>
            <w:webHidden/>
          </w:rPr>
          <w:instrText xml:space="preserve"> PAGEREF _Toc513981483 \h </w:instrText>
        </w:r>
        <w:r w:rsidR="00B85020">
          <w:rPr>
            <w:noProof/>
            <w:webHidden/>
          </w:rPr>
        </w:r>
        <w:r w:rsidR="00B85020">
          <w:rPr>
            <w:noProof/>
            <w:webHidden/>
          </w:rPr>
          <w:fldChar w:fldCharType="separate"/>
        </w:r>
        <w:r w:rsidR="00B85020">
          <w:rPr>
            <w:noProof/>
            <w:webHidden/>
          </w:rPr>
          <w:t>42</w:t>
        </w:r>
        <w:r w:rsidR="00B85020">
          <w:rPr>
            <w:noProof/>
            <w:webHidden/>
          </w:rPr>
          <w:fldChar w:fldCharType="end"/>
        </w:r>
      </w:hyperlink>
    </w:p>
    <w:p w14:paraId="7A9AA28E" w14:textId="77777777" w:rsidR="00B85020" w:rsidRDefault="00E935DB">
      <w:pPr>
        <w:pStyle w:val="Obsah3"/>
        <w:rPr>
          <w:rFonts w:asciiTheme="minorHAnsi" w:eastAsiaTheme="minorEastAsia" w:hAnsiTheme="minorHAnsi" w:cstheme="minorBidi"/>
          <w:noProof/>
          <w:sz w:val="22"/>
          <w:szCs w:val="22"/>
        </w:rPr>
      </w:pPr>
      <w:hyperlink w:anchor="_Toc513981484" w:history="1">
        <w:r w:rsidR="00B85020" w:rsidRPr="006B18A6">
          <w:rPr>
            <w:rStyle w:val="Hypertextovprepojenie"/>
            <w:noProof/>
            <w:lang w:val="sk-SK"/>
          </w:rPr>
          <w:t>3.1.4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srdečného zvuku S2</w:t>
        </w:r>
        <w:r w:rsidR="00B85020">
          <w:rPr>
            <w:noProof/>
            <w:webHidden/>
          </w:rPr>
          <w:tab/>
        </w:r>
        <w:r w:rsidR="00B85020">
          <w:rPr>
            <w:noProof/>
            <w:webHidden/>
          </w:rPr>
          <w:fldChar w:fldCharType="begin"/>
        </w:r>
        <w:r w:rsidR="00B85020">
          <w:rPr>
            <w:noProof/>
            <w:webHidden/>
          </w:rPr>
          <w:instrText xml:space="preserve"> PAGEREF _Toc513981484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195B2B28" w14:textId="77777777" w:rsidR="00B85020" w:rsidRDefault="00E935DB">
      <w:pPr>
        <w:pStyle w:val="Obsah2"/>
        <w:rPr>
          <w:rFonts w:asciiTheme="minorHAnsi" w:eastAsiaTheme="minorEastAsia" w:hAnsiTheme="minorHAnsi" w:cstheme="minorBidi"/>
          <w:noProof/>
          <w:sz w:val="22"/>
          <w:szCs w:val="22"/>
        </w:rPr>
      </w:pPr>
      <w:hyperlink w:anchor="_Toc513981485" w:history="1">
        <w:r w:rsidR="00B85020" w:rsidRPr="006B18A6">
          <w:rPr>
            <w:rStyle w:val="Hypertextovprepojenie"/>
            <w:noProof/>
            <w:lang w:val="sk-SK"/>
          </w:rPr>
          <w:t>3.2</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_Toc513981485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599363E3" w14:textId="77777777" w:rsidR="00B85020" w:rsidRDefault="00E935DB">
      <w:pPr>
        <w:pStyle w:val="Obsah3"/>
        <w:rPr>
          <w:rFonts w:asciiTheme="minorHAnsi" w:eastAsiaTheme="minorEastAsia" w:hAnsiTheme="minorHAnsi" w:cstheme="minorBidi"/>
          <w:noProof/>
          <w:sz w:val="22"/>
          <w:szCs w:val="22"/>
        </w:rPr>
      </w:pPr>
      <w:hyperlink w:anchor="_Toc513981486" w:history="1">
        <w:r w:rsidR="00B85020" w:rsidRPr="006B18A6">
          <w:rPr>
            <w:rStyle w:val="Hypertextovprepojenie"/>
            <w:noProof/>
            <w:lang w:val="sk-SK"/>
          </w:rPr>
          <w:t>3.2.1</w:t>
        </w:r>
        <w:r w:rsidR="00B85020">
          <w:rPr>
            <w:rFonts w:asciiTheme="minorHAnsi" w:eastAsiaTheme="minorEastAsia" w:hAnsiTheme="minorHAnsi" w:cstheme="minorBidi"/>
            <w:noProof/>
            <w:sz w:val="22"/>
            <w:szCs w:val="22"/>
          </w:rPr>
          <w:tab/>
        </w:r>
        <w:r w:rsidR="00B85020" w:rsidRPr="006B18A6">
          <w:rPr>
            <w:rStyle w:val="Hypertextovprepojenie"/>
            <w:noProof/>
            <w:lang w:val="sk-SK"/>
          </w:rPr>
          <w:t>Úvod do navrhnutej metodiky</w:t>
        </w:r>
        <w:r w:rsidR="00B85020">
          <w:rPr>
            <w:noProof/>
            <w:webHidden/>
          </w:rPr>
          <w:tab/>
        </w:r>
        <w:r w:rsidR="00B85020">
          <w:rPr>
            <w:noProof/>
            <w:webHidden/>
          </w:rPr>
          <w:fldChar w:fldCharType="begin"/>
        </w:r>
        <w:r w:rsidR="00B85020">
          <w:rPr>
            <w:noProof/>
            <w:webHidden/>
          </w:rPr>
          <w:instrText xml:space="preserve"> PAGEREF _Toc513981486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066BEAD0" w14:textId="77777777" w:rsidR="00B85020" w:rsidRDefault="00E935DB">
      <w:pPr>
        <w:pStyle w:val="Obsah3"/>
        <w:rPr>
          <w:rFonts w:asciiTheme="minorHAnsi" w:eastAsiaTheme="minorEastAsia" w:hAnsiTheme="minorHAnsi" w:cstheme="minorBidi"/>
          <w:noProof/>
          <w:sz w:val="22"/>
          <w:szCs w:val="22"/>
        </w:rPr>
      </w:pPr>
      <w:hyperlink w:anchor="_Toc513981487" w:history="1">
        <w:r w:rsidR="00B85020" w:rsidRPr="006B18A6">
          <w:rPr>
            <w:rStyle w:val="Hypertextovprepojenie"/>
            <w:noProof/>
            <w:lang w:val="sk-SK"/>
          </w:rPr>
          <w:t>3.2.2</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Popisná štatistika - spontánne dýchanie</w:t>
        </w:r>
        <w:r w:rsidR="00B85020">
          <w:rPr>
            <w:noProof/>
            <w:webHidden/>
          </w:rPr>
          <w:tab/>
        </w:r>
        <w:r w:rsidR="00B85020">
          <w:rPr>
            <w:noProof/>
            <w:webHidden/>
          </w:rPr>
          <w:fldChar w:fldCharType="begin"/>
        </w:r>
        <w:r w:rsidR="00B85020">
          <w:rPr>
            <w:noProof/>
            <w:webHidden/>
          </w:rPr>
          <w:instrText xml:space="preserve"> PAGEREF _Toc513981487 \h </w:instrText>
        </w:r>
        <w:r w:rsidR="00B85020">
          <w:rPr>
            <w:noProof/>
            <w:webHidden/>
          </w:rPr>
        </w:r>
        <w:r w:rsidR="00B85020">
          <w:rPr>
            <w:noProof/>
            <w:webHidden/>
          </w:rPr>
          <w:fldChar w:fldCharType="separate"/>
        </w:r>
        <w:r w:rsidR="00B85020">
          <w:rPr>
            <w:noProof/>
            <w:webHidden/>
          </w:rPr>
          <w:t>57</w:t>
        </w:r>
        <w:r w:rsidR="00B85020">
          <w:rPr>
            <w:noProof/>
            <w:webHidden/>
          </w:rPr>
          <w:fldChar w:fldCharType="end"/>
        </w:r>
      </w:hyperlink>
    </w:p>
    <w:p w14:paraId="751BDDE3" w14:textId="77777777" w:rsidR="00B85020" w:rsidRDefault="00E935DB">
      <w:pPr>
        <w:pStyle w:val="Obsah3"/>
        <w:rPr>
          <w:rFonts w:asciiTheme="minorHAnsi" w:eastAsiaTheme="minorEastAsia" w:hAnsiTheme="minorHAnsi" w:cstheme="minorBidi"/>
          <w:noProof/>
          <w:sz w:val="22"/>
          <w:szCs w:val="22"/>
        </w:rPr>
      </w:pPr>
      <w:hyperlink w:anchor="_Toc513981488" w:history="1">
        <w:r w:rsidR="00B85020" w:rsidRPr="006B18A6">
          <w:rPr>
            <w:rStyle w:val="Hypertextovprepojenie"/>
            <w:noProof/>
            <w:lang w:val="sk-SK"/>
          </w:rPr>
          <w:t>3.2.3</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Popisná štatistika - Hlboké dýchanie</w:t>
        </w:r>
        <w:r w:rsidR="00B85020">
          <w:rPr>
            <w:noProof/>
            <w:webHidden/>
          </w:rPr>
          <w:tab/>
        </w:r>
        <w:r w:rsidR="00B85020">
          <w:rPr>
            <w:noProof/>
            <w:webHidden/>
          </w:rPr>
          <w:fldChar w:fldCharType="begin"/>
        </w:r>
        <w:r w:rsidR="00B85020">
          <w:rPr>
            <w:noProof/>
            <w:webHidden/>
          </w:rPr>
          <w:instrText xml:space="preserve"> PAGEREF _Toc513981488 \h </w:instrText>
        </w:r>
        <w:r w:rsidR="00B85020">
          <w:rPr>
            <w:noProof/>
            <w:webHidden/>
          </w:rPr>
        </w:r>
        <w:r w:rsidR="00B85020">
          <w:rPr>
            <w:noProof/>
            <w:webHidden/>
          </w:rPr>
          <w:fldChar w:fldCharType="separate"/>
        </w:r>
        <w:r w:rsidR="00B85020">
          <w:rPr>
            <w:noProof/>
            <w:webHidden/>
          </w:rPr>
          <w:t>61</w:t>
        </w:r>
        <w:r w:rsidR="00B85020">
          <w:rPr>
            <w:noProof/>
            <w:webHidden/>
          </w:rPr>
          <w:fldChar w:fldCharType="end"/>
        </w:r>
      </w:hyperlink>
    </w:p>
    <w:p w14:paraId="491C53BC" w14:textId="77777777" w:rsidR="00B85020" w:rsidRDefault="00E935DB">
      <w:pPr>
        <w:pStyle w:val="Obsah3"/>
        <w:rPr>
          <w:rFonts w:asciiTheme="minorHAnsi" w:eastAsiaTheme="minorEastAsia" w:hAnsiTheme="minorHAnsi" w:cstheme="minorBidi"/>
          <w:noProof/>
          <w:sz w:val="22"/>
          <w:szCs w:val="22"/>
        </w:rPr>
      </w:pPr>
      <w:hyperlink w:anchor="_Toc513981489" w:history="1">
        <w:r w:rsidR="00B85020" w:rsidRPr="006B18A6">
          <w:rPr>
            <w:rStyle w:val="Hypertextovprepojenie"/>
            <w:noProof/>
            <w:lang w:val="sk-SK"/>
          </w:rPr>
          <w:t>3.2.4</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Porovnanie výsledkov meraní s meraniami z literatúry</w:t>
        </w:r>
        <w:r w:rsidR="00B85020">
          <w:rPr>
            <w:noProof/>
            <w:webHidden/>
          </w:rPr>
          <w:tab/>
        </w:r>
        <w:r w:rsidR="00B85020">
          <w:rPr>
            <w:noProof/>
            <w:webHidden/>
          </w:rPr>
          <w:fldChar w:fldCharType="begin"/>
        </w:r>
        <w:r w:rsidR="00B85020">
          <w:rPr>
            <w:noProof/>
            <w:webHidden/>
          </w:rPr>
          <w:instrText xml:space="preserve"> PAGEREF _Toc513981489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5EC54051" w14:textId="77777777" w:rsidR="00B85020" w:rsidRDefault="00E935DB">
      <w:pPr>
        <w:pStyle w:val="Obsah3"/>
        <w:rPr>
          <w:rFonts w:asciiTheme="minorHAnsi" w:eastAsiaTheme="minorEastAsia" w:hAnsiTheme="minorHAnsi" w:cstheme="minorBidi"/>
          <w:noProof/>
          <w:sz w:val="22"/>
          <w:szCs w:val="22"/>
        </w:rPr>
      </w:pPr>
      <w:hyperlink w:anchor="_Toc513981490" w:history="1">
        <w:r w:rsidR="00B85020" w:rsidRPr="006B18A6">
          <w:rPr>
            <w:rStyle w:val="Hypertextovprepojenie"/>
            <w:noProof/>
            <w:lang w:val="sk-SK"/>
          </w:rPr>
          <w:t>3.2.5</w:t>
        </w:r>
        <w:r w:rsidR="00B85020">
          <w:rPr>
            <w:rFonts w:asciiTheme="minorHAnsi" w:eastAsiaTheme="minorEastAsia" w:hAnsiTheme="minorHAnsi" w:cstheme="minorBidi"/>
            <w:noProof/>
            <w:sz w:val="22"/>
            <w:szCs w:val="22"/>
          </w:rPr>
          <w:tab/>
        </w:r>
        <w:r w:rsidR="00B85020" w:rsidRPr="006B18A6">
          <w:rPr>
            <w:rStyle w:val="Hypertextovprepojenie"/>
            <w:noProof/>
            <w:lang w:val="sk-SK"/>
          </w:rPr>
          <w:t>Reakcia hemodynamických parametrov na dýchanie</w:t>
        </w:r>
        <w:r w:rsidR="00B85020">
          <w:rPr>
            <w:noProof/>
            <w:webHidden/>
          </w:rPr>
          <w:tab/>
        </w:r>
        <w:r w:rsidR="00B85020">
          <w:rPr>
            <w:noProof/>
            <w:webHidden/>
          </w:rPr>
          <w:fldChar w:fldCharType="begin"/>
        </w:r>
        <w:r w:rsidR="00B85020">
          <w:rPr>
            <w:noProof/>
            <w:webHidden/>
          </w:rPr>
          <w:instrText xml:space="preserve"> PAGEREF _Toc513981490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0414847" w14:textId="77777777" w:rsidR="00B85020" w:rsidRDefault="00E935DB">
      <w:pPr>
        <w:pStyle w:val="Obsah3"/>
        <w:rPr>
          <w:rFonts w:asciiTheme="minorHAnsi" w:eastAsiaTheme="minorEastAsia" w:hAnsiTheme="minorHAnsi" w:cstheme="minorBidi"/>
          <w:noProof/>
          <w:sz w:val="22"/>
          <w:szCs w:val="22"/>
        </w:rPr>
      </w:pPr>
      <w:hyperlink w:anchor="_Toc513981491" w:history="1">
        <w:r w:rsidR="00B85020" w:rsidRPr="006B18A6">
          <w:rPr>
            <w:rStyle w:val="Hypertextovprepojenie"/>
            <w:noProof/>
            <w:lang w:val="sk-SK"/>
          </w:rPr>
          <w:t>3.2.6</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sidR="00B85020">
          <w:rPr>
            <w:noProof/>
            <w:webHidden/>
          </w:rPr>
          <w:tab/>
        </w:r>
        <w:r w:rsidR="00B85020">
          <w:rPr>
            <w:noProof/>
            <w:webHidden/>
          </w:rPr>
          <w:fldChar w:fldCharType="begin"/>
        </w:r>
        <w:r w:rsidR="00B85020">
          <w:rPr>
            <w:noProof/>
            <w:webHidden/>
          </w:rPr>
          <w:instrText xml:space="preserve"> PAGEREF _Toc513981491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737EB85C" w14:textId="77777777" w:rsidR="00B85020" w:rsidRDefault="00E935DB">
      <w:pPr>
        <w:pStyle w:val="Obsah3"/>
        <w:rPr>
          <w:rFonts w:asciiTheme="minorHAnsi" w:eastAsiaTheme="minorEastAsia" w:hAnsiTheme="minorHAnsi" w:cstheme="minorBidi"/>
          <w:noProof/>
          <w:sz w:val="22"/>
          <w:szCs w:val="22"/>
        </w:rPr>
      </w:pPr>
      <w:hyperlink w:anchor="_Toc513981492" w:history="1">
        <w:r w:rsidR="00B85020" w:rsidRPr="006B18A6">
          <w:rPr>
            <w:rStyle w:val="Hypertextovprepojenie"/>
            <w:noProof/>
            <w:lang w:val="sk-SK"/>
          </w:rPr>
          <w:t>3.2.7</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B85020">
          <w:rPr>
            <w:noProof/>
            <w:webHidden/>
          </w:rPr>
          <w:tab/>
        </w:r>
        <w:r w:rsidR="00B85020">
          <w:rPr>
            <w:noProof/>
            <w:webHidden/>
          </w:rPr>
          <w:fldChar w:fldCharType="begin"/>
        </w:r>
        <w:r w:rsidR="00B85020">
          <w:rPr>
            <w:noProof/>
            <w:webHidden/>
          </w:rPr>
          <w:instrText xml:space="preserve"> PAGEREF _Toc513981492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5F73A931" w14:textId="77777777" w:rsidR="00B85020" w:rsidRDefault="00E935DB">
      <w:pPr>
        <w:pStyle w:val="Obsah3"/>
        <w:rPr>
          <w:rFonts w:asciiTheme="minorHAnsi" w:eastAsiaTheme="minorEastAsia" w:hAnsiTheme="minorHAnsi" w:cstheme="minorBidi"/>
          <w:noProof/>
          <w:sz w:val="22"/>
          <w:szCs w:val="22"/>
        </w:rPr>
      </w:pPr>
      <w:hyperlink w:anchor="_Toc513981493" w:history="1">
        <w:r w:rsidR="00B85020" w:rsidRPr="006B18A6">
          <w:rPr>
            <w:rStyle w:val="Hypertextovprepojenie"/>
            <w:noProof/>
            <w:lang w:val="sk-SK"/>
          </w:rPr>
          <w:t>3.2.8</w:t>
        </w:r>
        <w:r w:rsidR="00B85020">
          <w:rPr>
            <w:rFonts w:asciiTheme="minorHAnsi" w:eastAsiaTheme="minorEastAsia" w:hAnsiTheme="minorHAnsi" w:cstheme="minorBidi"/>
            <w:noProof/>
            <w:sz w:val="22"/>
            <w:szCs w:val="22"/>
          </w:rPr>
          <w:tab/>
        </w:r>
        <w:r w:rsidR="00B85020" w:rsidRPr="006B18A6">
          <w:rPr>
            <w:rStyle w:val="Hypertextovprepojenie"/>
            <w:noProof/>
            <w:lang w:val="sk-SK"/>
          </w:rPr>
          <w:t>Rýchlosť pulznej vlny: PVW</w:t>
        </w:r>
        <w:r w:rsidR="00B85020">
          <w:rPr>
            <w:noProof/>
            <w:webHidden/>
          </w:rPr>
          <w:tab/>
        </w:r>
        <w:r w:rsidR="00B85020">
          <w:rPr>
            <w:noProof/>
            <w:webHidden/>
          </w:rPr>
          <w:fldChar w:fldCharType="begin"/>
        </w:r>
        <w:r w:rsidR="00B85020">
          <w:rPr>
            <w:noProof/>
            <w:webHidden/>
          </w:rPr>
          <w:instrText xml:space="preserve"> PAGEREF _Toc513981493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732E9BBB" w14:textId="77777777" w:rsidR="00B85020" w:rsidRDefault="00E935DB">
      <w:pPr>
        <w:pStyle w:val="Obsah3"/>
        <w:rPr>
          <w:rFonts w:asciiTheme="minorHAnsi" w:eastAsiaTheme="minorEastAsia" w:hAnsiTheme="minorHAnsi" w:cstheme="minorBidi"/>
          <w:noProof/>
          <w:sz w:val="22"/>
          <w:szCs w:val="22"/>
        </w:rPr>
      </w:pPr>
      <w:hyperlink w:anchor="_Toc513981494" w:history="1">
        <w:r w:rsidR="00B85020" w:rsidRPr="006B18A6">
          <w:rPr>
            <w:rStyle w:val="Hypertextovprepojenie"/>
            <w:noProof/>
            <w:lang w:val="sk-SK"/>
          </w:rPr>
          <w:t>3.2.9</w:t>
        </w:r>
        <w:r w:rsidR="00B85020">
          <w:rPr>
            <w:rFonts w:asciiTheme="minorHAnsi" w:eastAsiaTheme="minorEastAsia" w:hAnsiTheme="minorHAnsi" w:cstheme="minorBidi"/>
            <w:noProof/>
            <w:sz w:val="22"/>
            <w:szCs w:val="22"/>
          </w:rPr>
          <w:tab/>
        </w:r>
        <w:r w:rsidR="00B85020" w:rsidRPr="006B18A6">
          <w:rPr>
            <w:rStyle w:val="Hypertextovprepojenie"/>
            <w:noProof/>
            <w:lang w:val="sk-SK"/>
          </w:rPr>
          <w:t>Srdečné zvuky</w:t>
        </w:r>
        <w:r w:rsidR="00B85020">
          <w:rPr>
            <w:noProof/>
            <w:webHidden/>
          </w:rPr>
          <w:tab/>
        </w:r>
        <w:r w:rsidR="00B85020">
          <w:rPr>
            <w:noProof/>
            <w:webHidden/>
          </w:rPr>
          <w:fldChar w:fldCharType="begin"/>
        </w:r>
        <w:r w:rsidR="00B85020">
          <w:rPr>
            <w:noProof/>
            <w:webHidden/>
          </w:rPr>
          <w:instrText xml:space="preserve"> PAGEREF _Toc513981494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5E195A74" w14:textId="77777777" w:rsidR="00B85020" w:rsidRDefault="00E935DB">
      <w:pPr>
        <w:pStyle w:val="Obsah3"/>
        <w:rPr>
          <w:rFonts w:asciiTheme="minorHAnsi" w:eastAsiaTheme="minorEastAsia" w:hAnsiTheme="minorHAnsi" w:cstheme="minorBidi"/>
          <w:noProof/>
          <w:sz w:val="22"/>
          <w:szCs w:val="22"/>
        </w:rPr>
      </w:pPr>
      <w:hyperlink w:anchor="_Toc513981495" w:history="1">
        <w:r w:rsidR="00B85020" w:rsidRPr="006B18A6">
          <w:rPr>
            <w:rStyle w:val="Hypertextovprepojenie"/>
            <w:noProof/>
            <w:lang w:val="sk-SK"/>
          </w:rPr>
          <w:t>3.2.10</w:t>
        </w:r>
        <w:r w:rsidR="00B85020">
          <w:rPr>
            <w:rFonts w:asciiTheme="minorHAnsi" w:eastAsiaTheme="minorEastAsia" w:hAnsiTheme="minorHAnsi" w:cstheme="minorBidi"/>
            <w:noProof/>
            <w:sz w:val="22"/>
            <w:szCs w:val="22"/>
          </w:rPr>
          <w:tab/>
        </w:r>
        <w:r w:rsidR="00B85020" w:rsidRPr="006B18A6">
          <w:rPr>
            <w:rStyle w:val="Hypertextovprepojenie"/>
            <w:noProof/>
            <w:lang w:val="sk-SK"/>
          </w:rPr>
          <w:t>RR intervaly</w:t>
        </w:r>
        <w:r w:rsidR="00B85020">
          <w:rPr>
            <w:noProof/>
            <w:webHidden/>
          </w:rPr>
          <w:tab/>
        </w:r>
        <w:r w:rsidR="00B85020">
          <w:rPr>
            <w:noProof/>
            <w:webHidden/>
          </w:rPr>
          <w:fldChar w:fldCharType="begin"/>
        </w:r>
        <w:r w:rsidR="00B85020">
          <w:rPr>
            <w:noProof/>
            <w:webHidden/>
          </w:rPr>
          <w:instrText xml:space="preserve"> PAGEREF _Toc513981495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0DB0085C" w14:textId="77777777" w:rsidR="00B85020" w:rsidRDefault="00E935DB">
      <w:pPr>
        <w:pStyle w:val="Obsah2"/>
        <w:rPr>
          <w:rFonts w:asciiTheme="minorHAnsi" w:eastAsiaTheme="minorEastAsia" w:hAnsiTheme="minorHAnsi" w:cstheme="minorBidi"/>
          <w:noProof/>
          <w:sz w:val="22"/>
          <w:szCs w:val="22"/>
        </w:rPr>
      </w:pPr>
      <w:hyperlink w:anchor="_Toc513981496" w:history="1">
        <w:r w:rsidR="00B85020" w:rsidRPr="006B18A6">
          <w:rPr>
            <w:rStyle w:val="Hypertextovprepojenie"/>
            <w:noProof/>
            <w:lang w:val="sk-SK"/>
          </w:rPr>
          <w:t>3.3</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Počítanie SV u subjektov po transplantácií srdca</w:t>
        </w:r>
        <w:r w:rsidR="00B85020">
          <w:rPr>
            <w:noProof/>
            <w:webHidden/>
          </w:rPr>
          <w:tab/>
        </w:r>
        <w:r w:rsidR="00B85020">
          <w:rPr>
            <w:noProof/>
            <w:webHidden/>
          </w:rPr>
          <w:fldChar w:fldCharType="begin"/>
        </w:r>
        <w:r w:rsidR="00B85020">
          <w:rPr>
            <w:noProof/>
            <w:webHidden/>
          </w:rPr>
          <w:instrText xml:space="preserve"> PAGEREF _Toc513981496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353D5A55" w14:textId="77777777" w:rsidR="00B85020" w:rsidRDefault="00E935DB">
      <w:pPr>
        <w:pStyle w:val="Obsah3"/>
        <w:rPr>
          <w:rFonts w:asciiTheme="minorHAnsi" w:eastAsiaTheme="minorEastAsia" w:hAnsiTheme="minorHAnsi" w:cstheme="minorBidi"/>
          <w:noProof/>
          <w:sz w:val="22"/>
          <w:szCs w:val="22"/>
        </w:rPr>
      </w:pPr>
      <w:hyperlink w:anchor="_Toc513981497" w:history="1">
        <w:r w:rsidR="00B85020" w:rsidRPr="006B18A6">
          <w:rPr>
            <w:rStyle w:val="Hypertextovprepojenie"/>
            <w:noProof/>
            <w:lang w:val="sk-SK"/>
          </w:rPr>
          <w:t>3.3.1</w:t>
        </w:r>
        <w:r w:rsidR="00B85020">
          <w:rPr>
            <w:rFonts w:asciiTheme="minorHAnsi" w:eastAsiaTheme="minorEastAsia" w:hAnsiTheme="minorHAnsi" w:cstheme="minorBidi"/>
            <w:noProof/>
            <w:sz w:val="22"/>
            <w:szCs w:val="22"/>
          </w:rPr>
          <w:tab/>
        </w:r>
        <w:r w:rsidR="00B85020" w:rsidRPr="006B18A6">
          <w:rPr>
            <w:rStyle w:val="Hypertextovprepojenie"/>
            <w:noProof/>
            <w:lang w:val="sk-SK"/>
          </w:rPr>
          <w:t>Protokol</w:t>
        </w:r>
        <w:r w:rsidR="00B85020">
          <w:rPr>
            <w:noProof/>
            <w:webHidden/>
          </w:rPr>
          <w:tab/>
        </w:r>
        <w:r w:rsidR="00B85020">
          <w:rPr>
            <w:noProof/>
            <w:webHidden/>
          </w:rPr>
          <w:fldChar w:fldCharType="begin"/>
        </w:r>
        <w:r w:rsidR="00B85020">
          <w:rPr>
            <w:noProof/>
            <w:webHidden/>
          </w:rPr>
          <w:instrText xml:space="preserve"> PAGEREF _Toc513981497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0DBF4F77" w14:textId="77777777" w:rsidR="00B85020" w:rsidRDefault="00E935DB">
      <w:pPr>
        <w:pStyle w:val="Obsah2"/>
        <w:rPr>
          <w:rFonts w:asciiTheme="minorHAnsi" w:eastAsiaTheme="minorEastAsia" w:hAnsiTheme="minorHAnsi" w:cstheme="minorBidi"/>
          <w:noProof/>
          <w:sz w:val="22"/>
          <w:szCs w:val="22"/>
        </w:rPr>
      </w:pPr>
      <w:hyperlink w:anchor="_Toc513981498" w:history="1">
        <w:r w:rsidR="00B85020" w:rsidRPr="006B18A6">
          <w:rPr>
            <w:rStyle w:val="Hypertextovprepojenie"/>
            <w:noProof/>
            <w:lang w:val="sk-SK"/>
          </w:rPr>
          <w:t>Nová metóda na výpočet srdečného výdaja z impedancie krku</w:t>
        </w:r>
        <w:r w:rsidR="00B85020">
          <w:rPr>
            <w:noProof/>
            <w:webHidden/>
          </w:rPr>
          <w:tab/>
        </w:r>
        <w:r w:rsidR="00B85020">
          <w:rPr>
            <w:noProof/>
            <w:webHidden/>
          </w:rPr>
          <w:fldChar w:fldCharType="begin"/>
        </w:r>
        <w:r w:rsidR="00B85020">
          <w:rPr>
            <w:noProof/>
            <w:webHidden/>
          </w:rPr>
          <w:instrText xml:space="preserve"> PAGEREF _Toc513981498 \h </w:instrText>
        </w:r>
        <w:r w:rsidR="00B85020">
          <w:rPr>
            <w:noProof/>
            <w:webHidden/>
          </w:rPr>
        </w:r>
        <w:r w:rsidR="00B85020">
          <w:rPr>
            <w:noProof/>
            <w:webHidden/>
          </w:rPr>
          <w:fldChar w:fldCharType="separate"/>
        </w:r>
        <w:r w:rsidR="00B85020">
          <w:rPr>
            <w:noProof/>
            <w:webHidden/>
          </w:rPr>
          <w:t>75</w:t>
        </w:r>
        <w:r w:rsidR="00B85020">
          <w:rPr>
            <w:noProof/>
            <w:webHidden/>
          </w:rPr>
          <w:fldChar w:fldCharType="end"/>
        </w:r>
      </w:hyperlink>
    </w:p>
    <w:p w14:paraId="7F5840DF" w14:textId="77777777" w:rsidR="00B85020" w:rsidRDefault="00E935DB">
      <w:pPr>
        <w:pStyle w:val="Obsah3"/>
        <w:rPr>
          <w:rFonts w:asciiTheme="minorHAnsi" w:eastAsiaTheme="minorEastAsia" w:hAnsiTheme="minorHAnsi" w:cstheme="minorBidi"/>
          <w:noProof/>
          <w:sz w:val="22"/>
          <w:szCs w:val="22"/>
        </w:rPr>
      </w:pPr>
      <w:hyperlink w:anchor="_Toc513981499" w:history="1">
        <w:r w:rsidR="00B85020" w:rsidRPr="006B18A6">
          <w:rPr>
            <w:rStyle w:val="Hypertextovprepojenie"/>
            <w:noProof/>
            <w:lang w:val="sk-SK"/>
          </w:rPr>
          <w:t>3.3.2</w:t>
        </w:r>
        <w:r w:rsidR="00B85020">
          <w:rPr>
            <w:rFonts w:asciiTheme="minorHAnsi" w:eastAsiaTheme="minorEastAsia" w:hAnsiTheme="minorHAnsi" w:cstheme="minorBidi"/>
            <w:noProof/>
            <w:sz w:val="22"/>
            <w:szCs w:val="22"/>
          </w:rPr>
          <w:tab/>
        </w:r>
        <w:r w:rsidR="00B85020" w:rsidRPr="006B18A6">
          <w:rPr>
            <w:rStyle w:val="Hypertextovprepojenie"/>
            <w:noProof/>
            <w:lang w:val="sk-SK"/>
          </w:rPr>
          <w:t>Štatistické vyhodnotenie simultánneho merania</w:t>
        </w:r>
        <w:r w:rsidR="00B85020">
          <w:rPr>
            <w:noProof/>
            <w:webHidden/>
          </w:rPr>
          <w:tab/>
        </w:r>
        <w:r w:rsidR="00B85020">
          <w:rPr>
            <w:noProof/>
            <w:webHidden/>
          </w:rPr>
          <w:fldChar w:fldCharType="begin"/>
        </w:r>
        <w:r w:rsidR="00B85020">
          <w:rPr>
            <w:noProof/>
            <w:webHidden/>
          </w:rPr>
          <w:instrText xml:space="preserve"> PAGEREF _Toc513981499 \h </w:instrText>
        </w:r>
        <w:r w:rsidR="00B85020">
          <w:rPr>
            <w:noProof/>
            <w:webHidden/>
          </w:rPr>
        </w:r>
        <w:r w:rsidR="00B85020">
          <w:rPr>
            <w:noProof/>
            <w:webHidden/>
          </w:rPr>
          <w:fldChar w:fldCharType="separate"/>
        </w:r>
        <w:r w:rsidR="00B85020">
          <w:rPr>
            <w:noProof/>
            <w:webHidden/>
          </w:rPr>
          <w:t>76</w:t>
        </w:r>
        <w:r w:rsidR="00B85020">
          <w:rPr>
            <w:noProof/>
            <w:webHidden/>
          </w:rPr>
          <w:fldChar w:fldCharType="end"/>
        </w:r>
      </w:hyperlink>
    </w:p>
    <w:p w14:paraId="77BDB780" w14:textId="77777777" w:rsidR="00B85020" w:rsidRDefault="00E935DB">
      <w:pPr>
        <w:pStyle w:val="Obsah3"/>
        <w:rPr>
          <w:rFonts w:asciiTheme="minorHAnsi" w:eastAsiaTheme="minorEastAsia" w:hAnsiTheme="minorHAnsi" w:cstheme="minorBidi"/>
          <w:noProof/>
          <w:sz w:val="22"/>
          <w:szCs w:val="22"/>
        </w:rPr>
      </w:pPr>
      <w:hyperlink w:anchor="_Toc513981500" w:history="1">
        <w:r w:rsidR="00B85020" w:rsidRPr="006B18A6">
          <w:rPr>
            <w:rStyle w:val="Hypertextovprepojenie"/>
            <w:noProof/>
            <w:lang w:val="sk-SK"/>
          </w:rPr>
          <w:t>3.3.3</w:t>
        </w:r>
        <w:r w:rsidR="00B85020">
          <w:rPr>
            <w:rFonts w:asciiTheme="minorHAnsi" w:eastAsiaTheme="minorEastAsia" w:hAnsiTheme="minorHAnsi" w:cstheme="minorBidi"/>
            <w:noProof/>
            <w:sz w:val="22"/>
            <w:szCs w:val="22"/>
          </w:rPr>
          <w:tab/>
        </w:r>
        <w:r w:rsidR="00B85020" w:rsidRPr="006B18A6">
          <w:rPr>
            <w:rStyle w:val="Hypertextovprepojenie"/>
            <w:noProof/>
            <w:lang w:val="sk-SK"/>
          </w:rPr>
          <w:t>Bland Altmanova štatistická analýza</w:t>
        </w:r>
        <w:r w:rsidR="00B85020">
          <w:rPr>
            <w:noProof/>
            <w:webHidden/>
          </w:rPr>
          <w:tab/>
        </w:r>
        <w:r w:rsidR="00B85020">
          <w:rPr>
            <w:noProof/>
            <w:webHidden/>
          </w:rPr>
          <w:fldChar w:fldCharType="begin"/>
        </w:r>
        <w:r w:rsidR="00B85020">
          <w:rPr>
            <w:noProof/>
            <w:webHidden/>
          </w:rPr>
          <w:instrText xml:space="preserve"> PAGEREF _Toc513981500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44359985" w14:textId="77777777" w:rsidR="00B85020" w:rsidRDefault="00E935DB">
      <w:pPr>
        <w:pStyle w:val="Obsah3"/>
        <w:rPr>
          <w:rFonts w:asciiTheme="minorHAnsi" w:eastAsiaTheme="minorEastAsia" w:hAnsiTheme="minorHAnsi" w:cstheme="minorBidi"/>
          <w:noProof/>
          <w:sz w:val="22"/>
          <w:szCs w:val="22"/>
        </w:rPr>
      </w:pPr>
      <w:hyperlink w:anchor="_Toc513981501" w:history="1">
        <w:r w:rsidR="00B85020" w:rsidRPr="006B18A6">
          <w:rPr>
            <w:rStyle w:val="Hypertextovprepojenie"/>
            <w:noProof/>
            <w:lang w:val="sk-SK"/>
          </w:rPr>
          <w:t>3.3.4</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Plocha pod krivkou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t>
          </m:r>
        </m:oMath>
        <w:r w:rsidR="00B85020">
          <w:rPr>
            <w:noProof/>
            <w:webHidden/>
          </w:rPr>
          <w:tab/>
        </w:r>
        <w:r w:rsidR="00B85020">
          <w:rPr>
            <w:noProof/>
            <w:webHidden/>
          </w:rPr>
          <w:fldChar w:fldCharType="begin"/>
        </w:r>
        <w:r w:rsidR="00B85020">
          <w:rPr>
            <w:noProof/>
            <w:webHidden/>
          </w:rPr>
          <w:instrText xml:space="preserve"> PAGEREF _Toc513981501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574F4C12" w14:textId="77777777" w:rsidR="00B85020" w:rsidRDefault="00E935DB">
      <w:pPr>
        <w:pStyle w:val="Obsah3"/>
        <w:rPr>
          <w:rFonts w:asciiTheme="minorHAnsi" w:eastAsiaTheme="minorEastAsia" w:hAnsiTheme="minorHAnsi" w:cstheme="minorBidi"/>
          <w:noProof/>
          <w:sz w:val="22"/>
          <w:szCs w:val="22"/>
        </w:rPr>
      </w:pPr>
      <w:hyperlink w:anchor="_Toc513981502" w:history="1">
        <w:r w:rsidR="00B85020" w:rsidRPr="006B18A6">
          <w:rPr>
            <w:rStyle w:val="Hypertextovprepojenie"/>
            <w:noProof/>
            <w:lang w:val="sk-SK"/>
          </w:rPr>
          <w:t>3.3.5</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Plocha nad krivkou </w:t>
        </w:r>
        <m:oMath>
          <m:r>
            <m:rPr>
              <m:sty m:val="bi"/>
            </m:rPr>
            <w:rPr>
              <w:rStyle w:val="Hypertextovprepojenie"/>
              <w:rFonts w:ascii="Cambria Math" w:hAnsi="Cambria Math"/>
              <w:noProof/>
              <w:lang w:val="sk-SK"/>
            </w:rPr>
            <m:t>Zi</m:t>
          </m:r>
          <m:r>
            <w:rPr>
              <w:rStyle w:val="Hypertextovprepojenie"/>
              <w:rFonts w:ascii="Cambria Math" w:hAnsi="Cambria Math"/>
              <w:noProof/>
              <w:lang w:val="sk-SK"/>
            </w:rPr>
            <m:t>(</m:t>
          </m:r>
          <m:r>
            <m:rPr>
              <m:sty m:val="bi"/>
            </m:rPr>
            <w:rPr>
              <w:rStyle w:val="Hypertextovprepojenie"/>
              <w:rFonts w:ascii="Cambria Math" w:hAnsi="Cambria Math"/>
              <w:noProof/>
              <w:lang w:val="sk-SK"/>
            </w:rPr>
            <m:t>t</m:t>
          </m:r>
          <m:r>
            <w:rPr>
              <w:rStyle w:val="Hypertextovprepojenie"/>
              <w:rFonts w:ascii="Cambria Math" w:hAnsi="Cambria Math"/>
              <w:noProof/>
              <w:lang w:val="sk-SK"/>
            </w:rPr>
            <m:t>)</m:t>
          </m:r>
        </m:oMath>
        <w:r w:rsidR="00B85020">
          <w:rPr>
            <w:noProof/>
            <w:webHidden/>
          </w:rPr>
          <w:tab/>
        </w:r>
        <w:r w:rsidR="00B85020">
          <w:rPr>
            <w:noProof/>
            <w:webHidden/>
          </w:rPr>
          <w:fldChar w:fldCharType="begin"/>
        </w:r>
        <w:r w:rsidR="00B85020">
          <w:rPr>
            <w:noProof/>
            <w:webHidden/>
          </w:rPr>
          <w:instrText xml:space="preserve"> PAGEREF _Toc513981502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182636B1" w14:textId="77777777" w:rsidR="00B85020" w:rsidRDefault="00E935DB">
      <w:pPr>
        <w:pStyle w:val="Obsah2"/>
        <w:rPr>
          <w:rFonts w:asciiTheme="minorHAnsi" w:eastAsiaTheme="minorEastAsia" w:hAnsiTheme="minorHAnsi" w:cstheme="minorBidi"/>
          <w:noProof/>
          <w:sz w:val="22"/>
          <w:szCs w:val="22"/>
        </w:rPr>
      </w:pPr>
      <w:hyperlink w:anchor="_Toc513981503" w:history="1">
        <w:r w:rsidR="00B85020" w:rsidRPr="006B18A6">
          <w:rPr>
            <w:rStyle w:val="Hypertextovprepojenie"/>
            <w:noProof/>
            <w:lang w:val="sk-SK"/>
          </w:rPr>
          <w:t>3.4</w:t>
        </w:r>
        <w:r w:rsidR="00B85020">
          <w:rPr>
            <w:rFonts w:asciiTheme="minorHAnsi" w:eastAsiaTheme="minorEastAsia" w:hAnsiTheme="minorHAnsi" w:cstheme="minorBidi"/>
            <w:noProof/>
            <w:sz w:val="22"/>
            <w:szCs w:val="22"/>
          </w:rPr>
          <w:tab/>
        </w:r>
        <w:r w:rsidR="00B85020" w:rsidRPr="006B18A6">
          <w:rPr>
            <w:rStyle w:val="Hypertextovprepojenie"/>
            <w:noProof/>
            <w:lang w:val="sk-SK"/>
          </w:rPr>
          <w:t>Relatívne zmeny SV u subjektov po transplantácií srdca</w:t>
        </w:r>
        <w:r w:rsidR="00B85020">
          <w:rPr>
            <w:noProof/>
            <w:webHidden/>
          </w:rPr>
          <w:tab/>
        </w:r>
        <w:r w:rsidR="00B85020">
          <w:rPr>
            <w:noProof/>
            <w:webHidden/>
          </w:rPr>
          <w:fldChar w:fldCharType="begin"/>
        </w:r>
        <w:r w:rsidR="00B85020">
          <w:rPr>
            <w:noProof/>
            <w:webHidden/>
          </w:rPr>
          <w:instrText xml:space="preserve"> PAGEREF _Toc513981503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0D0CEA36" w14:textId="77777777" w:rsidR="00B85020" w:rsidRDefault="00E935DB">
      <w:pPr>
        <w:pStyle w:val="Obsah1"/>
        <w:rPr>
          <w:rFonts w:asciiTheme="minorHAnsi" w:eastAsiaTheme="minorEastAsia" w:hAnsiTheme="minorHAnsi" w:cstheme="minorBidi"/>
          <w:b w:val="0"/>
          <w:bCs w:val="0"/>
          <w:sz w:val="22"/>
          <w:szCs w:val="22"/>
        </w:rPr>
      </w:pPr>
      <w:hyperlink w:anchor="_Toc513981504" w:history="1">
        <w:r w:rsidR="00B85020" w:rsidRPr="006B18A6">
          <w:rPr>
            <w:rStyle w:val="Hypertextovprepojenie"/>
            <w:lang w:val="sk-SK"/>
          </w:rPr>
          <w:t>4</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Záver</w:t>
        </w:r>
        <w:r w:rsidR="00B85020">
          <w:rPr>
            <w:webHidden/>
          </w:rPr>
          <w:tab/>
        </w:r>
        <w:r w:rsidR="00B85020">
          <w:rPr>
            <w:webHidden/>
          </w:rPr>
          <w:fldChar w:fldCharType="begin"/>
        </w:r>
        <w:r w:rsidR="00B85020">
          <w:rPr>
            <w:webHidden/>
          </w:rPr>
          <w:instrText xml:space="preserve"> PAGEREF _Toc513981504 \h </w:instrText>
        </w:r>
        <w:r w:rsidR="00B85020">
          <w:rPr>
            <w:webHidden/>
          </w:rPr>
        </w:r>
        <w:r w:rsidR="00B85020">
          <w:rPr>
            <w:webHidden/>
          </w:rPr>
          <w:fldChar w:fldCharType="separate"/>
        </w:r>
        <w:r w:rsidR="00B85020">
          <w:rPr>
            <w:webHidden/>
          </w:rPr>
          <w:t>85</w:t>
        </w:r>
        <w:r w:rsidR="00B85020">
          <w:rPr>
            <w:webHidden/>
          </w:rPr>
          <w:fldChar w:fldCharType="end"/>
        </w:r>
      </w:hyperlink>
    </w:p>
    <w:p w14:paraId="4381DF27" w14:textId="77777777" w:rsidR="00B85020" w:rsidRDefault="00E935DB">
      <w:pPr>
        <w:pStyle w:val="Obsah1"/>
        <w:rPr>
          <w:rFonts w:asciiTheme="minorHAnsi" w:eastAsiaTheme="minorEastAsia" w:hAnsiTheme="minorHAnsi" w:cstheme="minorBidi"/>
          <w:b w:val="0"/>
          <w:bCs w:val="0"/>
          <w:sz w:val="22"/>
          <w:szCs w:val="22"/>
        </w:rPr>
      </w:pPr>
      <w:hyperlink w:anchor="_Toc513981505" w:history="1">
        <w:r w:rsidR="00B85020" w:rsidRPr="006B18A6">
          <w:rPr>
            <w:rStyle w:val="Hypertextovprepojenie"/>
            <w:lang w:val="sk-SK"/>
          </w:rPr>
          <w:t>Literatúra</w:t>
        </w:r>
        <w:r w:rsidR="00B85020">
          <w:rPr>
            <w:webHidden/>
          </w:rPr>
          <w:tab/>
        </w:r>
        <w:r w:rsidR="00B85020">
          <w:rPr>
            <w:webHidden/>
          </w:rPr>
          <w:fldChar w:fldCharType="begin"/>
        </w:r>
        <w:r w:rsidR="00B85020">
          <w:rPr>
            <w:webHidden/>
          </w:rPr>
          <w:instrText xml:space="preserve"> PAGEREF _Toc513981505 \h </w:instrText>
        </w:r>
        <w:r w:rsidR="00B85020">
          <w:rPr>
            <w:webHidden/>
          </w:rPr>
        </w:r>
        <w:r w:rsidR="00B85020">
          <w:rPr>
            <w:webHidden/>
          </w:rPr>
          <w:fldChar w:fldCharType="separate"/>
        </w:r>
        <w:r w:rsidR="00B85020">
          <w:rPr>
            <w:webHidden/>
          </w:rPr>
          <w:t>87</w:t>
        </w:r>
        <w:r w:rsidR="00B85020">
          <w:rPr>
            <w:webHidden/>
          </w:rPr>
          <w:fldChar w:fldCharType="end"/>
        </w:r>
      </w:hyperlink>
    </w:p>
    <w:p w14:paraId="685AA439" w14:textId="77777777" w:rsidR="00B85020" w:rsidRDefault="00E935DB">
      <w:pPr>
        <w:pStyle w:val="Obsah1"/>
        <w:rPr>
          <w:rFonts w:asciiTheme="minorHAnsi" w:eastAsiaTheme="minorEastAsia" w:hAnsiTheme="minorHAnsi" w:cstheme="minorBidi"/>
          <w:b w:val="0"/>
          <w:bCs w:val="0"/>
          <w:sz w:val="22"/>
          <w:szCs w:val="22"/>
        </w:rPr>
      </w:pPr>
      <w:hyperlink w:anchor="_Toc513981506" w:history="1">
        <w:r w:rsidR="00B85020" w:rsidRPr="006B18A6">
          <w:rPr>
            <w:rStyle w:val="Hypertextovprepojenie"/>
            <w:lang w:val="sk-SK"/>
          </w:rPr>
          <w:t>ZOZNAM SYMBOLOV, VELIČÍN A SKRATIEK</w:t>
        </w:r>
        <w:r w:rsidR="00B85020">
          <w:rPr>
            <w:webHidden/>
          </w:rPr>
          <w:tab/>
        </w:r>
        <w:r w:rsidR="00B85020">
          <w:rPr>
            <w:webHidden/>
          </w:rPr>
          <w:fldChar w:fldCharType="begin"/>
        </w:r>
        <w:r w:rsidR="00B85020">
          <w:rPr>
            <w:webHidden/>
          </w:rPr>
          <w:instrText xml:space="preserve"> PAGEREF _Toc513981506 \h </w:instrText>
        </w:r>
        <w:r w:rsidR="00B85020">
          <w:rPr>
            <w:webHidden/>
          </w:rPr>
        </w:r>
        <w:r w:rsidR="00B85020">
          <w:rPr>
            <w:webHidden/>
          </w:rPr>
          <w:fldChar w:fldCharType="separate"/>
        </w:r>
        <w:r w:rsidR="00B85020">
          <w:rPr>
            <w:webHidden/>
          </w:rPr>
          <w:t>91</w:t>
        </w:r>
        <w:r w:rsidR="00B85020">
          <w:rPr>
            <w:webHidden/>
          </w:rPr>
          <w:fldChar w:fldCharType="end"/>
        </w:r>
      </w:hyperlink>
    </w:p>
    <w:p w14:paraId="43E75546" w14:textId="77777777" w:rsidR="00CE547F" w:rsidRPr="00FA362E" w:rsidRDefault="00CE547F" w:rsidP="00CE547F">
      <w:pPr>
        <w:pStyle w:val="Obsah1"/>
        <w:rPr>
          <w:b w:val="0"/>
          <w:bCs w:val="0"/>
          <w:lang w:val="sk-SK"/>
        </w:rPr>
      </w:pPr>
      <w:r w:rsidRPr="00FA362E">
        <w:rPr>
          <w:b w:val="0"/>
          <w:bCs w:val="0"/>
          <w:lang w:val="sk-SK"/>
        </w:rPr>
        <w:fldChar w:fldCharType="end"/>
      </w:r>
      <w:r w:rsidRPr="00FA362E">
        <w:rPr>
          <w:b w:val="0"/>
          <w:bCs w:val="0"/>
          <w:lang w:val="sk-SK"/>
        </w:rPr>
        <w:br w:type="page"/>
      </w:r>
    </w:p>
    <w:p w14:paraId="1CBF2623" w14:textId="77777777" w:rsidR="00CE547F" w:rsidRPr="00FA362E" w:rsidRDefault="00CE547F" w:rsidP="00CE547F">
      <w:pPr>
        <w:pStyle w:val="Nadpis1"/>
        <w:numPr>
          <w:ilvl w:val="0"/>
          <w:numId w:val="0"/>
        </w:numPr>
        <w:ind w:left="432" w:hanging="432"/>
        <w:rPr>
          <w:lang w:val="sk-SK"/>
        </w:rPr>
      </w:pPr>
      <w:bookmarkStart w:id="22" w:name="_Toc513981449"/>
      <w:r w:rsidRPr="00FA362E">
        <w:rPr>
          <w:lang w:val="sk-SK"/>
        </w:rPr>
        <w:lastRenderedPageBreak/>
        <w:t>ZOZNAM OBRÁZKOV</w:t>
      </w:r>
      <w:bookmarkEnd w:id="22"/>
    </w:p>
    <w:p w14:paraId="6C26E008" w14:textId="77777777" w:rsidR="00CE547F" w:rsidRPr="00FA362E" w:rsidRDefault="00CE547F" w:rsidP="00CE547F">
      <w:pPr>
        <w:rPr>
          <w:lang w:val="sk-SK"/>
        </w:rPr>
      </w:pPr>
    </w:p>
    <w:p w14:paraId="0F9DD74A" w14:textId="77777777" w:rsidR="00B85020" w:rsidRDefault="00CE547F">
      <w:pPr>
        <w:pStyle w:val="Zoznamobrzkov"/>
        <w:tabs>
          <w:tab w:val="right" w:leader="dot" w:pos="8494"/>
        </w:tabs>
        <w:rPr>
          <w:rFonts w:eastAsiaTheme="minorEastAsia" w:cstheme="minorBidi"/>
          <w:smallCaps w:val="0"/>
          <w:noProof/>
          <w:sz w:val="22"/>
          <w:szCs w:val="22"/>
        </w:rPr>
      </w:pPr>
      <w:r w:rsidRPr="00FA362E">
        <w:rPr>
          <w:lang w:val="sk-SK"/>
        </w:rPr>
        <w:fldChar w:fldCharType="begin"/>
      </w:r>
      <w:r w:rsidRPr="00FA362E">
        <w:rPr>
          <w:lang w:val="sk-SK"/>
        </w:rPr>
        <w:instrText xml:space="preserve"> TOC \h \z \c "Obrázok" </w:instrText>
      </w:r>
      <w:r w:rsidRPr="00FA362E">
        <w:rPr>
          <w:lang w:val="sk-SK"/>
        </w:rPr>
        <w:fldChar w:fldCharType="separate"/>
      </w:r>
      <w:hyperlink w:anchor="_Toc513981507" w:history="1">
        <w:r w:rsidR="00B85020" w:rsidRPr="003B55BB">
          <w:rPr>
            <w:rStyle w:val="Hypertextovprepojenie"/>
            <w:noProof/>
            <w:lang w:val="sk-SK" w:bidi="en-US"/>
          </w:rPr>
          <w:t>Obrázok 1.1:Mechanická analógia2-prvkového Windkesselovho modelu</w:t>
        </w:r>
        <w:r w:rsidR="00B85020">
          <w:rPr>
            <w:noProof/>
            <w:webHidden/>
          </w:rPr>
          <w:tab/>
        </w:r>
        <w:r w:rsidR="00B85020">
          <w:rPr>
            <w:noProof/>
            <w:webHidden/>
          </w:rPr>
          <w:fldChar w:fldCharType="begin"/>
        </w:r>
        <w:r w:rsidR="00B85020">
          <w:rPr>
            <w:noProof/>
            <w:webHidden/>
          </w:rPr>
          <w:instrText xml:space="preserve"> PAGEREF _Toc513981507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558F51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08" w:history="1">
        <w:r w:rsidR="00B85020" w:rsidRPr="003B55BB">
          <w:rPr>
            <w:rStyle w:val="Hypertextovprepojenie"/>
            <w:noProof/>
            <w:lang w:val="sk-SK" w:bidi="en-US"/>
          </w:rPr>
          <w:t>Obrázok 1.2:Náhradná el. schéma 2-dielneho Windkesselovho modelu</w:t>
        </w:r>
        <w:r w:rsidR="00B85020">
          <w:rPr>
            <w:noProof/>
            <w:webHidden/>
          </w:rPr>
          <w:tab/>
        </w:r>
        <w:r w:rsidR="00B85020">
          <w:rPr>
            <w:noProof/>
            <w:webHidden/>
          </w:rPr>
          <w:fldChar w:fldCharType="begin"/>
        </w:r>
        <w:r w:rsidR="00B85020">
          <w:rPr>
            <w:noProof/>
            <w:webHidden/>
          </w:rPr>
          <w:instrText xml:space="preserve"> PAGEREF _Toc513981508 \h </w:instrText>
        </w:r>
        <w:r w:rsidR="00B85020">
          <w:rPr>
            <w:noProof/>
            <w:webHidden/>
          </w:rPr>
        </w:r>
        <w:r w:rsidR="00B85020">
          <w:rPr>
            <w:noProof/>
            <w:webHidden/>
          </w:rPr>
          <w:fldChar w:fldCharType="separate"/>
        </w:r>
        <w:r w:rsidR="00B85020">
          <w:rPr>
            <w:noProof/>
            <w:webHidden/>
          </w:rPr>
          <w:t>8</w:t>
        </w:r>
        <w:r w:rsidR="00B85020">
          <w:rPr>
            <w:noProof/>
            <w:webHidden/>
          </w:rPr>
          <w:fldChar w:fldCharType="end"/>
        </w:r>
      </w:hyperlink>
    </w:p>
    <w:p w14:paraId="30BF70F0"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09" w:history="1">
        <w:r w:rsidR="00B85020" w:rsidRPr="003B55BB">
          <w:rPr>
            <w:rStyle w:val="Hypertextovprepojenie"/>
            <w:noProof/>
            <w:lang w:val="sk-SK" w:bidi="en-US"/>
          </w:rPr>
          <w:t>Obrázok 1.3: Tvar krivky arteriálneho krvného tlaku v rôznych artériách</w:t>
        </w:r>
        <w:r w:rsidR="00B85020">
          <w:rPr>
            <w:noProof/>
            <w:webHidden/>
          </w:rPr>
          <w:tab/>
        </w:r>
        <w:r w:rsidR="00B85020">
          <w:rPr>
            <w:noProof/>
            <w:webHidden/>
          </w:rPr>
          <w:fldChar w:fldCharType="begin"/>
        </w:r>
        <w:r w:rsidR="00B85020">
          <w:rPr>
            <w:noProof/>
            <w:webHidden/>
          </w:rPr>
          <w:instrText xml:space="preserve"> PAGEREF _Toc513981509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3B5C6B26"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0" w:history="1">
        <w:r w:rsidR="00B85020" w:rsidRPr="003B55BB">
          <w:rPr>
            <w:rStyle w:val="Hypertextovprepojenie"/>
            <w:noProof/>
            <w:lang w:val="sk-SK" w:bidi="en-US"/>
          </w:rPr>
          <w:t>Obrázok 1.4: Mechanická a elektrická analógia 2,3 a 4 dielneho Windkesselovho modelu</w:t>
        </w:r>
        <w:r w:rsidR="00B85020">
          <w:rPr>
            <w:noProof/>
            <w:webHidden/>
          </w:rPr>
          <w:tab/>
        </w:r>
        <w:r w:rsidR="00B85020">
          <w:rPr>
            <w:noProof/>
            <w:webHidden/>
          </w:rPr>
          <w:fldChar w:fldCharType="begin"/>
        </w:r>
        <w:r w:rsidR="00B85020">
          <w:rPr>
            <w:noProof/>
            <w:webHidden/>
          </w:rPr>
          <w:instrText xml:space="preserve"> PAGEREF _Toc513981510 \h </w:instrText>
        </w:r>
        <w:r w:rsidR="00B85020">
          <w:rPr>
            <w:noProof/>
            <w:webHidden/>
          </w:rPr>
        </w:r>
        <w:r w:rsidR="00B85020">
          <w:rPr>
            <w:noProof/>
            <w:webHidden/>
          </w:rPr>
          <w:fldChar w:fldCharType="separate"/>
        </w:r>
        <w:r w:rsidR="00B85020">
          <w:rPr>
            <w:noProof/>
            <w:webHidden/>
          </w:rPr>
          <w:t>10</w:t>
        </w:r>
        <w:r w:rsidR="00B85020">
          <w:rPr>
            <w:noProof/>
            <w:webHidden/>
          </w:rPr>
          <w:fldChar w:fldCharType="end"/>
        </w:r>
      </w:hyperlink>
    </w:p>
    <w:p w14:paraId="638760FA"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1" w:history="1">
        <w:r w:rsidR="00B85020" w:rsidRPr="003B55BB">
          <w:rPr>
            <w:rStyle w:val="Hypertextovprepojenie"/>
            <w:noProof/>
            <w:lang w:val="sk-SK" w:bidi="en-US"/>
          </w:rPr>
          <w:t>Obrázok 1.5: Elektrická schéma paralelne zapojených odporov hrudníka.</w:t>
        </w:r>
        <w:r w:rsidR="00B85020">
          <w:rPr>
            <w:noProof/>
            <w:webHidden/>
          </w:rPr>
          <w:tab/>
        </w:r>
        <w:r w:rsidR="00B85020">
          <w:rPr>
            <w:noProof/>
            <w:webHidden/>
          </w:rPr>
          <w:fldChar w:fldCharType="begin"/>
        </w:r>
        <w:r w:rsidR="00B85020">
          <w:rPr>
            <w:noProof/>
            <w:webHidden/>
          </w:rPr>
          <w:instrText xml:space="preserve"> PAGEREF _Toc513981511 \h </w:instrText>
        </w:r>
        <w:r w:rsidR="00B85020">
          <w:rPr>
            <w:noProof/>
            <w:webHidden/>
          </w:rPr>
        </w:r>
        <w:r w:rsidR="00B85020">
          <w:rPr>
            <w:noProof/>
            <w:webHidden/>
          </w:rPr>
          <w:fldChar w:fldCharType="separate"/>
        </w:r>
        <w:r w:rsidR="00B85020">
          <w:rPr>
            <w:noProof/>
            <w:webHidden/>
          </w:rPr>
          <w:t>15</w:t>
        </w:r>
        <w:r w:rsidR="00B85020">
          <w:rPr>
            <w:noProof/>
            <w:webHidden/>
          </w:rPr>
          <w:fldChar w:fldCharType="end"/>
        </w:r>
      </w:hyperlink>
    </w:p>
    <w:p w14:paraId="5BA03E4B"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2" w:history="1">
        <w:r w:rsidR="00B85020" w:rsidRPr="003B55BB">
          <w:rPr>
            <w:rStyle w:val="Hypertextovprepojenie"/>
            <w:noProof/>
            <w:lang w:val="sk-SK" w:bidi="en-US"/>
          </w:rPr>
          <w:t>Obrázok 1.6:Princíp zmeny vodivosti krvi</w:t>
        </w:r>
        <w:r w:rsidR="00B85020">
          <w:rPr>
            <w:noProof/>
            <w:webHidden/>
          </w:rPr>
          <w:tab/>
        </w:r>
        <w:r w:rsidR="00B85020">
          <w:rPr>
            <w:noProof/>
            <w:webHidden/>
          </w:rPr>
          <w:fldChar w:fldCharType="begin"/>
        </w:r>
        <w:r w:rsidR="00B85020">
          <w:rPr>
            <w:noProof/>
            <w:webHidden/>
          </w:rPr>
          <w:instrText xml:space="preserve"> PAGEREF _Toc513981512 \h </w:instrText>
        </w:r>
        <w:r w:rsidR="00B85020">
          <w:rPr>
            <w:noProof/>
            <w:webHidden/>
          </w:rPr>
        </w:r>
        <w:r w:rsidR="00B85020">
          <w:rPr>
            <w:noProof/>
            <w:webHidden/>
          </w:rPr>
          <w:fldChar w:fldCharType="separate"/>
        </w:r>
        <w:r w:rsidR="00B85020">
          <w:rPr>
            <w:noProof/>
            <w:webHidden/>
          </w:rPr>
          <w:t>16</w:t>
        </w:r>
        <w:r w:rsidR="00B85020">
          <w:rPr>
            <w:noProof/>
            <w:webHidden/>
          </w:rPr>
          <w:fldChar w:fldCharType="end"/>
        </w:r>
      </w:hyperlink>
    </w:p>
    <w:p w14:paraId="2D82BD8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3" w:history="1">
        <w:r w:rsidR="00B85020" w:rsidRPr="003B55BB">
          <w:rPr>
            <w:rStyle w:val="Hypertextovprepojenie"/>
            <w:noProof/>
            <w:lang w:val="sk-SK" w:bidi="en-US"/>
          </w:rPr>
          <w:t>Obrázok 1.7: Vzťah zmeny rýchlosti krvi a vodivosti krvi</w:t>
        </w:r>
        <w:r w:rsidR="00B85020">
          <w:rPr>
            <w:noProof/>
            <w:webHidden/>
          </w:rPr>
          <w:tab/>
        </w:r>
        <w:r w:rsidR="00B85020">
          <w:rPr>
            <w:noProof/>
            <w:webHidden/>
          </w:rPr>
          <w:fldChar w:fldCharType="begin"/>
        </w:r>
        <w:r w:rsidR="00B85020">
          <w:rPr>
            <w:noProof/>
            <w:webHidden/>
          </w:rPr>
          <w:instrText xml:space="preserve"> PAGEREF _Toc513981513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0BADCEAB"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4" w:history="1">
        <w:r w:rsidR="00B85020" w:rsidRPr="003B55BB">
          <w:rPr>
            <w:rStyle w:val="Hypertextovprepojenie"/>
            <w:noProof/>
            <w:lang w:val="sk-SK" w:bidi="en-US"/>
          </w:rPr>
          <w:t xml:space="preserve">Obrázok 1.8: Spätná extrapolácia </w:t>
        </w:r>
        <m:oMath>
          <m:r>
            <w:rPr>
              <w:rStyle w:val="Hypertextovprepojenie"/>
              <w:rFonts w:ascii="Cambria Math" w:hAnsi="Cambria Math"/>
              <w:noProof/>
              <w:lang w:val="sk-SK" w:bidi="en-US"/>
            </w:rPr>
            <m:t>∆Z</m:t>
          </m:r>
          <m:r>
            <m:rPr>
              <m:sty m:val="p"/>
            </m:rPr>
            <w:rPr>
              <w:rStyle w:val="Hypertextovprepojenie"/>
              <w:rFonts w:ascii="Cambria Math" w:hAnsi="Cambria Math"/>
              <w:noProof/>
              <w:lang w:val="sk-SK" w:bidi="en-US"/>
            </w:rPr>
            <m:t>max⁡</m:t>
          </m:r>
        </m:oMath>
        <w:r w:rsidR="00B85020" w:rsidRPr="003B55BB">
          <w:rPr>
            <w:rStyle w:val="Hypertextovprepojenie"/>
            <w:noProof/>
            <w:lang w:val="sk-SK" w:bidi="en-US"/>
          </w:rPr>
          <w:t xml:space="preserve"> a dopredná extrapolácia </w:t>
        </w:r>
        <m:oMath>
          <m:r>
            <w:rPr>
              <w:rStyle w:val="Hypertextovprepojenie"/>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_Toc513981514 \h </w:instrText>
        </w:r>
        <w:r w:rsidR="00B85020">
          <w:rPr>
            <w:noProof/>
            <w:webHidden/>
          </w:rPr>
        </w:r>
        <w:r w:rsidR="00B85020">
          <w:rPr>
            <w:noProof/>
            <w:webHidden/>
          </w:rPr>
          <w:fldChar w:fldCharType="separate"/>
        </w:r>
        <w:r w:rsidR="00B85020">
          <w:rPr>
            <w:noProof/>
            <w:webHidden/>
          </w:rPr>
          <w:t>19</w:t>
        </w:r>
        <w:r w:rsidR="00B85020">
          <w:rPr>
            <w:noProof/>
            <w:webHidden/>
          </w:rPr>
          <w:fldChar w:fldCharType="end"/>
        </w:r>
      </w:hyperlink>
    </w:p>
    <w:p w14:paraId="25DE3BCE"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5" w:history="1">
        <w:r w:rsidR="00B85020" w:rsidRPr="003B55BB">
          <w:rPr>
            <w:rStyle w:val="Hypertextovprepojenie"/>
            <w:noProof/>
            <w:lang w:val="sk-SK" w:bidi="en-US"/>
          </w:rPr>
          <w:t>Obrázok 1.9: Vzťah maximálneho toku krvi a </w:t>
        </w:r>
        <m:oMath>
          <m:r>
            <w:rPr>
              <w:rStyle w:val="Hypertextovprepojenie"/>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_Toc513981515 \h </w:instrText>
        </w:r>
        <w:r w:rsidR="00B85020">
          <w:rPr>
            <w:noProof/>
            <w:webHidden/>
          </w:rPr>
        </w:r>
        <w:r w:rsidR="00B85020">
          <w:rPr>
            <w:noProof/>
            <w:webHidden/>
          </w:rPr>
          <w:fldChar w:fldCharType="separate"/>
        </w:r>
        <w:r w:rsidR="00B85020">
          <w:rPr>
            <w:noProof/>
            <w:webHidden/>
          </w:rPr>
          <w:t>23</w:t>
        </w:r>
        <w:r w:rsidR="00B85020">
          <w:rPr>
            <w:noProof/>
            <w:webHidden/>
          </w:rPr>
          <w:fldChar w:fldCharType="end"/>
        </w:r>
      </w:hyperlink>
    </w:p>
    <w:p w14:paraId="59A924D4"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6" w:history="1">
        <w:r w:rsidR="00B85020" w:rsidRPr="003B55BB">
          <w:rPr>
            <w:rStyle w:val="Hypertextovprepojenie"/>
            <w:noProof/>
            <w:lang w:val="sk-SK" w:bidi="en-US"/>
          </w:rPr>
          <w:t>Obrázok 1.10: Identifikovanie povodu -dZ/dtmax z krivky dP/dt</w:t>
        </w:r>
        <w:r w:rsidR="00B85020">
          <w:rPr>
            <w:noProof/>
            <w:webHidden/>
          </w:rPr>
          <w:tab/>
        </w:r>
        <w:r w:rsidR="00B85020">
          <w:rPr>
            <w:noProof/>
            <w:webHidden/>
          </w:rPr>
          <w:fldChar w:fldCharType="begin"/>
        </w:r>
        <w:r w:rsidR="00B85020">
          <w:rPr>
            <w:noProof/>
            <w:webHidden/>
          </w:rPr>
          <w:instrText xml:space="preserve"> PAGEREF _Toc513981516 \h </w:instrText>
        </w:r>
        <w:r w:rsidR="00B85020">
          <w:rPr>
            <w:noProof/>
            <w:webHidden/>
          </w:rPr>
        </w:r>
        <w:r w:rsidR="00B85020">
          <w:rPr>
            <w:noProof/>
            <w:webHidden/>
          </w:rPr>
          <w:fldChar w:fldCharType="separate"/>
        </w:r>
        <w:r w:rsidR="00B85020">
          <w:rPr>
            <w:noProof/>
            <w:webHidden/>
          </w:rPr>
          <w:t>24</w:t>
        </w:r>
        <w:r w:rsidR="00B85020">
          <w:rPr>
            <w:noProof/>
            <w:webHidden/>
          </w:rPr>
          <w:fldChar w:fldCharType="end"/>
        </w:r>
      </w:hyperlink>
    </w:p>
    <w:p w14:paraId="48F6AE6F"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7" w:history="1">
        <w:r w:rsidR="00B85020" w:rsidRPr="003B55BB">
          <w:rPr>
            <w:rStyle w:val="Hypertextovprepojenie"/>
            <w:noProof/>
            <w:lang w:val="sk-SK" w:bidi="en-US"/>
          </w:rPr>
          <w:t>Obrázok 1.11: Rôzne tvary krivky -dZ/dt; počiatok systoly – B bod a koniec systoly – X bod</w:t>
        </w:r>
        <w:r w:rsidR="00B85020">
          <w:rPr>
            <w:noProof/>
            <w:webHidden/>
          </w:rPr>
          <w:tab/>
        </w:r>
        <w:r w:rsidR="00B85020">
          <w:rPr>
            <w:noProof/>
            <w:webHidden/>
          </w:rPr>
          <w:fldChar w:fldCharType="begin"/>
        </w:r>
        <w:r w:rsidR="00B85020">
          <w:rPr>
            <w:noProof/>
            <w:webHidden/>
          </w:rPr>
          <w:instrText xml:space="preserve"> PAGEREF _Toc513981517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3A8EB4DC"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8" w:history="1">
        <w:r w:rsidR="00B85020" w:rsidRPr="003B55BB">
          <w:rPr>
            <w:rStyle w:val="Hypertextovprepojenie"/>
            <w:noProof/>
            <w:lang w:val="sk-SK" w:bidi="en-US"/>
          </w:rPr>
          <w:t>Obrázok 3.1: Poloha meraných hemodynamických signálov na ľudskom tele.</w:t>
        </w:r>
        <w:r w:rsidR="00B85020">
          <w:rPr>
            <w:noProof/>
            <w:webHidden/>
          </w:rPr>
          <w:tab/>
        </w:r>
        <w:r w:rsidR="00B85020">
          <w:rPr>
            <w:noProof/>
            <w:webHidden/>
          </w:rPr>
          <w:fldChar w:fldCharType="begin"/>
        </w:r>
        <w:r w:rsidR="00B85020">
          <w:rPr>
            <w:noProof/>
            <w:webHidden/>
          </w:rPr>
          <w:instrText xml:space="preserve"> PAGEREF _Toc513981518 \h </w:instrText>
        </w:r>
        <w:r w:rsidR="00B85020">
          <w:rPr>
            <w:noProof/>
            <w:webHidden/>
          </w:rPr>
        </w:r>
        <w:r w:rsidR="00B85020">
          <w:rPr>
            <w:noProof/>
            <w:webHidden/>
          </w:rPr>
          <w:fldChar w:fldCharType="separate"/>
        </w:r>
        <w:r w:rsidR="00B85020">
          <w:rPr>
            <w:noProof/>
            <w:webHidden/>
          </w:rPr>
          <w:t>37</w:t>
        </w:r>
        <w:r w:rsidR="00B85020">
          <w:rPr>
            <w:noProof/>
            <w:webHidden/>
          </w:rPr>
          <w:fldChar w:fldCharType="end"/>
        </w:r>
      </w:hyperlink>
    </w:p>
    <w:p w14:paraId="0FBD4247"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19" w:history="1">
        <w:r w:rsidR="00B85020" w:rsidRPr="003B55BB">
          <w:rPr>
            <w:rStyle w:val="Hypertextovprepojenie"/>
            <w:noProof/>
            <w:lang w:val="sk-SK" w:bidi="en-US"/>
          </w:rPr>
          <w:t>Obrázok 3.2: Dobrovoľník počas merania bioimpedančným monitorom MBM.</w:t>
        </w:r>
        <w:r w:rsidR="00B85020">
          <w:rPr>
            <w:noProof/>
            <w:webHidden/>
          </w:rPr>
          <w:tab/>
        </w:r>
        <w:r w:rsidR="00B85020">
          <w:rPr>
            <w:noProof/>
            <w:webHidden/>
          </w:rPr>
          <w:fldChar w:fldCharType="begin"/>
        </w:r>
        <w:r w:rsidR="00B85020">
          <w:rPr>
            <w:noProof/>
            <w:webHidden/>
          </w:rPr>
          <w:instrText xml:space="preserve"> PAGEREF _Toc513981519 \h </w:instrText>
        </w:r>
        <w:r w:rsidR="00B85020">
          <w:rPr>
            <w:noProof/>
            <w:webHidden/>
          </w:rPr>
        </w:r>
        <w:r w:rsidR="00B85020">
          <w:rPr>
            <w:noProof/>
            <w:webHidden/>
          </w:rPr>
          <w:fldChar w:fldCharType="separate"/>
        </w:r>
        <w:r w:rsidR="00B85020">
          <w:rPr>
            <w:noProof/>
            <w:webHidden/>
          </w:rPr>
          <w:t>39</w:t>
        </w:r>
        <w:r w:rsidR="00B85020">
          <w:rPr>
            <w:noProof/>
            <w:webHidden/>
          </w:rPr>
          <w:fldChar w:fldCharType="end"/>
        </w:r>
      </w:hyperlink>
    </w:p>
    <w:p w14:paraId="6AA455E9"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0" w:history="1">
        <w:r w:rsidR="00B85020" w:rsidRPr="003B55BB">
          <w:rPr>
            <w:rStyle w:val="Hypertextovprepojenie"/>
            <w:noProof/>
            <w:lang w:val="sk-SK" w:bidi="en-US"/>
          </w:rPr>
          <w:t>Obrázok 3.3: Problémový tvar signálu -dZ/dt max. Nízky pomer signál-šum</w:t>
        </w:r>
        <w:r w:rsidR="00B85020">
          <w:rPr>
            <w:noProof/>
            <w:webHidden/>
          </w:rPr>
          <w:tab/>
        </w:r>
        <w:r w:rsidR="00B85020">
          <w:rPr>
            <w:noProof/>
            <w:webHidden/>
          </w:rPr>
          <w:fldChar w:fldCharType="begin"/>
        </w:r>
        <w:r w:rsidR="00B85020">
          <w:rPr>
            <w:noProof/>
            <w:webHidden/>
          </w:rPr>
          <w:instrText xml:space="preserve"> PAGEREF _Toc513981520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3D80CDB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1" w:history="1">
        <w:r w:rsidR="00B85020" w:rsidRPr="003B55BB">
          <w:rPr>
            <w:rStyle w:val="Hypertextovprepojenie"/>
            <w:noProof/>
            <w:lang w:val="sk-SK" w:bidi="en-US"/>
          </w:rPr>
          <w:t xml:space="preserve">Obrázok 3.4: Problémový tvar signálu </w:t>
        </w:r>
        <w:r w:rsidR="00B85020" w:rsidRPr="003B55BB">
          <w:rPr>
            <w:rStyle w:val="Hypertextovprepojenie"/>
            <w:i/>
            <w:noProof/>
            <w:lang w:val="sk-SK" w:bidi="en-US"/>
          </w:rPr>
          <w:t>-dZ/dt</w:t>
        </w:r>
        <w:r w:rsidR="00B85020" w:rsidRPr="003B55BB">
          <w:rPr>
            <w:rStyle w:val="Hypertextovprepojenie"/>
            <w:noProof/>
            <w:lang w:val="sk-SK" w:bidi="en-US"/>
          </w:rPr>
          <w:t>. V signály prítomný druhý vrchol -dZ/dt max</w:t>
        </w:r>
        <w:r w:rsidR="00B85020">
          <w:rPr>
            <w:noProof/>
            <w:webHidden/>
          </w:rPr>
          <w:tab/>
        </w:r>
        <w:r w:rsidR="00B85020">
          <w:rPr>
            <w:noProof/>
            <w:webHidden/>
          </w:rPr>
          <w:fldChar w:fldCharType="begin"/>
        </w:r>
        <w:r w:rsidR="00B85020">
          <w:rPr>
            <w:noProof/>
            <w:webHidden/>
          </w:rPr>
          <w:instrText xml:space="preserve"> PAGEREF _Toc513981521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1160F246"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2" w:history="1">
        <w:r w:rsidR="00B85020" w:rsidRPr="003B55BB">
          <w:rPr>
            <w:rStyle w:val="Hypertextovprepojenie"/>
            <w:noProof/>
            <w:lang w:val="sk-SK" w:bidi="en-US"/>
          </w:rPr>
          <w:t xml:space="preserve">Obrázok 3.5: Problémový tvar signálu </w:t>
        </w:r>
        <w:r w:rsidR="00B85020" w:rsidRPr="003B55BB">
          <w:rPr>
            <w:rStyle w:val="Hypertextovprepojenie"/>
            <w:i/>
            <w:noProof/>
            <w:lang w:val="sk-SK" w:bidi="en-US"/>
          </w:rPr>
          <w:t>-dZ/dt</w:t>
        </w:r>
        <w:r w:rsidR="00B85020" w:rsidRPr="003B55BB">
          <w:rPr>
            <w:rStyle w:val="Hypertextovprepojenie"/>
            <w:noProof/>
            <w:lang w:val="sk-SK" w:bidi="en-US"/>
          </w:rPr>
          <w:t>. Vrchol -dZ/dt max je rozdvojený</w:t>
        </w:r>
        <w:r w:rsidR="00B85020">
          <w:rPr>
            <w:noProof/>
            <w:webHidden/>
          </w:rPr>
          <w:tab/>
        </w:r>
        <w:r w:rsidR="00B85020">
          <w:rPr>
            <w:noProof/>
            <w:webHidden/>
          </w:rPr>
          <w:fldChar w:fldCharType="begin"/>
        </w:r>
        <w:r w:rsidR="00B85020">
          <w:rPr>
            <w:noProof/>
            <w:webHidden/>
          </w:rPr>
          <w:instrText xml:space="preserve"> PAGEREF _Toc513981522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4F3B2685"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3" w:history="1">
        <w:r w:rsidR="00B85020" w:rsidRPr="003B55BB">
          <w:rPr>
            <w:rStyle w:val="Hypertextovprepojenie"/>
            <w:noProof/>
            <w:lang w:val="sk-SK" w:bidi="en-US"/>
          </w:rPr>
          <w:t xml:space="preserve">Obrázok 3.6: Problémový tvar signálu </w:t>
        </w:r>
        <w:r w:rsidR="00B85020" w:rsidRPr="003B55BB">
          <w:rPr>
            <w:rStyle w:val="Hypertextovprepojenie"/>
            <w:i/>
            <w:noProof/>
            <w:lang w:val="sk-SK" w:bidi="en-US"/>
          </w:rPr>
          <w:t xml:space="preserve">-dZ/dt. </w:t>
        </w:r>
        <w:r w:rsidR="00B85020" w:rsidRPr="003B55BB">
          <w:rPr>
            <w:rStyle w:val="Hypertextovprepojenie"/>
            <w:noProof/>
            <w:lang w:val="sk-SK" w:bidi="en-US"/>
          </w:rPr>
          <w:t xml:space="preserve">Pravdepodobne nefyziologické rozdiely v po sebe nasledujúcich hodnotách </w:t>
        </w:r>
        <w:r w:rsidR="00B85020" w:rsidRPr="003B55BB">
          <w:rPr>
            <w:rStyle w:val="Hypertextovprepojenie"/>
            <w:i/>
            <w:noProof/>
            <w:lang w:val="sk-SK" w:bidi="en-US"/>
          </w:rPr>
          <w:t>-dZ/dt max</w:t>
        </w:r>
        <w:r w:rsidR="00B85020">
          <w:rPr>
            <w:noProof/>
            <w:webHidden/>
          </w:rPr>
          <w:tab/>
        </w:r>
        <w:r w:rsidR="00B85020">
          <w:rPr>
            <w:noProof/>
            <w:webHidden/>
          </w:rPr>
          <w:fldChar w:fldCharType="begin"/>
        </w:r>
        <w:r w:rsidR="00B85020">
          <w:rPr>
            <w:noProof/>
            <w:webHidden/>
          </w:rPr>
          <w:instrText xml:space="preserve"> PAGEREF _Toc513981523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2B4193E9"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4" w:history="1">
        <w:r w:rsidR="00B85020" w:rsidRPr="003B55BB">
          <w:rPr>
            <w:rStyle w:val="Hypertextovprepojenie"/>
            <w:noProof/>
            <w:lang w:val="sk-SK" w:bidi="en-US"/>
          </w:rPr>
          <w:t>Obrázok 3.7: Spektrum prvého srdečného zvuku S1 subjektu A.</w:t>
        </w:r>
        <w:r w:rsidR="00B85020">
          <w:rPr>
            <w:noProof/>
            <w:webHidden/>
          </w:rPr>
          <w:tab/>
        </w:r>
        <w:r w:rsidR="00B85020">
          <w:rPr>
            <w:noProof/>
            <w:webHidden/>
          </w:rPr>
          <w:fldChar w:fldCharType="begin"/>
        </w:r>
        <w:r w:rsidR="00B85020">
          <w:rPr>
            <w:noProof/>
            <w:webHidden/>
          </w:rPr>
          <w:instrText xml:space="preserve"> PAGEREF _Toc513981524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0DD41216"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5" w:history="1">
        <w:r w:rsidR="00B85020" w:rsidRPr="003B55BB">
          <w:rPr>
            <w:rStyle w:val="Hypertextovprepojenie"/>
            <w:noProof/>
            <w:lang w:val="sk-SK" w:bidi="en-US"/>
          </w:rPr>
          <w:t>Obrázok 3.8 Spektrum prvého srdečného zvuku S1 subjektu B.</w:t>
        </w:r>
        <w:r w:rsidR="00B85020">
          <w:rPr>
            <w:noProof/>
            <w:webHidden/>
          </w:rPr>
          <w:tab/>
        </w:r>
        <w:r w:rsidR="00B85020">
          <w:rPr>
            <w:noProof/>
            <w:webHidden/>
          </w:rPr>
          <w:fldChar w:fldCharType="begin"/>
        </w:r>
        <w:r w:rsidR="00B85020">
          <w:rPr>
            <w:noProof/>
            <w:webHidden/>
          </w:rPr>
          <w:instrText xml:space="preserve"> PAGEREF _Toc513981525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1BC69190"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6" w:history="1">
        <w:r w:rsidR="00B85020" w:rsidRPr="003B55BB">
          <w:rPr>
            <w:rStyle w:val="Hypertextovprepojenie"/>
            <w:noProof/>
            <w:lang w:val="sk-SK" w:bidi="en-US"/>
          </w:rPr>
          <w:t>Obrázok 3.9 Spektrum prvého srdečného zvuku S1 pre 30 ľudí.</w:t>
        </w:r>
        <w:r w:rsidR="00B85020">
          <w:rPr>
            <w:noProof/>
            <w:webHidden/>
          </w:rPr>
          <w:tab/>
        </w:r>
        <w:r w:rsidR="00B85020">
          <w:rPr>
            <w:noProof/>
            <w:webHidden/>
          </w:rPr>
          <w:fldChar w:fldCharType="begin"/>
        </w:r>
        <w:r w:rsidR="00B85020">
          <w:rPr>
            <w:noProof/>
            <w:webHidden/>
          </w:rPr>
          <w:instrText xml:space="preserve"> PAGEREF _Toc513981526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2BCB044D"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7" w:history="1">
        <w:r w:rsidR="00B85020" w:rsidRPr="003B55BB">
          <w:rPr>
            <w:rStyle w:val="Hypertextovprepojenie"/>
            <w:noProof/>
            <w:lang w:val="sk-SK" w:bidi="en-US"/>
          </w:rPr>
          <w:t>Obrázok 3.10: Detekcia prvého srdečného zvuku – S1</w:t>
        </w:r>
        <w:r w:rsidR="00B85020">
          <w:rPr>
            <w:noProof/>
            <w:webHidden/>
          </w:rPr>
          <w:tab/>
        </w:r>
        <w:r w:rsidR="00B85020">
          <w:rPr>
            <w:noProof/>
            <w:webHidden/>
          </w:rPr>
          <w:fldChar w:fldCharType="begin"/>
        </w:r>
        <w:r w:rsidR="00B85020">
          <w:rPr>
            <w:noProof/>
            <w:webHidden/>
          </w:rPr>
          <w:instrText xml:space="preserve"> PAGEREF _Toc513981527 \h </w:instrText>
        </w:r>
        <w:r w:rsidR="00B85020">
          <w:rPr>
            <w:noProof/>
            <w:webHidden/>
          </w:rPr>
        </w:r>
        <w:r w:rsidR="00B85020">
          <w:rPr>
            <w:noProof/>
            <w:webHidden/>
          </w:rPr>
          <w:fldChar w:fldCharType="separate"/>
        </w:r>
        <w:r w:rsidR="00B85020">
          <w:rPr>
            <w:noProof/>
            <w:webHidden/>
          </w:rPr>
          <w:t>48</w:t>
        </w:r>
        <w:r w:rsidR="00B85020">
          <w:rPr>
            <w:noProof/>
            <w:webHidden/>
          </w:rPr>
          <w:fldChar w:fldCharType="end"/>
        </w:r>
      </w:hyperlink>
    </w:p>
    <w:p w14:paraId="2670C049"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8" w:history="1">
        <w:r w:rsidR="00B85020" w:rsidRPr="003B55BB">
          <w:rPr>
            <w:rStyle w:val="Hypertextovprepojenie"/>
            <w:noProof/>
            <w:lang w:val="sk-SK" w:bidi="en-US"/>
          </w:rPr>
          <w:t>Obrázok 3.11: Korelačne koeficienty respiračnej krivky a 10 oneskorených R-S1 kriviek.</w:t>
        </w:r>
        <w:r w:rsidR="00B85020">
          <w:rPr>
            <w:noProof/>
            <w:webHidden/>
          </w:rPr>
          <w:tab/>
        </w:r>
        <w:r w:rsidR="00B85020">
          <w:rPr>
            <w:noProof/>
            <w:webHidden/>
          </w:rPr>
          <w:fldChar w:fldCharType="begin"/>
        </w:r>
        <w:r w:rsidR="00B85020">
          <w:rPr>
            <w:noProof/>
            <w:webHidden/>
          </w:rPr>
          <w:instrText xml:space="preserve"> PAGEREF _Toc513981528 \h </w:instrText>
        </w:r>
        <w:r w:rsidR="00B85020">
          <w:rPr>
            <w:noProof/>
            <w:webHidden/>
          </w:rPr>
        </w:r>
        <w:r w:rsidR="00B85020">
          <w:rPr>
            <w:noProof/>
            <w:webHidden/>
          </w:rPr>
          <w:fldChar w:fldCharType="separate"/>
        </w:r>
        <w:r w:rsidR="00B85020">
          <w:rPr>
            <w:noProof/>
            <w:webHidden/>
          </w:rPr>
          <w:t>49</w:t>
        </w:r>
        <w:r w:rsidR="00B85020">
          <w:rPr>
            <w:noProof/>
            <w:webHidden/>
          </w:rPr>
          <w:fldChar w:fldCharType="end"/>
        </w:r>
      </w:hyperlink>
    </w:p>
    <w:p w14:paraId="4E8D80D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29" w:history="1">
        <w:r w:rsidR="00B85020" w:rsidRPr="003B55BB">
          <w:rPr>
            <w:rStyle w:val="Hypertextovprepojenie"/>
            <w:noProof/>
            <w:lang w:val="sk-SK" w:bidi="en-US"/>
          </w:rPr>
          <w:t>Obrázok 3.12: Detekcia parametrov obehovej sústavy</w:t>
        </w:r>
        <w:r w:rsidR="00B85020">
          <w:rPr>
            <w:noProof/>
            <w:webHidden/>
          </w:rPr>
          <w:tab/>
        </w:r>
        <w:r w:rsidR="00B85020">
          <w:rPr>
            <w:noProof/>
            <w:webHidden/>
          </w:rPr>
          <w:fldChar w:fldCharType="begin"/>
        </w:r>
        <w:r w:rsidR="00B85020">
          <w:rPr>
            <w:noProof/>
            <w:webHidden/>
          </w:rPr>
          <w:instrText xml:space="preserve"> PAGEREF _Toc513981529 \h </w:instrText>
        </w:r>
        <w:r w:rsidR="00B85020">
          <w:rPr>
            <w:noProof/>
            <w:webHidden/>
          </w:rPr>
        </w:r>
        <w:r w:rsidR="00B85020">
          <w:rPr>
            <w:noProof/>
            <w:webHidden/>
          </w:rPr>
          <w:fldChar w:fldCharType="separate"/>
        </w:r>
        <w:r w:rsidR="00B85020">
          <w:rPr>
            <w:noProof/>
            <w:webHidden/>
          </w:rPr>
          <w:t>55</w:t>
        </w:r>
        <w:r w:rsidR="00B85020">
          <w:rPr>
            <w:noProof/>
            <w:webHidden/>
          </w:rPr>
          <w:fldChar w:fldCharType="end"/>
        </w:r>
      </w:hyperlink>
    </w:p>
    <w:p w14:paraId="2594AD85"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0" w:history="1">
        <w:r w:rsidR="00B85020" w:rsidRPr="003B55BB">
          <w:rPr>
            <w:rStyle w:val="Hypertextovprepojenie"/>
            <w:noProof/>
            <w:lang w:val="sk-SK" w:bidi="en-US"/>
          </w:rPr>
          <w:t xml:space="preserve">Obrázok 3.13: Popisná štatistika parametra </w:t>
        </w:r>
        <m:oMath>
          <m:r>
            <m:rPr>
              <m:sty m:val="bi"/>
            </m:rPr>
            <w:rPr>
              <w:rStyle w:val="Hypertextovprepojenie"/>
              <w:rFonts w:ascii="Cambria Math" w:hAnsi="Cambria Math"/>
              <w:noProof/>
              <w:lang w:val="sk-SK" w:bidi="en-US"/>
            </w:rPr>
            <m:t>-dZ</m:t>
          </m:r>
          <m:r>
            <m:rPr>
              <m:sty m:val="bi"/>
            </m:rPr>
            <w:rPr>
              <w:rStyle w:val="Hypertextovprepojenie"/>
              <w:rFonts w:ascii="Cambria Math" w:hAnsi="Cambria Math"/>
              <w:noProof/>
              <w:lang w:val="sk-SK" w:bidi="en-US"/>
            </w:rPr>
            <m:t>4(t)/dtmax</m:t>
          </m:r>
        </m:oMath>
        <w:r w:rsidR="00B85020" w:rsidRPr="003B55BB">
          <w:rPr>
            <w:rStyle w:val="Hypertextovprepojenie"/>
            <w:b/>
            <w:noProof/>
            <w:lang w:val="sk-SK" w:bidi="en-US"/>
          </w:rPr>
          <w:t>.</w:t>
        </w:r>
        <w:r w:rsidR="00B85020">
          <w:rPr>
            <w:noProof/>
            <w:webHidden/>
          </w:rPr>
          <w:tab/>
        </w:r>
        <w:r w:rsidR="00B85020">
          <w:rPr>
            <w:noProof/>
            <w:webHidden/>
          </w:rPr>
          <w:fldChar w:fldCharType="begin"/>
        </w:r>
        <w:r w:rsidR="00B85020">
          <w:rPr>
            <w:noProof/>
            <w:webHidden/>
          </w:rPr>
          <w:instrText xml:space="preserve"> PAGEREF _Toc513981530 \h </w:instrText>
        </w:r>
        <w:r w:rsidR="00B85020">
          <w:rPr>
            <w:noProof/>
            <w:webHidden/>
          </w:rPr>
        </w:r>
        <w:r w:rsidR="00B85020">
          <w:rPr>
            <w:noProof/>
            <w:webHidden/>
          </w:rPr>
          <w:fldChar w:fldCharType="separate"/>
        </w:r>
        <w:r w:rsidR="00B85020">
          <w:rPr>
            <w:noProof/>
            <w:webHidden/>
          </w:rPr>
          <w:t>58</w:t>
        </w:r>
        <w:r w:rsidR="00B85020">
          <w:rPr>
            <w:noProof/>
            <w:webHidden/>
          </w:rPr>
          <w:fldChar w:fldCharType="end"/>
        </w:r>
      </w:hyperlink>
    </w:p>
    <w:p w14:paraId="53D192FE"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1" w:history="1">
        <w:r w:rsidR="00B85020" w:rsidRPr="003B55BB">
          <w:rPr>
            <w:rStyle w:val="Hypertextovprepojenie"/>
            <w:noProof/>
            <w:lang w:val="sk-SK"/>
          </w:rPr>
          <w:t>Obrázok 3.14: Vytvorenie lineárne interpolovanej krivky parametra</w:t>
        </w:r>
        <w:r w:rsidR="00B85020">
          <w:rPr>
            <w:noProof/>
            <w:webHidden/>
          </w:rPr>
          <w:tab/>
        </w:r>
        <w:r w:rsidR="00B85020">
          <w:rPr>
            <w:noProof/>
            <w:webHidden/>
          </w:rPr>
          <w:fldChar w:fldCharType="begin"/>
        </w:r>
        <w:r w:rsidR="00B85020">
          <w:rPr>
            <w:noProof/>
            <w:webHidden/>
          </w:rPr>
          <w:instrText xml:space="preserve"> PAGEREF _Toc513981531 \h </w:instrText>
        </w:r>
        <w:r w:rsidR="00B85020">
          <w:rPr>
            <w:noProof/>
            <w:webHidden/>
          </w:rPr>
        </w:r>
        <w:r w:rsidR="00B85020">
          <w:rPr>
            <w:noProof/>
            <w:webHidden/>
          </w:rPr>
          <w:fldChar w:fldCharType="separate"/>
        </w:r>
        <w:r w:rsidR="00B85020">
          <w:rPr>
            <w:noProof/>
            <w:webHidden/>
          </w:rPr>
          <w:t>65</w:t>
        </w:r>
        <w:r w:rsidR="00B85020">
          <w:rPr>
            <w:noProof/>
            <w:webHidden/>
          </w:rPr>
          <w:fldChar w:fldCharType="end"/>
        </w:r>
      </w:hyperlink>
    </w:p>
    <w:p w14:paraId="2A0105A6" w14:textId="7EFB5C8A" w:rsidR="00B85020" w:rsidRDefault="00E935DB">
      <w:pPr>
        <w:pStyle w:val="Zoznamobrzkov"/>
        <w:tabs>
          <w:tab w:val="right" w:leader="dot" w:pos="8494"/>
        </w:tabs>
        <w:rPr>
          <w:rFonts w:eastAsiaTheme="minorEastAsia" w:cstheme="minorBidi"/>
          <w:smallCaps w:val="0"/>
          <w:noProof/>
          <w:sz w:val="22"/>
          <w:szCs w:val="22"/>
        </w:rPr>
      </w:pPr>
      <w:hyperlink w:anchor="_Toc513981532" w:history="1">
        <w:r w:rsidR="00B85020" w:rsidRPr="003B55BB">
          <w:rPr>
            <w:rStyle w:val="Hypertextovprepojenie"/>
            <w:noProof/>
            <w:lang w:bidi="en-US"/>
          </w:rPr>
          <w:t xml:space="preserve"> Obrázok 3.15: LI postupnosti hemodynamických parametrov.</w:t>
        </w:r>
        <w:r w:rsidR="00B85020">
          <w:rPr>
            <w:noProof/>
            <w:webHidden/>
          </w:rPr>
          <w:tab/>
        </w:r>
        <w:r w:rsidR="00B85020">
          <w:rPr>
            <w:noProof/>
            <w:webHidden/>
          </w:rPr>
          <w:fldChar w:fldCharType="begin"/>
        </w:r>
        <w:r w:rsidR="00B85020">
          <w:rPr>
            <w:noProof/>
            <w:webHidden/>
          </w:rPr>
          <w:instrText xml:space="preserve"> PAGEREF _Toc513981532 \h </w:instrText>
        </w:r>
        <w:r w:rsidR="00B85020">
          <w:rPr>
            <w:noProof/>
            <w:webHidden/>
          </w:rPr>
        </w:r>
        <w:r w:rsidR="00B85020">
          <w:rPr>
            <w:noProof/>
            <w:webHidden/>
          </w:rPr>
          <w:fldChar w:fldCharType="separate"/>
        </w:r>
        <w:r w:rsidR="00B85020">
          <w:rPr>
            <w:noProof/>
            <w:webHidden/>
          </w:rPr>
          <w:t>66</w:t>
        </w:r>
        <w:r w:rsidR="00B85020">
          <w:rPr>
            <w:noProof/>
            <w:webHidden/>
          </w:rPr>
          <w:fldChar w:fldCharType="end"/>
        </w:r>
      </w:hyperlink>
    </w:p>
    <w:p w14:paraId="04426FF3" w14:textId="0C1A207C" w:rsidR="00B85020" w:rsidRDefault="00E935DB">
      <w:pPr>
        <w:pStyle w:val="Zoznamobrzkov"/>
        <w:tabs>
          <w:tab w:val="right" w:leader="dot" w:pos="8494"/>
        </w:tabs>
        <w:rPr>
          <w:rFonts w:eastAsiaTheme="minorEastAsia" w:cstheme="minorBidi"/>
          <w:smallCaps w:val="0"/>
          <w:noProof/>
          <w:sz w:val="22"/>
          <w:szCs w:val="22"/>
        </w:rPr>
      </w:pPr>
      <w:hyperlink w:anchor="_Toc513981533" w:history="1">
        <w:r w:rsidR="00B85020" w:rsidRPr="003B55BB">
          <w:rPr>
            <w:rStyle w:val="Hypertextovprepojenie"/>
            <w:noProof/>
            <w:lang w:val="sk-SK" w:bidi="en-US"/>
          </w:rPr>
          <w:t xml:space="preserve"> Obrázok 3.16: Polárne diagramy znázorňujú odozvu kardiovaskulárnych parametrov na hlboké dýchanie (0,1Hz).</w:t>
        </w:r>
        <w:r w:rsidR="00B85020">
          <w:rPr>
            <w:noProof/>
            <w:webHidden/>
          </w:rPr>
          <w:tab/>
        </w:r>
        <w:r w:rsidR="00B85020">
          <w:rPr>
            <w:noProof/>
            <w:webHidden/>
          </w:rPr>
          <w:fldChar w:fldCharType="begin"/>
        </w:r>
        <w:r w:rsidR="00B85020">
          <w:rPr>
            <w:noProof/>
            <w:webHidden/>
          </w:rPr>
          <w:instrText xml:space="preserve"> PAGEREF _Toc513981533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03CD6B10"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4" w:history="1">
        <w:r w:rsidR="00B85020" w:rsidRPr="003B55BB">
          <w:rPr>
            <w:rStyle w:val="Hypertextovprepojenie"/>
            <w:noProof/>
            <w:lang w:val="sk-SK" w:bidi="en-US"/>
          </w:rPr>
          <w:t>Obrázok 3.17: Výpočet SV z impedancie krku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_Toc513981534 \h </w:instrText>
        </w:r>
        <w:r w:rsidR="00B85020">
          <w:rPr>
            <w:noProof/>
            <w:webHidden/>
          </w:rPr>
        </w:r>
        <w:r w:rsidR="00B85020">
          <w:rPr>
            <w:noProof/>
            <w:webHidden/>
          </w:rPr>
          <w:fldChar w:fldCharType="separate"/>
        </w:r>
        <w:r w:rsidR="00B85020">
          <w:rPr>
            <w:noProof/>
            <w:webHidden/>
          </w:rPr>
          <w:t>77</w:t>
        </w:r>
        <w:r w:rsidR="00B85020">
          <w:rPr>
            <w:noProof/>
            <w:webHidden/>
          </w:rPr>
          <w:fldChar w:fldCharType="end"/>
        </w:r>
      </w:hyperlink>
    </w:p>
    <w:p w14:paraId="7A90F79C"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5" w:history="1">
        <w:r w:rsidR="00B85020" w:rsidRPr="003B55BB">
          <w:rPr>
            <w:rStyle w:val="Hypertextovprepojenie"/>
            <w:noProof/>
            <w:lang w:bidi="en-US"/>
          </w:rPr>
          <w:t xml:space="preserve">Obrázok 3.18. </w:t>
        </w:r>
        <w:r w:rsidR="00B85020" w:rsidRPr="003B55BB">
          <w:rPr>
            <w:rStyle w:val="Hypertextovprepojenie"/>
            <w:noProof/>
            <w:lang w:val="sk-SK" w:bidi="en-US"/>
          </w:rPr>
          <w:t>Výpočet SV z impedancie hrudníka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_Toc513981535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267821B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6" w:history="1">
        <w:r w:rsidR="00B85020" w:rsidRPr="003B55BB">
          <w:rPr>
            <w:rStyle w:val="Hypertextovprepojenie"/>
            <w:noProof/>
            <w:lang w:val="sk-SK" w:bidi="en-US"/>
          </w:rPr>
          <w:t>Obrázok 3.19: Bland Altmanova analýza zhody medzi meraním SV z impedancie krku a echokardiografiou.</w:t>
        </w:r>
        <w:r w:rsidR="00B85020">
          <w:rPr>
            <w:noProof/>
            <w:webHidden/>
          </w:rPr>
          <w:tab/>
        </w:r>
        <w:r w:rsidR="00B85020">
          <w:rPr>
            <w:noProof/>
            <w:webHidden/>
          </w:rPr>
          <w:fldChar w:fldCharType="begin"/>
        </w:r>
        <w:r w:rsidR="00B85020">
          <w:rPr>
            <w:noProof/>
            <w:webHidden/>
          </w:rPr>
          <w:instrText xml:space="preserve"> PAGEREF _Toc513981536 \h </w:instrText>
        </w:r>
        <w:r w:rsidR="00B85020">
          <w:rPr>
            <w:noProof/>
            <w:webHidden/>
          </w:rPr>
        </w:r>
        <w:r w:rsidR="00B85020">
          <w:rPr>
            <w:noProof/>
            <w:webHidden/>
          </w:rPr>
          <w:fldChar w:fldCharType="separate"/>
        </w:r>
        <w:r w:rsidR="00B85020">
          <w:rPr>
            <w:noProof/>
            <w:webHidden/>
          </w:rPr>
          <w:t>79</w:t>
        </w:r>
        <w:r w:rsidR="00B85020">
          <w:rPr>
            <w:noProof/>
            <w:webHidden/>
          </w:rPr>
          <w:fldChar w:fldCharType="end"/>
        </w:r>
      </w:hyperlink>
    </w:p>
    <w:p w14:paraId="69B26808"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7" w:history="1">
        <w:r w:rsidR="00B85020" w:rsidRPr="003B55BB">
          <w:rPr>
            <w:rStyle w:val="Hypertextovprepojenie"/>
            <w:noProof/>
            <w:lang w:bidi="en-US"/>
          </w:rPr>
          <w:t xml:space="preserve">Obrázok 3.20: </w:t>
        </w:r>
        <w:r w:rsidR="00B85020" w:rsidRPr="003B55BB">
          <w:rPr>
            <w:rStyle w:val="Hypertextovprepojenie"/>
            <w:noProof/>
            <w:lang w:val="sk-SK" w:bidi="en-US"/>
          </w:rPr>
          <w:t>Bland Altmanova analýza zhody medzi meraním SV z impedancie hrudníka a echokardiografiou.</w:t>
        </w:r>
        <w:r w:rsidR="00B85020">
          <w:rPr>
            <w:noProof/>
            <w:webHidden/>
          </w:rPr>
          <w:tab/>
        </w:r>
        <w:r w:rsidR="00B85020">
          <w:rPr>
            <w:noProof/>
            <w:webHidden/>
          </w:rPr>
          <w:fldChar w:fldCharType="begin"/>
        </w:r>
        <w:r w:rsidR="00B85020">
          <w:rPr>
            <w:noProof/>
            <w:webHidden/>
          </w:rPr>
          <w:instrText xml:space="preserve"> PAGEREF _Toc513981537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7C4DF316"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8" w:history="1">
        <w:r w:rsidR="00B85020" w:rsidRPr="003B55BB">
          <w:rPr>
            <w:rStyle w:val="Hypertextovprepojenie"/>
            <w:noProof/>
            <w:lang w:val="sk-SK" w:bidi="en-US"/>
          </w:rPr>
          <w:t>Obrázok 3.21: Relatívne zmeny SV subjektu 53 pri záťaži.</w:t>
        </w:r>
        <w:r w:rsidR="00B85020">
          <w:rPr>
            <w:noProof/>
            <w:webHidden/>
          </w:rPr>
          <w:tab/>
        </w:r>
        <w:r w:rsidR="00B85020">
          <w:rPr>
            <w:noProof/>
            <w:webHidden/>
          </w:rPr>
          <w:fldChar w:fldCharType="begin"/>
        </w:r>
        <w:r w:rsidR="00B85020">
          <w:rPr>
            <w:noProof/>
            <w:webHidden/>
          </w:rPr>
          <w:instrText xml:space="preserve"> PAGEREF _Toc513981538 \h </w:instrText>
        </w:r>
        <w:r w:rsidR="00B85020">
          <w:rPr>
            <w:noProof/>
            <w:webHidden/>
          </w:rPr>
        </w:r>
        <w:r w:rsidR="00B85020">
          <w:rPr>
            <w:noProof/>
            <w:webHidden/>
          </w:rPr>
          <w:fldChar w:fldCharType="separate"/>
        </w:r>
        <w:r w:rsidR="00B85020">
          <w:rPr>
            <w:noProof/>
            <w:webHidden/>
          </w:rPr>
          <w:t>82</w:t>
        </w:r>
        <w:r w:rsidR="00B85020">
          <w:rPr>
            <w:noProof/>
            <w:webHidden/>
          </w:rPr>
          <w:fldChar w:fldCharType="end"/>
        </w:r>
      </w:hyperlink>
    </w:p>
    <w:p w14:paraId="5573A0AE"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39" w:history="1">
        <w:r w:rsidR="00B85020" w:rsidRPr="003B55BB">
          <w:rPr>
            <w:rStyle w:val="Hypertextovprepojenie"/>
            <w:noProof/>
            <w:lang w:val="sk-SK" w:bidi="en-US"/>
          </w:rPr>
          <w:t>Obrázok 3.22: Relatívne zmeny SV subjektu 49 pri záťaži.</w:t>
        </w:r>
        <w:r w:rsidR="00B85020">
          <w:rPr>
            <w:noProof/>
            <w:webHidden/>
          </w:rPr>
          <w:tab/>
        </w:r>
        <w:r w:rsidR="00B85020">
          <w:rPr>
            <w:noProof/>
            <w:webHidden/>
          </w:rPr>
          <w:fldChar w:fldCharType="begin"/>
        </w:r>
        <w:r w:rsidR="00B85020">
          <w:rPr>
            <w:noProof/>
            <w:webHidden/>
          </w:rPr>
          <w:instrText xml:space="preserve"> PAGEREF _Toc513981539 \h </w:instrText>
        </w:r>
        <w:r w:rsidR="00B85020">
          <w:rPr>
            <w:noProof/>
            <w:webHidden/>
          </w:rPr>
        </w:r>
        <w:r w:rsidR="00B85020">
          <w:rPr>
            <w:noProof/>
            <w:webHidden/>
          </w:rPr>
          <w:fldChar w:fldCharType="separate"/>
        </w:r>
        <w:r w:rsidR="00B85020">
          <w:rPr>
            <w:noProof/>
            <w:webHidden/>
          </w:rPr>
          <w:t>83</w:t>
        </w:r>
        <w:r w:rsidR="00B85020">
          <w:rPr>
            <w:noProof/>
            <w:webHidden/>
          </w:rPr>
          <w:fldChar w:fldCharType="end"/>
        </w:r>
      </w:hyperlink>
    </w:p>
    <w:p w14:paraId="5C3C64F5" w14:textId="77777777" w:rsidR="00CE547F" w:rsidRPr="00FA362E" w:rsidRDefault="00CE547F" w:rsidP="00CE547F">
      <w:pPr>
        <w:rPr>
          <w:lang w:val="sk-SK"/>
        </w:rPr>
      </w:pPr>
      <w:r w:rsidRPr="00FA362E">
        <w:rPr>
          <w:lang w:val="sk-SK"/>
        </w:rPr>
        <w:fldChar w:fldCharType="end"/>
      </w:r>
    </w:p>
    <w:p w14:paraId="13F9F136" w14:textId="77777777" w:rsidR="00CE547F" w:rsidRPr="00FA362E" w:rsidRDefault="00CE547F" w:rsidP="00CE547F">
      <w:pPr>
        <w:overflowPunct/>
        <w:autoSpaceDE/>
        <w:autoSpaceDN/>
        <w:adjustRightInd/>
        <w:spacing w:line="240" w:lineRule="auto"/>
        <w:textAlignment w:val="auto"/>
        <w:rPr>
          <w:lang w:val="sk-SK"/>
        </w:rPr>
      </w:pPr>
      <w:r w:rsidRPr="00FA362E">
        <w:rPr>
          <w:lang w:val="sk-SK"/>
        </w:rPr>
        <w:br w:type="page"/>
      </w:r>
    </w:p>
    <w:p w14:paraId="76A74ECC" w14:textId="77777777" w:rsidR="00CE547F" w:rsidRDefault="00CE547F" w:rsidP="00CE547F">
      <w:pPr>
        <w:pStyle w:val="Nadpis1"/>
        <w:numPr>
          <w:ilvl w:val="0"/>
          <w:numId w:val="0"/>
        </w:numPr>
        <w:ind w:left="432" w:hanging="432"/>
        <w:rPr>
          <w:lang w:val="sk-SK"/>
        </w:rPr>
      </w:pPr>
      <w:bookmarkStart w:id="23" w:name="_Toc513981450"/>
      <w:r w:rsidRPr="00FA362E">
        <w:rPr>
          <w:lang w:val="sk-SK"/>
        </w:rPr>
        <w:lastRenderedPageBreak/>
        <w:t>ZOZNAM TABULIEK</w:t>
      </w:r>
      <w:bookmarkEnd w:id="23"/>
    </w:p>
    <w:p w14:paraId="6CC36C60" w14:textId="77777777" w:rsidR="003E40AE" w:rsidRDefault="003E40AE" w:rsidP="003E40AE">
      <w:pPr>
        <w:rPr>
          <w:lang w:val="sk-SK"/>
        </w:rPr>
      </w:pPr>
    </w:p>
    <w:p w14:paraId="10DBAD34" w14:textId="77777777" w:rsidR="00B85020" w:rsidRDefault="003E40AE">
      <w:pPr>
        <w:pStyle w:val="Zoznamobrzkov"/>
        <w:tabs>
          <w:tab w:val="right" w:leader="dot" w:pos="8494"/>
        </w:tabs>
        <w:rPr>
          <w:rFonts w:eastAsiaTheme="minorEastAsia" w:cstheme="minorBidi"/>
          <w:smallCaps w:val="0"/>
          <w:noProof/>
          <w:sz w:val="22"/>
          <w:szCs w:val="22"/>
        </w:rPr>
      </w:pPr>
      <w:r>
        <w:rPr>
          <w:lang w:val="sk-SK"/>
        </w:rPr>
        <w:fldChar w:fldCharType="begin"/>
      </w:r>
      <w:r>
        <w:rPr>
          <w:lang w:val="sk-SK"/>
        </w:rPr>
        <w:instrText xml:space="preserve"> TOC \h \z \c "Tabuľka" </w:instrText>
      </w:r>
      <w:r>
        <w:rPr>
          <w:lang w:val="sk-SK"/>
        </w:rPr>
        <w:fldChar w:fldCharType="separate"/>
      </w:r>
      <w:hyperlink w:anchor="_Toc513981540" w:history="1">
        <w:r w:rsidR="00B85020" w:rsidRPr="00923F8B">
          <w:rPr>
            <w:rStyle w:val="Hypertextovprepojenie"/>
            <w:noProof/>
            <w:lang w:val="sk-SK" w:bidi="en-US"/>
          </w:rPr>
          <w:t>Tabuľka 1: Komponenty obehovej sústavy.</w:t>
        </w:r>
        <w:r w:rsidR="00B85020">
          <w:rPr>
            <w:noProof/>
            <w:webHidden/>
          </w:rPr>
          <w:tab/>
        </w:r>
        <w:r w:rsidR="00B85020">
          <w:rPr>
            <w:noProof/>
            <w:webHidden/>
          </w:rPr>
          <w:fldChar w:fldCharType="begin"/>
        </w:r>
        <w:r w:rsidR="00B85020">
          <w:rPr>
            <w:noProof/>
            <w:webHidden/>
          </w:rPr>
          <w:instrText xml:space="preserve"> PAGEREF _Toc513981540 \h </w:instrText>
        </w:r>
        <w:r w:rsidR="00B85020">
          <w:rPr>
            <w:noProof/>
            <w:webHidden/>
          </w:rPr>
        </w:r>
        <w:r w:rsidR="00B85020">
          <w:rPr>
            <w:noProof/>
            <w:webHidden/>
          </w:rPr>
          <w:fldChar w:fldCharType="separate"/>
        </w:r>
        <w:r w:rsidR="00B85020">
          <w:rPr>
            <w:noProof/>
            <w:webHidden/>
          </w:rPr>
          <w:t>5</w:t>
        </w:r>
        <w:r w:rsidR="00B85020">
          <w:rPr>
            <w:noProof/>
            <w:webHidden/>
          </w:rPr>
          <w:fldChar w:fldCharType="end"/>
        </w:r>
      </w:hyperlink>
    </w:p>
    <w:p w14:paraId="56904C93"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1" w:history="1">
        <w:r w:rsidR="00B85020" w:rsidRPr="00923F8B">
          <w:rPr>
            <w:rStyle w:val="Hypertextovprepojenie"/>
            <w:noProof/>
            <w:lang w:val="sk-SK" w:bidi="en-US"/>
          </w:rPr>
          <w:t>Tabuľka 2: Charakteristiky meraných dobrovoľníkov.</w:t>
        </w:r>
        <w:r w:rsidR="00B85020">
          <w:rPr>
            <w:noProof/>
            <w:webHidden/>
          </w:rPr>
          <w:tab/>
        </w:r>
        <w:r w:rsidR="00B85020">
          <w:rPr>
            <w:noProof/>
            <w:webHidden/>
          </w:rPr>
          <w:fldChar w:fldCharType="begin"/>
        </w:r>
        <w:r w:rsidR="00B85020">
          <w:rPr>
            <w:noProof/>
            <w:webHidden/>
          </w:rPr>
          <w:instrText xml:space="preserve"> PAGEREF _Toc513981541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8D69571"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2" w:history="1">
        <w:r w:rsidR="00B85020" w:rsidRPr="00923F8B">
          <w:rPr>
            <w:rStyle w:val="Hypertextovprepojenie"/>
            <w:noProof/>
            <w:lang w:bidi="en-US"/>
          </w:rPr>
          <w:t>Tabuľka 3:</w:t>
        </w:r>
        <w:r w:rsidR="00B85020" w:rsidRPr="00923F8B">
          <w:rPr>
            <w:rStyle w:val="Hypertextovprepojenie"/>
            <w:noProof/>
            <w:lang w:val="sk-SK" w:bidi="en-US"/>
          </w:rPr>
          <w:t xml:space="preserve"> Tabuľka pásmových filtrov so spodnými a hornými hraničnými frekvenciami.</w:t>
        </w:r>
        <w:r w:rsidR="00B85020">
          <w:rPr>
            <w:noProof/>
            <w:webHidden/>
          </w:rPr>
          <w:tab/>
        </w:r>
        <w:r w:rsidR="00B85020">
          <w:rPr>
            <w:noProof/>
            <w:webHidden/>
          </w:rPr>
          <w:fldChar w:fldCharType="begin"/>
        </w:r>
        <w:r w:rsidR="00B85020">
          <w:rPr>
            <w:noProof/>
            <w:webHidden/>
          </w:rPr>
          <w:instrText xml:space="preserve"> PAGEREF _Toc513981542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B2FFB6C"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3" w:history="1">
        <w:r w:rsidR="00B85020" w:rsidRPr="00923F8B">
          <w:rPr>
            <w:rStyle w:val="Hypertextovprepojenie"/>
            <w:noProof/>
            <w:lang w:val="sk-SK" w:bidi="en-US"/>
          </w:rPr>
          <w:t>Tabuľka 4: Stupne rozkladu DWT a im prislúchajúce frekvenčné pásma.</w:t>
        </w:r>
        <w:r w:rsidR="00B85020">
          <w:rPr>
            <w:noProof/>
            <w:webHidden/>
          </w:rPr>
          <w:tab/>
        </w:r>
        <w:r w:rsidR="00B85020">
          <w:rPr>
            <w:noProof/>
            <w:webHidden/>
          </w:rPr>
          <w:fldChar w:fldCharType="begin"/>
        </w:r>
        <w:r w:rsidR="00B85020">
          <w:rPr>
            <w:noProof/>
            <w:webHidden/>
          </w:rPr>
          <w:instrText xml:space="preserve"> PAGEREF _Toc513981543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ACD4350"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4" w:history="1">
        <w:r w:rsidR="00B85020" w:rsidRPr="00923F8B">
          <w:rPr>
            <w:rStyle w:val="Hypertextovprepojenie"/>
            <w:noProof/>
            <w:lang w:val="sk-SK" w:bidi="en-US"/>
          </w:rPr>
          <w:t>Tabuľka 5: Tabuľka filtrov DWT s najnižším (pravý stĺpec) a najvyšším (prvý riadok) stupňom rozkladu.</w:t>
        </w:r>
        <w:r w:rsidR="00B85020">
          <w:rPr>
            <w:noProof/>
            <w:webHidden/>
          </w:rPr>
          <w:tab/>
        </w:r>
        <w:r w:rsidR="00B85020">
          <w:rPr>
            <w:noProof/>
            <w:webHidden/>
          </w:rPr>
          <w:fldChar w:fldCharType="begin"/>
        </w:r>
        <w:r w:rsidR="00B85020">
          <w:rPr>
            <w:noProof/>
            <w:webHidden/>
          </w:rPr>
          <w:instrText xml:space="preserve"> PAGEREF _Toc513981544 \h </w:instrText>
        </w:r>
        <w:r w:rsidR="00B85020">
          <w:rPr>
            <w:noProof/>
            <w:webHidden/>
          </w:rPr>
        </w:r>
        <w:r w:rsidR="00B85020">
          <w:rPr>
            <w:noProof/>
            <w:webHidden/>
          </w:rPr>
          <w:fldChar w:fldCharType="separate"/>
        </w:r>
        <w:r w:rsidR="00B85020">
          <w:rPr>
            <w:noProof/>
            <w:webHidden/>
          </w:rPr>
          <w:t>46</w:t>
        </w:r>
        <w:r w:rsidR="00B85020">
          <w:rPr>
            <w:noProof/>
            <w:webHidden/>
          </w:rPr>
          <w:fldChar w:fldCharType="end"/>
        </w:r>
      </w:hyperlink>
    </w:p>
    <w:p w14:paraId="0F9C2F2E"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5" w:history="1">
        <w:r w:rsidR="00B85020" w:rsidRPr="00923F8B">
          <w:rPr>
            <w:rStyle w:val="Hypertextovprepojenie"/>
            <w:noProof/>
            <w:lang w:bidi="en-US"/>
          </w:rPr>
          <w:t xml:space="preserve">Tabuľka 6: </w:t>
        </w:r>
        <w:r w:rsidR="00B85020" w:rsidRPr="00923F8B">
          <w:rPr>
            <w:rStyle w:val="Hypertextovprepojenie"/>
            <w:noProof/>
            <w:lang w:val="sk-SK" w:bidi="en-US"/>
          </w:rPr>
          <w:t>Maxima korelácií medzi respiráciou a S1 po filtrácií rôznymi pásmovými filtrami</w:t>
        </w:r>
        <w:r w:rsidR="00B85020">
          <w:rPr>
            <w:noProof/>
            <w:webHidden/>
          </w:rPr>
          <w:tab/>
        </w:r>
        <w:r w:rsidR="00B85020">
          <w:rPr>
            <w:noProof/>
            <w:webHidden/>
          </w:rPr>
          <w:fldChar w:fldCharType="begin"/>
        </w:r>
        <w:r w:rsidR="00B85020">
          <w:rPr>
            <w:noProof/>
            <w:webHidden/>
          </w:rPr>
          <w:instrText xml:space="preserve"> PAGEREF _Toc513981545 \h </w:instrText>
        </w:r>
        <w:r w:rsidR="00B85020">
          <w:rPr>
            <w:noProof/>
            <w:webHidden/>
          </w:rPr>
        </w:r>
        <w:r w:rsidR="00B85020">
          <w:rPr>
            <w:noProof/>
            <w:webHidden/>
          </w:rPr>
          <w:fldChar w:fldCharType="separate"/>
        </w:r>
        <w:r w:rsidR="00B85020">
          <w:rPr>
            <w:noProof/>
            <w:webHidden/>
          </w:rPr>
          <w:t>50</w:t>
        </w:r>
        <w:r w:rsidR="00B85020">
          <w:rPr>
            <w:noProof/>
            <w:webHidden/>
          </w:rPr>
          <w:fldChar w:fldCharType="end"/>
        </w:r>
      </w:hyperlink>
    </w:p>
    <w:p w14:paraId="75CAA663"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6" w:history="1">
        <w:r w:rsidR="00B85020" w:rsidRPr="00923F8B">
          <w:rPr>
            <w:rStyle w:val="Hypertextovprepojenie"/>
            <w:noProof/>
            <w:lang w:val="sk-SK" w:bidi="en-US"/>
          </w:rPr>
          <w:t>Tabuľka 7: Mediány korelácií medzi R-S1 krivkou a respiráciou 30 dobrovoľníkov</w:t>
        </w:r>
        <w:r w:rsidR="00B85020">
          <w:rPr>
            <w:noProof/>
            <w:webHidden/>
          </w:rPr>
          <w:tab/>
        </w:r>
        <w:r w:rsidR="00B85020">
          <w:rPr>
            <w:noProof/>
            <w:webHidden/>
          </w:rPr>
          <w:fldChar w:fldCharType="begin"/>
        </w:r>
        <w:r w:rsidR="00B85020">
          <w:rPr>
            <w:noProof/>
            <w:webHidden/>
          </w:rPr>
          <w:instrText xml:space="preserve"> PAGEREF _Toc513981546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7A5E2A62"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7" w:history="1">
        <w:r w:rsidR="00B85020" w:rsidRPr="00923F8B">
          <w:rPr>
            <w:rStyle w:val="Hypertextovprepojenie"/>
            <w:noProof/>
            <w:lang w:bidi="en-US"/>
          </w:rPr>
          <w:t>Tabuľka 8: Popisná štatistika hodnoty parametrov počas spontnánneho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_Toc513981547 \h </w:instrText>
        </w:r>
        <w:r w:rsidR="00B85020">
          <w:rPr>
            <w:noProof/>
            <w:webHidden/>
          </w:rPr>
        </w:r>
        <w:r w:rsidR="00B85020">
          <w:rPr>
            <w:noProof/>
            <w:webHidden/>
          </w:rPr>
          <w:fldChar w:fldCharType="separate"/>
        </w:r>
        <w:r w:rsidR="00B85020">
          <w:rPr>
            <w:noProof/>
            <w:webHidden/>
          </w:rPr>
          <w:t>59</w:t>
        </w:r>
        <w:r w:rsidR="00B85020">
          <w:rPr>
            <w:noProof/>
            <w:webHidden/>
          </w:rPr>
          <w:fldChar w:fldCharType="end"/>
        </w:r>
      </w:hyperlink>
    </w:p>
    <w:p w14:paraId="098CECB6"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8" w:history="1">
        <w:r w:rsidR="00B85020" w:rsidRPr="00923F8B">
          <w:rPr>
            <w:rStyle w:val="Hypertextovprepojenie"/>
            <w:noProof/>
            <w:lang w:bidi="en-US"/>
          </w:rPr>
          <w:t>Tabuľka 9: Popisná štatistika výchylky parametrov počas spontnánneho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_Toc513981548 \h </w:instrText>
        </w:r>
        <w:r w:rsidR="00B85020">
          <w:rPr>
            <w:noProof/>
            <w:webHidden/>
          </w:rPr>
        </w:r>
        <w:r w:rsidR="00B85020">
          <w:rPr>
            <w:noProof/>
            <w:webHidden/>
          </w:rPr>
          <w:fldChar w:fldCharType="separate"/>
        </w:r>
        <w:r w:rsidR="00B85020">
          <w:rPr>
            <w:noProof/>
            <w:webHidden/>
          </w:rPr>
          <w:t>60</w:t>
        </w:r>
        <w:r w:rsidR="00B85020">
          <w:rPr>
            <w:noProof/>
            <w:webHidden/>
          </w:rPr>
          <w:fldChar w:fldCharType="end"/>
        </w:r>
      </w:hyperlink>
    </w:p>
    <w:p w14:paraId="7E61C660"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49" w:history="1">
        <w:r w:rsidR="00B85020" w:rsidRPr="00923F8B">
          <w:rPr>
            <w:rStyle w:val="Hypertextovprepojenie"/>
            <w:noProof/>
            <w:lang w:bidi="en-US"/>
          </w:rPr>
          <w:t>Tabuľka 10: Popisná štatistika hodnoty parametrov počas hlbokého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_Toc513981549 \h </w:instrText>
        </w:r>
        <w:r w:rsidR="00B85020">
          <w:rPr>
            <w:noProof/>
            <w:webHidden/>
          </w:rPr>
        </w:r>
        <w:r w:rsidR="00B85020">
          <w:rPr>
            <w:noProof/>
            <w:webHidden/>
          </w:rPr>
          <w:fldChar w:fldCharType="separate"/>
        </w:r>
        <w:r w:rsidR="00B85020">
          <w:rPr>
            <w:noProof/>
            <w:webHidden/>
          </w:rPr>
          <w:t>62</w:t>
        </w:r>
        <w:r w:rsidR="00B85020">
          <w:rPr>
            <w:noProof/>
            <w:webHidden/>
          </w:rPr>
          <w:fldChar w:fldCharType="end"/>
        </w:r>
      </w:hyperlink>
    </w:p>
    <w:p w14:paraId="08043CED"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0" w:history="1">
        <w:r w:rsidR="00B85020" w:rsidRPr="00923F8B">
          <w:rPr>
            <w:rStyle w:val="Hypertextovprepojenie"/>
            <w:noProof/>
            <w:lang w:bidi="en-US"/>
          </w:rPr>
          <w:t>Tabuľka 11: Popisná štatistika výchylky parametrov počas spont</w:t>
        </w:r>
        <w:r w:rsidR="00B85020" w:rsidRPr="00923F8B">
          <w:rPr>
            <w:rStyle w:val="Hypertextovprepojenie"/>
            <w:noProof/>
            <w:lang w:val="sk-SK" w:bidi="en-US"/>
          </w:rPr>
          <w:t>ánneho</w:t>
        </w:r>
        <w:r w:rsidR="00B85020" w:rsidRPr="00923F8B">
          <w:rPr>
            <w:rStyle w:val="Hypertextovprepojenie"/>
            <w:noProof/>
            <w:lang w:bidi="en-US"/>
          </w:rPr>
          <w:t xml:space="preserve">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_Toc513981550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25A200E1"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1" w:history="1">
        <w:r w:rsidR="00B85020" w:rsidRPr="00923F8B">
          <w:rPr>
            <w:rStyle w:val="Hypertextovprepojenie"/>
            <w:noProof/>
            <w:lang w:bidi="en-US"/>
          </w:rPr>
          <w:t>Tabuľka 12: Porovnanie h</w:t>
        </w:r>
        <w:r w:rsidR="00B85020" w:rsidRPr="00923F8B">
          <w:rPr>
            <w:rStyle w:val="Hypertextovprepojenie"/>
            <w:noProof/>
            <w:lang w:val="sk-SK" w:bidi="en-US"/>
          </w:rPr>
          <w:t>odnota bioimpedančných parametov z literatúry a našej práce.</w:t>
        </w:r>
        <w:r w:rsidR="00B85020">
          <w:rPr>
            <w:noProof/>
            <w:webHidden/>
          </w:rPr>
          <w:tab/>
        </w:r>
        <w:r w:rsidR="00B85020">
          <w:rPr>
            <w:noProof/>
            <w:webHidden/>
          </w:rPr>
          <w:fldChar w:fldCharType="begin"/>
        </w:r>
        <w:r w:rsidR="00B85020">
          <w:rPr>
            <w:noProof/>
            <w:webHidden/>
          </w:rPr>
          <w:instrText xml:space="preserve"> PAGEREF _Toc513981551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30874BB"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2" w:history="1">
        <w:r w:rsidR="00B85020" w:rsidRPr="00923F8B">
          <w:rPr>
            <w:rStyle w:val="Hypertextovprepojenie"/>
            <w:noProof/>
            <w:lang w:bidi="en-US"/>
          </w:rPr>
          <w:t xml:space="preserve">Tabuľka 13: </w:t>
        </w:r>
        <w:r w:rsidR="00B85020" w:rsidRPr="00923F8B">
          <w:rPr>
            <w:rStyle w:val="Hypertextovprepojenie"/>
            <w:noProof/>
            <w:lang w:val="sk-SK" w:bidi="en-US"/>
          </w:rPr>
          <w:t>Sila väzba (C) parametrov na dýchanie a ich oneskorenie reakcie (PS) na dýchanie.</w:t>
        </w:r>
        <w:r w:rsidR="00B85020">
          <w:rPr>
            <w:noProof/>
            <w:webHidden/>
          </w:rPr>
          <w:tab/>
        </w:r>
        <w:r w:rsidR="00B85020">
          <w:rPr>
            <w:noProof/>
            <w:webHidden/>
          </w:rPr>
          <w:fldChar w:fldCharType="begin"/>
        </w:r>
        <w:r w:rsidR="00B85020">
          <w:rPr>
            <w:noProof/>
            <w:webHidden/>
          </w:rPr>
          <w:instrText xml:space="preserve"> PAGEREF _Toc513981552 \h </w:instrText>
        </w:r>
        <w:r w:rsidR="00B85020">
          <w:rPr>
            <w:noProof/>
            <w:webHidden/>
          </w:rPr>
        </w:r>
        <w:r w:rsidR="00B85020">
          <w:rPr>
            <w:noProof/>
            <w:webHidden/>
          </w:rPr>
          <w:fldChar w:fldCharType="separate"/>
        </w:r>
        <w:r w:rsidR="00B85020">
          <w:rPr>
            <w:noProof/>
            <w:webHidden/>
          </w:rPr>
          <w:t>69</w:t>
        </w:r>
        <w:r w:rsidR="00B85020">
          <w:rPr>
            <w:noProof/>
            <w:webHidden/>
          </w:rPr>
          <w:fldChar w:fldCharType="end"/>
        </w:r>
      </w:hyperlink>
    </w:p>
    <w:p w14:paraId="0672FE3B"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3" w:history="1">
        <w:r w:rsidR="00B85020" w:rsidRPr="00923F8B">
          <w:rPr>
            <w:rStyle w:val="Hypertextovprepojenie"/>
            <w:noProof/>
            <w:lang w:val="sk-SK" w:bidi="en-US"/>
          </w:rPr>
          <w:t>Tabuľka 14: priemerné hodnoty a výchylky hemodynamických parametrov</w:t>
        </w:r>
        <w:r w:rsidR="00B85020">
          <w:rPr>
            <w:noProof/>
            <w:webHidden/>
          </w:rPr>
          <w:tab/>
        </w:r>
        <w:r w:rsidR="00B85020">
          <w:rPr>
            <w:noProof/>
            <w:webHidden/>
          </w:rPr>
          <w:fldChar w:fldCharType="begin"/>
        </w:r>
        <w:r w:rsidR="00B85020">
          <w:rPr>
            <w:noProof/>
            <w:webHidden/>
          </w:rPr>
          <w:instrText xml:space="preserve"> PAGEREF _Toc513981553 \h </w:instrText>
        </w:r>
        <w:r w:rsidR="00B85020">
          <w:rPr>
            <w:noProof/>
            <w:webHidden/>
          </w:rPr>
        </w:r>
        <w:r w:rsidR="00B85020">
          <w:rPr>
            <w:noProof/>
            <w:webHidden/>
          </w:rPr>
          <w:fldChar w:fldCharType="separate"/>
        </w:r>
        <w:r w:rsidR="00B85020">
          <w:rPr>
            <w:noProof/>
            <w:webHidden/>
          </w:rPr>
          <w:t>72</w:t>
        </w:r>
        <w:r w:rsidR="00B85020">
          <w:rPr>
            <w:noProof/>
            <w:webHidden/>
          </w:rPr>
          <w:fldChar w:fldCharType="end"/>
        </w:r>
      </w:hyperlink>
    </w:p>
    <w:p w14:paraId="048FDE2D"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4" w:history="1">
        <w:r w:rsidR="00B85020" w:rsidRPr="00923F8B">
          <w:rPr>
            <w:rStyle w:val="Hypertextovprepojenie"/>
            <w:noProof/>
            <w:lang w:bidi="en-US"/>
          </w:rPr>
          <w:t xml:space="preserve">Tabuľka 15: </w:t>
        </w:r>
        <w:r w:rsidR="00B85020" w:rsidRPr="00923F8B">
          <w:rPr>
            <w:rStyle w:val="Hypertextovprepojenie"/>
            <w:noProof/>
            <w:lang w:val="sk-SK" w:bidi="en-US"/>
          </w:rPr>
          <w:t>Charakteristiky meraných ľudí po transplantácii srdca.</w:t>
        </w:r>
        <w:r w:rsidR="00B85020">
          <w:rPr>
            <w:noProof/>
            <w:webHidden/>
          </w:rPr>
          <w:tab/>
        </w:r>
        <w:r w:rsidR="00B85020">
          <w:rPr>
            <w:noProof/>
            <w:webHidden/>
          </w:rPr>
          <w:fldChar w:fldCharType="begin"/>
        </w:r>
        <w:r w:rsidR="00B85020">
          <w:rPr>
            <w:noProof/>
            <w:webHidden/>
          </w:rPr>
          <w:instrText xml:space="preserve"> PAGEREF _Toc513981554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1E4B156E" w14:textId="77777777" w:rsidR="00B85020" w:rsidRDefault="00E935DB">
      <w:pPr>
        <w:pStyle w:val="Zoznamobrzkov"/>
        <w:tabs>
          <w:tab w:val="right" w:leader="dot" w:pos="8494"/>
        </w:tabs>
        <w:rPr>
          <w:rFonts w:eastAsiaTheme="minorEastAsia" w:cstheme="minorBidi"/>
          <w:smallCaps w:val="0"/>
          <w:noProof/>
          <w:sz w:val="22"/>
          <w:szCs w:val="22"/>
        </w:rPr>
      </w:pPr>
      <w:hyperlink w:anchor="_Toc513981555" w:history="1">
        <w:r w:rsidR="00B85020" w:rsidRPr="00923F8B">
          <w:rPr>
            <w:rStyle w:val="Hypertextovprepojenie"/>
            <w:noProof/>
            <w:lang w:val="sk-SK" w:bidi="en-US"/>
          </w:rPr>
          <w:t>Tabuľka 16: Legenda pre Obrázok 3.21 a Obrázok 3.22.</w:t>
        </w:r>
        <w:r w:rsidR="00B85020">
          <w:rPr>
            <w:noProof/>
            <w:webHidden/>
          </w:rPr>
          <w:tab/>
        </w:r>
        <w:r w:rsidR="00B85020">
          <w:rPr>
            <w:noProof/>
            <w:webHidden/>
          </w:rPr>
          <w:fldChar w:fldCharType="begin"/>
        </w:r>
        <w:r w:rsidR="00B85020">
          <w:rPr>
            <w:noProof/>
            <w:webHidden/>
          </w:rPr>
          <w:instrText xml:space="preserve"> PAGEREF _Toc513981555 \h </w:instrText>
        </w:r>
        <w:r w:rsidR="00B85020">
          <w:rPr>
            <w:noProof/>
            <w:webHidden/>
          </w:rPr>
        </w:r>
        <w:r w:rsidR="00B85020">
          <w:rPr>
            <w:noProof/>
            <w:webHidden/>
          </w:rPr>
          <w:fldChar w:fldCharType="separate"/>
        </w:r>
        <w:r w:rsidR="00B85020">
          <w:rPr>
            <w:noProof/>
            <w:webHidden/>
          </w:rPr>
          <w:t>84</w:t>
        </w:r>
        <w:r w:rsidR="00B85020">
          <w:rPr>
            <w:noProof/>
            <w:webHidden/>
          </w:rPr>
          <w:fldChar w:fldCharType="end"/>
        </w:r>
      </w:hyperlink>
    </w:p>
    <w:p w14:paraId="2021926B" w14:textId="77777777" w:rsidR="003E40AE" w:rsidRPr="003E40AE" w:rsidRDefault="003E40AE" w:rsidP="003E40AE">
      <w:pPr>
        <w:rPr>
          <w:lang w:val="sk-SK"/>
        </w:rPr>
        <w:sectPr w:rsidR="003E40AE" w:rsidRPr="003E40AE" w:rsidSect="00452ADC">
          <w:headerReference w:type="default" r:id="rId16"/>
          <w:footerReference w:type="default" r:id="rId17"/>
          <w:headerReference w:type="first" r:id="rId18"/>
          <w:footerReference w:type="first" r:id="rId19"/>
          <w:pgSz w:w="11907" w:h="16840" w:code="9"/>
          <w:pgMar w:top="1418" w:right="1418" w:bottom="1418" w:left="1985" w:header="737" w:footer="737" w:gutter="0"/>
          <w:pgNumType w:fmt="upperRoman" w:start="1"/>
          <w:cols w:space="708"/>
          <w:noEndnote/>
          <w:titlePg/>
        </w:sectPr>
      </w:pPr>
      <w:r>
        <w:rPr>
          <w:lang w:val="sk-SK"/>
        </w:rPr>
        <w:fldChar w:fldCharType="end"/>
      </w:r>
    </w:p>
    <w:p w14:paraId="0B86F26E" w14:textId="77777777" w:rsidR="00CE547F" w:rsidRPr="00FA362E" w:rsidRDefault="00CE547F" w:rsidP="00CE547F">
      <w:pPr>
        <w:pStyle w:val="Nadpis1"/>
        <w:numPr>
          <w:ilvl w:val="0"/>
          <w:numId w:val="0"/>
        </w:numPr>
        <w:tabs>
          <w:tab w:val="num" w:pos="1070"/>
        </w:tabs>
        <w:ind w:left="432" w:hanging="432"/>
        <w:rPr>
          <w:lang w:val="sk-SK"/>
        </w:rPr>
      </w:pPr>
      <w:bookmarkStart w:id="24" w:name="_Toc513981451"/>
      <w:r w:rsidRPr="00FA362E">
        <w:rPr>
          <w:lang w:val="sk-SK"/>
        </w:rPr>
        <w:lastRenderedPageBreak/>
        <w:t>Úvod</w:t>
      </w:r>
      <w:bookmarkEnd w:id="5"/>
      <w:bookmarkEnd w:id="24"/>
    </w:p>
    <w:p w14:paraId="530F256D" w14:textId="60ABE748" w:rsidR="00CE547F" w:rsidRPr="00FA362E" w:rsidDel="00544D5F" w:rsidRDefault="00CE547F" w:rsidP="00CE547F">
      <w:pPr>
        <w:rPr>
          <w:del w:id="25" w:author="Peto" w:date="2018-06-04T05:46:00Z"/>
          <w:lang w:val="sk-SK"/>
        </w:rPr>
      </w:pPr>
      <w:r w:rsidRPr="00FA362E">
        <w:rPr>
          <w:lang w:val="sk-SK"/>
        </w:rPr>
        <w:t xml:space="preserve">Srdcovocievne ochorenia sú v súčasnosti celosvetovo najčastejšou príčinou smrti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Predpokladá sa že v roku 2015 až 17.7 milióna ľudí zomrelo v dôsledku srdcovocievnych ochorení, čo predstavuje 31% zo všetkých úmrtí na svete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Ischemická choroba srdca z toho tvorila 7,4 milióna úmrtí a srdcový infarkt 6,7 milióna úmrtí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Väčšina týchto ochorení je spojená so životným štýlom. Hlavnými rizikovými faktormi sú nezdravé stravovanie a obezita, nízka fyzická aktivita, užívanie tabaku a alkohol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p>
    <w:p w14:paraId="071B9AAC" w14:textId="319FBC7B" w:rsidR="00CE547F" w:rsidRPr="00FA362E" w:rsidDel="00544D5F" w:rsidRDefault="00CE547F" w:rsidP="00CE547F">
      <w:pPr>
        <w:rPr>
          <w:del w:id="26" w:author="Peto" w:date="2018-06-04T05:46:00Z"/>
          <w:lang w:val="sk-SK"/>
        </w:rPr>
      </w:pPr>
    </w:p>
    <w:p w14:paraId="49096451" w14:textId="7D7C60FA" w:rsidR="00CE547F" w:rsidRPr="00FA362E" w:rsidDel="00544D5F" w:rsidRDefault="00CE547F" w:rsidP="00544D5F">
      <w:pPr>
        <w:rPr>
          <w:del w:id="27" w:author="Peto" w:date="2018-06-04T05:48:00Z"/>
          <w:lang w:val="sk-SK"/>
        </w:rPr>
      </w:pPr>
      <w:r w:rsidRPr="00FA362E">
        <w:rPr>
          <w:lang w:val="sk-SK"/>
        </w:rPr>
        <w:t>Činnosť srdcovocievneho systému je popísaná hemodynamickými parametrami</w:t>
      </w:r>
      <w:ins w:id="28" w:author="Peto" w:date="2018-06-04T05:46:00Z">
        <w:r w:rsidR="00544D5F">
          <w:rPr>
            <w:lang w:val="sk-SK"/>
          </w:rPr>
          <w:t>.</w:t>
        </w:r>
      </w:ins>
      <w:del w:id="29" w:author="Peto" w:date="2018-06-04T05:46:00Z">
        <w:r w:rsidRPr="00FA362E" w:rsidDel="00544D5F">
          <w:rPr>
            <w:lang w:val="sk-SK"/>
          </w:rPr>
          <w:delText>, m</w:delText>
        </w:r>
      </w:del>
      <w:del w:id="30" w:author="Peto" w:date="2018-06-04T05:47:00Z">
        <w:r w:rsidRPr="00FA362E" w:rsidDel="00544D5F">
          <w:rPr>
            <w:lang w:val="sk-SK"/>
          </w:rPr>
          <w:delText>edzi</w:delText>
        </w:r>
      </w:del>
      <w:ins w:id="31" w:author="Peto" w:date="2018-06-04T05:47:00Z">
        <w:r w:rsidR="00544D5F">
          <w:rPr>
            <w:lang w:val="sk-SK"/>
          </w:rPr>
          <w:t xml:space="preserve"> Medzi dôležit</w:t>
        </w:r>
      </w:ins>
      <w:ins w:id="32" w:author="Peto" w:date="2018-06-04T05:48:00Z">
        <w:r w:rsidR="00544D5F">
          <w:rPr>
            <w:lang w:val="sk-SK"/>
          </w:rPr>
          <w:t>é hemodynamické parametre patrí</w:t>
        </w:r>
      </w:ins>
      <w:del w:id="33" w:author="Peto" w:date="2018-06-04T05:48:00Z">
        <w:r w:rsidRPr="00FA362E" w:rsidDel="00544D5F">
          <w:rPr>
            <w:lang w:val="sk-SK"/>
          </w:rPr>
          <w:delText xml:space="preserve"> ktoré patria: </w:delText>
        </w:r>
      </w:del>
    </w:p>
    <w:p w14:paraId="085A5B3C" w14:textId="71AE88DB" w:rsidR="00CE547F" w:rsidRPr="00FA362E" w:rsidDel="00544D5F" w:rsidRDefault="00CE547F" w:rsidP="00544D5F">
      <w:pPr>
        <w:rPr>
          <w:del w:id="34" w:author="Peto" w:date="2018-06-04T05:48:00Z"/>
          <w:lang w:val="sk-SK"/>
        </w:rPr>
        <w:pPrChange w:id="35" w:author="Peto" w:date="2018-06-04T05:48:00Z">
          <w:pPr>
            <w:pStyle w:val="Odsekzoznamu"/>
            <w:numPr>
              <w:numId w:val="21"/>
            </w:numPr>
            <w:ind w:left="720" w:hanging="360"/>
          </w:pPr>
        </w:pPrChange>
      </w:pPr>
      <w:del w:id="36" w:author="Peto" w:date="2018-06-04T05:48:00Z">
        <w:r w:rsidRPr="00FA362E" w:rsidDel="00544D5F">
          <w:rPr>
            <w:lang w:val="sk-SK"/>
          </w:rPr>
          <w:delText xml:space="preserve">tep </w:delText>
        </w:r>
      </w:del>
    </w:p>
    <w:p w14:paraId="0D6ABE2E" w14:textId="596E8061" w:rsidR="00CE547F" w:rsidRPr="00FA362E" w:rsidDel="00544D5F" w:rsidRDefault="00CE547F" w:rsidP="00544D5F">
      <w:pPr>
        <w:rPr>
          <w:del w:id="37" w:author="Peto" w:date="2018-06-04T05:48:00Z"/>
          <w:lang w:val="sk-SK"/>
        </w:rPr>
        <w:pPrChange w:id="38" w:author="Peto" w:date="2018-06-04T05:48:00Z">
          <w:pPr>
            <w:pStyle w:val="Odsekzoznamu"/>
            <w:numPr>
              <w:numId w:val="21"/>
            </w:numPr>
            <w:ind w:left="720" w:hanging="360"/>
          </w:pPr>
        </w:pPrChange>
      </w:pPr>
      <w:del w:id="39" w:author="Peto" w:date="2018-06-04T05:48:00Z">
        <w:r w:rsidRPr="00FA362E" w:rsidDel="00544D5F">
          <w:rPr>
            <w:lang w:val="sk-SK"/>
          </w:rPr>
          <w:delText xml:space="preserve">tepový objem, </w:delText>
        </w:r>
      </w:del>
    </w:p>
    <w:p w14:paraId="530E92B9" w14:textId="540244E4" w:rsidR="00CE547F" w:rsidRPr="00FA362E" w:rsidDel="00544D5F" w:rsidRDefault="00CE547F" w:rsidP="00544D5F">
      <w:pPr>
        <w:rPr>
          <w:del w:id="40" w:author="Peto" w:date="2018-06-04T05:48:00Z"/>
          <w:lang w:val="sk-SK"/>
        </w:rPr>
        <w:pPrChange w:id="41" w:author="Peto" w:date="2018-06-04T05:48:00Z">
          <w:pPr>
            <w:pStyle w:val="Odsekzoznamu"/>
            <w:numPr>
              <w:numId w:val="21"/>
            </w:numPr>
            <w:ind w:left="720" w:hanging="360"/>
          </w:pPr>
        </w:pPrChange>
      </w:pPr>
      <w:del w:id="42" w:author="Peto" w:date="2018-06-04T05:48:00Z">
        <w:r w:rsidRPr="00FA362E" w:rsidDel="00544D5F">
          <w:rPr>
            <w:lang w:val="sk-SK"/>
          </w:rPr>
          <w:delText>srdcový výdaj</w:delText>
        </w:r>
      </w:del>
    </w:p>
    <w:p w14:paraId="711F9CE5" w14:textId="531C11CF" w:rsidR="00CE547F" w:rsidRPr="00FA362E" w:rsidDel="00544D5F" w:rsidRDefault="00CE547F" w:rsidP="00544D5F">
      <w:pPr>
        <w:rPr>
          <w:del w:id="43" w:author="Peto" w:date="2018-06-04T05:48:00Z"/>
          <w:lang w:val="sk-SK"/>
        </w:rPr>
        <w:pPrChange w:id="44" w:author="Peto" w:date="2018-06-04T05:48:00Z">
          <w:pPr>
            <w:pStyle w:val="Odsekzoznamu"/>
            <w:numPr>
              <w:numId w:val="21"/>
            </w:numPr>
            <w:ind w:left="720" w:hanging="360"/>
          </w:pPr>
        </w:pPrChange>
      </w:pPr>
      <w:del w:id="45" w:author="Peto" w:date="2018-06-04T05:48:00Z">
        <w:r w:rsidRPr="00FA362E" w:rsidDel="00544D5F">
          <w:rPr>
            <w:lang w:val="sk-SK"/>
          </w:rPr>
          <w:delText>krvný tlak</w:delText>
        </w:r>
      </w:del>
    </w:p>
    <w:p w14:paraId="64D2E74A" w14:textId="76E424E9" w:rsidR="00CE547F" w:rsidRPr="00FA362E" w:rsidRDefault="00CE547F" w:rsidP="00544D5F">
      <w:pPr>
        <w:rPr>
          <w:lang w:val="sk-SK"/>
        </w:rPr>
        <w:pPrChange w:id="46" w:author="Peto" w:date="2018-06-04T05:48:00Z">
          <w:pPr>
            <w:pStyle w:val="Odsekzoznamu"/>
            <w:numPr>
              <w:numId w:val="21"/>
            </w:numPr>
            <w:ind w:left="720" w:hanging="360"/>
          </w:pPr>
        </w:pPrChange>
      </w:pPr>
      <w:del w:id="47" w:author="Peto" w:date="2018-06-04T05:48:00Z">
        <w:r w:rsidRPr="00FA362E" w:rsidDel="00544D5F">
          <w:rPr>
            <w:lang w:val="sk-SK"/>
          </w:rPr>
          <w:delText>tok krvi</w:delText>
        </w:r>
      </w:del>
      <w:r w:rsidRPr="00FA362E">
        <w:rPr>
          <w:lang w:val="sk-SK"/>
        </w:rPr>
        <w:t xml:space="preserve"> </w:t>
      </w:r>
    </w:p>
    <w:p w14:paraId="09FFE385" w14:textId="77777777" w:rsidR="00CE547F" w:rsidRPr="00FA362E" w:rsidRDefault="00CE547F" w:rsidP="00CE547F">
      <w:pPr>
        <w:pStyle w:val="Odsekzoznamu"/>
        <w:ind w:left="720"/>
        <w:rPr>
          <w:lang w:val="sk-SK"/>
        </w:rPr>
      </w:pPr>
    </w:p>
    <w:p w14:paraId="38C80C6E" w14:textId="4158C450" w:rsidR="00CE547F" w:rsidRPr="00FA362E" w:rsidRDefault="00CE547F" w:rsidP="00CE547F">
      <w:pPr>
        <w:rPr>
          <w:lang w:val="sk-SK"/>
        </w:rPr>
      </w:pPr>
      <w:del w:id="48" w:author="Peto" w:date="2018-06-04T05:48:00Z">
        <w:r w:rsidRPr="00FA362E" w:rsidDel="00544D5F">
          <w:rPr>
            <w:lang w:val="sk-SK"/>
          </w:rPr>
          <w:delText>S</w:delText>
        </w:r>
      </w:del>
      <w:ins w:id="49" w:author="Peto" w:date="2018-06-04T05:48:00Z">
        <w:r w:rsidR="00544D5F">
          <w:rPr>
            <w:lang w:val="sk-SK"/>
          </w:rPr>
          <w:t>s</w:t>
        </w:r>
      </w:ins>
      <w:r w:rsidRPr="00FA362E">
        <w:rPr>
          <w:lang w:val="sk-SK"/>
        </w:rPr>
        <w:t xml:space="preserve">rdcový výdaj (CO – cardiac output) </w:t>
      </w:r>
      <w:del w:id="50" w:author="Peto" w:date="2018-06-04T05:49:00Z">
        <w:r w:rsidRPr="00FA362E" w:rsidDel="00544D5F">
          <w:rPr>
            <w:lang w:val="sk-SK"/>
          </w:rPr>
          <w:delText>je dôležitou diagnostickou veličinou popisujúcou činnosť obehového systému</w:delText>
        </w:r>
      </w:del>
      <w:bookmarkStart w:id="51" w:name="_GoBack"/>
      <w:bookmarkEnd w:id="51"/>
      <w:r w:rsidRPr="00FA362E">
        <w:rPr>
          <w:lang w:val="sk-SK"/>
        </w:rPr>
        <w:t>. CO vyjadruje objem krvi vypudenej ľavou komorou za jednu minútu. Pozostáva zo súčtu tepových objemov (SV – stroke volume) za jednu minútu, pričom hodnota SV vyjadruje objem krvi vypudenej ľavou komorou jediným srdcovým sťahom.</w:t>
      </w:r>
    </w:p>
    <w:p w14:paraId="6D91AAC1" w14:textId="77777777" w:rsidR="00CE547F" w:rsidRPr="00FA362E" w:rsidRDefault="00CE547F" w:rsidP="00CE547F">
      <w:pPr>
        <w:rPr>
          <w:lang w:val="sk-SK"/>
        </w:rPr>
      </w:pPr>
    </w:p>
    <w:p w14:paraId="0850A34E" w14:textId="77777777" w:rsidR="00CE547F" w:rsidRPr="00FA362E" w:rsidRDefault="00CE547F" w:rsidP="00CE547F">
      <w:pPr>
        <w:rPr>
          <w:lang w:val="sk-SK"/>
        </w:rPr>
      </w:pPr>
      <w:r w:rsidRPr="00FA362E">
        <w:rPr>
          <w:lang w:val="sk-SK"/>
        </w:rPr>
        <w:lastRenderedPageBreak/>
        <w:t>Táto práca sa zaoberá stanovením parametrov potrebných pre výpočet SV. Tieto parametre sa detekujú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Meranie kardiovaskulárnych parametrov pomocou bioimpedancie v súčasnosti púta pozornosť ako nádejná metóda pre jej neinvazívnosť a nenáročnosť na obsluhu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SV slúži na diagnostikovanie srdca. Pri niektorých ochoreniach ako napríklad ischemickej chorobe srdca, chybách na chlopniach a zápaloch dochádza k poklesu CO. </w:t>
      </w:r>
    </w:p>
    <w:p w14:paraId="18959E1C" w14:textId="77777777" w:rsidR="00CE547F" w:rsidRPr="00FA362E" w:rsidRDefault="00CE547F" w:rsidP="00CE547F">
      <w:pPr>
        <w:rPr>
          <w:lang w:val="sk-SK"/>
        </w:rPr>
      </w:pPr>
      <w:r w:rsidRPr="00FA362E">
        <w:rPr>
          <w:lang w:val="sk-SK"/>
        </w:rPr>
        <w:t>Aj keď je i</w:t>
      </w:r>
      <w:commentRangeStart w:id="52"/>
      <w:r w:rsidRPr="00FA362E">
        <w:rPr>
          <w:lang w:val="sk-SK"/>
        </w:rPr>
        <w:t xml:space="preserve">mpedančná kardiografia známa metodika už od 50-tych rokov </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jej využitie v klinickej praxi je obmedzené, hlavne </w:t>
      </w:r>
      <w:commentRangeEnd w:id="52"/>
      <w:r w:rsidRPr="00FA362E">
        <w:rPr>
          <w:rStyle w:val="Odkaznakomentr"/>
          <w:lang w:val="sk-SK"/>
        </w:rPr>
        <w:commentReference w:id="52"/>
      </w:r>
      <w:r w:rsidRPr="00FA362E">
        <w:rPr>
          <w:lang w:val="sk-SK"/>
        </w:rPr>
        <w:t>pre slabú presnosť vo vypočítaných absolútnych hodnotách parametrov SV a CO</w: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w:t>
      </w:r>
      <w:r w:rsidRPr="00FA362E">
        <w:rPr>
          <w:lang w:val="sk-SK"/>
        </w:rPr>
        <w:fldChar w:fldCharType="end"/>
      </w:r>
      <w:r w:rsidRPr="00FA362E">
        <w:rPr>
          <w:lang w:val="sk-SK"/>
        </w:rPr>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 </w:instrTex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[6]</w:t>
      </w:r>
      <w:r w:rsidRPr="00FA362E">
        <w:rPr>
          <w:lang w:val="sk-SK"/>
        </w:rPr>
        <w:fldChar w:fldCharType="end"/>
      </w:r>
      <w:r w:rsidRPr="00FA362E">
        <w:rPr>
          <w:lang w:val="sk-SK"/>
        </w:rPr>
        <w:t>.</w:t>
      </w:r>
    </w:p>
    <w:p w14:paraId="3EDF698B" w14:textId="77777777" w:rsidR="00CE547F" w:rsidRPr="00FA362E" w:rsidRDefault="00CE547F" w:rsidP="00CE547F">
      <w:pPr>
        <w:rPr>
          <w:lang w:val="sk-SK"/>
        </w:rPr>
      </w:pPr>
    </w:p>
    <w:p w14:paraId="1BE0DD61" w14:textId="77777777" w:rsidR="00CE547F" w:rsidRPr="00FA362E" w:rsidRDefault="00CE547F" w:rsidP="00CE547F">
      <w:pPr>
        <w:rPr>
          <w:lang w:val="sk-SK"/>
        </w:rPr>
      </w:pPr>
      <w:r w:rsidRPr="00FA362E">
        <w:rPr>
          <w:lang w:val="sk-SK"/>
        </w:rPr>
        <w:t>Druhým dôvodom je nejasný pôvodu bioimpedančného signálu</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Impedanciu hrudníka totiž ovplyvňuje nielen krv vyvrhnutá srdcom počas systoly. Je to takisto dýchanie, kontrakcia svalov, žilný návrat, pľúcny obeh a zmeny v smere toku krvi v aorte počas systoly.</w:t>
      </w:r>
    </w:p>
    <w:p w14:paraId="1C998A96" w14:textId="77777777" w:rsidR="00CE547F" w:rsidRPr="00FA362E" w:rsidRDefault="00CE547F" w:rsidP="00CE547F">
      <w:pPr>
        <w:rPr>
          <w:lang w:val="sk-SK"/>
        </w:rPr>
      </w:pPr>
    </w:p>
    <w:p w14:paraId="496666BF" w14:textId="77777777" w:rsidR="00CE547F" w:rsidRPr="00FA362E" w:rsidRDefault="00CE547F" w:rsidP="00CE547F">
      <w:pPr>
        <w:overflowPunct/>
        <w:autoSpaceDE/>
        <w:autoSpaceDN/>
        <w:adjustRightInd/>
        <w:textAlignment w:val="auto"/>
        <w:rPr>
          <w:lang w:val="sk-SK"/>
        </w:rPr>
      </w:pPr>
      <w:r w:rsidRPr="00FA362E">
        <w:rPr>
          <w:lang w:val="sk-SK"/>
        </w:rPr>
        <w:t xml:space="preserve">Pokrok v hardwari používanom na spracovanie signálov však prináša nové možnosti  na zlepšenie kvality signálu a na štúdium pôvodu signálu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w:t>
      </w:r>
      <w:r w:rsidRPr="00FA362E">
        <w:rPr>
          <w:lang w:val="sk-SK"/>
        </w:rPr>
        <w:lastRenderedPageBreak/>
        <w:t>novú metodiku na simultánne meranie toku krvi a rozloženia krvi v rôznych častiach tela založenom na paralelnom kontinuálnom viackanálovom meraní bioimpedancie spolu s neinvazívnym meraním krvného tlaku, EKG a srdcových zvukov.</w:t>
      </w:r>
    </w:p>
    <w:p w14:paraId="78808773" w14:textId="77777777" w:rsidR="00CE547F" w:rsidRPr="00FA362E" w:rsidRDefault="00CE547F" w:rsidP="00CE547F">
      <w:pPr>
        <w:rPr>
          <w:lang w:val="sk-SK"/>
        </w:rPr>
      </w:pPr>
      <w:r w:rsidRPr="00FA362E">
        <w:rPr>
          <w:lang w:val="sk-SK"/>
        </w:rPr>
        <w:br w:type="page"/>
      </w:r>
    </w:p>
    <w:p w14:paraId="75D92D5A" w14:textId="77777777" w:rsidR="00CE547F" w:rsidRPr="00FA362E" w:rsidRDefault="00CE547F" w:rsidP="00CE547F">
      <w:pPr>
        <w:pStyle w:val="Nadpis1"/>
        <w:numPr>
          <w:ilvl w:val="0"/>
          <w:numId w:val="26"/>
        </w:numPr>
        <w:spacing w:line="240" w:lineRule="auto"/>
        <w:rPr>
          <w:lang w:val="sk-SK"/>
        </w:rPr>
      </w:pPr>
      <w:bookmarkStart w:id="53" w:name="_Toc513981452"/>
      <w:r w:rsidRPr="00FA362E">
        <w:rPr>
          <w:lang w:val="sk-SK"/>
        </w:rPr>
        <w:lastRenderedPageBreak/>
        <w:t>Teoretická časť</w:t>
      </w:r>
      <w:bookmarkEnd w:id="53"/>
    </w:p>
    <w:p w14:paraId="27ADC929" w14:textId="77777777" w:rsidR="00CE547F" w:rsidRPr="00FA362E" w:rsidRDefault="00CE547F" w:rsidP="00CE547F">
      <w:pPr>
        <w:rPr>
          <w:lang w:val="sk-SK"/>
        </w:rPr>
      </w:pPr>
      <w:r w:rsidRPr="00FA362E">
        <w:rPr>
          <w:color w:val="000000"/>
          <w:lang w:val="sk-SK"/>
        </w:rPr>
        <w:t xml:space="preserve">Srdce svojou pumpovacou činnosťou vytvára zmeny tlaku krvi v artériách, čo má za následok tok krvi od srdca smerom do periférií. </w:t>
      </w:r>
      <w:r w:rsidRPr="00FA362E">
        <w:rPr>
          <w:lang w:val="sk-SK"/>
        </w:rPr>
        <w:t xml:space="preserve">Srdce sa skladá z dvoch predsiení a dvoch komôr. Predsiene zachytávajú krv pred vstupom do komôr. Komory potom krv vypudzujú do obehu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 Množstvo krvi vypudené jediným sťahom (tepový objem - Stroke Volume-SV) je v pokoji asi 70ml. Pri tepovej frekvencii 60 tepov za minútu, vypudí srdce za jednu minútu (minútový objem – Cardiac Output – CO) asi 4,2 l krvi:</w:t>
      </w:r>
    </w:p>
    <w:p w14:paraId="510B0049" w14:textId="77777777" w:rsidR="00CE547F" w:rsidRPr="00FA362E" w:rsidRDefault="00CE547F" w:rsidP="00CE547F">
      <w:pPr>
        <w:pStyle w:val="Popis"/>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D6C4C34" w14:textId="77777777" w:rsidTr="00452ADC">
        <w:tc>
          <w:tcPr>
            <w:tcW w:w="704" w:type="dxa"/>
          </w:tcPr>
          <w:p w14:paraId="2E16DAEB" w14:textId="77777777" w:rsidR="00CE547F" w:rsidRPr="00FA362E" w:rsidRDefault="00CE547F" w:rsidP="00452ADC">
            <w:pPr>
              <w:jc w:val="center"/>
              <w:rPr>
                <w:color w:val="000000"/>
                <w:lang w:val="sk-SK"/>
              </w:rPr>
            </w:pPr>
          </w:p>
        </w:tc>
        <w:tc>
          <w:tcPr>
            <w:tcW w:w="7088" w:type="dxa"/>
            <w:vAlign w:val="center"/>
          </w:tcPr>
          <w:p w14:paraId="3DD94083" w14:textId="77777777" w:rsidR="00CE547F" w:rsidRPr="00FA362E" w:rsidRDefault="00CE547F" w:rsidP="00452ADC">
            <w:pPr>
              <w:jc w:val="center"/>
              <w:rPr>
                <w:i/>
                <w:color w:val="000000"/>
                <w:lang w:val="sk-SK"/>
              </w:rPr>
            </w:pPr>
            <m:oMathPara>
              <m:oMath>
                <m:r>
                  <w:rPr>
                    <w:rFonts w:ascii="Cambria Math" w:hAnsi="Cambria Math"/>
                    <w:color w:val="000000"/>
                    <w:lang w:val="sk-SK"/>
                  </w:rPr>
                  <m:t xml:space="preserve">CO=SV*HR=70 ml*60 </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r>
                  <w:rPr>
                    <w:rFonts w:ascii="Cambria Math" w:hAnsi="Cambria Math"/>
                    <w:color w:val="000000"/>
                    <w:lang w:val="sk-SK"/>
                  </w:rPr>
                  <m:t>=4,2 l</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oMath>
            </m:oMathPara>
          </w:p>
        </w:tc>
        <w:tc>
          <w:tcPr>
            <w:tcW w:w="702" w:type="dxa"/>
            <w:vAlign w:val="center"/>
          </w:tcPr>
          <w:p w14:paraId="528CC4F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1</w:t>
            </w:r>
            <w:r w:rsidRPr="00FA362E">
              <w:rPr>
                <w:noProof/>
                <w:color w:val="000000"/>
                <w:lang w:val="sk-SK"/>
              </w:rPr>
              <w:fldChar w:fldCharType="end"/>
            </w:r>
            <w:r w:rsidRPr="00FA362E">
              <w:rPr>
                <w:color w:val="000000"/>
                <w:lang w:val="sk-SK"/>
              </w:rPr>
              <w:t>)</w:t>
            </w:r>
          </w:p>
        </w:tc>
      </w:tr>
    </w:tbl>
    <w:p w14:paraId="3EB4745B" w14:textId="77777777" w:rsidR="00CE547F" w:rsidRPr="00FA362E" w:rsidRDefault="00CE547F" w:rsidP="00CE547F">
      <w:pPr>
        <w:rPr>
          <w:lang w:val="sk-SK"/>
        </w:rPr>
      </w:pPr>
    </w:p>
    <w:p w14:paraId="2BE09E80" w14:textId="77777777" w:rsidR="00CE547F" w:rsidRPr="00FA362E" w:rsidRDefault="00CE547F" w:rsidP="00CE547F">
      <w:pPr>
        <w:rPr>
          <w:lang w:val="sk-SK"/>
        </w:rPr>
      </w:pPr>
      <w:r w:rsidRPr="00FA362E">
        <w:rPr>
          <w:lang w:val="sk-SK"/>
        </w:rPr>
        <w:t xml:space="preserve">Pri normálnom SV a tlaku je mechanická práca srdca 1,12 J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80% tejto práce vykonáva ľavá komora, 20% vykonáva pravá komora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Pri hodnote tepu 70 sťahov srdca za minútu, dosahuje srdce výkon 13 W. Z celkového výkonu srdca sa 90% použije na udržanie tonu hladkej svaloviny a na samotný mechanický výkon sa použije len zvyšných 1,3W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technika&lt;/IDText&gt;&lt;DisplayText&gt;[8, 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9]</w:t>
      </w:r>
      <w:r w:rsidRPr="00FA362E">
        <w:rPr>
          <w:lang w:val="sk-SK"/>
        </w:rPr>
        <w:fldChar w:fldCharType="end"/>
      </w:r>
      <w:r w:rsidRPr="00FA362E">
        <w:rPr>
          <w:lang w:val="sk-SK"/>
        </w:rPr>
        <w:t xml:space="preserve">. </w:t>
      </w:r>
    </w:p>
    <w:p w14:paraId="632D6D5D" w14:textId="77777777" w:rsidR="00CE547F" w:rsidRPr="00FA362E" w:rsidRDefault="00CE547F" w:rsidP="00CE547F">
      <w:pPr>
        <w:rPr>
          <w:lang w:val="sk-SK"/>
        </w:rPr>
      </w:pPr>
    </w:p>
    <w:p w14:paraId="60C972F5" w14:textId="77777777" w:rsidR="00CE547F" w:rsidRPr="00FA362E" w:rsidRDefault="00CE547F" w:rsidP="00CE547F">
      <w:pPr>
        <w:rPr>
          <w:lang w:val="sk-SK"/>
        </w:rPr>
      </w:pPr>
      <w:r w:rsidRPr="00FA362E">
        <w:rPr>
          <w:lang w:val="sk-SK"/>
        </w:rPr>
        <w:t xml:space="preserve">Cievy sa líšia priesvitom, hrúbkou steny a zložením steny. Základnými stavebnými prvkami cievy sú endotelová vrstva, elastické a kolagénové vlákna a hladká svalovina. Endotelová vrstva udržuje stenu cievy hladkú a selektívne priepustnú pre vodu, elektrolyty a iné látky. Vyskytuje sa v celom krvnom riečisku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Elastické a kolagénové vlákna vykonávajú pasívne elastické napätie proti krvnému tlaku. Elastické vlákna kladú odpor krvnému tlaku, a to tak, že vykonávajú elastické napätie bez straty energie. Sú ľahko rozťažiteľné až do niekoľkonásobku svojej pôvodnej dĺžky. Nachádzajú sa vo všetkých cievach okrem kapilár. Kolagénové vlákna sú málo rozťažitelné a zapájajú sa do funkcie až pri určitom natiahnutí cievy. Hladká svalovina je riadená nervovou činnosťou </w:t>
      </w:r>
      <w:r w:rsidRPr="00FA362E">
        <w:rPr>
          <w:lang w:val="sk-SK"/>
        </w:rPr>
        <w:fldChar w:fldCharType="begin"/>
      </w:r>
      <w:r w:rsidRPr="00FA362E">
        <w:rPr>
          <w:lang w:val="sk-SK"/>
        </w:rPr>
        <w:instrText xml:space="preserve"> ADDIN EN.CITE &lt;EndNote&gt;&lt;Cite&gt;&lt;Author&gt;BOROVANSKÝ&lt;/Author&gt;&lt;Year&gt;1955&lt;/Year&gt;&lt;IDText&gt;Soustavná anatomie člověka .&lt;/IDText&gt;&lt;DisplayText&gt;[8, 10]&lt;/DisplayText&gt;&lt;record&gt;&lt;titles&gt;&lt;title&gt;&lt;style face="italic" font="default" size="100%"&gt;Soustavná anatomie člověka&lt;/style&gt;&lt;style font="default" size="100%"&gt; .&lt;/style&gt;&lt;/title&gt;&lt;/titles&gt;&lt;contributors&gt;&lt;authors&gt;&lt;author&gt;BOROVANSKÝ, Ladislav.&lt;/author&gt;&lt;/authors&gt;&lt;/contributors&gt;&lt;added-date format="utc"&gt;1522240519&lt;/added-date&gt;&lt;pub-location&gt;Praha&lt;/pub-location&gt;&lt;ref-type name="Book"&gt;6&lt;/ref-type&gt;&lt;dates&gt;&lt;year&gt;1955&lt;/year&gt;&lt;/dates&gt;&lt;rec-number&gt;72&lt;/rec-number&gt;&lt;publisher&gt;Státní zdravotnické nakladatelství&lt;/publisher&gt;&lt;last-updated-date format="utc"&gt;1522240608&lt;/last-updated-date&gt;&lt;volume&gt;Díl 1. &lt;/volume&gt;&lt;/record&gt;&lt;/Cite&gt;&lt;Cite&gt;&lt;Author&gt;BINDER&lt;/Author&gt;&lt;Year&gt;2009&lt;/Year&gt;&lt;IDText&gt;Průběh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10]</w:t>
      </w:r>
      <w:r w:rsidRPr="00FA362E">
        <w:rPr>
          <w:lang w:val="sk-SK"/>
        </w:rPr>
        <w:fldChar w:fldCharType="end"/>
      </w:r>
      <w:r w:rsidRPr="00FA362E">
        <w:rPr>
          <w:lang w:val="sk-SK"/>
        </w:rPr>
        <w:t>.</w:t>
      </w:r>
    </w:p>
    <w:p w14:paraId="2B4C099B" w14:textId="77777777" w:rsidR="00CE547F" w:rsidRPr="00FA362E" w:rsidRDefault="00CE547F" w:rsidP="00CE547F">
      <w:pPr>
        <w:rPr>
          <w:lang w:val="sk-SK"/>
        </w:rPr>
      </w:pPr>
    </w:p>
    <w:p w14:paraId="1F1948AA" w14:textId="77777777" w:rsidR="00CE547F" w:rsidRPr="00FA362E" w:rsidRDefault="00CE547F" w:rsidP="00CE547F">
      <w:pPr>
        <w:rPr>
          <w:lang w:val="sk-SK"/>
        </w:rPr>
      </w:pPr>
      <w:r w:rsidRPr="00FA362E">
        <w:rPr>
          <w:lang w:val="sk-SK"/>
        </w:rPr>
        <w:t>Cievy sa delia z hľadiska ich funkčnosti na 4 typy:</w:t>
      </w:r>
    </w:p>
    <w:p w14:paraId="280574EE" w14:textId="77777777" w:rsidR="00CE547F" w:rsidRPr="00FA362E" w:rsidRDefault="00CE547F" w:rsidP="00CE547F">
      <w:pPr>
        <w:rPr>
          <w:lang w:val="sk-SK"/>
        </w:rPr>
      </w:pPr>
    </w:p>
    <w:p w14:paraId="746399C3" w14:textId="77777777" w:rsidR="00CE547F" w:rsidRPr="00FA362E" w:rsidRDefault="00CE547F" w:rsidP="00CE547F">
      <w:pPr>
        <w:pStyle w:val="Odsekzoznamu"/>
        <w:numPr>
          <w:ilvl w:val="0"/>
          <w:numId w:val="25"/>
        </w:numPr>
        <w:rPr>
          <w:b/>
          <w:lang w:val="sk-SK"/>
        </w:rPr>
      </w:pPr>
      <w:r w:rsidRPr="00FA362E">
        <w:rPr>
          <w:b/>
          <w:lang w:val="sk-SK"/>
        </w:rPr>
        <w:t xml:space="preserve">Pružníkové cievy: </w:t>
      </w:r>
      <w:r w:rsidRPr="00FA362E">
        <w:rPr>
          <w:lang w:val="sk-SK"/>
        </w:rPr>
        <w:t xml:space="preserve">veľké cievy, ktoré zaisťujú rýchly a plynulejší transport krvi do periférií. Patrí tu hlavne aorta. Vyznačujú sa elastickou stenou, v ktorej uchovajú </w:t>
      </w:r>
      <w:r w:rsidRPr="00FA362E">
        <w:rPr>
          <w:lang w:val="sk-SK"/>
        </w:rPr>
        <w:lastRenderedPageBreak/>
        <w:t>časť kinetickej energie krvi pri systole ako potenciálnu energiu. Potenciálna energia sa mení spať na kinetickú pri poklese tlaku krvi v priebehu diastoly</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2C0EBCBC" w14:textId="77777777" w:rsidR="00CE547F" w:rsidRPr="00FA362E" w:rsidRDefault="00CE547F" w:rsidP="00CE547F">
      <w:pPr>
        <w:pStyle w:val="Odsekzoznamu"/>
        <w:numPr>
          <w:ilvl w:val="0"/>
          <w:numId w:val="25"/>
        </w:numPr>
        <w:rPr>
          <w:b/>
          <w:lang w:val="sk-SK"/>
        </w:rPr>
      </w:pPr>
      <w:r w:rsidRPr="00FA362E">
        <w:rPr>
          <w:b/>
          <w:lang w:val="sk-SK"/>
        </w:rPr>
        <w:t xml:space="preserve">Rezistentné cievy: </w:t>
      </w:r>
      <w:r w:rsidRPr="00FA362E">
        <w:rPr>
          <w:lang w:val="sk-SK"/>
        </w:rPr>
        <w:t>malé tepny a tepničky, ktoré regulujú prítok krvi k orgánom a tkanivám. Majú vo svojej stene pomerne veľké množstvo svaloviny. Sťahom a uvoľnením svaloviny tieto cievy regulujú prietok krvi cievou. Príkladom ich činnosti je zmena prekrvenia svalov pri svalovej záťaži. Uvoľnením hladkej svaloviny sa zväčší priesvit cievy a tým sa zvýši prítok krvi do svalu. Svojou činnosťou rezistentné cievy ovplyvňujú periférny odpor krvného riečiska</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4C6B4B8B" w14:textId="77777777" w:rsidR="00CE547F" w:rsidRPr="00FA362E" w:rsidRDefault="00CE547F" w:rsidP="00CE547F">
      <w:pPr>
        <w:pStyle w:val="Odsekzoznamu"/>
        <w:numPr>
          <w:ilvl w:val="0"/>
          <w:numId w:val="25"/>
        </w:numPr>
        <w:rPr>
          <w:lang w:val="sk-SK"/>
        </w:rPr>
      </w:pPr>
      <w:r w:rsidRPr="00FA362E">
        <w:rPr>
          <w:b/>
          <w:lang w:val="sk-SK"/>
        </w:rPr>
        <w:t xml:space="preserve">Kapacitné cievy: </w:t>
      </w:r>
      <w:r w:rsidRPr="00FA362E">
        <w:rPr>
          <w:lang w:val="sk-SK"/>
        </w:rPr>
        <w:t xml:space="preserve">predovšetkým žily, vďaka svojej rozťažnosti pojmú väčší objem krvi. Slúžia ako rezervoár krvi a zabezpečujú žilný návrat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4B3DE5C4" w14:textId="77777777" w:rsidR="00CE547F" w:rsidRPr="00FA362E" w:rsidRDefault="00CE547F" w:rsidP="00CE547F">
      <w:pPr>
        <w:pStyle w:val="Odsekzoznamu"/>
        <w:numPr>
          <w:ilvl w:val="0"/>
          <w:numId w:val="25"/>
        </w:numPr>
        <w:rPr>
          <w:lang w:val="sk-SK"/>
        </w:rPr>
      </w:pPr>
      <w:r w:rsidRPr="00FA362E">
        <w:rPr>
          <w:b/>
          <w:lang w:val="sk-SK"/>
        </w:rPr>
        <w:t xml:space="preserve">Kapiláry: </w:t>
      </w:r>
      <w:r w:rsidRPr="00FA362E">
        <w:rPr>
          <w:lang w:val="sk-SK"/>
        </w:rPr>
        <w:t xml:space="preserve">tvoria styčnú plochu medzi krvou a tkanivom. Nemajú schopnosť kontrakcie a ich priesvit sa mení pasívne ako výsledok aktivity prekapilárnych a postkapilárnych ciev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20A47AFA" w14:textId="77777777" w:rsidR="00CE547F" w:rsidRPr="00FA362E" w:rsidRDefault="00CE547F" w:rsidP="00CE547F">
      <w:pPr>
        <w:rPr>
          <w:color w:val="000000"/>
          <w:lang w:val="sk-SK"/>
        </w:rPr>
      </w:pPr>
    </w:p>
    <w:p w14:paraId="610E9C70" w14:textId="77777777" w:rsidR="00CE547F" w:rsidRPr="00FA362E" w:rsidRDefault="00CE547F" w:rsidP="00CE547F">
      <w:pPr>
        <w:rPr>
          <w:color w:val="000000"/>
          <w:lang w:val="sk-SK"/>
        </w:rPr>
      </w:pPr>
      <w:r w:rsidRPr="00FA362E">
        <w:rPr>
          <w:color w:val="000000"/>
          <w:lang w:val="sk-SK"/>
        </w:rPr>
        <w:t>Na popis toku krvi bolo spracovaných niekoľko modelov</w:t>
      </w:r>
      <w:r w:rsidRPr="00FA362E">
        <w:rPr>
          <w:color w:val="000000"/>
          <w:lang w:val="sk-SK"/>
        </w:rPr>
        <w:fldChar w:fldCharType="begin"/>
      </w:r>
      <w:r w:rsidRPr="00FA362E">
        <w:rPr>
          <w:color w:val="000000"/>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color w:val="000000"/>
          <w:lang w:val="sk-SK"/>
        </w:rPr>
        <w:fldChar w:fldCharType="separate"/>
      </w:r>
      <w:r w:rsidRPr="00FA362E">
        <w:rPr>
          <w:noProof/>
          <w:color w:val="000000"/>
          <w:lang w:val="sk-SK"/>
        </w:rPr>
        <w:t>[11]</w:t>
      </w:r>
      <w:r w:rsidRPr="00FA362E">
        <w:rPr>
          <w:color w:val="000000"/>
          <w:lang w:val="sk-SK"/>
        </w:rPr>
        <w:fldChar w:fldCharType="end"/>
      </w:r>
      <w:r w:rsidRPr="00FA362E">
        <w:rPr>
          <w:color w:val="000000"/>
          <w:lang w:val="sk-SK"/>
        </w:rPr>
        <w:t>, ktoré popisujú vzťah hemodynamických premenných ako tok, tlak a objem. Tieto modely umožňujú odhadnúť parametre obehovej sústavy, ktoré by sa inak len ťažko merali</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 xml:space="preserve">.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FA362E">
        <w:rPr>
          <w:color w:val="000000"/>
          <w:lang w:val="sk-SK"/>
        </w:rPr>
        <w:fldChar w:fldCharType="begin"/>
      </w:r>
      <w:r w:rsidRPr="00FA362E">
        <w:rPr>
          <w:color w:val="000000"/>
          <w:lang w:val="sk-SK"/>
        </w:rPr>
        <w:instrText xml:space="preserve"> REF _Ref510004507 \h </w:instrText>
      </w:r>
      <w:r w:rsidRPr="00FA362E">
        <w:rPr>
          <w:color w:val="000000"/>
          <w:lang w:val="sk-SK"/>
        </w:rPr>
      </w:r>
      <w:r w:rsidRPr="00FA362E">
        <w:rPr>
          <w:color w:val="000000"/>
          <w:lang w:val="sk-SK"/>
        </w:rPr>
        <w:fldChar w:fldCharType="separate"/>
      </w:r>
      <w:r w:rsidR="00B85020" w:rsidRPr="00FA362E">
        <w:rPr>
          <w:lang w:val="sk-SK"/>
        </w:rPr>
        <w:t xml:space="preserve">Tabuľka </w:t>
      </w:r>
      <w:r w:rsidR="00B85020">
        <w:rPr>
          <w:noProof/>
          <w:lang w:val="sk-SK"/>
        </w:rPr>
        <w:t>1</w:t>
      </w:r>
      <w:r w:rsidRPr="00FA362E">
        <w:rPr>
          <w:color w:val="000000"/>
          <w:lang w:val="sk-SK"/>
        </w:rPr>
        <w:fldChar w:fldCharType="end"/>
      </w:r>
      <w:r w:rsidRPr="00FA362E">
        <w:rPr>
          <w:color w:val="000000"/>
          <w:lang w:val="sk-SK"/>
        </w:rPr>
        <w:t xml:space="preserve">. </w:t>
      </w:r>
    </w:p>
    <w:p w14:paraId="089469CE" w14:textId="77777777" w:rsidR="00CE547F" w:rsidRPr="00FA362E" w:rsidRDefault="00CE547F" w:rsidP="00CE547F">
      <w:pPr>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E547F" w:rsidRPr="00FA362E" w14:paraId="1C33460C" w14:textId="77777777" w:rsidTr="00452ADC">
        <w:trPr>
          <w:trHeight w:val="375"/>
          <w:jc w:val="center"/>
        </w:trPr>
        <w:tc>
          <w:tcPr>
            <w:tcW w:w="3489" w:type="dxa"/>
          </w:tcPr>
          <w:p w14:paraId="40ABB3A4" w14:textId="77777777" w:rsidR="00CE547F" w:rsidRPr="00FA362E" w:rsidRDefault="00CE547F" w:rsidP="00452ADC">
            <w:pPr>
              <w:rPr>
                <w:color w:val="000000"/>
                <w:lang w:val="sk-SK"/>
              </w:rPr>
            </w:pPr>
            <w:r w:rsidRPr="00FA362E">
              <w:rPr>
                <w:color w:val="000000"/>
                <w:lang w:val="sk-SK"/>
              </w:rPr>
              <w:t>Kardiovaskulárny parameter</w:t>
            </w:r>
          </w:p>
        </w:tc>
        <w:tc>
          <w:tcPr>
            <w:tcW w:w="3489" w:type="dxa"/>
          </w:tcPr>
          <w:p w14:paraId="16177013" w14:textId="77777777" w:rsidR="00CE547F" w:rsidRPr="00FA362E" w:rsidRDefault="00CE547F" w:rsidP="00452ADC">
            <w:pPr>
              <w:rPr>
                <w:color w:val="000000"/>
                <w:lang w:val="sk-SK"/>
              </w:rPr>
            </w:pPr>
            <w:r w:rsidRPr="00FA362E">
              <w:rPr>
                <w:color w:val="000000"/>
                <w:lang w:val="sk-SK"/>
              </w:rPr>
              <w:t>Elektrická komponenta</w:t>
            </w:r>
          </w:p>
        </w:tc>
      </w:tr>
      <w:tr w:rsidR="00CE547F" w:rsidRPr="00FA362E" w14:paraId="63C09BCD" w14:textId="77777777" w:rsidTr="00452ADC">
        <w:trPr>
          <w:trHeight w:val="388"/>
          <w:jc w:val="center"/>
        </w:trPr>
        <w:tc>
          <w:tcPr>
            <w:tcW w:w="3489" w:type="dxa"/>
          </w:tcPr>
          <w:p w14:paraId="7612F639" w14:textId="77777777" w:rsidR="00CE547F" w:rsidRPr="00FA362E" w:rsidRDefault="00CE547F" w:rsidP="00452ADC">
            <w:pPr>
              <w:rPr>
                <w:color w:val="000000"/>
                <w:lang w:val="sk-SK"/>
              </w:rPr>
            </w:pPr>
            <w:r w:rsidRPr="00FA362E">
              <w:rPr>
                <w:color w:val="000000"/>
                <w:lang w:val="sk-SK"/>
              </w:rPr>
              <w:t>Tok krvi, Q (ml/s)</w:t>
            </w:r>
          </w:p>
        </w:tc>
        <w:tc>
          <w:tcPr>
            <w:tcW w:w="3489" w:type="dxa"/>
          </w:tcPr>
          <w:p w14:paraId="507CEDEE" w14:textId="77777777" w:rsidR="00CE547F" w:rsidRPr="00FA362E" w:rsidRDefault="00CE547F" w:rsidP="00452ADC">
            <w:pPr>
              <w:rPr>
                <w:color w:val="000000"/>
                <w:lang w:val="sk-SK"/>
              </w:rPr>
            </w:pPr>
            <w:r w:rsidRPr="00FA362E">
              <w:rPr>
                <w:color w:val="000000"/>
                <w:lang w:val="sk-SK"/>
              </w:rPr>
              <w:t>Elektrický prúd I (A)</w:t>
            </w:r>
          </w:p>
        </w:tc>
      </w:tr>
      <w:tr w:rsidR="00CE547F" w:rsidRPr="00FA362E" w14:paraId="44553220" w14:textId="77777777" w:rsidTr="00452ADC">
        <w:trPr>
          <w:trHeight w:val="375"/>
          <w:jc w:val="center"/>
        </w:trPr>
        <w:tc>
          <w:tcPr>
            <w:tcW w:w="3489" w:type="dxa"/>
          </w:tcPr>
          <w:p w14:paraId="6F25E73A" w14:textId="77777777" w:rsidR="00CE547F" w:rsidRPr="00FA362E" w:rsidRDefault="00CE547F" w:rsidP="00452ADC">
            <w:pPr>
              <w:rPr>
                <w:color w:val="000000"/>
                <w:lang w:val="sk-SK"/>
              </w:rPr>
            </w:pPr>
            <w:r w:rsidRPr="00FA362E">
              <w:rPr>
                <w:color w:val="000000"/>
                <w:lang w:val="sk-SK"/>
              </w:rPr>
              <w:t>Arteriálny krvný tlak, P (mmHg)</w:t>
            </w:r>
          </w:p>
        </w:tc>
        <w:tc>
          <w:tcPr>
            <w:tcW w:w="3489" w:type="dxa"/>
          </w:tcPr>
          <w:p w14:paraId="1C24A185" w14:textId="77777777" w:rsidR="00CE547F" w:rsidRPr="00FA362E" w:rsidRDefault="00CE547F" w:rsidP="00452ADC">
            <w:pPr>
              <w:rPr>
                <w:color w:val="000000"/>
                <w:lang w:val="sk-SK"/>
              </w:rPr>
            </w:pPr>
            <w:r w:rsidRPr="00FA362E">
              <w:rPr>
                <w:color w:val="000000"/>
                <w:lang w:val="sk-SK"/>
              </w:rPr>
              <w:t>Elektrické napätie U (V)</w:t>
            </w:r>
          </w:p>
        </w:tc>
      </w:tr>
      <w:tr w:rsidR="00CE547F" w:rsidRPr="00FA362E" w14:paraId="641F41E0" w14:textId="77777777" w:rsidTr="00452ADC">
        <w:trPr>
          <w:trHeight w:val="375"/>
          <w:jc w:val="center"/>
        </w:trPr>
        <w:tc>
          <w:tcPr>
            <w:tcW w:w="3489" w:type="dxa"/>
          </w:tcPr>
          <w:p w14:paraId="1370C20E" w14:textId="77777777" w:rsidR="00CE547F" w:rsidRPr="00FA362E" w:rsidRDefault="00CE547F" w:rsidP="00452ADC">
            <w:pPr>
              <w:jc w:val="left"/>
              <w:rPr>
                <w:color w:val="000000"/>
                <w:lang w:val="sk-SK"/>
              </w:rPr>
            </w:pPr>
            <w:r w:rsidRPr="00FA362E">
              <w:rPr>
                <w:color w:val="000000"/>
                <w:lang w:val="sk-SK"/>
              </w:rPr>
              <w:t>Rozťažnosť artérií, C (ml/mmHg)</w:t>
            </w:r>
          </w:p>
        </w:tc>
        <w:tc>
          <w:tcPr>
            <w:tcW w:w="3489" w:type="dxa"/>
          </w:tcPr>
          <w:p w14:paraId="67D1510D" w14:textId="77777777" w:rsidR="00CE547F" w:rsidRPr="00FA362E" w:rsidRDefault="00CE547F" w:rsidP="00452ADC">
            <w:pPr>
              <w:rPr>
                <w:color w:val="000000"/>
                <w:lang w:val="sk-SK"/>
              </w:rPr>
            </w:pPr>
            <w:r w:rsidRPr="00FA362E">
              <w:rPr>
                <w:color w:val="000000"/>
                <w:lang w:val="sk-SK"/>
              </w:rPr>
              <w:t>Kapacita C (F)</w:t>
            </w:r>
          </w:p>
        </w:tc>
      </w:tr>
      <w:tr w:rsidR="00CE547F" w:rsidRPr="00FA362E" w14:paraId="4F88A1EB" w14:textId="77777777" w:rsidTr="00452ADC">
        <w:trPr>
          <w:trHeight w:val="375"/>
          <w:jc w:val="center"/>
        </w:trPr>
        <w:tc>
          <w:tcPr>
            <w:tcW w:w="3489" w:type="dxa"/>
          </w:tcPr>
          <w:p w14:paraId="1E2F2CA2" w14:textId="77777777" w:rsidR="00CE547F" w:rsidRPr="00FA362E" w:rsidRDefault="00CE547F" w:rsidP="00452ADC">
            <w:pPr>
              <w:rPr>
                <w:color w:val="000000"/>
                <w:lang w:val="sk-SK"/>
              </w:rPr>
            </w:pPr>
            <w:r w:rsidRPr="00FA362E">
              <w:rPr>
                <w:color w:val="000000"/>
                <w:lang w:val="sk-SK"/>
              </w:rPr>
              <w:t>Cievny odpor R (mmHg.s/ml)</w:t>
            </w:r>
          </w:p>
        </w:tc>
        <w:tc>
          <w:tcPr>
            <w:tcW w:w="3489" w:type="dxa"/>
          </w:tcPr>
          <w:p w14:paraId="12CFF8CE" w14:textId="77777777" w:rsidR="00CE547F" w:rsidRPr="00FA362E" w:rsidRDefault="00CE547F" w:rsidP="00452ADC">
            <w:pPr>
              <w:rPr>
                <w:color w:val="000000"/>
                <w:lang w:val="sk-SK"/>
              </w:rPr>
            </w:pPr>
            <w:r w:rsidRPr="00FA362E">
              <w:rPr>
                <w:color w:val="000000"/>
                <w:lang w:val="sk-SK"/>
              </w:rPr>
              <w:t>Rezistor R (Ω)</w:t>
            </w:r>
          </w:p>
        </w:tc>
      </w:tr>
      <w:tr w:rsidR="00CE547F" w:rsidRPr="00FA362E" w14:paraId="5773F874" w14:textId="77777777" w:rsidTr="00452ADC">
        <w:trPr>
          <w:trHeight w:val="388"/>
          <w:jc w:val="center"/>
        </w:trPr>
        <w:tc>
          <w:tcPr>
            <w:tcW w:w="3489" w:type="dxa"/>
          </w:tcPr>
          <w:p w14:paraId="47B89F38" w14:textId="77777777" w:rsidR="00CE547F" w:rsidRPr="00FA362E" w:rsidRDefault="00CE547F" w:rsidP="00452ADC">
            <w:pPr>
              <w:jc w:val="left"/>
              <w:rPr>
                <w:color w:val="000000"/>
                <w:lang w:val="sk-SK"/>
              </w:rPr>
            </w:pPr>
            <w:r w:rsidRPr="00FA362E">
              <w:rPr>
                <w:color w:val="000000"/>
                <w:lang w:val="sk-SK"/>
              </w:rPr>
              <w:t>Inertancia krvi, L (mmHg/(ml.s))</w:t>
            </w:r>
          </w:p>
        </w:tc>
        <w:tc>
          <w:tcPr>
            <w:tcW w:w="3489" w:type="dxa"/>
          </w:tcPr>
          <w:p w14:paraId="10C101EF" w14:textId="77777777" w:rsidR="00CE547F" w:rsidRPr="00FA362E" w:rsidRDefault="00CE547F" w:rsidP="00452ADC">
            <w:pPr>
              <w:rPr>
                <w:color w:val="000000"/>
                <w:lang w:val="sk-SK"/>
              </w:rPr>
            </w:pPr>
            <w:r w:rsidRPr="00FA362E">
              <w:rPr>
                <w:color w:val="000000"/>
                <w:lang w:val="sk-SK"/>
              </w:rPr>
              <w:t>Induktancia (L)</w:t>
            </w:r>
          </w:p>
        </w:tc>
      </w:tr>
      <w:tr w:rsidR="00CE547F" w:rsidRPr="00FA362E" w14:paraId="5D0898C2" w14:textId="77777777" w:rsidTr="00452ADC">
        <w:trPr>
          <w:trHeight w:val="375"/>
          <w:jc w:val="center"/>
        </w:trPr>
        <w:tc>
          <w:tcPr>
            <w:tcW w:w="3489" w:type="dxa"/>
          </w:tcPr>
          <w:p w14:paraId="170F50B0" w14:textId="77777777" w:rsidR="00CE547F" w:rsidRPr="00FA362E" w:rsidRDefault="00CE547F" w:rsidP="00452ADC">
            <w:pPr>
              <w:rPr>
                <w:color w:val="000000"/>
                <w:lang w:val="sk-SK"/>
              </w:rPr>
            </w:pPr>
            <w:r w:rsidRPr="00FA362E">
              <w:rPr>
                <w:color w:val="000000"/>
                <w:lang w:val="sk-SK"/>
              </w:rPr>
              <w:t>Náboj (C)</w:t>
            </w:r>
          </w:p>
        </w:tc>
        <w:tc>
          <w:tcPr>
            <w:tcW w:w="3489" w:type="dxa"/>
          </w:tcPr>
          <w:p w14:paraId="41971B8C" w14:textId="77777777" w:rsidR="00CE547F" w:rsidRPr="00FA362E" w:rsidRDefault="00CE547F" w:rsidP="00452ADC">
            <w:pPr>
              <w:rPr>
                <w:color w:val="000000"/>
                <w:lang w:val="sk-SK"/>
              </w:rPr>
            </w:pPr>
            <w:r w:rsidRPr="00FA362E">
              <w:rPr>
                <w:color w:val="000000"/>
                <w:lang w:val="sk-SK"/>
              </w:rPr>
              <w:t>Objem, V (ml)</w:t>
            </w:r>
          </w:p>
        </w:tc>
      </w:tr>
    </w:tbl>
    <w:p w14:paraId="2DD92E95" w14:textId="77777777" w:rsidR="00CE547F" w:rsidRPr="00FA362E" w:rsidRDefault="00CE547F" w:rsidP="00CE547F">
      <w:pPr>
        <w:pStyle w:val="Popis"/>
        <w:spacing w:before="120" w:after="0"/>
        <w:rPr>
          <w:vanish/>
          <w:color w:val="000000"/>
          <w:lang w:val="sk-SK"/>
          <w:specVanish/>
        </w:rPr>
      </w:pPr>
      <w:bookmarkStart w:id="54" w:name="_Ref510004507"/>
      <w:bookmarkStart w:id="55" w:name="_Toc513584971"/>
      <w:bookmarkStart w:id="56" w:name="_Toc513981540"/>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w:t>
      </w:r>
      <w:r w:rsidRPr="00FA362E">
        <w:rPr>
          <w:lang w:val="sk-SK"/>
        </w:rPr>
        <w:fldChar w:fldCharType="end"/>
      </w:r>
      <w:bookmarkEnd w:id="54"/>
      <w:r w:rsidRPr="00FA362E">
        <w:rPr>
          <w:lang w:val="sk-SK"/>
        </w:rPr>
        <w:t>: Komponenty obehovej sústavy.</w:t>
      </w:r>
      <w:bookmarkEnd w:id="55"/>
      <w:bookmarkEnd w:id="56"/>
      <w:r w:rsidRPr="00FA362E">
        <w:rPr>
          <w:lang w:val="sk-SK"/>
        </w:rPr>
        <w:t xml:space="preserve"> </w:t>
      </w:r>
    </w:p>
    <w:p w14:paraId="7FDCD760" w14:textId="77777777" w:rsidR="00CE547F" w:rsidRPr="00FA362E" w:rsidRDefault="00CE547F" w:rsidP="00CE547F">
      <w:pPr>
        <w:spacing w:after="240"/>
        <w:jc w:val="center"/>
        <w:rPr>
          <w:color w:val="000000"/>
          <w:lang w:val="sk-SK"/>
        </w:rPr>
      </w:pPr>
      <w:r w:rsidRPr="00FA362E">
        <w:rPr>
          <w:rFonts w:eastAsiaTheme="majorEastAsia" w:cstheme="majorBidi"/>
          <w:spacing w:val="10"/>
          <w:sz w:val="22"/>
          <w:szCs w:val="18"/>
          <w:lang w:val="sk-SK" w:eastAsia="en-US" w:bidi="en-US"/>
        </w:rPr>
        <w:t xml:space="preserve">Vzťah mechanických komponentov obehovej sústavy a elektrických komponentov náhradnej elektrickej sústavy </w:t>
      </w:r>
      <w:r w:rsidRPr="00FA362E">
        <w:rPr>
          <w:rFonts w:eastAsiaTheme="majorEastAsia" w:cstheme="majorBidi"/>
          <w:spacing w:val="10"/>
          <w:sz w:val="22"/>
          <w:szCs w:val="18"/>
          <w:lang w:val="sk-SK" w:eastAsia="en-US" w:bidi="en-US"/>
        </w:rPr>
        <w:fldChar w:fldCharType="begin"/>
      </w:r>
      <w:r w:rsidRPr="00FA362E">
        <w:rPr>
          <w:rFonts w:eastAsiaTheme="majorEastAsia" w:cstheme="majorBidi"/>
          <w:spacing w:val="10"/>
          <w:sz w:val="22"/>
          <w:szCs w:val="18"/>
          <w:lang w:val="sk-SK" w:eastAsia="en-US" w:bidi="en-US"/>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rFonts w:eastAsiaTheme="majorEastAsia" w:cstheme="majorBidi"/>
          <w:spacing w:val="10"/>
          <w:sz w:val="22"/>
          <w:szCs w:val="18"/>
          <w:lang w:val="sk-SK" w:eastAsia="en-US" w:bidi="en-US"/>
        </w:rPr>
        <w:fldChar w:fldCharType="separate"/>
      </w:r>
      <w:r w:rsidRPr="00FA362E">
        <w:rPr>
          <w:rFonts w:eastAsiaTheme="majorEastAsia" w:cstheme="majorBidi"/>
          <w:noProof/>
          <w:spacing w:val="10"/>
          <w:sz w:val="22"/>
          <w:szCs w:val="18"/>
          <w:lang w:val="sk-SK" w:eastAsia="en-US" w:bidi="en-US"/>
        </w:rPr>
        <w:t>[12]</w:t>
      </w:r>
      <w:r w:rsidRPr="00FA362E">
        <w:rPr>
          <w:rFonts w:eastAsiaTheme="majorEastAsia" w:cstheme="majorBidi"/>
          <w:spacing w:val="10"/>
          <w:sz w:val="22"/>
          <w:szCs w:val="18"/>
          <w:lang w:val="sk-SK" w:eastAsia="en-US" w:bidi="en-US"/>
        </w:rPr>
        <w:fldChar w:fldCharType="end"/>
      </w:r>
      <w:r w:rsidRPr="00FA362E">
        <w:rPr>
          <w:color w:val="000000"/>
          <w:lang w:val="sk-SK"/>
        </w:rPr>
        <w:t>.</w:t>
      </w:r>
    </w:p>
    <w:p w14:paraId="563F887E" w14:textId="77777777" w:rsidR="00CE547F" w:rsidRPr="00FA362E" w:rsidRDefault="00CE547F" w:rsidP="00CE547F">
      <w:pPr>
        <w:rPr>
          <w:color w:val="000000"/>
          <w:lang w:val="sk-SK"/>
        </w:rPr>
      </w:pPr>
      <w:r w:rsidRPr="00FA362E">
        <w:rPr>
          <w:color w:val="000000"/>
          <w:lang w:val="sk-SK"/>
        </w:rPr>
        <w:lastRenderedPageBreak/>
        <w:t xml:space="preserve">Tok krvi v artériách je charakterizovaný troma základnými hemodynamickými parametrami ktoré zachytávajú elastické a odporové vlastnosti artérií a vlastnosti kvapaliny (krvi): rozťažnosť artérií, celkový periférny odpor azotrvačnosť prúdenia krvi </w: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[13]</w:t>
      </w:r>
      <w:r w:rsidRPr="00FA362E">
        <w:rPr>
          <w:color w:val="000000"/>
          <w:lang w:val="sk-SK"/>
        </w:rPr>
        <w:fldChar w:fldCharType="end"/>
      </w:r>
      <w:r w:rsidRPr="00FA362E">
        <w:rPr>
          <w:color w:val="000000"/>
          <w:lang w:val="sk-SK"/>
        </w:rPr>
        <w:t>.</w:t>
      </w:r>
    </w:p>
    <w:p w14:paraId="5E64251C" w14:textId="77777777" w:rsidR="00CE547F" w:rsidRPr="00FA362E" w:rsidRDefault="00CE547F" w:rsidP="00CE547F">
      <w:pPr>
        <w:rPr>
          <w:color w:val="000000"/>
          <w:lang w:val="sk-SK"/>
        </w:rPr>
      </w:pPr>
    </w:p>
    <w:p w14:paraId="42F08D1F" w14:textId="77777777" w:rsidR="00CE547F" w:rsidRPr="00FA362E" w:rsidRDefault="00CE547F" w:rsidP="00CE547F">
      <w:pPr>
        <w:pStyle w:val="Nadpis2"/>
        <w:rPr>
          <w:lang w:val="sk-SK"/>
        </w:rPr>
      </w:pPr>
      <w:bookmarkStart w:id="57" w:name="_Toc513981453"/>
      <w:r w:rsidRPr="00FA362E">
        <w:rPr>
          <w:lang w:val="sk-SK"/>
        </w:rPr>
        <w:t>Kardiovaskulárne parametre</w:t>
      </w:r>
      <w:bookmarkEnd w:id="57"/>
    </w:p>
    <w:p w14:paraId="2162B1F5" w14:textId="77777777" w:rsidR="00CE547F" w:rsidRPr="00FA362E" w:rsidRDefault="00CE547F" w:rsidP="00CE547F">
      <w:pPr>
        <w:rPr>
          <w:lang w:val="sk-SK"/>
        </w:rPr>
      </w:pPr>
    </w:p>
    <w:p w14:paraId="6251D9B8" w14:textId="77777777" w:rsidR="00CE547F" w:rsidRPr="00FA362E" w:rsidRDefault="00CE547F" w:rsidP="00CE547F">
      <w:pPr>
        <w:pStyle w:val="Nadpis3"/>
        <w:rPr>
          <w:lang w:val="sk-SK"/>
        </w:rPr>
      </w:pPr>
      <w:bookmarkStart w:id="58" w:name="_Toc513981454"/>
      <w:r w:rsidRPr="00FA362E">
        <w:rPr>
          <w:lang w:val="sk-SK"/>
        </w:rPr>
        <w:t>Rozťažnosť artérií</w:t>
      </w:r>
      <w:bookmarkEnd w:id="58"/>
    </w:p>
    <w:p w14:paraId="791A6040" w14:textId="77777777" w:rsidR="00CE547F" w:rsidRPr="00FA362E" w:rsidRDefault="00CE547F" w:rsidP="00CE547F">
      <w:pPr>
        <w:rPr>
          <w:color w:val="000000"/>
          <w:lang w:val="sk-SK"/>
        </w:rPr>
      </w:pPr>
      <w:r w:rsidRPr="00FA362E">
        <w:rPr>
          <w:color w:val="000000"/>
          <w:lang w:val="sk-SK"/>
        </w:rPr>
        <w:t xml:space="preserve">Vďaka elasticite hlavne veľkých tepien, zvýšenie arteriálneho krvného tlaku spôsobí roztiahnutie veľkých tepien. Takmer 65% rozťažnosti artérií sa nachádza v proximálnej aorte, hlave v horných končatinách </w:t>
      </w:r>
      <w:r w:rsidRPr="00FA362E">
        <w:rPr>
          <w:color w:val="000000"/>
          <w:lang w:val="sk-SK"/>
        </w:rPr>
        <w:fldChar w:fldCharType="begin"/>
      </w:r>
      <w:r w:rsidRPr="00FA362E">
        <w:rPr>
          <w:color w:val="000000"/>
          <w:lang w:val="sk-SK"/>
        </w:rPr>
        <w:instrText xml:space="preserve"> ADDIN EN.CITE &lt;EndNote&gt;&lt;Cite&gt;&lt;Author&gt;Segers&lt;/Author&gt;&lt;Year&gt;1997&lt;/Year&gt;&lt;IDText&gt;A non-invasive pulse pressure method for the estimation of total arterial compliance&lt;/IDText&gt;&lt;DisplayText&gt;[14]&lt;/DisplayText&gt;&lt;record&gt;&lt;keywords&gt;&lt;keyword&gt;Cardiovascular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FA362E">
        <w:rPr>
          <w:color w:val="000000"/>
          <w:lang w:val="sk-SK"/>
        </w:rPr>
        <w:fldChar w:fldCharType="separate"/>
      </w:r>
      <w:r w:rsidRPr="00FA362E">
        <w:rPr>
          <w:noProof/>
          <w:color w:val="000000"/>
          <w:lang w:val="sk-SK"/>
        </w:rPr>
        <w:t>[14]</w:t>
      </w:r>
      <w:r w:rsidRPr="00FA362E">
        <w:rPr>
          <w:color w:val="000000"/>
          <w:lang w:val="sk-SK"/>
        </w:rPr>
        <w:fldChar w:fldCharType="end"/>
      </w:r>
      <w:r w:rsidRPr="00FA362E">
        <w:rPr>
          <w:color w:val="000000"/>
          <w:lang w:val="sk-SK"/>
        </w:rPr>
        <w:t>. Malé tepny majú menšiu rozťažnosť. Rozťažnosť je nelineárnou funkciou arteriálneho krvného tlaku (</w:t>
      </w:r>
      <w:r w:rsidRPr="00FA362E">
        <w:rPr>
          <w:color w:val="000000"/>
          <w:lang w:val="sk-SK"/>
        </w:rPr>
        <w:fldChar w:fldCharType="begin"/>
      </w:r>
      <w:r w:rsidRPr="00FA362E">
        <w:rPr>
          <w:color w:val="000000"/>
          <w:lang w:val="sk-SK"/>
        </w:rPr>
        <w:instrText xml:space="preserve"> REF roztaznost \h </w:instrText>
      </w:r>
      <w:r w:rsidRPr="00FA362E">
        <w:rPr>
          <w:color w:val="000000"/>
          <w:lang w:val="sk-SK"/>
        </w:rPr>
      </w:r>
      <w:r w:rsidRPr="00FA362E">
        <w:rPr>
          <w:color w:val="000000"/>
          <w:lang w:val="sk-SK"/>
        </w:rPr>
        <w:fldChar w:fldCharType="separate"/>
      </w:r>
      <w:r w:rsidR="00B85020">
        <w:rPr>
          <w:noProof/>
          <w:color w:val="000000"/>
          <w:lang w:val="sk-SK"/>
        </w:rPr>
        <w:t>2</w:t>
      </w:r>
      <w:r w:rsidRPr="00FA362E">
        <w:rPr>
          <w:color w:val="000000"/>
          <w:lang w:val="sk-SK"/>
        </w:rPr>
        <w:fldChar w:fldCharType="end"/>
      </w:r>
      <w:r w:rsidRPr="00FA362E">
        <w:rPr>
          <w:color w:val="000000"/>
          <w:lang w:val="sk-SK"/>
        </w:rPr>
        <w:t>)</w:t>
      </w:r>
    </w:p>
    <w:p w14:paraId="03EB737C" w14:textId="77777777" w:rsidR="00CE547F" w:rsidRPr="00FA362E" w:rsidRDefault="00CE547F" w:rsidP="00CE547F">
      <w:pPr>
        <w:pStyle w:val="Popis"/>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07249FE" w14:textId="77777777" w:rsidTr="00452ADC">
        <w:tc>
          <w:tcPr>
            <w:tcW w:w="704" w:type="dxa"/>
          </w:tcPr>
          <w:p w14:paraId="7ABA15D0" w14:textId="77777777" w:rsidR="00CE547F" w:rsidRPr="00FA362E" w:rsidRDefault="00CE547F" w:rsidP="00452ADC">
            <w:pPr>
              <w:jc w:val="center"/>
              <w:rPr>
                <w:color w:val="000000"/>
                <w:lang w:val="sk-SK"/>
              </w:rPr>
            </w:pPr>
          </w:p>
        </w:tc>
        <w:tc>
          <w:tcPr>
            <w:tcW w:w="7088" w:type="dxa"/>
            <w:vAlign w:val="center"/>
          </w:tcPr>
          <w:p w14:paraId="4FE3CE7D" w14:textId="77777777" w:rsidR="00CE547F" w:rsidRPr="00FA362E" w:rsidRDefault="00CE547F" w:rsidP="00452ADC">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14:paraId="71756A0C" w14:textId="77777777" w:rsidR="00CE547F" w:rsidRPr="00FA362E" w:rsidRDefault="00CE547F" w:rsidP="00452ADC">
            <w:pPr>
              <w:jc w:val="center"/>
              <w:rPr>
                <w:color w:val="000000"/>
                <w:lang w:val="sk-SK"/>
              </w:rPr>
            </w:pPr>
            <w:r w:rsidRPr="00FA362E">
              <w:rPr>
                <w:color w:val="000000"/>
                <w:lang w:val="sk-SK"/>
              </w:rPr>
              <w:t>(</w:t>
            </w:r>
            <w:bookmarkStart w:id="59" w:name="roztaznos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w:t>
            </w:r>
            <w:r w:rsidRPr="00FA362E">
              <w:rPr>
                <w:color w:val="000000"/>
                <w:lang w:val="sk-SK"/>
              </w:rPr>
              <w:fldChar w:fldCharType="end"/>
            </w:r>
            <w:bookmarkEnd w:id="59"/>
            <w:r w:rsidRPr="00FA362E">
              <w:rPr>
                <w:color w:val="000000"/>
                <w:lang w:val="sk-SK"/>
              </w:rPr>
              <w:t>)</w:t>
            </w:r>
          </w:p>
        </w:tc>
      </w:tr>
    </w:tbl>
    <w:p w14:paraId="7B8D6405" w14:textId="77777777" w:rsidR="00CE547F" w:rsidRPr="00FA362E" w:rsidRDefault="00CE547F" w:rsidP="00CE547F">
      <w:pPr>
        <w:pStyle w:val="Nadpis3"/>
        <w:rPr>
          <w:rStyle w:val="Nadpis3Char"/>
          <w:lang w:val="sk-SK"/>
        </w:rPr>
      </w:pPr>
      <w:bookmarkStart w:id="60" w:name="_Toc513981455"/>
      <w:r w:rsidRPr="00FA362E">
        <w:rPr>
          <w:lang w:val="sk-SK"/>
        </w:rPr>
        <w:t>Periférny odb</w:t>
      </w:r>
      <w:r w:rsidRPr="00FA362E">
        <w:rPr>
          <w:rStyle w:val="Nadpis3Char"/>
          <w:b/>
          <w:lang w:val="sk-SK"/>
        </w:rPr>
        <w:t>or</w:t>
      </w:r>
      <w:bookmarkEnd w:id="60"/>
    </w:p>
    <w:p w14:paraId="7A431058" w14:textId="77777777" w:rsidR="00CE547F" w:rsidRPr="00FA362E" w:rsidRDefault="00CE547F" w:rsidP="00CE547F">
      <w:pPr>
        <w:rPr>
          <w:lang w:val="sk-SK"/>
        </w:rPr>
      </w:pPr>
    </w:p>
    <w:p w14:paraId="79D6FBF9" w14:textId="77777777" w:rsidR="00CE547F" w:rsidRPr="00FA362E" w:rsidRDefault="00CE547F" w:rsidP="00CE547F">
      <w:pPr>
        <w:rPr>
          <w:color w:val="000000"/>
          <w:lang w:val="sk-SK"/>
        </w:rPr>
      </w:pPr>
      <w:r w:rsidRPr="00FA362E">
        <w:rPr>
          <w:color w:val="000000"/>
          <w:lang w:val="sk-SK"/>
        </w:rPr>
        <w:t xml:space="preserve">Periférny odpor predstavuje odpor kladený toku krvi malými tepnami. Zachytáva pomer medzi poklesom arteriálneho tlaku v artérií a tokom krvi cez ňu. Vzťah geometrie tepny a periférneho odporu </w:t>
      </w:r>
      <w:r w:rsidRPr="00FA362E">
        <w:rPr>
          <w:i/>
          <w:color w:val="000000"/>
          <w:lang w:val="sk-SK"/>
        </w:rPr>
        <w:t xml:space="preserve">R </w:t>
      </w:r>
      <w:r w:rsidRPr="00FA362E">
        <w:rPr>
          <w:color w:val="000000"/>
          <w:lang w:val="sk-SK"/>
        </w:rPr>
        <w:t>vyjadruje Poiseuillov zákonom (</w:t>
      </w:r>
      <w:r w:rsidRPr="00FA362E">
        <w:rPr>
          <w:color w:val="000000"/>
          <w:lang w:val="sk-SK"/>
        </w:rPr>
        <w:fldChar w:fldCharType="begin"/>
      </w:r>
      <w:r w:rsidRPr="00FA362E">
        <w:rPr>
          <w:color w:val="000000"/>
          <w:lang w:val="sk-SK"/>
        </w:rPr>
        <w:instrText xml:space="preserve"> REF odpor \h </w:instrText>
      </w:r>
      <w:r w:rsidRPr="00FA362E">
        <w:rPr>
          <w:color w:val="000000"/>
          <w:lang w:val="sk-SK"/>
        </w:rPr>
      </w:r>
      <w:r w:rsidRPr="00FA362E">
        <w:rPr>
          <w:color w:val="000000"/>
          <w:lang w:val="sk-SK"/>
        </w:rPr>
        <w:fldChar w:fldCharType="separate"/>
      </w:r>
      <w:r w:rsidR="00B85020">
        <w:rPr>
          <w:noProof/>
          <w:color w:val="000000"/>
          <w:lang w:val="sk-SK"/>
        </w:rPr>
        <w:t>3</w:t>
      </w:r>
      <w:r w:rsidRPr="00FA362E">
        <w:rPr>
          <w:color w:val="000000"/>
          <w:lang w:val="sk-SK"/>
        </w:rPr>
        <w:fldChar w:fldCharType="end"/>
      </w:r>
      <w:r w:rsidRPr="00FA362E">
        <w:rPr>
          <w:color w:val="000000"/>
          <w:lang w:val="sk-SK"/>
        </w:rPr>
        <w:t>), za predpokladu laminárneho toku a tuhej uniformnej tepny:</w:t>
      </w:r>
    </w:p>
    <w:p w14:paraId="478D70F9"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B4EDE2B" w14:textId="77777777" w:rsidTr="00452ADC">
        <w:tc>
          <w:tcPr>
            <w:tcW w:w="704" w:type="dxa"/>
          </w:tcPr>
          <w:p w14:paraId="1833E17E" w14:textId="77777777" w:rsidR="00CE547F" w:rsidRPr="00FA362E" w:rsidRDefault="00CE547F" w:rsidP="00452ADC">
            <w:pPr>
              <w:jc w:val="center"/>
              <w:rPr>
                <w:color w:val="000000"/>
                <w:lang w:val="sk-SK"/>
              </w:rPr>
            </w:pPr>
          </w:p>
        </w:tc>
        <w:tc>
          <w:tcPr>
            <w:tcW w:w="7088" w:type="dxa"/>
            <w:vAlign w:val="center"/>
          </w:tcPr>
          <w:p w14:paraId="195E5ADE" w14:textId="77777777" w:rsidR="00CE547F" w:rsidRPr="00FA362E" w:rsidRDefault="00CE547F" w:rsidP="00452ADC">
            <w:pP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oMath>
            </m:oMathPara>
          </w:p>
          <w:p w14:paraId="53D0C40C" w14:textId="77777777" w:rsidR="00CE547F" w:rsidRPr="00FA362E" w:rsidRDefault="00CE547F" w:rsidP="00452ADC">
            <w:pPr>
              <w:jc w:val="center"/>
              <w:rPr>
                <w:color w:val="000000"/>
                <w:lang w:val="sk-SK"/>
              </w:rPr>
            </w:pPr>
          </w:p>
        </w:tc>
        <w:tc>
          <w:tcPr>
            <w:tcW w:w="702" w:type="dxa"/>
            <w:vAlign w:val="center"/>
          </w:tcPr>
          <w:p w14:paraId="0AFDF28E" w14:textId="77777777" w:rsidR="00CE547F" w:rsidRPr="00FA362E" w:rsidRDefault="00CE547F" w:rsidP="00452ADC">
            <w:pPr>
              <w:jc w:val="center"/>
              <w:rPr>
                <w:color w:val="000000"/>
                <w:lang w:val="sk-SK"/>
              </w:rPr>
            </w:pPr>
            <w:r w:rsidRPr="00FA362E">
              <w:rPr>
                <w:color w:val="000000"/>
                <w:lang w:val="sk-SK"/>
              </w:rPr>
              <w:t>(</w:t>
            </w:r>
            <w:bookmarkStart w:id="61" w:name="odpo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w:t>
            </w:r>
            <w:r w:rsidRPr="00FA362E">
              <w:rPr>
                <w:color w:val="000000"/>
                <w:lang w:val="sk-SK"/>
              </w:rPr>
              <w:fldChar w:fldCharType="end"/>
            </w:r>
            <w:bookmarkEnd w:id="61"/>
            <w:r w:rsidRPr="00FA362E">
              <w:rPr>
                <w:color w:val="000000"/>
                <w:lang w:val="sk-SK"/>
              </w:rPr>
              <w:t>)</w:t>
            </w:r>
          </w:p>
        </w:tc>
      </w:tr>
    </w:tbl>
    <w:p w14:paraId="2BADF462" w14:textId="77777777" w:rsidR="00CE547F" w:rsidRPr="00FA362E" w:rsidRDefault="00CE547F" w:rsidP="00CE547F">
      <w:pPr>
        <w:rPr>
          <w:color w:val="000000"/>
          <w:lang w:val="sk-SK"/>
        </w:rPr>
      </w:pPr>
      <w:r w:rsidRPr="00FA362E">
        <w:rPr>
          <w:color w:val="000000"/>
          <w:lang w:val="sk-SK"/>
        </w:rPr>
        <w:t xml:space="preserve">, kde n je viskozita krvi, </w:t>
      </w:r>
      <w:r w:rsidRPr="00FA362E">
        <w:rPr>
          <w:i/>
          <w:color w:val="000000"/>
          <w:lang w:val="sk-SK"/>
        </w:rPr>
        <w:t>l</w:t>
      </w:r>
      <w:r w:rsidRPr="00FA362E">
        <w:rPr>
          <w:color w:val="000000"/>
          <w:lang w:val="sk-SK"/>
        </w:rPr>
        <w:t xml:space="preserve"> je dĺžka tuhej tepny a r je polomer tepny. Pre veľký počet neuniformných ciev sa však používa makroskopický odhad periférneho odporu </w:t>
      </w:r>
      <w:r w:rsidRPr="00FA362E">
        <w:rPr>
          <w:i/>
          <w:color w:val="000000"/>
          <w:lang w:val="sk-SK"/>
        </w:rPr>
        <w:t xml:space="preserve">R </w:t>
      </w:r>
      <w:r w:rsidRPr="00FA362E">
        <w:rPr>
          <w:color w:val="000000"/>
          <w:lang w:val="sk-SK"/>
        </w:rPr>
        <w:t xml:space="preserve">ako tlakového arteriálneho gradientu </w:t>
      </w:r>
      <m:oMath>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oMath>
      <w:r w:rsidRPr="00FA362E">
        <w:rPr>
          <w:color w:val="000000"/>
          <w:lang w:val="sk-SK"/>
        </w:rPr>
        <w:t xml:space="preserve">a minútového objemového toku </w:t>
      </w:r>
      <w:r w:rsidRPr="00FA362E">
        <w:rPr>
          <w:i/>
          <w:color w:val="000000"/>
          <w:lang w:val="sk-SK"/>
        </w:rPr>
        <w:t xml:space="preserve">CO. </w:t>
      </w:r>
      <w:r w:rsidRPr="00FA362E">
        <w:rPr>
          <w:color w:val="000000"/>
          <w:lang w:val="sk-SK"/>
        </w:rPr>
        <w:t>Rovnica (</w:t>
      </w:r>
      <w:r w:rsidRPr="00FA362E">
        <w:rPr>
          <w:color w:val="000000"/>
          <w:lang w:val="sk-SK"/>
        </w:rPr>
        <w:fldChar w:fldCharType="begin"/>
      </w:r>
      <w:r w:rsidRPr="00FA362E">
        <w:rPr>
          <w:color w:val="000000"/>
          <w:lang w:val="sk-SK"/>
        </w:rPr>
        <w:instrText xml:space="preserve"> REF odpor2 \h </w:instrText>
      </w:r>
      <w:r w:rsidRPr="00FA362E">
        <w:rPr>
          <w:color w:val="000000"/>
          <w:lang w:val="sk-SK"/>
        </w:rPr>
      </w:r>
      <w:r w:rsidRPr="00FA362E">
        <w:rPr>
          <w:color w:val="000000"/>
          <w:lang w:val="sk-SK"/>
        </w:rPr>
        <w:fldChar w:fldCharType="separate"/>
      </w:r>
      <w:r w:rsidR="00B85020">
        <w:rPr>
          <w:noProof/>
          <w:color w:val="000000"/>
          <w:lang w:val="sk-SK"/>
        </w:rPr>
        <w:t>4</w:t>
      </w:r>
      <w:r w:rsidRPr="00FA362E">
        <w:rPr>
          <w:color w:val="000000"/>
          <w:lang w:val="sk-SK"/>
        </w:rPr>
        <w:fldChar w:fldCharType="end"/>
      </w:r>
      <w:r w:rsidRPr="00FA362E">
        <w:rPr>
          <w:color w:val="000000"/>
          <w:lang w:val="sk-SK"/>
        </w:rPr>
        <w:t>) udáva makroskopický odhad periférneho odporu</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w:t>
      </w:r>
    </w:p>
    <w:p w14:paraId="4B85287F"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67F589A" w14:textId="77777777" w:rsidTr="00452ADC">
        <w:tc>
          <w:tcPr>
            <w:tcW w:w="704" w:type="dxa"/>
          </w:tcPr>
          <w:p w14:paraId="4E6F6242" w14:textId="77777777" w:rsidR="00CE547F" w:rsidRPr="00FA362E" w:rsidRDefault="00CE547F" w:rsidP="00452ADC">
            <w:pPr>
              <w:jc w:val="center"/>
              <w:rPr>
                <w:color w:val="000000"/>
                <w:lang w:val="sk-SK"/>
              </w:rPr>
            </w:pPr>
          </w:p>
        </w:tc>
        <w:tc>
          <w:tcPr>
            <w:tcW w:w="7088" w:type="dxa"/>
            <w:vAlign w:val="center"/>
          </w:tcPr>
          <w:p w14:paraId="22195AD1" w14:textId="77777777" w:rsidR="00CE547F" w:rsidRPr="00FA362E" w:rsidRDefault="00CE547F" w:rsidP="00452AD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oMath>
            </m:oMathPara>
          </w:p>
        </w:tc>
        <w:tc>
          <w:tcPr>
            <w:tcW w:w="702" w:type="dxa"/>
            <w:vAlign w:val="center"/>
          </w:tcPr>
          <w:p w14:paraId="41BDB96D" w14:textId="77777777" w:rsidR="00CE547F" w:rsidRPr="00FA362E" w:rsidRDefault="00CE547F" w:rsidP="00452ADC">
            <w:pPr>
              <w:jc w:val="center"/>
              <w:rPr>
                <w:color w:val="000000"/>
                <w:lang w:val="sk-SK"/>
              </w:rPr>
            </w:pPr>
            <w:r w:rsidRPr="00FA362E">
              <w:rPr>
                <w:color w:val="000000"/>
                <w:lang w:val="sk-SK"/>
              </w:rPr>
              <w:t>(</w:t>
            </w:r>
            <w:bookmarkStart w:id="62" w:name="odpor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w:t>
            </w:r>
            <w:r w:rsidRPr="00FA362E">
              <w:rPr>
                <w:color w:val="000000"/>
                <w:lang w:val="sk-SK"/>
              </w:rPr>
              <w:fldChar w:fldCharType="end"/>
            </w:r>
            <w:bookmarkEnd w:id="62"/>
            <w:r w:rsidRPr="00FA362E">
              <w:rPr>
                <w:color w:val="000000"/>
                <w:lang w:val="sk-SK"/>
              </w:rPr>
              <w:t>)</w:t>
            </w:r>
          </w:p>
        </w:tc>
      </w:tr>
    </w:tbl>
    <w:p w14:paraId="7E76C2CA" w14:textId="77777777" w:rsidR="00CE547F" w:rsidRPr="00FA362E" w:rsidRDefault="00CE547F" w:rsidP="00CE547F">
      <w:pPr>
        <w:pStyle w:val="Nadpis3"/>
        <w:rPr>
          <w:lang w:val="sk-SK"/>
        </w:rPr>
      </w:pPr>
      <w:bookmarkStart w:id="63" w:name="_Toc513981456"/>
      <w:r w:rsidRPr="00FA362E">
        <w:rPr>
          <w:lang w:val="sk-SK"/>
        </w:rPr>
        <w:t>Intertancia krvi</w:t>
      </w:r>
      <w:bookmarkEnd w:id="63"/>
    </w:p>
    <w:p w14:paraId="2D1BBE17" w14:textId="77777777" w:rsidR="00CE547F" w:rsidRPr="00FA362E" w:rsidRDefault="00CE547F" w:rsidP="00CE547F">
      <w:pPr>
        <w:rPr>
          <w:lang w:val="sk-SK"/>
        </w:rPr>
      </w:pPr>
      <w:r w:rsidRPr="00FA362E">
        <w:rPr>
          <w:lang w:val="sk-SK"/>
        </w:rPr>
        <w:t xml:space="preserve">Intertancia </w:t>
      </w:r>
      <w:r w:rsidRPr="00FA362E">
        <w:rPr>
          <w:i/>
          <w:lang w:val="sk-SK"/>
        </w:rPr>
        <w:t xml:space="preserve">L </w:t>
      </w:r>
      <w:r w:rsidRPr="00FA362E">
        <w:rPr>
          <w:lang w:val="sk-SK"/>
        </w:rPr>
        <w:t>popisuje zotrvačnosť toku krvi v cievach. Zachytáva pokles tlaku v tepne na základe veľkosti zmeny toku krvi, ako ukazuje rovnica (</w:t>
      </w:r>
      <w:r w:rsidRPr="00FA362E">
        <w:rPr>
          <w:lang w:val="sk-SK"/>
        </w:rPr>
        <w:fldChar w:fldCharType="begin"/>
      </w:r>
      <w:r w:rsidRPr="00FA362E">
        <w:rPr>
          <w:lang w:val="sk-SK"/>
        </w:rPr>
        <w:instrText xml:space="preserve"> REF intertancia \h </w:instrText>
      </w:r>
      <w:r w:rsidRPr="00FA362E">
        <w:rPr>
          <w:lang w:val="sk-SK"/>
        </w:rPr>
      </w:r>
      <w:r w:rsidRPr="00FA362E">
        <w:rPr>
          <w:lang w:val="sk-SK"/>
        </w:rPr>
        <w:fldChar w:fldCharType="separate"/>
      </w:r>
      <w:r w:rsidR="00B85020">
        <w:rPr>
          <w:noProof/>
          <w:color w:val="000000"/>
          <w:lang w:val="sk-SK"/>
        </w:rPr>
        <w:t>5</w:t>
      </w:r>
      <w:r w:rsidRPr="00FA362E">
        <w:rPr>
          <w:lang w:val="sk-SK"/>
        </w:rPr>
        <w:fldChar w:fldCharType="end"/>
      </w:r>
      <w:r w:rsidRPr="00FA362E">
        <w:rPr>
          <w:lang w:val="sk-SK"/>
        </w:rPr>
        <w:t>).</w:t>
      </w:r>
    </w:p>
    <w:p w14:paraId="1C5831D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2E5E9B" w14:textId="77777777" w:rsidTr="00452ADC">
        <w:tc>
          <w:tcPr>
            <w:tcW w:w="704" w:type="dxa"/>
          </w:tcPr>
          <w:p w14:paraId="7E7C51B4" w14:textId="77777777" w:rsidR="00CE547F" w:rsidRPr="00FA362E" w:rsidRDefault="00CE547F" w:rsidP="00452ADC">
            <w:pPr>
              <w:jc w:val="center"/>
              <w:rPr>
                <w:color w:val="000000"/>
                <w:lang w:val="sk-SK"/>
              </w:rPr>
            </w:pPr>
          </w:p>
        </w:tc>
        <w:tc>
          <w:tcPr>
            <w:tcW w:w="7088" w:type="dxa"/>
            <w:vAlign w:val="center"/>
          </w:tcPr>
          <w:p w14:paraId="02574F5F" w14:textId="77777777" w:rsidR="00CE547F" w:rsidRPr="00FA362E" w:rsidRDefault="00CE547F" w:rsidP="00452ADC">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oMath>
            </m:oMathPara>
          </w:p>
          <w:p w14:paraId="6A8C8F0E" w14:textId="77777777" w:rsidR="00CE547F" w:rsidRPr="00FA362E" w:rsidRDefault="00CE547F" w:rsidP="00452ADC">
            <w:pPr>
              <w:jc w:val="center"/>
              <w:rPr>
                <w:color w:val="000000"/>
                <w:lang w:val="sk-SK"/>
              </w:rPr>
            </w:pPr>
          </w:p>
        </w:tc>
        <w:tc>
          <w:tcPr>
            <w:tcW w:w="702" w:type="dxa"/>
            <w:vAlign w:val="center"/>
          </w:tcPr>
          <w:p w14:paraId="2D58F7FD" w14:textId="77777777" w:rsidR="00CE547F" w:rsidRPr="00FA362E" w:rsidRDefault="00CE547F" w:rsidP="00452ADC">
            <w:pPr>
              <w:jc w:val="center"/>
              <w:rPr>
                <w:color w:val="000000"/>
                <w:lang w:val="sk-SK"/>
              </w:rPr>
            </w:pPr>
            <w:r w:rsidRPr="00FA362E">
              <w:rPr>
                <w:color w:val="000000"/>
                <w:lang w:val="sk-SK"/>
              </w:rPr>
              <w:t>(</w:t>
            </w:r>
            <w:bookmarkStart w:id="64" w:name="intertanci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5</w:t>
            </w:r>
            <w:r w:rsidRPr="00FA362E">
              <w:rPr>
                <w:color w:val="000000"/>
                <w:lang w:val="sk-SK"/>
              </w:rPr>
              <w:fldChar w:fldCharType="end"/>
            </w:r>
            <w:bookmarkEnd w:id="64"/>
            <w:r w:rsidRPr="00FA362E">
              <w:rPr>
                <w:color w:val="000000"/>
                <w:lang w:val="sk-SK"/>
              </w:rPr>
              <w:t>)</w:t>
            </w:r>
          </w:p>
        </w:tc>
      </w:tr>
    </w:tbl>
    <w:p w14:paraId="12F034E8" w14:textId="77777777" w:rsidR="00CE547F" w:rsidRPr="00FA362E" w:rsidRDefault="00CE547F" w:rsidP="00CE547F">
      <w:pPr>
        <w:rPr>
          <w:color w:val="000000"/>
          <w:lang w:val="sk-SK"/>
        </w:rPr>
      </w:pPr>
      <w:r w:rsidRPr="00FA362E">
        <w:rPr>
          <w:color w:val="000000"/>
          <w:lang w:val="sk-SK"/>
        </w:rPr>
        <w:t xml:space="preserve">Kde </w:t>
      </w:r>
      <m:oMath>
        <m:r>
          <w:rPr>
            <w:rFonts w:ascii="Cambria Math" w:hAnsi="Cambria Math"/>
            <w:color w:val="000000"/>
            <w:lang w:val="sk-SK"/>
          </w:rPr>
          <m:t>Q(t)</m:t>
        </m:r>
      </m:oMath>
      <w:r w:rsidRPr="00FA362E">
        <w:rPr>
          <w:color w:val="000000"/>
          <w:lang w:val="sk-SK"/>
        </w:rPr>
        <w:t xml:space="preserve"> je tok krvi, </w:t>
      </w:r>
      <m:oMath>
        <m:r>
          <w:rPr>
            <w:rFonts w:ascii="Cambria Math" w:hAnsi="Cambria Math"/>
            <w:color w:val="000000"/>
            <w:lang w:val="sk-SK"/>
          </w:rPr>
          <m:t>∆P</m:t>
        </m:r>
      </m:oMath>
      <w:r w:rsidRPr="00FA362E">
        <w:rPr>
          <w:color w:val="000000"/>
          <w:lang w:val="sk-SK"/>
        </w:rPr>
        <w:t xml:space="preserve"> je pokles tlaku, r je polomer tepny, </w:t>
      </w:r>
      <w:r w:rsidRPr="00FA362E">
        <w:rPr>
          <w:i/>
          <w:color w:val="000000"/>
          <w:lang w:val="sk-SK"/>
        </w:rPr>
        <w:t>l</w:t>
      </w:r>
      <w:r w:rsidRPr="00FA362E">
        <w:rPr>
          <w:color w:val="000000"/>
          <w:lang w:val="sk-SK"/>
        </w:rPr>
        <w:t xml:space="preserve"> je dĺžka tepny a </w:t>
      </w:r>
      <m:oMath>
        <m:r>
          <w:rPr>
            <w:rFonts w:ascii="Cambria Math" w:hAnsi="Cambria Math"/>
            <w:color w:val="000000"/>
            <w:lang w:val="sk-SK"/>
          </w:rPr>
          <m:t>⍴</m:t>
        </m:r>
      </m:oMath>
      <w:r w:rsidRPr="00FA362E">
        <w:rPr>
          <w:color w:val="000000"/>
          <w:lang w:val="sk-SK"/>
        </w:rPr>
        <w:t xml:space="preserve"> je hustota krvi. Intertancia hrá vo veľkých tepnách najdôležitejšiu úlohu, naopak rezistivita je vo veľkých tepnách málo výrazná</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242A5E88" w14:textId="77777777" w:rsidR="00CE547F" w:rsidRPr="00FA362E" w:rsidRDefault="00CE547F" w:rsidP="00CE547F">
      <w:pPr>
        <w:rPr>
          <w:color w:val="000000"/>
          <w:lang w:val="sk-SK"/>
        </w:rPr>
      </w:pPr>
    </w:p>
    <w:p w14:paraId="08794E5E" w14:textId="2C9CB708" w:rsidR="00CE547F" w:rsidRPr="00FA362E" w:rsidRDefault="00CE547F" w:rsidP="00CE547F">
      <w:pPr>
        <w:pStyle w:val="Nadpis2"/>
        <w:rPr>
          <w:lang w:val="sk-SK"/>
        </w:rPr>
      </w:pPr>
      <w:bookmarkStart w:id="65" w:name="_Toc513981457"/>
      <w:r w:rsidRPr="00FA362E">
        <w:rPr>
          <w:lang w:val="sk-SK"/>
        </w:rPr>
        <w:t>Dvojprvkový Wind</w:t>
      </w:r>
      <w:del w:id="66" w:author="Pavel Jurak" w:date="2018-05-31T16:06:00Z">
        <w:r w:rsidRPr="00FA362E" w:rsidDel="00286CBF">
          <w:rPr>
            <w:lang w:val="sk-SK"/>
          </w:rPr>
          <w:delText>e</w:delText>
        </w:r>
      </w:del>
      <w:r w:rsidRPr="00FA362E">
        <w:rPr>
          <w:lang w:val="sk-SK"/>
        </w:rPr>
        <w:t>k</w:t>
      </w:r>
      <w:ins w:id="67" w:author="Pavel Jurak" w:date="2018-05-31T16:06:00Z">
        <w:r w:rsidR="00286CBF">
          <w:rPr>
            <w:lang w:val="sk-SK"/>
          </w:rPr>
          <w:t>e</w:t>
        </w:r>
      </w:ins>
      <w:r w:rsidRPr="00FA362E">
        <w:rPr>
          <w:lang w:val="sk-SK"/>
        </w:rPr>
        <w:t>sselov hemodynamický model</w:t>
      </w:r>
      <w:bookmarkEnd w:id="65"/>
    </w:p>
    <w:p w14:paraId="30C02026" w14:textId="77777777" w:rsidR="00CE547F" w:rsidRPr="00FA362E" w:rsidRDefault="00CE547F" w:rsidP="00CE547F">
      <w:pPr>
        <w:rPr>
          <w:lang w:val="sk-SK"/>
        </w:rPr>
      </w:pPr>
    </w:p>
    <w:p w14:paraId="559E2DE4" w14:textId="77777777" w:rsidR="00CE547F" w:rsidRPr="00FA362E" w:rsidRDefault="00CE547F" w:rsidP="00CE547F">
      <w:pPr>
        <w:rPr>
          <w:lang w:val="sk-SK"/>
        </w:rPr>
      </w:pPr>
      <w:r w:rsidRPr="00FA362E">
        <w:rPr>
          <w:lang w:val="sk-SK"/>
        </w:rPr>
        <w:t xml:space="preserve">Jedným z prvých modelov popisujúcich hemodynamiku bol dvojprvkový Windkesselov model. Srdce je v tomto modeli pumpa, ktorá zvyšuje tlak v aorte, tým rozťahuje aortu a súčasne tlačí krv do periférií </w:t>
      </w:r>
      <w:r w:rsidRPr="00FA362E">
        <w:rPr>
          <w:lang w:val="sk-SK"/>
        </w:rPr>
        <w:fldChar w:fldCharType="begin"/>
      </w:r>
      <w:r w:rsidRPr="00FA362E">
        <w:rPr>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lang w:val="sk-SK"/>
        </w:rPr>
        <w:fldChar w:fldCharType="separate"/>
      </w:r>
      <w:r w:rsidRPr="00FA362E">
        <w:rPr>
          <w:noProof/>
          <w:lang w:val="sk-SK"/>
        </w:rPr>
        <w:t>[11]</w:t>
      </w:r>
      <w:r w:rsidRPr="00FA362E">
        <w:rPr>
          <w:lang w:val="sk-SK"/>
        </w:rPr>
        <w:fldChar w:fldCharType="end"/>
      </w:r>
      <w:r w:rsidRPr="00FA362E">
        <w:rPr>
          <w:lang w:val="sk-SK"/>
        </w:rPr>
        <w:t>. V literatúre často uvádzaná mechanická analógia tohto modelu pozostáva z pumpy (</w:t>
      </w:r>
      <w:r w:rsidRPr="00FA362E">
        <w:rPr>
          <w:lang w:val="sk-SK"/>
        </w:rPr>
        <w:fldChar w:fldCharType="begin"/>
      </w:r>
      <w:r w:rsidRPr="00FA362E">
        <w:rPr>
          <w:lang w:val="sk-SK"/>
        </w:rPr>
        <w:instrText xml:space="preserve"> REF _Ref509995353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w:t>
      </w:r>
      <w:r w:rsidRPr="00FA362E">
        <w:rPr>
          <w:lang w:val="sk-SK"/>
        </w:rPr>
        <w:fldChar w:fldCharType="end"/>
      </w:r>
      <w:r w:rsidRPr="00FA362E">
        <w:rPr>
          <w:lang w:val="sk-SK"/>
        </w:rPr>
        <w:t>zobrazená vľavo) P, tlakovej nádoby C ktorá modeluje rozťažnosť artérií a hadicu R ktorá modeluje periférny odpor.</w:t>
      </w:r>
    </w:p>
    <w:p w14:paraId="305366BC" w14:textId="77777777" w:rsidR="00CE547F" w:rsidRPr="00FA362E" w:rsidRDefault="00CE547F" w:rsidP="00CE547F">
      <w:pPr>
        <w:rPr>
          <w:lang w:val="sk-SK"/>
        </w:rPr>
      </w:pPr>
    </w:p>
    <w:p w14:paraId="0A990B26" w14:textId="77777777" w:rsidR="00CE547F" w:rsidRPr="00FA362E" w:rsidRDefault="00CE547F" w:rsidP="00CE547F">
      <w:pPr>
        <w:rPr>
          <w:lang w:val="sk-SK"/>
        </w:rPr>
      </w:pPr>
      <w:r w:rsidRPr="00FA362E">
        <w:rPr>
          <w:noProof/>
        </w:rPr>
        <w:drawing>
          <wp:inline distT="0" distB="0" distL="0" distR="0" wp14:anchorId="29BAECD5" wp14:editId="031C79CE">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20">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2C4D63E8" w14:textId="2CF92358" w:rsidR="00CE547F" w:rsidRPr="00FA362E" w:rsidRDefault="00CE547F" w:rsidP="00CE547F">
      <w:pPr>
        <w:pStyle w:val="Popis"/>
        <w:rPr>
          <w:vanish/>
          <w:sz w:val="20"/>
          <w:lang w:val="sk-SK"/>
          <w:specVanish/>
        </w:rPr>
      </w:pPr>
      <w:bookmarkStart w:id="68" w:name="_Ref509995353"/>
      <w:bookmarkStart w:id="69" w:name="_Toc513981507"/>
      <w:bookmarkStart w:id="70" w:name="_Ref5099951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68"/>
      <w:r w:rsidRPr="00FA362E">
        <w:rPr>
          <w:lang w:val="sk-SK"/>
        </w:rPr>
        <w:t>:Mechanická analógia2-prvkového Windkesselovho modelu</w:t>
      </w:r>
      <w:bookmarkEnd w:id="69"/>
    </w:p>
    <w:bookmarkEnd w:id="70"/>
    <w:p w14:paraId="2FFE907A" w14:textId="77777777" w:rsidR="00CE547F" w:rsidRPr="00FA362E" w:rsidRDefault="00CE547F" w:rsidP="00CE547F">
      <w:pPr>
        <w:pStyle w:val="Popis"/>
        <w:rPr>
          <w:lang w:val="sk-SK"/>
        </w:rPr>
      </w:pPr>
      <w:r w:rsidRPr="00FA362E">
        <w:rPr>
          <w:lang w:val="sk-SK"/>
        </w:rPr>
        <w:fldChar w:fldCharType="begin"/>
      </w:r>
      <w:r w:rsidRPr="00FA362E">
        <w:rPr>
          <w:lang w:val="sk-SK"/>
        </w:rPr>
        <w:instrText xml:space="preserve"> ADDIN EN.CITE &lt;EndNote&gt;&lt;Cite&gt;&lt;Author&gt;Greenwald&lt;/Author&gt;&lt;Year&gt;2002&lt;/Year&gt;&lt;IDText&gt;Pulse pressure and arterial elasticity&lt;/IDText&gt;&lt;DisplayText&gt;[15]&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FA362E">
        <w:rPr>
          <w:lang w:val="sk-SK"/>
        </w:rPr>
        <w:fldChar w:fldCharType="separate"/>
      </w:r>
      <w:r w:rsidRPr="00FA362E">
        <w:rPr>
          <w:noProof/>
          <w:lang w:val="sk-SK"/>
        </w:rPr>
        <w:t>[15]</w:t>
      </w:r>
      <w:r w:rsidRPr="00FA362E">
        <w:rPr>
          <w:lang w:val="sk-SK"/>
        </w:rPr>
        <w:fldChar w:fldCharType="end"/>
      </w:r>
      <w:r w:rsidRPr="00FA362E">
        <w:rPr>
          <w:lang w:val="sk-SK"/>
        </w:rPr>
        <w:t>.</w:t>
      </w:r>
    </w:p>
    <w:p w14:paraId="53F95FF3" w14:textId="77777777" w:rsidR="00CE547F" w:rsidRPr="00FA362E" w:rsidRDefault="00CE547F" w:rsidP="00CE547F">
      <w:pPr>
        <w:rPr>
          <w:sz w:val="20"/>
          <w:lang w:val="sk-SK"/>
        </w:rPr>
      </w:pPr>
    </w:p>
    <w:p w14:paraId="20E2DFFF" w14:textId="77777777" w:rsidR="00CE547F" w:rsidRPr="00FA362E" w:rsidRDefault="00CE547F" w:rsidP="00CE547F">
      <w:pPr>
        <w:rPr>
          <w:lang w:val="sk-SK"/>
        </w:rPr>
      </w:pPr>
      <w:r w:rsidRPr="00FA362E">
        <w:rPr>
          <w:lang w:val="sk-SK"/>
        </w:rPr>
        <w:t>Elektrická analógia tohto modelu pozostáva zo zdroju prúdu, ktorý nahrádza srdce Q(t) (</w:t>
      </w:r>
      <w:r w:rsidRPr="00FA362E">
        <w:rPr>
          <w:lang w:val="sk-SK"/>
        </w:rPr>
        <w:fldChar w:fldCharType="begin"/>
      </w:r>
      <w:r w:rsidRPr="00FA362E">
        <w:rPr>
          <w:lang w:val="sk-SK"/>
        </w:rPr>
        <w:instrText xml:space="preserve"> REF _Ref509470823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2</w:t>
      </w:r>
      <w:r w:rsidRPr="00FA362E">
        <w:rPr>
          <w:lang w:val="sk-SK"/>
        </w:rPr>
        <w:fldChar w:fldCharType="end"/>
      </w:r>
      <w:r w:rsidRPr="00FA362E">
        <w:rPr>
          <w:lang w:val="sk-SK"/>
        </w:rPr>
        <w:t xml:space="preserve">), jedného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lastRenderedPageBreak/>
        <w:t xml:space="preserve">a jedného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ktorý nahrádza elastické vlastnosti veľkých artérií. Zdroj prúdu generuje impulzy, ktoré simulujú v čase kvantovanú pumpovaciu akciu srdca. Šírka tohto impulzu predstavuje objem krvi vypudenej ľavou komorou počas jedného srdečného cyklu. 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14:paraId="3AB7F0A2" w14:textId="77777777" w:rsidR="00CE547F" w:rsidRPr="00FA362E" w:rsidRDefault="00CE547F" w:rsidP="00CE547F">
      <w:pPr>
        <w:rPr>
          <w:lang w:val="sk-SK"/>
        </w:rPr>
      </w:pPr>
      <w:r w:rsidRPr="00FA362E">
        <w:rPr>
          <w:noProof/>
        </w:rPr>
        <w:drawing>
          <wp:inline distT="0" distB="0" distL="0" distR="0" wp14:anchorId="76797FD1" wp14:editId="2E2966AC">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3D975D21" w14:textId="01872D48" w:rsidR="00CE547F" w:rsidRPr="00FA362E" w:rsidRDefault="00CE547F" w:rsidP="00CE547F">
      <w:pPr>
        <w:pStyle w:val="Popis"/>
        <w:rPr>
          <w:vanish/>
          <w:lang w:val="sk-SK"/>
          <w:specVanish/>
        </w:rPr>
      </w:pPr>
      <w:bookmarkStart w:id="71" w:name="_Ref509470823"/>
      <w:bookmarkStart w:id="72" w:name="_Toc51398150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71"/>
      <w:r w:rsidRPr="00FA362E">
        <w:rPr>
          <w:lang w:val="sk-SK"/>
        </w:rPr>
        <w:t>:Náhradná el. schéma 2-dielneho Windkesselovho modelu</w:t>
      </w:r>
      <w:bookmarkEnd w:id="72"/>
    </w:p>
    <w:p w14:paraId="72DC9280" w14:textId="77777777" w:rsidR="00CE547F" w:rsidRPr="00FA362E" w:rsidRDefault="00CE547F" w:rsidP="00CE547F">
      <w:pPr>
        <w:pStyle w:val="Popis"/>
        <w:rPr>
          <w:lang w:val="sk-SK"/>
        </w:rPr>
      </w:pPr>
      <w:r w:rsidRPr="00FA362E">
        <w:rPr>
          <w:lang w:val="sk-SK"/>
        </w:rPr>
        <w:fldChar w:fldCharType="begin"/>
      </w:r>
      <w:r w:rsidRPr="00FA362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w:t>
      </w:r>
    </w:p>
    <w:p w14:paraId="12ED3EB3" w14:textId="77777777" w:rsidR="00CE547F" w:rsidRPr="00FA362E" w:rsidRDefault="00CE547F" w:rsidP="00CE547F">
      <w:pPr>
        <w:rPr>
          <w:lang w:val="sk-SK"/>
        </w:rPr>
      </w:pPr>
    </w:p>
    <w:p w14:paraId="328B18CB" w14:textId="77777777" w:rsidR="00CE547F" w:rsidRPr="00FA362E" w:rsidRDefault="00CE547F" w:rsidP="00CE547F">
      <w:pPr>
        <w:rPr>
          <w:lang w:val="sk-SK"/>
        </w:rPr>
      </w:pPr>
      <w:r w:rsidRPr="00FA362E">
        <w:rPr>
          <w:lang w:val="sk-SK"/>
        </w:rPr>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Tok krvi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Pr="00FA362E">
        <w:rPr>
          <w:lang w:val="sk-SK"/>
        </w:rPr>
        <w:t xml:space="preserve"> reprezentuje tok cez periférie a je priamo úmerný poklesu tlaku</w:t>
      </w:r>
      <m:oMath>
        <m:r>
          <w:rPr>
            <w:rFonts w:ascii="Cambria Math" w:hAnsi="Cambria Math"/>
            <w:lang w:val="sk-SK"/>
          </w:rPr>
          <m:t xml:space="preserve"> P(t) </m:t>
        </m:r>
      </m:oMath>
      <w:r w:rsidRPr="00FA362E">
        <w:rPr>
          <w:lang w:val="sk-SK"/>
        </w:rPr>
        <w:t xml:space="preserve">na odpore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windkessel_1 \h </w:instrText>
      </w:r>
      <w:r w:rsidRPr="00FA362E">
        <w:rPr>
          <w:lang w:val="sk-SK"/>
        </w:rPr>
      </w:r>
      <w:r w:rsidRPr="00FA362E">
        <w:rPr>
          <w:lang w:val="sk-SK"/>
        </w:rPr>
        <w:fldChar w:fldCharType="separate"/>
      </w:r>
      <w:r w:rsidR="00B85020">
        <w:rPr>
          <w:noProof/>
          <w:color w:val="000000"/>
          <w:lang w:val="sk-SK"/>
        </w:rPr>
        <w:t>6</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7762129" w14:textId="77777777" w:rsidTr="00452ADC">
        <w:tc>
          <w:tcPr>
            <w:tcW w:w="704" w:type="dxa"/>
          </w:tcPr>
          <w:p w14:paraId="1D42ED54" w14:textId="77777777" w:rsidR="00CE547F" w:rsidRPr="00FA362E" w:rsidRDefault="00CE547F" w:rsidP="00452ADC">
            <w:pPr>
              <w:jc w:val="center"/>
              <w:rPr>
                <w:color w:val="000000"/>
                <w:lang w:val="sk-SK"/>
              </w:rPr>
            </w:pPr>
          </w:p>
        </w:tc>
        <w:tc>
          <w:tcPr>
            <w:tcW w:w="7088" w:type="dxa"/>
            <w:vAlign w:val="center"/>
          </w:tcPr>
          <w:p w14:paraId="2B97713B" w14:textId="77777777" w:rsidR="00CE547F" w:rsidRPr="00FA362E" w:rsidRDefault="00E935DB" w:rsidP="00452ADC">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6BDFA35F" w14:textId="77777777" w:rsidR="00CE547F" w:rsidRPr="00FA362E" w:rsidRDefault="00CE547F" w:rsidP="00452ADC">
            <w:pPr>
              <w:jc w:val="center"/>
              <w:rPr>
                <w:color w:val="000000"/>
                <w:lang w:val="sk-SK"/>
              </w:rPr>
            </w:pPr>
          </w:p>
        </w:tc>
        <w:tc>
          <w:tcPr>
            <w:tcW w:w="702" w:type="dxa"/>
            <w:vAlign w:val="center"/>
          </w:tcPr>
          <w:p w14:paraId="7D8B6387" w14:textId="77777777" w:rsidR="00CE547F" w:rsidRPr="00FA362E" w:rsidRDefault="00CE547F" w:rsidP="00452ADC">
            <w:pPr>
              <w:jc w:val="center"/>
              <w:rPr>
                <w:color w:val="000000"/>
                <w:lang w:val="sk-SK"/>
              </w:rPr>
            </w:pPr>
            <w:r w:rsidRPr="00FA362E">
              <w:rPr>
                <w:color w:val="000000"/>
                <w:lang w:val="sk-SK"/>
              </w:rPr>
              <w:t>(</w:t>
            </w:r>
            <w:bookmarkStart w:id="73" w:name="windkessel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6</w:t>
            </w:r>
            <w:r w:rsidRPr="00FA362E">
              <w:rPr>
                <w:color w:val="000000"/>
                <w:lang w:val="sk-SK"/>
              </w:rPr>
              <w:fldChar w:fldCharType="end"/>
            </w:r>
            <w:bookmarkEnd w:id="73"/>
            <w:r w:rsidRPr="00FA362E">
              <w:rPr>
                <w:color w:val="000000"/>
                <w:lang w:val="sk-SK"/>
              </w:rPr>
              <w:t>)</w:t>
            </w:r>
          </w:p>
        </w:tc>
      </w:tr>
    </w:tbl>
    <w:p w14:paraId="39E30A1F" w14:textId="77777777" w:rsidR="00CE547F" w:rsidRPr="00FA362E" w:rsidRDefault="00CE547F" w:rsidP="00CE547F">
      <w:pPr>
        <w:rPr>
          <w:lang w:val="sk-SK"/>
        </w:rPr>
      </w:pPr>
    </w:p>
    <w:p w14:paraId="56081423" w14:textId="77777777" w:rsidR="00CE547F" w:rsidRPr="00FA362E" w:rsidRDefault="00CE547F" w:rsidP="00CE547F">
      <w:pPr>
        <w:rPr>
          <w:color w:val="000000"/>
          <w:lang w:val="sk-SK"/>
        </w:rPr>
      </w:pPr>
      <w:r w:rsidRPr="00FA362E">
        <w:rPr>
          <w:lang w:val="sk-SK"/>
        </w:rPr>
        <w:t xml:space="preserve">Ak uvažujeme lineárnu vzťah tlaku a objemu v rovnici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môžeme rovnicu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xml:space="preserve">) prepísať na tok krvi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Pr="00FA362E">
        <w:rPr>
          <w:color w:val="000000"/>
          <w:lang w:val="sk-SK"/>
        </w:rPr>
        <w:t>(</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C27B43" w14:textId="77777777" w:rsidTr="00452ADC">
        <w:tc>
          <w:tcPr>
            <w:tcW w:w="704" w:type="dxa"/>
          </w:tcPr>
          <w:p w14:paraId="0EF96A7E" w14:textId="77777777" w:rsidR="00CE547F" w:rsidRPr="00FA362E" w:rsidRDefault="00CE547F" w:rsidP="00452ADC">
            <w:pPr>
              <w:jc w:val="center"/>
              <w:rPr>
                <w:color w:val="000000"/>
                <w:lang w:val="sk-SK"/>
              </w:rPr>
            </w:pPr>
          </w:p>
        </w:tc>
        <w:tc>
          <w:tcPr>
            <w:tcW w:w="7088" w:type="dxa"/>
            <w:vAlign w:val="center"/>
          </w:tcPr>
          <w:p w14:paraId="11772D35" w14:textId="77777777" w:rsidR="00CE547F" w:rsidRPr="00FA362E" w:rsidRDefault="00E935DB" w:rsidP="00452ADC">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m:oMathPara>
          </w:p>
          <w:p w14:paraId="240DFE08" w14:textId="77777777" w:rsidR="00CE547F" w:rsidRPr="00FA362E" w:rsidRDefault="00CE547F" w:rsidP="00452ADC">
            <w:pPr>
              <w:jc w:val="center"/>
              <w:rPr>
                <w:color w:val="000000"/>
                <w:lang w:val="sk-SK"/>
              </w:rPr>
            </w:pPr>
          </w:p>
        </w:tc>
        <w:tc>
          <w:tcPr>
            <w:tcW w:w="702" w:type="dxa"/>
            <w:vAlign w:val="center"/>
          </w:tcPr>
          <w:p w14:paraId="47D74017" w14:textId="77777777" w:rsidR="00CE547F" w:rsidRPr="00FA362E" w:rsidRDefault="00CE547F" w:rsidP="00452ADC">
            <w:pPr>
              <w:jc w:val="center"/>
              <w:rPr>
                <w:color w:val="000000"/>
                <w:lang w:val="sk-SK"/>
              </w:rPr>
            </w:pPr>
            <w:r w:rsidRPr="00FA362E">
              <w:rPr>
                <w:color w:val="000000"/>
                <w:lang w:val="sk-SK"/>
              </w:rPr>
              <w:t>(</w:t>
            </w:r>
            <w:bookmarkStart w:id="74" w:name="windkessel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7</w:t>
            </w:r>
            <w:r w:rsidRPr="00FA362E">
              <w:rPr>
                <w:color w:val="000000"/>
                <w:lang w:val="sk-SK"/>
              </w:rPr>
              <w:fldChar w:fldCharType="end"/>
            </w:r>
            <w:bookmarkEnd w:id="74"/>
            <w:r w:rsidRPr="00FA362E">
              <w:rPr>
                <w:color w:val="000000"/>
                <w:lang w:val="sk-SK"/>
              </w:rPr>
              <w:t>)</w:t>
            </w:r>
          </w:p>
        </w:tc>
      </w:tr>
    </w:tbl>
    <w:p w14:paraId="6AFF8910" w14:textId="77777777" w:rsidR="00CE547F" w:rsidRPr="00FA362E" w:rsidRDefault="00CE547F" w:rsidP="00CE547F">
      <w:pPr>
        <w:rPr>
          <w:color w:val="000000"/>
          <w:lang w:val="sk-SK"/>
        </w:rPr>
      </w:pPr>
    </w:p>
    <w:p w14:paraId="683A0ED7" w14:textId="77777777" w:rsidR="00CE547F" w:rsidRPr="00FA362E" w:rsidRDefault="00CE547F" w:rsidP="00CE547F">
      <w:pPr>
        <w:rPr>
          <w:lang w:val="sk-SK"/>
        </w:rPr>
      </w:pPr>
      <w:r w:rsidRPr="00FA362E">
        <w:rPr>
          <w:color w:val="000000"/>
          <w:lang w:val="sk-SK"/>
        </w:rPr>
        <w:t xml:space="preserve">Celkový tok krvi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FA362E">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 tokom krvi do periférií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w:t>
      </w:r>
      <w:r w:rsidRPr="00FA362E">
        <w:rPr>
          <w:lang w:val="sk-SK"/>
        </w:rPr>
        <w:fldChar w:fldCharType="begin"/>
      </w:r>
      <w:r w:rsidRPr="00FA362E">
        <w:rPr>
          <w:lang w:val="sk-SK"/>
        </w:rPr>
        <w:instrText xml:space="preserve"> REF windkessel_3 \h </w:instrText>
      </w:r>
      <w:r w:rsidRPr="00FA362E">
        <w:rPr>
          <w:lang w:val="sk-SK"/>
        </w:rPr>
      </w:r>
      <w:r w:rsidRPr="00FA362E">
        <w:rPr>
          <w:lang w:val="sk-SK"/>
        </w:rPr>
        <w:fldChar w:fldCharType="separate"/>
      </w:r>
      <w:r w:rsidR="00B85020">
        <w:rPr>
          <w:noProof/>
          <w:color w:val="000000"/>
          <w:lang w:val="sk-SK"/>
        </w:rPr>
        <w:t>8</w:t>
      </w:r>
      <w:r w:rsidRPr="00FA362E">
        <w:rPr>
          <w:lang w:val="sk-SK"/>
        </w:rPr>
        <w:fldChar w:fldCharType="end"/>
      </w:r>
      <w:r w:rsidRPr="00FA362E">
        <w:rPr>
          <w:lang w:val="sk-SK"/>
        </w:rPr>
        <w:t>)</w:t>
      </w:r>
    </w:p>
    <w:p w14:paraId="16583AD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748478" w14:textId="77777777" w:rsidTr="00452ADC">
        <w:tc>
          <w:tcPr>
            <w:tcW w:w="704" w:type="dxa"/>
          </w:tcPr>
          <w:p w14:paraId="51D59FFF" w14:textId="77777777" w:rsidR="00CE547F" w:rsidRPr="00FA362E" w:rsidRDefault="00CE547F" w:rsidP="00452ADC">
            <w:pPr>
              <w:jc w:val="center"/>
              <w:rPr>
                <w:color w:val="000000"/>
                <w:lang w:val="sk-SK"/>
              </w:rPr>
            </w:pPr>
          </w:p>
        </w:tc>
        <w:tc>
          <w:tcPr>
            <w:tcW w:w="7088" w:type="dxa"/>
            <w:vAlign w:val="center"/>
          </w:tcPr>
          <w:p w14:paraId="0B67D055" w14:textId="77777777" w:rsidR="00CE547F" w:rsidRPr="00FA362E" w:rsidRDefault="00CE547F" w:rsidP="00452ADC">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28B0066D" w14:textId="77777777" w:rsidR="00CE547F" w:rsidRPr="00FA362E" w:rsidRDefault="00CE547F" w:rsidP="00452ADC">
            <w:pPr>
              <w:jc w:val="center"/>
              <w:rPr>
                <w:color w:val="000000"/>
                <w:lang w:val="sk-SK"/>
              </w:rPr>
            </w:pPr>
          </w:p>
        </w:tc>
        <w:tc>
          <w:tcPr>
            <w:tcW w:w="702" w:type="dxa"/>
            <w:vAlign w:val="center"/>
          </w:tcPr>
          <w:p w14:paraId="03F34A42" w14:textId="77777777" w:rsidR="00CE547F" w:rsidRPr="00FA362E" w:rsidRDefault="00CE547F" w:rsidP="00452ADC">
            <w:pPr>
              <w:jc w:val="center"/>
              <w:rPr>
                <w:color w:val="000000"/>
                <w:lang w:val="sk-SK"/>
              </w:rPr>
            </w:pPr>
            <w:r w:rsidRPr="00FA362E">
              <w:rPr>
                <w:color w:val="000000"/>
                <w:lang w:val="sk-SK"/>
              </w:rPr>
              <w:t>(</w:t>
            </w:r>
            <w:bookmarkStart w:id="75" w:name="windkess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8</w:t>
            </w:r>
            <w:r w:rsidRPr="00FA362E">
              <w:rPr>
                <w:color w:val="000000"/>
                <w:lang w:val="sk-SK"/>
              </w:rPr>
              <w:fldChar w:fldCharType="end"/>
            </w:r>
            <w:bookmarkEnd w:id="75"/>
            <w:r w:rsidRPr="00FA362E">
              <w:rPr>
                <w:color w:val="000000"/>
                <w:lang w:val="sk-SK"/>
              </w:rPr>
              <w:t>)</w:t>
            </w:r>
          </w:p>
        </w:tc>
      </w:tr>
    </w:tbl>
    <w:p w14:paraId="3C0AB5CD" w14:textId="77777777" w:rsidR="00CE547F" w:rsidRPr="00FA362E" w:rsidRDefault="00CE547F" w:rsidP="00CE547F">
      <w:pPr>
        <w:rPr>
          <w:lang w:val="sk-SK"/>
        </w:rPr>
      </w:pPr>
    </w:p>
    <w:p w14:paraId="01ED5AE2" w14:textId="77777777" w:rsidR="00CE547F" w:rsidRPr="00FA362E" w:rsidRDefault="00CE547F" w:rsidP="00CE547F">
      <w:pPr>
        <w:rPr>
          <w:lang w:val="sk-SK"/>
        </w:rPr>
      </w:pPr>
      <w:r w:rsidRPr="00FA362E">
        <w:rPr>
          <w:lang w:val="sk-SK"/>
        </w:rPr>
        <w:t xml:space="preserve">Napriek svojej obľúbenosti sa tento model odchyľuje od skutočnosti. Predpokladá sa totiž súčasný nárast tlaku v celom arteriálnom strome </w:t>
      </w:r>
      <w:r w:rsidRPr="00FA362E">
        <w:rPr>
          <w:lang w:val="sk-SK"/>
        </w:rPr>
        <w:fldChar w:fldCharType="begin"/>
      </w:r>
      <w:r w:rsidRPr="00FA362E">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FA362E">
        <w:rPr>
          <w:lang w:val="sk-SK"/>
        </w:rPr>
        <w:fldChar w:fldCharType="separate"/>
      </w:r>
      <w:r w:rsidRPr="00FA362E">
        <w:rPr>
          <w:noProof/>
          <w:lang w:val="sk-SK"/>
        </w:rPr>
        <w:t>[16]</w:t>
      </w:r>
      <w:r w:rsidRPr="00FA362E">
        <w:rPr>
          <w:lang w:val="sk-SK"/>
        </w:rPr>
        <w:fldChar w:fldCharType="end"/>
      </w:r>
      <w:r w:rsidRPr="00FA362E">
        <w:rPr>
          <w:lang w:val="sk-SK"/>
        </w:rPr>
        <w:t xml:space="preserve">. Vlastnosti periférnych ciev však ovplyvňujú tvar arteriálnej tlakovej krivky. Model zanedbáva vplyv odrazov tlakovej vlny na tvar arteriálnej tlakovej krivky a predpokladá nekonečne rýchle šírenie tlakovej vlny </w:t>
      </w:r>
      <w:r w:rsidRPr="00FA362E">
        <w:rPr>
          <w:lang w:val="sk-SK"/>
        </w:rPr>
        <w:fldChar w:fldCharType="begin"/>
      </w:r>
      <w:r w:rsidRPr="00FA362E">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r w:rsidRPr="00FA362E">
        <w:rPr>
          <w:lang w:val="sk-SK"/>
        </w:rPr>
        <w:t xml:space="preserve">. Tvar arteriálneho krvného tlaku na rôznych miestach tela spolu s výškou systolického arteriálneho krvného tlaku ukazuje </w:t>
      </w:r>
      <w:r w:rsidRPr="00FA362E">
        <w:rPr>
          <w:lang w:val="sk-SK"/>
        </w:rPr>
        <w:fldChar w:fldCharType="begin"/>
      </w:r>
      <w:r w:rsidRPr="00FA362E">
        <w:rPr>
          <w:lang w:val="sk-SK"/>
        </w:rPr>
        <w:instrText xml:space="preserve"> REF _Ref510016402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3</w:t>
      </w:r>
      <w:r w:rsidRPr="00FA362E">
        <w:rPr>
          <w:lang w:val="sk-SK"/>
        </w:rPr>
        <w:fldChar w:fldCharType="end"/>
      </w:r>
      <w:r w:rsidRPr="00FA362E">
        <w:rPr>
          <w:lang w:val="sk-SK"/>
        </w:rPr>
        <w:t>.</w:t>
      </w:r>
    </w:p>
    <w:p w14:paraId="09C448AD" w14:textId="77777777" w:rsidR="00CE547F" w:rsidRPr="00FA362E" w:rsidRDefault="00CE547F" w:rsidP="00CE547F">
      <w:pPr>
        <w:keepNext/>
        <w:rPr>
          <w:lang w:val="sk-SK"/>
        </w:rPr>
      </w:pPr>
      <w:r w:rsidRPr="00FA362E">
        <w:rPr>
          <w:noProof/>
        </w:rPr>
        <w:drawing>
          <wp:inline distT="0" distB="0" distL="0" distR="0" wp14:anchorId="055494B4" wp14:editId="18D9640E">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4A24CDA5" w14:textId="48562EEC" w:rsidR="00CE547F" w:rsidRPr="00FA362E" w:rsidRDefault="00CE547F" w:rsidP="00CE547F">
      <w:pPr>
        <w:pStyle w:val="Popis"/>
        <w:rPr>
          <w:vanish/>
          <w:lang w:val="sk-SK"/>
          <w:specVanish/>
        </w:rPr>
      </w:pPr>
      <w:bookmarkStart w:id="76" w:name="_Ref510016402"/>
      <w:bookmarkStart w:id="77" w:name="_Toc513981509"/>
      <w:bookmarkStart w:id="78" w:name="_Ref51001639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Start w:id="79" w:name="_Ref509476787"/>
      <w:bookmarkEnd w:id="76"/>
      <w:r w:rsidRPr="00FA362E">
        <w:rPr>
          <w:lang w:val="sk-SK"/>
        </w:rPr>
        <w:t>: Tvar krivky arteriálneho krvného tlaku v rôznych artériách</w:t>
      </w:r>
      <w:bookmarkEnd w:id="77"/>
    </w:p>
    <w:p w14:paraId="00F217A4" w14:textId="77777777" w:rsidR="00CE547F" w:rsidRPr="00FA362E" w:rsidRDefault="00CE547F" w:rsidP="00CE547F">
      <w:pPr>
        <w:pStyle w:val="Popis"/>
        <w:rPr>
          <w:lang w:val="sk-SK"/>
        </w:rPr>
      </w:pPr>
      <w:r w:rsidRPr="00FA362E">
        <w:rPr>
          <w:lang w:val="sk-SK"/>
        </w:rPr>
        <w:t>.</w:t>
      </w:r>
      <w:commentRangeStart w:id="80"/>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bookmarkEnd w:id="78"/>
      <w:bookmarkEnd w:id="79"/>
      <w:commentRangeEnd w:id="80"/>
      <w:r w:rsidR="008110A1">
        <w:rPr>
          <w:rStyle w:val="Odkaznakomentr"/>
          <w:rFonts w:eastAsia="Times New Roman" w:cs="Times New Roman"/>
          <w:spacing w:val="0"/>
          <w:lang w:val="cs-CZ" w:eastAsia="cs-CZ" w:bidi="ar-SA"/>
        </w:rPr>
        <w:commentReference w:id="80"/>
      </w:r>
      <w:r w:rsidRPr="00FA362E">
        <w:rPr>
          <w:lang w:val="sk-SK"/>
        </w:rPr>
        <w:t>.</w:t>
      </w:r>
    </w:p>
    <w:p w14:paraId="62819790" w14:textId="77777777" w:rsidR="00CE547F" w:rsidRPr="00FA362E" w:rsidRDefault="00CE547F" w:rsidP="00CE547F">
      <w:pPr>
        <w:rPr>
          <w:lang w:val="sk-SK"/>
        </w:rPr>
      </w:pPr>
      <w:r w:rsidRPr="00FA362E">
        <w:rPr>
          <w:lang w:val="sk-SK"/>
        </w:rPr>
        <w:t>Aj napriek svojim nedostatkom je dvojdielny Windkesselov model je základom pre často používané modely na popis zmien bioimpedancie a výpočtu srdcového výdaja odvodeného od Bernstainovho modelu</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20A056DE" w14:textId="77777777" w:rsidR="00CE547F" w:rsidRPr="00FA362E" w:rsidRDefault="00CE547F" w:rsidP="00CE547F">
      <w:pPr>
        <w:rPr>
          <w:lang w:val="sk-SK"/>
        </w:rPr>
      </w:pPr>
    </w:p>
    <w:p w14:paraId="423142A3" w14:textId="38093318" w:rsidR="00CE547F" w:rsidRPr="00FA362E" w:rsidRDefault="00CE547F" w:rsidP="00CE547F">
      <w:pPr>
        <w:pStyle w:val="Nadpis2"/>
        <w:rPr>
          <w:lang w:val="sk-SK"/>
        </w:rPr>
      </w:pPr>
      <w:bookmarkStart w:id="81" w:name="_Toc513981458"/>
      <w:r w:rsidRPr="00FA362E">
        <w:rPr>
          <w:lang w:val="sk-SK"/>
        </w:rPr>
        <w:t>Trojprvkový Wind</w:t>
      </w:r>
      <w:del w:id="82" w:author="Pavel Jurak" w:date="2018-06-01T14:26:00Z">
        <w:r w:rsidRPr="00FA362E" w:rsidDel="00667838">
          <w:rPr>
            <w:lang w:val="sk-SK"/>
          </w:rPr>
          <w:delText>e</w:delText>
        </w:r>
      </w:del>
      <w:r w:rsidRPr="00FA362E">
        <w:rPr>
          <w:lang w:val="sk-SK"/>
        </w:rPr>
        <w:t>k</w:t>
      </w:r>
      <w:ins w:id="83" w:author="Pavel Jurak" w:date="2018-06-01T14:26:00Z">
        <w:r w:rsidR="00667838">
          <w:rPr>
            <w:lang w:val="sk-SK"/>
          </w:rPr>
          <w:t>e</w:t>
        </w:r>
      </w:ins>
      <w:r w:rsidRPr="00FA362E">
        <w:rPr>
          <w:lang w:val="sk-SK"/>
        </w:rPr>
        <w:t>sselov hemodynamický model</w:t>
      </w:r>
      <w:bookmarkEnd w:id="81"/>
    </w:p>
    <w:p w14:paraId="76D645B2" w14:textId="77777777" w:rsidR="00CE547F" w:rsidRPr="00FA362E" w:rsidRDefault="00CE547F" w:rsidP="00CE547F">
      <w:pPr>
        <w:rPr>
          <w:lang w:val="sk-SK"/>
        </w:rPr>
      </w:pPr>
    </w:p>
    <w:p w14:paraId="153CBFBE" w14:textId="77777777" w:rsidR="00CE547F" w:rsidRPr="00FA362E" w:rsidRDefault="00CE547F" w:rsidP="00CE547F">
      <w:pPr>
        <w:rPr>
          <w:lang w:val="sk-SK"/>
        </w:rPr>
      </w:pPr>
      <w:r w:rsidRPr="00FA362E">
        <w:rPr>
          <w:lang w:val="sk-SK"/>
        </w:rPr>
        <w:t>Pre nedostatky dvojdielneho Windkesselovho modelu bol zavedený trojdielny Windkesselov model</w: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r w:rsidRPr="00FA362E">
        <w:rPr>
          <w:lang w:val="sk-SK"/>
        </w:rPr>
        <w:t xml:space="preserve">. 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 Dvojdielny Windkesselov model nesprávne odhaduje vstupnú impedanciu</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Pr="00FA362E">
        <w:rPr>
          <w:lang w:val="sk-SK"/>
        </w:rPr>
        <w:t xml:space="preserve"> </w:t>
      </w:r>
      <w:r w:rsidRPr="00FA362E">
        <w:rPr>
          <w:lang w:val="sk-SK"/>
        </w:rPr>
        <w:lastRenderedPageBreak/>
        <w:t xml:space="preserve">Hlavne při vysokých frekvenciách dochádzalo k veľkej chybe pri odhade skutočnej impedancie aorty. Preto trojdielny Windkesselov model zavádza ďalší člen v náhradnej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Pr="00FA362E">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Pr="00FA362E">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fldChar w:fldCharType="begin"/>
      </w:r>
      <w:r w:rsidRPr="00FA362E">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METHOD&lt;/IDText&gt;&lt;DisplayText&gt;[19]&lt;/DisplayText&gt;&lt;record&gt;&lt;dates&gt;&lt;pub-dates&gt;&lt;date&gt;Jul-Aug&lt;/date&gt;&lt;/pub-dates&gt;&lt;year&gt;1994&lt;/year&gt;&lt;/dates&gt;&lt;keywords&gt;&lt;keyword&gt;windkessel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Pr="00FA362E">
        <w:rPr>
          <w:lang w:val="sk-SK"/>
        </w:rPr>
        <w:fldChar w:fldCharType="separate"/>
      </w:r>
      <w:r w:rsidRPr="00FA362E">
        <w:rPr>
          <w:noProof/>
          <w:lang w:val="sk-SK"/>
        </w:rPr>
        <w:t>[19]</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windkessel_4 \h </w:instrText>
      </w:r>
      <w:r w:rsidRPr="00FA362E">
        <w:rPr>
          <w:lang w:val="sk-SK"/>
        </w:rPr>
      </w:r>
      <w:r w:rsidRPr="00FA362E">
        <w:rPr>
          <w:lang w:val="sk-SK"/>
        </w:rPr>
        <w:fldChar w:fldCharType="separate"/>
      </w:r>
      <w:r w:rsidR="00B85020">
        <w:rPr>
          <w:noProof/>
          <w:color w:val="000000"/>
          <w:lang w:val="sk-SK"/>
        </w:rPr>
        <w:t>9</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EE74C31" w14:textId="77777777" w:rsidTr="00452ADC">
        <w:tc>
          <w:tcPr>
            <w:tcW w:w="704" w:type="dxa"/>
          </w:tcPr>
          <w:p w14:paraId="56949C16" w14:textId="77777777" w:rsidR="00CE547F" w:rsidRPr="00FA362E" w:rsidRDefault="00CE547F" w:rsidP="00452ADC">
            <w:pPr>
              <w:jc w:val="center"/>
              <w:rPr>
                <w:color w:val="000000"/>
                <w:lang w:val="sk-SK"/>
              </w:rPr>
            </w:pPr>
          </w:p>
        </w:tc>
        <w:tc>
          <w:tcPr>
            <w:tcW w:w="7088" w:type="dxa"/>
            <w:vAlign w:val="center"/>
          </w:tcPr>
          <w:p w14:paraId="1E34DD73" w14:textId="77777777" w:rsidR="00CE547F" w:rsidRPr="00FA362E" w:rsidRDefault="00E935DB"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14:paraId="6D203601" w14:textId="77777777" w:rsidR="00CE547F" w:rsidRPr="00FA362E" w:rsidRDefault="00CE547F" w:rsidP="00452ADC">
            <w:pPr>
              <w:jc w:val="center"/>
              <w:rPr>
                <w:color w:val="000000"/>
                <w:lang w:val="sk-SK"/>
              </w:rPr>
            </w:pPr>
          </w:p>
        </w:tc>
        <w:tc>
          <w:tcPr>
            <w:tcW w:w="702" w:type="dxa"/>
            <w:vAlign w:val="center"/>
          </w:tcPr>
          <w:p w14:paraId="07C4AB2B" w14:textId="77777777" w:rsidR="00CE547F" w:rsidRPr="00FA362E" w:rsidRDefault="00CE547F" w:rsidP="00452ADC">
            <w:pPr>
              <w:jc w:val="center"/>
              <w:rPr>
                <w:color w:val="000000"/>
                <w:lang w:val="sk-SK"/>
              </w:rPr>
            </w:pPr>
            <w:r w:rsidRPr="00FA362E">
              <w:rPr>
                <w:color w:val="000000"/>
                <w:lang w:val="sk-SK"/>
              </w:rPr>
              <w:t>(</w:t>
            </w:r>
            <w:bookmarkStart w:id="84" w:name="windkessel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9</w:t>
            </w:r>
            <w:r w:rsidRPr="00FA362E">
              <w:rPr>
                <w:color w:val="000000"/>
                <w:lang w:val="sk-SK"/>
              </w:rPr>
              <w:fldChar w:fldCharType="end"/>
            </w:r>
            <w:bookmarkEnd w:id="84"/>
            <w:r w:rsidRPr="00FA362E">
              <w:rPr>
                <w:color w:val="000000"/>
                <w:lang w:val="sk-SK"/>
              </w:rPr>
              <w:t>)</w:t>
            </w:r>
          </w:p>
        </w:tc>
      </w:tr>
    </w:tbl>
    <w:p w14:paraId="2A62B6CA" w14:textId="77777777" w:rsidR="00CE547F" w:rsidRPr="00FA362E" w:rsidRDefault="00CE547F" w:rsidP="00CE547F">
      <w:pPr>
        <w:rPr>
          <w:u w:val="single"/>
          <w:lang w:val="sk-SK"/>
        </w:rPr>
      </w:pPr>
      <w:r w:rsidRPr="00FA362E">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.je v náhradnej elektrickej schéme srdcovocievnej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_Ref508524788 \h  \* MERGEFORMAT </w:instrText>
      </w:r>
      <w:r w:rsidRPr="00FA362E">
        <w:rPr>
          <w:lang w:val="sk-SK"/>
        </w:rPr>
      </w:r>
      <w:r w:rsidRPr="00FA362E">
        <w:rPr>
          <w:lang w:val="sk-SK"/>
        </w:rPr>
        <w:fldChar w:fldCharType="separate"/>
      </w:r>
      <w:r w:rsidR="00B85020" w:rsidRPr="00FA362E">
        <w:rPr>
          <w:lang w:val="sk-SK"/>
        </w:rPr>
        <w:t xml:space="preserve">Obrázok </w:t>
      </w:r>
      <w:r w:rsidR="00B85020">
        <w:rPr>
          <w:lang w:val="sk-SK"/>
        </w:rPr>
        <w:t>1.4</w:t>
      </w:r>
      <w:r w:rsidRPr="00FA362E">
        <w:rPr>
          <w:lang w:val="sk-SK"/>
        </w:rPr>
        <w:fldChar w:fldCharType="end"/>
      </w:r>
      <w:r w:rsidRPr="00FA362E">
        <w:rPr>
          <w:lang w:val="sk-SK"/>
        </w:rPr>
        <w:t xml:space="preserve"> v strede).</w:t>
      </w:r>
    </w:p>
    <w:p w14:paraId="280B25B2" w14:textId="77777777" w:rsidR="00CE547F" w:rsidRPr="00FA362E" w:rsidRDefault="00CE547F" w:rsidP="00CE547F">
      <w:pPr>
        <w:rPr>
          <w:lang w:val="sk-SK"/>
        </w:rPr>
      </w:pPr>
    </w:p>
    <w:p w14:paraId="4EB1EDFD" w14:textId="77777777" w:rsidR="00CE547F" w:rsidRPr="00FA362E" w:rsidRDefault="00CE547F" w:rsidP="00CE547F">
      <w:pPr>
        <w:rPr>
          <w:u w:val="single"/>
          <w:lang w:val="sk-SK"/>
        </w:rPr>
      </w:pPr>
      <w:r w:rsidRPr="00FA362E">
        <w:rPr>
          <w:noProof/>
          <w:u w:val="single"/>
        </w:rPr>
        <w:drawing>
          <wp:inline distT="0" distB="0" distL="0" distR="0" wp14:anchorId="66E03C6F" wp14:editId="437B55E0">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1B03D1F6" w14:textId="434A2D16" w:rsidR="00CE547F" w:rsidRPr="00FA362E" w:rsidRDefault="00CE547F" w:rsidP="00CE547F">
      <w:pPr>
        <w:pStyle w:val="Popis"/>
        <w:rPr>
          <w:vanish/>
          <w:u w:val="single"/>
          <w:lang w:val="sk-SK"/>
          <w:specVanish/>
        </w:rPr>
      </w:pPr>
      <w:bookmarkStart w:id="85" w:name="_Ref508524788"/>
      <w:bookmarkStart w:id="86" w:name="_Toc513981510"/>
      <w:bookmarkStart w:id="87" w:name="_Ref50852968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85"/>
      <w:r w:rsidRPr="00FA362E">
        <w:rPr>
          <w:lang w:val="sk-SK"/>
        </w:rPr>
        <w:t>: Mechanická a elektrická analógia 2,3 a 4 dielneho Windkesselovho modelu</w:t>
      </w:r>
      <w:bookmarkEnd w:id="86"/>
    </w:p>
    <w:p w14:paraId="7C9A960B" w14:textId="77777777" w:rsidR="00CE547F" w:rsidRPr="00FA362E" w:rsidRDefault="00CE547F" w:rsidP="00CE547F">
      <w:pPr>
        <w:pStyle w:val="Popis"/>
        <w:rPr>
          <w:lang w:val="sk-SK"/>
        </w:rPr>
      </w:pP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bookmarkEnd w:id="87"/>
      <w:r w:rsidRPr="00FA362E">
        <w:rPr>
          <w:u w:val="single"/>
          <w:lang w:val="sk-SK"/>
        </w:rPr>
        <w:t>.</w:t>
      </w:r>
    </w:p>
    <w:p w14:paraId="517B0F5E" w14:textId="77777777" w:rsidR="00CE547F" w:rsidRPr="00FA362E" w:rsidRDefault="00CE547F" w:rsidP="00CE547F">
      <w:pPr>
        <w:rPr>
          <w:lang w:val="sk-SK"/>
        </w:rPr>
      </w:pPr>
      <w:r w:rsidRPr="00FA362E">
        <w:rPr>
          <w:lang w:val="sk-SK"/>
        </w:rPr>
        <w:t xml:space="preserve">Vstupná impedancia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má známe vlastnosti.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dosahuje vysoké hodnoty pre jednosmernú zložku a prudko klesá pre frekvencie nad 3 Hz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je pre jednosmernú zložku nulová, záporná pre nízke frekvencie a nulová pre vysoké frekvencie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w:t>
      </w:r>
      <w:r w:rsidRPr="00FA362E">
        <w:rPr>
          <w:lang w:val="sk-SK"/>
        </w:rPr>
        <w:lastRenderedPageBreak/>
        <w:t xml:space="preserve">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modeluje zotrvačnosť krvi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vyjadrená vzťahom (</w:t>
      </w:r>
      <w:r w:rsidRPr="00FA362E">
        <w:rPr>
          <w:lang w:val="sk-SK"/>
        </w:rPr>
        <w:fldChar w:fldCharType="begin"/>
      </w:r>
      <w:r w:rsidRPr="00FA362E">
        <w:rPr>
          <w:lang w:val="sk-SK"/>
        </w:rPr>
        <w:instrText xml:space="preserve"> REF windkessel_5 \h </w:instrText>
      </w:r>
      <w:r w:rsidRPr="00FA362E">
        <w:rPr>
          <w:lang w:val="sk-SK"/>
        </w:rPr>
      </w:r>
      <w:r w:rsidRPr="00FA362E">
        <w:rPr>
          <w:lang w:val="sk-SK"/>
        </w:rPr>
        <w:fldChar w:fldCharType="separate"/>
      </w:r>
      <w:r w:rsidR="00B85020">
        <w:rPr>
          <w:noProof/>
          <w:color w:val="000000"/>
          <w:lang w:val="sk-SK"/>
        </w:rPr>
        <w:t>10</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032FB78" w14:textId="77777777" w:rsidTr="00452ADC">
        <w:tc>
          <w:tcPr>
            <w:tcW w:w="704" w:type="dxa"/>
          </w:tcPr>
          <w:p w14:paraId="79096E39" w14:textId="77777777" w:rsidR="00CE547F" w:rsidRPr="00FA362E" w:rsidRDefault="00CE547F" w:rsidP="00452ADC">
            <w:pPr>
              <w:jc w:val="center"/>
              <w:rPr>
                <w:color w:val="000000"/>
                <w:lang w:val="sk-SK"/>
              </w:rPr>
            </w:pPr>
          </w:p>
        </w:tc>
        <w:tc>
          <w:tcPr>
            <w:tcW w:w="7088" w:type="dxa"/>
            <w:vAlign w:val="center"/>
          </w:tcPr>
          <w:p w14:paraId="79D6822E" w14:textId="77777777" w:rsidR="00CE547F" w:rsidRPr="00FA362E" w:rsidRDefault="00E935DB"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14:paraId="354D1A1E" w14:textId="77777777" w:rsidR="00CE547F" w:rsidRPr="00FA362E" w:rsidRDefault="00CE547F" w:rsidP="00452ADC">
            <w:pPr>
              <w:jc w:val="center"/>
              <w:rPr>
                <w:color w:val="000000"/>
                <w:lang w:val="sk-SK"/>
              </w:rPr>
            </w:pPr>
          </w:p>
        </w:tc>
        <w:tc>
          <w:tcPr>
            <w:tcW w:w="702" w:type="dxa"/>
            <w:vAlign w:val="center"/>
          </w:tcPr>
          <w:p w14:paraId="69EFD107" w14:textId="77777777" w:rsidR="00CE547F" w:rsidRPr="00FA362E" w:rsidRDefault="00CE547F" w:rsidP="00452ADC">
            <w:pPr>
              <w:jc w:val="center"/>
              <w:rPr>
                <w:color w:val="000000"/>
                <w:lang w:val="sk-SK"/>
              </w:rPr>
            </w:pPr>
            <w:r w:rsidRPr="00FA362E">
              <w:rPr>
                <w:color w:val="000000"/>
                <w:lang w:val="sk-SK"/>
              </w:rPr>
              <w:t>(</w:t>
            </w:r>
            <w:bookmarkStart w:id="88" w:name="windkessel_5"/>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10</w:t>
            </w:r>
            <w:r w:rsidRPr="00FA362E">
              <w:rPr>
                <w:color w:val="000000"/>
                <w:lang w:val="sk-SK"/>
              </w:rPr>
              <w:fldChar w:fldCharType="end"/>
            </w:r>
            <w:bookmarkEnd w:id="88"/>
            <w:r w:rsidRPr="00FA362E">
              <w:rPr>
                <w:color w:val="000000"/>
                <w:lang w:val="sk-SK"/>
              </w:rPr>
              <w:t>)</w:t>
            </w:r>
          </w:p>
        </w:tc>
      </w:tr>
    </w:tbl>
    <w:p w14:paraId="2EE60316" w14:textId="77777777" w:rsidR="00CE547F" w:rsidRPr="00FA362E" w:rsidRDefault="00CE547F" w:rsidP="00CE547F">
      <w:pPr>
        <w:rPr>
          <w:color w:val="000000"/>
          <w:lang w:val="sk-SK"/>
        </w:rPr>
      </w:pPr>
      <w:r w:rsidRPr="00FA362E">
        <w:rPr>
          <w:lang w:val="sk-SK" w:eastAsia="en-US" w:bidi="en-US"/>
        </w:rPr>
        <w:t xml:space="preserve">Kde L je intertancia krvi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FA362E">
        <w:rPr>
          <w:color w:val="000000"/>
          <w:lang w:val="sk-SK"/>
        </w:rPr>
        <w:t xml:space="preserve"> je rozťažnosť proximálnej aorty </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49112A53" w14:textId="77777777" w:rsidR="00CE547F" w:rsidRPr="00FA362E" w:rsidRDefault="00CE547F" w:rsidP="00CE547F">
      <w:pPr>
        <w:rPr>
          <w:color w:val="000000"/>
          <w:lang w:val="sk-SK"/>
        </w:rPr>
      </w:pPr>
    </w:p>
    <w:p w14:paraId="329188FF" w14:textId="77777777" w:rsidR="00CE547F" w:rsidRPr="00FA362E" w:rsidRDefault="00CE547F" w:rsidP="00CE547F">
      <w:pPr>
        <w:pStyle w:val="Nadpis2"/>
        <w:rPr>
          <w:lang w:val="sk-SK"/>
        </w:rPr>
      </w:pPr>
      <w:bookmarkStart w:id="89" w:name="_Toc513981459"/>
      <w:r w:rsidRPr="00FA362E">
        <w:rPr>
          <w:lang w:val="sk-SK"/>
        </w:rPr>
        <w:t>Štvordielny Windeksselov hemodynamický model</w:t>
      </w:r>
      <w:bookmarkEnd w:id="89"/>
    </w:p>
    <w:p w14:paraId="1441661F" w14:textId="77777777" w:rsidR="00CE547F" w:rsidRPr="00FA362E" w:rsidRDefault="00CE547F" w:rsidP="00CE547F">
      <w:pPr>
        <w:rPr>
          <w:lang w:val="sk-SK"/>
        </w:rPr>
      </w:pPr>
    </w:p>
    <w:p w14:paraId="2BF771AE" w14:textId="77777777" w:rsidR="00CE547F" w:rsidRPr="00FA362E" w:rsidRDefault="00CE547F" w:rsidP="00CE547F">
      <w:pPr>
        <w:rPr>
          <w:color w:val="000000"/>
          <w:lang w:val="sk-SK"/>
        </w:rPr>
      </w:pPr>
      <w:r w:rsidRPr="00FA362E">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t xml:space="preserve">. Mechanickú a elektrickú analógiu tohto modelu uvádza </w:t>
      </w:r>
      <w:r w:rsidRPr="00FA362E">
        <w:rPr>
          <w:color w:val="000000"/>
          <w:lang w:val="sk-SK"/>
        </w:rPr>
        <w:fldChar w:fldCharType="begin"/>
      </w:r>
      <w:r w:rsidRPr="00FA362E">
        <w:rPr>
          <w:color w:val="000000"/>
          <w:lang w:val="sk-SK"/>
        </w:rPr>
        <w:instrText xml:space="preserve"> REF _Ref508524788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4</w:t>
      </w:r>
      <w:r w:rsidRPr="00FA362E">
        <w:rPr>
          <w:color w:val="000000"/>
          <w:lang w:val="sk-SK"/>
        </w:rPr>
        <w:fldChar w:fldCharType="end"/>
      </w:r>
      <w:r w:rsidRPr="00FA362E">
        <w:rPr>
          <w:color w:val="000000"/>
          <w:lang w:val="sk-SK"/>
        </w:rPr>
        <w:t xml:space="preserve"> v spodnej časti. Tento model sa snaží potlačiť chybu v nízkych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[21]</w:t>
      </w:r>
      <w:r w:rsidRPr="00FA362E">
        <w:rPr>
          <w:color w:val="000000"/>
          <w:lang w:val="sk-SK"/>
        </w:rPr>
        <w:fldChar w:fldCharType="end"/>
      </w:r>
      <w:r w:rsidRPr="00FA362E">
        <w:rPr>
          <w:color w:val="000000"/>
          <w:lang w:val="sk-SK"/>
        </w:rPr>
        <w:t>.</w:t>
      </w:r>
    </w:p>
    <w:p w14:paraId="4ED0DF73" w14:textId="77777777" w:rsidR="00CE547F" w:rsidRPr="00FA362E" w:rsidRDefault="00CE547F" w:rsidP="00CE547F">
      <w:pPr>
        <w:rPr>
          <w:lang w:val="sk-SK"/>
        </w:rPr>
      </w:pPr>
    </w:p>
    <w:p w14:paraId="3E19244E" w14:textId="77777777" w:rsidR="00CE547F" w:rsidRPr="00FA362E" w:rsidRDefault="00CE547F" w:rsidP="00CE547F">
      <w:pPr>
        <w:pStyle w:val="Nadpis2"/>
        <w:rPr>
          <w:lang w:val="sk-SK"/>
        </w:rPr>
      </w:pPr>
      <w:bookmarkStart w:id="90" w:name="_Toc513981460"/>
      <w:r w:rsidRPr="00FA362E">
        <w:rPr>
          <w:lang w:val="sk-SK"/>
        </w:rPr>
        <w:t>Spôsoby merania srdcového výdaja – SV</w:t>
      </w:r>
      <w:bookmarkEnd w:id="90"/>
    </w:p>
    <w:p w14:paraId="6592A2E5" w14:textId="77777777" w:rsidR="00CE547F" w:rsidRPr="00FA362E" w:rsidRDefault="00CE547F" w:rsidP="00CE547F">
      <w:pPr>
        <w:rPr>
          <w:lang w:val="sk-SK"/>
        </w:rPr>
      </w:pPr>
    </w:p>
    <w:p w14:paraId="45800DDF" w14:textId="77777777" w:rsidR="00CE547F" w:rsidRPr="00FA362E" w:rsidRDefault="00CE547F" w:rsidP="00CE547F">
      <w:pPr>
        <w:rPr>
          <w:lang w:val="sk-SK"/>
        </w:rPr>
      </w:pPr>
      <w:r w:rsidRPr="00FA362E">
        <w:rPr>
          <w:lang w:val="sk-SK"/>
        </w:rPr>
        <w:t xml:space="preserve">Na meranie SV sa používajú viaceré invazívne aj neinvazívne metódy. </w:t>
      </w:r>
    </w:p>
    <w:p w14:paraId="5CA10651" w14:textId="77777777" w:rsidR="00CE547F" w:rsidRPr="00FA362E" w:rsidRDefault="00CE547F" w:rsidP="00CE547F">
      <w:pPr>
        <w:rPr>
          <w:lang w:val="sk-SK"/>
        </w:rPr>
      </w:pPr>
    </w:p>
    <w:p w14:paraId="287C3741" w14:textId="77777777" w:rsidR="00CE547F" w:rsidRPr="00FA362E" w:rsidRDefault="00CE547F" w:rsidP="00CE547F">
      <w:pPr>
        <w:pStyle w:val="Nadpis3"/>
        <w:rPr>
          <w:lang w:val="sk-SK"/>
        </w:rPr>
      </w:pPr>
      <w:bookmarkStart w:id="91" w:name="_Toc513981461"/>
      <w:r w:rsidRPr="00FA362E">
        <w:rPr>
          <w:lang w:val="sk-SK"/>
        </w:rPr>
        <w:t>Invazívne</w:t>
      </w:r>
      <w:bookmarkEnd w:id="91"/>
    </w:p>
    <w:p w14:paraId="40608CAF" w14:textId="77777777" w:rsidR="00CE547F" w:rsidRPr="00FA362E" w:rsidRDefault="00CE547F" w:rsidP="00CE547F">
      <w:pPr>
        <w:rPr>
          <w:lang w:val="sk-SK"/>
        </w:rPr>
      </w:pPr>
    </w:p>
    <w:p w14:paraId="5301E7C5" w14:textId="77777777" w:rsidR="00CE547F" w:rsidRPr="00FA362E" w:rsidRDefault="00CE547F" w:rsidP="00CE547F">
      <w:pPr>
        <w:rPr>
          <w:lang w:val="sk-SK"/>
        </w:rPr>
      </w:pPr>
      <w:r w:rsidRPr="00FA362E">
        <w:rPr>
          <w:lang w:val="sk-SK"/>
        </w:rPr>
        <w:t xml:space="preserve">Medzi invazívne patrí dilučná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kde sa meria rozdiel v nasýtení krvi kyslíkom medzi krvou pritekajúcou do pľúc a krvou odtekajúcou z pľúc. Množstvo kyslíka ktoré organizmus prijal meria spirometer. Táto metóda je jednou z najpresnejších. </w:t>
      </w:r>
    </w:p>
    <w:p w14:paraId="0B255460" w14:textId="77777777" w:rsidR="00CE547F" w:rsidRPr="00FA362E" w:rsidRDefault="00CE547F" w:rsidP="00CE547F">
      <w:pPr>
        <w:rPr>
          <w:lang w:val="sk-SK"/>
        </w:rPr>
      </w:pPr>
    </w:p>
    <w:p w14:paraId="32229841" w14:textId="77777777" w:rsidR="00CE547F" w:rsidRPr="00FA362E" w:rsidRDefault="00CE547F" w:rsidP="00CE547F">
      <w:pPr>
        <w:pStyle w:val="Nadpis3"/>
        <w:rPr>
          <w:lang w:val="sk-SK"/>
        </w:rPr>
      </w:pPr>
      <w:bookmarkStart w:id="92" w:name="_Toc513981462"/>
      <w:r w:rsidRPr="00FA362E">
        <w:rPr>
          <w:lang w:val="sk-SK"/>
        </w:rPr>
        <w:lastRenderedPageBreak/>
        <w:t>Neinvazívne</w:t>
      </w:r>
      <w:bookmarkEnd w:id="92"/>
    </w:p>
    <w:p w14:paraId="7437C3FC" w14:textId="77777777" w:rsidR="00CE547F" w:rsidRPr="00FA362E" w:rsidRDefault="00CE547F" w:rsidP="00CE547F">
      <w:pPr>
        <w:rPr>
          <w:lang w:val="sk-SK"/>
        </w:rPr>
      </w:pPr>
    </w:p>
    <w:p w14:paraId="1A669A9A" w14:textId="77777777" w:rsidR="00CE547F" w:rsidRPr="00FA362E" w:rsidRDefault="00CE547F" w:rsidP="00CE547F">
      <w:pPr>
        <w:rPr>
          <w:lang w:val="sk-SK"/>
        </w:rPr>
      </w:pPr>
      <w:r w:rsidRPr="00FA362E">
        <w:rPr>
          <w:lang w:val="sk-SK"/>
        </w:rPr>
        <w:t xml:space="preserve">Neinvazívne metódy na výpočet srdečného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FA362E">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FA362E">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w:t>
      </w:r>
      <w:r w:rsidRPr="00FA362E">
        <w:rPr>
          <w:lang w:val="sk-SK"/>
        </w:rPr>
        <w:fldChar w:fldCharType="begin"/>
      </w:r>
      <w:r w:rsidRPr="00FA362E">
        <w:rPr>
          <w:lang w:val="sk-SK"/>
        </w:rPr>
        <w:instrText xml:space="preserve"> REF echo_flow \h </w:instrText>
      </w:r>
      <w:r w:rsidRPr="00FA362E">
        <w:rPr>
          <w:lang w:val="sk-SK"/>
        </w:rPr>
      </w:r>
      <w:r w:rsidRPr="00FA362E">
        <w:rPr>
          <w:lang w:val="sk-SK"/>
        </w:rPr>
        <w:fldChar w:fldCharType="separate"/>
      </w:r>
      <w:r w:rsidR="00B85020">
        <w:rPr>
          <w:noProof/>
          <w:color w:val="000000"/>
          <w:lang w:val="sk-SK"/>
        </w:rPr>
        <w:t>11</w:t>
      </w:r>
      <w:r w:rsidRPr="00FA362E">
        <w:rPr>
          <w:lang w:val="sk-SK"/>
        </w:rPr>
        <w:fldChar w:fldCharType="end"/>
      </w:r>
      <w:r w:rsidRPr="00FA362E">
        <w:rPr>
          <w:lang w:val="sk-SK"/>
        </w:rPr>
        <w:t xml:space="preserve">) </w:t>
      </w:r>
    </w:p>
    <w:p w14:paraId="6D45C9C1"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528A77" w14:textId="77777777" w:rsidTr="00452ADC">
        <w:tc>
          <w:tcPr>
            <w:tcW w:w="704" w:type="dxa"/>
          </w:tcPr>
          <w:p w14:paraId="2959D9B7" w14:textId="77777777" w:rsidR="00CE547F" w:rsidRPr="00FA362E" w:rsidRDefault="00CE547F" w:rsidP="00452ADC">
            <w:pPr>
              <w:jc w:val="center"/>
              <w:rPr>
                <w:color w:val="000000"/>
                <w:lang w:val="sk-SK"/>
              </w:rPr>
            </w:pPr>
          </w:p>
        </w:tc>
        <w:tc>
          <w:tcPr>
            <w:tcW w:w="7088" w:type="dxa"/>
            <w:vAlign w:val="center"/>
          </w:tcPr>
          <w:p w14:paraId="77020AD5" w14:textId="77777777" w:rsidR="00CE547F" w:rsidRPr="00FA362E" w:rsidRDefault="00CE547F" w:rsidP="00452ADC">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14:paraId="246686EA" w14:textId="77777777" w:rsidR="00CE547F" w:rsidRPr="00FA362E" w:rsidRDefault="00CE547F" w:rsidP="00452ADC">
            <w:pPr>
              <w:jc w:val="center"/>
              <w:rPr>
                <w:color w:val="000000"/>
                <w:lang w:val="sk-SK"/>
              </w:rPr>
            </w:pPr>
            <w:r w:rsidRPr="00FA362E">
              <w:rPr>
                <w:color w:val="000000"/>
                <w:lang w:val="sk-SK"/>
              </w:rPr>
              <w:t>(</w:t>
            </w:r>
            <w:bookmarkStart w:id="93" w:name="echo_flow"/>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11</w:t>
            </w:r>
            <w:r w:rsidRPr="00FA362E">
              <w:rPr>
                <w:color w:val="000000"/>
                <w:lang w:val="sk-SK"/>
              </w:rPr>
              <w:fldChar w:fldCharType="end"/>
            </w:r>
            <w:bookmarkEnd w:id="93"/>
            <w:r w:rsidRPr="00FA362E">
              <w:rPr>
                <w:color w:val="000000"/>
                <w:lang w:val="sk-SK"/>
              </w:rPr>
              <w:t>)</w:t>
            </w:r>
          </w:p>
        </w:tc>
      </w:tr>
    </w:tbl>
    <w:p w14:paraId="5596A755" w14:textId="77777777" w:rsidR="00CE547F" w:rsidRPr="00FA362E" w:rsidRDefault="00CE547F" w:rsidP="00CE547F">
      <w:pPr>
        <w:jc w:val="center"/>
        <w:rPr>
          <w:lang w:val="sk-SK"/>
        </w:rPr>
      </w:pPr>
    </w:p>
    <w:p w14:paraId="0F9E5940" w14:textId="77777777" w:rsidR="00CE547F" w:rsidRPr="00FA362E" w:rsidRDefault="00CE547F" w:rsidP="00CE547F">
      <w:pPr>
        <w:rPr>
          <w:lang w:val="sk-SK"/>
        </w:rPr>
      </w:pPr>
      <w:r w:rsidRPr="00FA362E">
        <w:rPr>
          <w:lang w:val="sk-SK"/>
        </w:rPr>
        <w:t xml:space="preserve">Táto metóda vyžaduje veľmi skúsený personál. Ďalšia presná ale drahá metóda merania SV je meranie magnetickou </w:t>
      </w:r>
      <w:r w:rsidRPr="00FA362E">
        <w:rPr>
          <w:szCs w:val="24"/>
          <w:lang w:val="sk-SK"/>
        </w:rPr>
        <w:t xml:space="preserve">rezonanciou (Phase contrast magnetic resonance imaging (PC-MRI)) </w:t>
      </w:r>
      <w:r w:rsidRPr="00FA362E">
        <w:rPr>
          <w:szCs w:val="24"/>
          <w:lang w:val="sk-SK"/>
        </w:rPr>
        <w:fldChar w:fldCharType="begin"/>
      </w:r>
      <w:r w:rsidRPr="00FA362E">
        <w:rPr>
          <w:szCs w:val="24"/>
          <w:lang w:val="sk-SK"/>
        </w:rPr>
        <w:instrText xml:space="preserve"> ADDIN EN.CITE &lt;EndNote&gt;&lt;Cite&gt;&lt;Author&gt;Rooney&lt;/Author&gt;&lt;Year&gt;2003&lt;/Year&gt;&lt;RecNum&gt;0&lt;/RecNum&gt;&lt;IDText&gt;MRI: From picture to proton&lt;/IDText&gt;&lt;DisplayText&gt;[22]&lt;/DisplayText&gt;&lt;record&gt;&lt;dates&gt;&lt;pub-dates&gt;&lt;date&gt;Oct&lt;/date&gt;&lt;/pub-dates&gt;&lt;year&gt;2003&lt;/year&gt;&lt;/dates&gt;&lt;keywords&gt;&lt;keyword&gt;Environmental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A362E">
        <w:rPr>
          <w:szCs w:val="24"/>
          <w:lang w:val="sk-SK"/>
        </w:rPr>
        <w:fldChar w:fldCharType="separate"/>
      </w:r>
      <w:r w:rsidRPr="00FA362E">
        <w:rPr>
          <w:noProof/>
          <w:szCs w:val="24"/>
          <w:lang w:val="sk-SK"/>
        </w:rPr>
        <w:t>[22]</w:t>
      </w:r>
      <w:r w:rsidRPr="00FA362E">
        <w:rPr>
          <w:szCs w:val="24"/>
          <w:lang w:val="sk-SK"/>
        </w:rPr>
        <w:fldChar w:fldCharType="end"/>
      </w:r>
      <w:r w:rsidRPr="00FA362E">
        <w:rPr>
          <w:szCs w:val="24"/>
          <w:lang w:val="sk-SK"/>
        </w:rPr>
        <w:t>, a pozitrón emisná tomografia</w:t>
      </w:r>
      <w:r w:rsidRPr="00FA362E">
        <w:rPr>
          <w:lang w:val="sk-SK"/>
        </w:rPr>
        <w:t xml:space="preserve"> (PET) </w:t>
      </w:r>
      <w:r w:rsidRPr="00FA362E">
        <w:rPr>
          <w:lang w:val="sk-SK"/>
        </w:rPr>
        <w:fldChar w:fldCharType="begin"/>
      </w:r>
      <w:r w:rsidRPr="00FA362E">
        <w:rPr>
          <w:lang w:val="sk-SK"/>
        </w:rPr>
        <w:instrText xml:space="preserve"> ADDIN EN.CITE &lt;EndNote&gt;&lt;Cite&gt;&lt;Author&gt;Leenders&lt;/Author&gt;&lt;Year&gt;1994&lt;/Year&gt;&lt;RecNum&gt;0&lt;/RecNum&gt;&lt;IDText&gt;PET - BLOOD-FLOW AND OXYGEN-CONSUMPTION IN BRAIN-TUMORS&lt;/IDText&gt;&lt;DisplayText&gt;[23]&lt;/DisplayText&gt;&lt;record&gt;&lt;keywords&gt;&lt;keyword&gt;positron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A362E">
        <w:rPr>
          <w:lang w:val="sk-SK"/>
        </w:rPr>
        <w:fldChar w:fldCharType="separate"/>
      </w:r>
      <w:r w:rsidRPr="00FA362E">
        <w:rPr>
          <w:noProof/>
          <w:lang w:val="sk-SK"/>
        </w:rPr>
        <w:t>[23]</w:t>
      </w:r>
      <w:r w:rsidRPr="00FA362E">
        <w:rPr>
          <w:lang w:val="sk-SK"/>
        </w:rPr>
        <w:fldChar w:fldCharType="end"/>
      </w:r>
      <w:r w:rsidRPr="00FA362E">
        <w:rPr>
          <w:lang w:val="sk-SK"/>
        </w:rPr>
        <w:t xml:space="preserve">. Nepriamy odhad SV z parametrov obehovej sústavy je možné získať analýzou pulznej vlny </w: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[13]</w:t>
      </w:r>
      <w:r w:rsidRPr="00FA362E">
        <w:rPr>
          <w:lang w:val="sk-SK"/>
        </w:rPr>
        <w:fldChar w:fldCharType="end"/>
      </w:r>
      <w:r w:rsidRPr="00FA362E">
        <w:rPr>
          <w:lang w:val="sk-SK"/>
        </w:rPr>
        <w:t xml:space="preserve">. Tok krvi v ľudskom tele vzniká ako následok rozdielu tlaku krvi </w:t>
      </w:r>
      <m:oMath>
        <m:r>
          <w:rPr>
            <w:rFonts w:ascii="Cambria Math" w:hAnsi="Cambria Math"/>
            <w:lang w:val="sk-SK"/>
          </w:rPr>
          <m:t>dP/dt</m:t>
        </m:r>
      </m:oMath>
      <w:r w:rsidRPr="00FA362E">
        <w:rPr>
          <w:lang w:val="sk-SK"/>
        </w:rPr>
        <w:t>, ktorý vytvára srdce svojou pumpovanou činnosťou. Vzťah medzi rozdielom tlaku a tokom vyjadruje Darcyho zákon (</w:t>
      </w:r>
      <w:r w:rsidRPr="00FA362E">
        <w:rPr>
          <w:lang w:val="sk-SK"/>
        </w:rPr>
        <w:fldChar w:fldCharType="begin"/>
      </w:r>
      <w:r w:rsidRPr="00FA362E">
        <w:rPr>
          <w:lang w:val="sk-SK"/>
        </w:rPr>
        <w:instrText xml:space="preserve"> REF darciho_zakon \h </w:instrText>
      </w:r>
      <w:r w:rsidRPr="00FA362E">
        <w:rPr>
          <w:lang w:val="sk-SK"/>
        </w:rPr>
      </w:r>
      <w:r w:rsidRPr="00FA362E">
        <w:rPr>
          <w:lang w:val="sk-SK"/>
        </w:rPr>
        <w:fldChar w:fldCharType="separate"/>
      </w:r>
      <w:r w:rsidR="00B85020">
        <w:rPr>
          <w:noProof/>
          <w:color w:val="000000"/>
          <w:lang w:val="sk-SK"/>
        </w:rPr>
        <w:t>12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ADDIN EN.CITE &lt;EndNote&gt;&lt;Cite&gt;&lt;Author&gt;Mayet&lt;/Author&gt;&lt;Year&gt;2003&lt;/Year&gt;&lt;RecNum&gt;0&lt;/RecNum&gt;&lt;IDText&gt;Cardiac and vascular pathophysiology in hypertension&lt;/IDText&gt;&lt;DisplayText&gt;[24]&lt;/DisplayText&gt;&lt;record&gt;&lt;dates&gt;&lt;pub-dates&gt;&lt;date&gt;Sep&lt;/date&gt;&lt;/pub-dates&gt;&lt;year&gt;2003&lt;/year&gt;&lt;/dates&gt;&lt;keywords&gt;&lt;keyword&gt;left-ventricular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A362E">
        <w:rPr>
          <w:lang w:val="sk-SK"/>
        </w:rPr>
        <w:fldChar w:fldCharType="separate"/>
      </w:r>
      <w:r w:rsidRPr="00FA362E">
        <w:rPr>
          <w:noProof/>
          <w:lang w:val="sk-SK"/>
        </w:rPr>
        <w:t>[24]</w:t>
      </w:r>
      <w:r w:rsidRPr="00FA362E">
        <w:rPr>
          <w:lang w:val="sk-SK"/>
        </w:rPr>
        <w:fldChar w:fldCharType="end"/>
      </w:r>
    </w:p>
    <w:p w14:paraId="48D298E8"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3B8A3B8" w14:textId="77777777" w:rsidTr="00452ADC">
        <w:tc>
          <w:tcPr>
            <w:tcW w:w="704" w:type="dxa"/>
          </w:tcPr>
          <w:p w14:paraId="5240E003" w14:textId="77777777" w:rsidR="00CE547F" w:rsidRPr="00FA362E" w:rsidRDefault="00CE547F" w:rsidP="00452ADC">
            <w:pPr>
              <w:jc w:val="center"/>
              <w:rPr>
                <w:color w:val="000000"/>
                <w:lang w:val="sk-SK"/>
              </w:rPr>
            </w:pPr>
          </w:p>
        </w:tc>
        <w:tc>
          <w:tcPr>
            <w:tcW w:w="7088" w:type="dxa"/>
            <w:vAlign w:val="center"/>
          </w:tcPr>
          <w:p w14:paraId="1DDEA3DD" w14:textId="77777777" w:rsidR="00CE547F" w:rsidRPr="00FA362E" w:rsidRDefault="00CE547F" w:rsidP="00452ADC">
            <w:pPr>
              <w:jc w:val="center"/>
              <w:rPr>
                <w:rFonts w:eastAsiaTheme="minorEastAsia"/>
                <w:lang w:val="sk-SK"/>
              </w:rPr>
            </w:pPr>
            <m:oMath>
              <m:r>
                <w:rPr>
                  <w:rFonts w:ascii="Cambria Math" w:hAnsi="Cambria Math"/>
                  <w:lang w:val="sk-SK"/>
                </w:rPr>
                <m:t>dP/dt=Q × R</m:t>
              </m:r>
            </m:oMath>
            <w:r w:rsidRPr="00FA362E">
              <w:rPr>
                <w:rFonts w:eastAsiaTheme="minorEastAsia"/>
                <w:lang w:val="sk-SK"/>
              </w:rPr>
              <w:t>.</w:t>
            </w:r>
          </w:p>
          <w:p w14:paraId="014127C9" w14:textId="77777777" w:rsidR="00CE547F" w:rsidRPr="00FA362E" w:rsidRDefault="00CE547F" w:rsidP="00452ADC">
            <w:pPr>
              <w:jc w:val="center"/>
              <w:rPr>
                <w:color w:val="000000"/>
                <w:lang w:val="sk-SK"/>
              </w:rPr>
            </w:pPr>
          </w:p>
        </w:tc>
        <w:tc>
          <w:tcPr>
            <w:tcW w:w="702" w:type="dxa"/>
            <w:vAlign w:val="center"/>
          </w:tcPr>
          <w:p w14:paraId="3B9FFCF9" w14:textId="77777777" w:rsidR="00CE547F" w:rsidRPr="00FA362E" w:rsidRDefault="00CE547F" w:rsidP="00452ADC">
            <w:pPr>
              <w:jc w:val="center"/>
              <w:rPr>
                <w:color w:val="000000"/>
                <w:lang w:val="sk-SK"/>
              </w:rPr>
            </w:pPr>
            <w:r w:rsidRPr="00FA362E">
              <w:rPr>
                <w:color w:val="000000"/>
                <w:lang w:val="sk-SK"/>
              </w:rPr>
              <w:t>(</w:t>
            </w:r>
            <w:bookmarkStart w:id="94" w:name="darciho_zak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12</w:t>
            </w:r>
            <w:r w:rsidRPr="00FA362E">
              <w:rPr>
                <w:color w:val="000000"/>
                <w:lang w:val="sk-SK"/>
              </w:rPr>
              <w:fldChar w:fldCharType="end"/>
            </w:r>
            <w:bookmarkEnd w:id="94"/>
            <w:r w:rsidRPr="00FA362E">
              <w:rPr>
                <w:color w:val="000000"/>
                <w:lang w:val="sk-SK"/>
              </w:rPr>
              <w:t>)</w:t>
            </w:r>
          </w:p>
        </w:tc>
      </w:tr>
    </w:tbl>
    <w:p w14:paraId="5D6D7ED1" w14:textId="77777777" w:rsidR="00CE547F" w:rsidRPr="00FA362E" w:rsidRDefault="00CE547F" w:rsidP="00CE547F">
      <w:pPr>
        <w:rPr>
          <w:lang w:val="sk-SK"/>
        </w:rPr>
      </w:pPr>
    </w:p>
    <w:p w14:paraId="4CA701E0" w14:textId="77777777"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dP/dt</m:t>
        </m:r>
      </m:oMath>
      <w:r w:rsidRPr="00FA362E">
        <w:rPr>
          <w:rFonts w:eastAsiaTheme="minorEastAsia"/>
          <w:lang w:val="sk-SK"/>
        </w:rPr>
        <w:t xml:space="preserve"> je zmena tlaku, </w:t>
      </w:r>
      <m:oMath>
        <m:r>
          <w:rPr>
            <w:rFonts w:ascii="Cambria Math" w:hAnsi="Cambria Math"/>
            <w:lang w:val="sk-SK"/>
          </w:rPr>
          <m:t>Q</m:t>
        </m:r>
      </m:oMath>
      <w:r w:rsidRPr="00FA362E">
        <w:rPr>
          <w:rFonts w:eastAsiaTheme="minorEastAsia"/>
          <w:lang w:val="sk-SK"/>
        </w:rPr>
        <w:t xml:space="preserve"> je srdcový výdaj a </w:t>
      </w:r>
      <m:oMath>
        <m:r>
          <w:rPr>
            <w:rFonts w:ascii="Cambria Math" w:hAnsi="Cambria Math"/>
            <w:lang w:val="sk-SK"/>
          </w:rPr>
          <m:t>R</m:t>
        </m:r>
      </m:oMath>
      <w:r w:rsidRPr="00FA362E">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FA362E">
        <w:rPr>
          <w:rFonts w:eastAsiaTheme="minorEastAsia"/>
          <w:i/>
          <w:lang w:val="sk-SK"/>
        </w:rPr>
        <w:t>pulse pressure</w:t>
      </w:r>
      <w:r w:rsidRPr="00FA362E">
        <w:rPr>
          <w:rFonts w:eastAsiaTheme="minorEastAsia"/>
          <w:lang w:val="sk-SK"/>
        </w:rPr>
        <w:t xml:space="preserve"> - PP). Jedným z parametrov obehovej sústavy, ktorý sa používa na odhad SV je PP </w:t>
      </w:r>
      <w:r w:rsidRPr="00FA362E">
        <w:rPr>
          <w:rFonts w:eastAsiaTheme="minorEastAsia"/>
          <w:lang w:val="sk-SK"/>
        </w:rPr>
        <w:fldChar w:fldCharType="begin"/>
      </w:r>
      <w:r w:rsidRPr="00FA362E">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Resistance&lt;/IDText&gt;&lt;DisplayText&gt;[25]&lt;/DisplayText&gt;&lt;record&gt;&lt;keywords&gt;&lt;keyword&gt;wave-form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A362E">
        <w:rPr>
          <w:rFonts w:eastAsiaTheme="minorEastAsia"/>
          <w:lang w:val="sk-SK"/>
        </w:rPr>
        <w:fldChar w:fldCharType="separate"/>
      </w:r>
      <w:r w:rsidRPr="00FA362E">
        <w:rPr>
          <w:rFonts w:eastAsiaTheme="minorEastAsia"/>
          <w:noProof/>
          <w:lang w:val="sk-SK"/>
        </w:rPr>
        <w:t>[25]</w:t>
      </w:r>
      <w:r w:rsidRPr="00FA362E">
        <w:rPr>
          <w:rFonts w:eastAsiaTheme="minorEastAsia"/>
          <w:lang w:val="sk-SK"/>
        </w:rPr>
        <w:fldChar w:fldCharType="end"/>
      </w:r>
      <w:r w:rsidRPr="00FA362E">
        <w:rPr>
          <w:rFonts w:eastAsiaTheme="minorEastAsia"/>
          <w:lang w:val="sk-SK"/>
        </w:rPr>
        <w:t xml:space="preserve">. Bolo ukázané sa že PP je úmerný SV </w: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[26]</w:t>
      </w:r>
      <w:r w:rsidRPr="00FA362E">
        <w:rPr>
          <w:rFonts w:eastAsiaTheme="minorEastAsia"/>
          <w:lang w:val="sk-SK"/>
        </w:rPr>
        <w:fldChar w:fldCharType="end"/>
      </w:r>
      <w:r w:rsidRPr="00FA362E">
        <w:rPr>
          <w:rFonts w:eastAsiaTheme="minorEastAsia"/>
          <w:lang w:val="sk-SK"/>
        </w:rPr>
        <w:t>. Jednoduchá metóda na odhad SV z PP je definovaná rovnicou (</w:t>
      </w:r>
      <w:r w:rsidRPr="00FA362E">
        <w:rPr>
          <w:rFonts w:eastAsiaTheme="minorEastAsia"/>
          <w:lang w:val="sk-SK"/>
        </w:rPr>
        <w:fldChar w:fldCharType="begin"/>
      </w:r>
      <w:r w:rsidRPr="00FA362E">
        <w:rPr>
          <w:rFonts w:eastAsiaTheme="minorEastAsia"/>
          <w:lang w:val="sk-SK"/>
        </w:rPr>
        <w:instrText xml:space="preserve"> REF coESTzPP \h </w:instrText>
      </w:r>
      <w:r w:rsidRPr="00FA362E">
        <w:rPr>
          <w:rFonts w:eastAsiaTheme="minorEastAsia"/>
          <w:lang w:val="sk-SK"/>
        </w:rPr>
      </w:r>
      <w:r w:rsidRPr="00FA362E">
        <w:rPr>
          <w:rFonts w:eastAsiaTheme="minorEastAsia"/>
          <w:lang w:val="sk-SK"/>
        </w:rPr>
        <w:fldChar w:fldCharType="separate"/>
      </w:r>
      <w:r w:rsidR="00B85020">
        <w:rPr>
          <w:noProof/>
          <w:color w:val="000000"/>
          <w:lang w:val="sk-SK"/>
        </w:rPr>
        <w:t>13</w:t>
      </w:r>
      <w:r w:rsidRPr="00FA362E">
        <w:rPr>
          <w:rFonts w:eastAsiaTheme="minorEastAsia"/>
          <w:lang w:val="sk-SK"/>
        </w:rPr>
        <w:fldChar w:fldCharType="end"/>
      </w:r>
      <w:r w:rsidRPr="00FA362E">
        <w:rPr>
          <w:rFonts w:eastAsiaTheme="minorEastAsia"/>
          <w:lang w:val="sk-SK"/>
        </w:rPr>
        <w:t>)</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w:t>
      </w:r>
    </w:p>
    <w:p w14:paraId="3DFFC212" w14:textId="77777777" w:rsidR="00CE547F" w:rsidRPr="00FA362E" w:rsidRDefault="00CE547F" w:rsidP="00CE547F">
      <w:pPr>
        <w:rPr>
          <w:rFonts w:eastAsiaTheme="minorEastAsia"/>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5D70568" w14:textId="77777777" w:rsidTr="00452ADC">
        <w:tc>
          <w:tcPr>
            <w:tcW w:w="704" w:type="dxa"/>
          </w:tcPr>
          <w:p w14:paraId="17C50243" w14:textId="77777777" w:rsidR="00CE547F" w:rsidRPr="00FA362E" w:rsidRDefault="00CE547F" w:rsidP="00452ADC">
            <w:pPr>
              <w:jc w:val="center"/>
              <w:rPr>
                <w:color w:val="000000"/>
                <w:lang w:val="sk-SK"/>
              </w:rPr>
            </w:pPr>
          </w:p>
        </w:tc>
        <w:tc>
          <w:tcPr>
            <w:tcW w:w="7088" w:type="dxa"/>
            <w:vAlign w:val="center"/>
          </w:tcPr>
          <w:p w14:paraId="7BF47005" w14:textId="77777777" w:rsidR="00CE547F" w:rsidRPr="00FA362E" w:rsidRDefault="00E935DB" w:rsidP="00452ADC">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14:paraId="6B7A6C0C" w14:textId="77777777" w:rsidR="00CE547F" w:rsidRPr="00FA362E" w:rsidRDefault="00CE547F" w:rsidP="00452ADC">
            <w:pPr>
              <w:jc w:val="center"/>
              <w:rPr>
                <w:color w:val="000000"/>
                <w:lang w:val="sk-SK"/>
              </w:rPr>
            </w:pPr>
          </w:p>
        </w:tc>
        <w:tc>
          <w:tcPr>
            <w:tcW w:w="702" w:type="dxa"/>
            <w:vAlign w:val="center"/>
          </w:tcPr>
          <w:p w14:paraId="528FE87E" w14:textId="77777777" w:rsidR="00CE547F" w:rsidRPr="00FA362E" w:rsidRDefault="00CE547F" w:rsidP="00452ADC">
            <w:pPr>
              <w:jc w:val="center"/>
              <w:rPr>
                <w:color w:val="000000"/>
                <w:lang w:val="sk-SK"/>
              </w:rPr>
            </w:pPr>
            <w:r w:rsidRPr="00FA362E">
              <w:rPr>
                <w:color w:val="000000"/>
                <w:lang w:val="sk-SK"/>
              </w:rPr>
              <w:t>(</w:t>
            </w:r>
            <w:bookmarkStart w:id="95" w:name="coESTzPP"/>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13</w:t>
            </w:r>
            <w:r w:rsidRPr="00FA362E">
              <w:rPr>
                <w:color w:val="000000"/>
                <w:lang w:val="sk-SK"/>
              </w:rPr>
              <w:fldChar w:fldCharType="end"/>
            </w:r>
            <w:bookmarkEnd w:id="95"/>
            <w:r w:rsidRPr="00FA362E">
              <w:rPr>
                <w:color w:val="000000"/>
                <w:lang w:val="sk-SK"/>
              </w:rPr>
              <w:t>)</w:t>
            </w:r>
          </w:p>
        </w:tc>
      </w:tr>
    </w:tbl>
    <w:p w14:paraId="54F76C9A" w14:textId="77777777" w:rsidR="00CE547F" w:rsidRPr="00FA362E" w:rsidRDefault="00CE547F" w:rsidP="00CE547F">
      <w:pPr>
        <w:rPr>
          <w:rFonts w:eastAsiaTheme="minorEastAsia"/>
          <w:lang w:val="sk-SK"/>
        </w:rPr>
      </w:pPr>
      <w:r w:rsidRPr="00FA362E">
        <w:rPr>
          <w:rFonts w:eastAsiaTheme="minorEastAsia"/>
          <w:lang w:val="sk-SK"/>
        </w:rPr>
        <w:lastRenderedPageBreak/>
        <w:t xml:space="preserve">Komerčný prístroj Finometer odhaduje CO z PP metódou Modelfow, ktorá je založená na Trojdielnom Windkessel modely </w:t>
      </w:r>
      <w:r w:rsidRPr="00FA362E">
        <w:rPr>
          <w:rFonts w:eastAsiaTheme="minorEastAsia"/>
          <w:lang w:val="sk-SK"/>
        </w:rPr>
        <w:fldChar w:fldCharType="begin"/>
      </w:r>
      <w:r w:rsidRPr="00FA362E">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ethnicity&lt;/IDText&gt;&lt;DisplayText&gt;[28]&lt;/DisplayText&gt;&lt;record&gt;&lt;keywords&gt;&lt;keyword&gt;arterial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FA362E">
        <w:rPr>
          <w:rFonts w:eastAsiaTheme="minorEastAsia"/>
          <w:lang w:val="sk-SK"/>
        </w:rPr>
        <w:fldChar w:fldCharType="separate"/>
      </w:r>
      <w:r w:rsidRPr="00FA362E">
        <w:rPr>
          <w:rFonts w:eastAsiaTheme="minorEastAsia"/>
          <w:noProof/>
          <w:lang w:val="sk-SK"/>
        </w:rPr>
        <w:t>[28]</w:t>
      </w:r>
      <w:r w:rsidRPr="00FA362E">
        <w:rPr>
          <w:rFonts w:eastAsiaTheme="minorEastAsia"/>
          <w:lang w:val="sk-SK"/>
        </w:rPr>
        <w:fldChar w:fldCharType="end"/>
      </w:r>
      <w:r w:rsidRPr="00FA362E">
        <w:rPr>
          <w:rFonts w:eastAsiaTheme="minorEastAsia"/>
          <w:lang w:val="sk-SK"/>
        </w:rPr>
        <w:t xml:space="preserve"> a vykazuje podobnú presnosť ako termodilučné metódy </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 xml:space="preserve">. Avšak aj keď PP a SV korelujú ich vzťah sa vykazuje známky nelinearity </w: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[29]</w:t>
      </w:r>
      <w:r w:rsidRPr="00FA362E">
        <w:rPr>
          <w:rFonts w:eastAsiaTheme="minorEastAsia"/>
          <w:lang w:val="sk-SK"/>
        </w:rPr>
        <w:fldChar w:fldCharType="end"/>
      </w:r>
      <w:r w:rsidRPr="00FA362E">
        <w:rPr>
          <w:rFonts w:eastAsiaTheme="minorEastAsia"/>
          <w:lang w:val="sk-SK"/>
        </w:rPr>
        <w:t xml:space="preserve">. Medzi ďalšie komerčné produkty, ktoré merajú SV z PP patrí Nexfin. SV počíta pre každý tep </w: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[30]</w:t>
      </w:r>
      <w:r w:rsidRPr="00FA362E">
        <w:rPr>
          <w:rFonts w:eastAsiaTheme="minorEastAsia"/>
          <w:lang w:val="sk-SK"/>
        </w:rPr>
        <w:fldChar w:fldCharType="end"/>
      </w:r>
      <w:r w:rsidRPr="00FA362E">
        <w:rPr>
          <w:rFonts w:eastAsiaTheme="minorEastAsia"/>
          <w:lang w:val="sk-SK"/>
        </w:rPr>
        <w:t xml:space="preserve">. </w:t>
      </w:r>
    </w:p>
    <w:p w14:paraId="330E39AC" w14:textId="77777777" w:rsidR="00CE547F" w:rsidRPr="00FA362E" w:rsidRDefault="00CE547F" w:rsidP="00CE547F">
      <w:pPr>
        <w:rPr>
          <w:rFonts w:eastAsiaTheme="minorEastAsia"/>
          <w:lang w:val="sk-SK"/>
        </w:rPr>
      </w:pPr>
    </w:p>
    <w:p w14:paraId="43C73A46" w14:textId="77777777" w:rsidR="00CE547F" w:rsidRPr="00FA362E" w:rsidRDefault="00CE547F" w:rsidP="00CE547F">
      <w:pPr>
        <w:rPr>
          <w:rFonts w:eastAsiaTheme="minorEastAsia"/>
          <w:lang w:val="sk-SK"/>
        </w:rPr>
      </w:pPr>
      <w:r w:rsidRPr="00FA362E">
        <w:rPr>
          <w:rFonts w:eastAsiaTheme="minorEastAsia"/>
          <w:lang w:val="sk-SK"/>
        </w:rPr>
        <w:t>Skupina metód na odhad SV pomocou zmien v impedancii hrudníka sa nazýva impedančná kardiografia.</w:t>
      </w:r>
    </w:p>
    <w:p w14:paraId="4D137183" w14:textId="77777777" w:rsidR="00CE547F" w:rsidRPr="00FA362E" w:rsidRDefault="00CE547F" w:rsidP="00CE547F">
      <w:pPr>
        <w:rPr>
          <w:lang w:val="sk-SK"/>
        </w:rPr>
      </w:pPr>
    </w:p>
    <w:p w14:paraId="7DF67F82" w14:textId="77777777" w:rsidR="00CE547F" w:rsidRPr="00FA362E" w:rsidRDefault="00CE547F" w:rsidP="00CE547F">
      <w:pPr>
        <w:pStyle w:val="Nadpis2"/>
        <w:rPr>
          <w:lang w:val="sk-SK"/>
        </w:rPr>
      </w:pPr>
      <w:bookmarkStart w:id="96" w:name="_Toc513981463"/>
      <w:r w:rsidRPr="00FA362E">
        <w:rPr>
          <w:lang w:val="sk-SK"/>
        </w:rPr>
        <w:t>Impedančná kardiografia</w:t>
      </w:r>
      <w:bookmarkEnd w:id="96"/>
    </w:p>
    <w:p w14:paraId="7486A505" w14:textId="77777777" w:rsidR="00CE547F" w:rsidRPr="00FA362E" w:rsidRDefault="00CE547F" w:rsidP="00CE547F">
      <w:pPr>
        <w:rPr>
          <w:lang w:val="sk-SK"/>
        </w:rPr>
      </w:pPr>
    </w:p>
    <w:p w14:paraId="6C75A853" w14:textId="77777777" w:rsidR="00CE547F" w:rsidRPr="00FA362E" w:rsidRDefault="00CE547F" w:rsidP="00CE547F">
      <w:pPr>
        <w:rPr>
          <w:lang w:val="sk-SK"/>
        </w:rPr>
      </w:pPr>
      <w:r w:rsidRPr="00FA362E">
        <w:rPr>
          <w:lang w:val="sk-SK"/>
        </w:rPr>
        <w:t>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FA362E">
        <w:rPr>
          <w:lang w:val="sk-SK"/>
        </w:rPr>
        <w:fldChar w:fldCharType="begin"/>
      </w:r>
      <w:r w:rsidRPr="00FA362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a Kubíčkov model</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neskôr Šrámkov</w:t>
      </w:r>
      <w:r w:rsidRPr="00FA362E">
        <w:rPr>
          <w:lang w:val="sk-SK"/>
        </w:rPr>
        <w:fldChar w:fldCharType="begin"/>
      </w:r>
      <w:r w:rsidRPr="00FA362E">
        <w:rPr>
          <w:lang w:val="sk-SK"/>
        </w:rPr>
        <w:instrText xml:space="preserve"> ADDIN EN.CITE &lt;EndNote&gt;&lt;Cite&gt;&lt;Author&gt;Bernstein&lt;/Author&gt;&lt;Year&gt;1986&lt;/Year&gt;&lt;IDText&gt;A NEW STROKE VOLUME EQUATION FOR THORACIC ELECTRICAL BIOIMPEDANCE - THEORY AND RATIONALE&lt;/IDText&gt;&lt;DisplayText&gt;[32]&lt;/DisplayText&gt;&lt;record&gt;&lt;dates&gt;&lt;pub-dates&gt;&lt;date&gt;Oct&lt;/date&gt;&lt;/pub-dates&gt;&lt;year&gt;1986&lt;/year&gt;&lt;/dates&gt;&lt;keywords&gt;&lt;keyword&gt;General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FA362E">
        <w:rPr>
          <w:lang w:val="sk-SK"/>
        </w:rPr>
        <w:fldChar w:fldCharType="separate"/>
      </w:r>
      <w:r w:rsidRPr="00FA362E">
        <w:rPr>
          <w:noProof/>
          <w:lang w:val="sk-SK"/>
        </w:rPr>
        <w:t>[32]</w:t>
      </w:r>
      <w:r w:rsidRPr="00FA362E">
        <w:rPr>
          <w:lang w:val="sk-SK"/>
        </w:rPr>
        <w:fldChar w:fldCharType="end"/>
      </w:r>
      <w:r w:rsidRPr="00FA362E">
        <w:rPr>
          <w:lang w:val="sk-SK"/>
        </w:rPr>
        <w:t xml:space="preserve"> a v súčasnosti hlavne Bernsteinov model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Tieto modely sa ďalej vyvíjajú a objavuje sa nielen použitie elektrickej resistivity ako je to vo vyššie spomenutých modeloch, ale aj použitie elektrickej reaktancie na výpočet SV a CO </w:t>
      </w:r>
      <w:r w:rsidRPr="00FA362E">
        <w:rPr>
          <w:lang w:val="sk-SK"/>
        </w:rPr>
        <w:fldChar w:fldCharType="begin"/>
      </w:r>
      <w:r w:rsidRPr="00FA362E">
        <w:rPr>
          <w:lang w:val="sk-SK"/>
        </w:rPr>
        <w:instrText xml:space="preserve"> ADDIN EN.CITE &lt;EndNote&gt;&lt;Cite&gt;&lt;Author&gt;Keren&lt;/Author&gt;&lt;Year&gt;2007&lt;/Year&gt;&lt;IDText&gt;Evaluation of a noninvasive continuous cardiac output monitoring system based on thoracic bioreactance&lt;/IDText&gt;&lt;DisplayText&gt;[33]&lt;/DisplayText&gt;&lt;record&gt;&lt;dates&gt;&lt;pub-dates&gt;&lt;date&gt;Jul&lt;/date&gt;&lt;/pub-dates&gt;&lt;year&gt;2007&lt;/year&gt;&lt;/dates&gt;&lt;keywords&gt;&lt;keyword&gt;noninvasive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FA362E">
        <w:rPr>
          <w:lang w:val="sk-SK"/>
        </w:rPr>
        <w:fldChar w:fldCharType="separate"/>
      </w:r>
      <w:r w:rsidRPr="00FA362E">
        <w:rPr>
          <w:noProof/>
          <w:lang w:val="sk-SK"/>
        </w:rPr>
        <w:t>[33]</w:t>
      </w:r>
      <w:r w:rsidRPr="00FA362E">
        <w:rPr>
          <w:lang w:val="sk-SK"/>
        </w:rPr>
        <w:fldChar w:fldCharType="end"/>
      </w:r>
      <w:r w:rsidRPr="00FA362E">
        <w:rPr>
          <w:lang w:val="sk-SK"/>
        </w:rPr>
        <w:t>.</w:t>
      </w:r>
    </w:p>
    <w:p w14:paraId="78C76D90" w14:textId="77777777" w:rsidR="00CE547F" w:rsidRPr="00FA362E" w:rsidRDefault="00CE547F" w:rsidP="00CE547F">
      <w:pPr>
        <w:rPr>
          <w:lang w:val="sk-SK"/>
        </w:rPr>
      </w:pPr>
    </w:p>
    <w:p w14:paraId="15C31F6E" w14:textId="322FE0AF" w:rsidR="00CE547F" w:rsidRPr="00FA362E" w:rsidRDefault="00CE547F" w:rsidP="00CE547F">
      <w:pPr>
        <w:rPr>
          <w:lang w:val="sk-SK"/>
        </w:rPr>
      </w:pPr>
      <w:r w:rsidRPr="00FA362E">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79998B03" w14:textId="77777777" w:rsidR="00CE547F" w:rsidRPr="00FA362E" w:rsidRDefault="00CE547F" w:rsidP="00CE547F">
      <w:pPr>
        <w:rPr>
          <w:lang w:val="sk-SK"/>
        </w:rPr>
      </w:pPr>
    </w:p>
    <w:p w14:paraId="1276D9F2" w14:textId="77777777" w:rsidR="00CE547F" w:rsidRPr="00FA362E" w:rsidRDefault="00CE547F" w:rsidP="00CE547F">
      <w:pPr>
        <w:rPr>
          <w:lang w:val="sk-SK"/>
        </w:rPr>
      </w:pPr>
      <w:r w:rsidRPr="00FA362E">
        <w:rPr>
          <w:lang w:val="sk-SK"/>
        </w:rPr>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7493C319" w14:textId="77777777" w:rsidR="00CE547F" w:rsidRPr="00FA362E" w:rsidRDefault="00CE547F" w:rsidP="00CE547F">
      <w:pPr>
        <w:rPr>
          <w:lang w:val="sk-SK"/>
        </w:rPr>
      </w:pPr>
      <w:bookmarkStart w:id="97" w:name="_Toc386404202"/>
    </w:p>
    <w:p w14:paraId="63B07A09" w14:textId="77777777" w:rsidR="00CE547F" w:rsidRPr="00FA362E" w:rsidRDefault="00CE547F" w:rsidP="00CE547F">
      <w:pPr>
        <w:rPr>
          <w:color w:val="000000"/>
          <w:lang w:val="sk-SK"/>
        </w:rPr>
      </w:pPr>
      <w:r w:rsidRPr="00FA362E">
        <w:rPr>
          <w:color w:val="000000"/>
          <w:lang w:val="sk-SK"/>
        </w:rPr>
        <w:t xml:space="preserve">Pri výpočte SV z bioimpedancie je zavedený nasledujúci model: tepový objem V (mL) považujeme za valec dĺžky </w:t>
      </w:r>
      <m:oMath>
        <m:r>
          <w:rPr>
            <w:rFonts w:ascii="Cambria Math" w:hAnsi="Cambria Math"/>
            <w:color w:val="000000"/>
            <w:lang w:val="sk-SK"/>
          </w:rPr>
          <m:t>l</m:t>
        </m:r>
      </m:oMath>
      <w:r w:rsidRPr="00FA362E">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A362E">
        <w:rPr>
          <w:color w:val="000000"/>
          <w:lang w:val="sk-SK"/>
        </w:rPr>
        <w:t xml:space="preserve">, kde </w:t>
      </w:r>
      <m:oMath>
        <m:r>
          <w:rPr>
            <w:rFonts w:ascii="Cambria Math" w:hAnsi="Cambria Math"/>
            <w:color w:val="000000"/>
            <w:lang w:val="sk-SK"/>
          </w:rPr>
          <m:t>r</m:t>
        </m:r>
      </m:oMath>
      <w:r w:rsidRPr="00FA362E">
        <w:rPr>
          <w:color w:val="000000"/>
          <w:lang w:val="sk-SK"/>
        </w:rPr>
        <w:t xml:space="preserve"> je polomer aorty (</w:t>
      </w:r>
      <w:r w:rsidRPr="00FA362E">
        <w:rPr>
          <w:color w:val="000000"/>
          <w:lang w:val="sk-SK"/>
        </w:rPr>
        <w:fldChar w:fldCharType="begin"/>
      </w:r>
      <w:r w:rsidRPr="00FA362E">
        <w:rPr>
          <w:color w:val="000000"/>
          <w:lang w:val="sk-SK"/>
        </w:rPr>
        <w:instrText xml:space="preserve"> REF valec \h </w:instrText>
      </w:r>
      <w:r w:rsidRPr="00FA362E">
        <w:rPr>
          <w:color w:val="000000"/>
          <w:lang w:val="sk-SK"/>
        </w:rPr>
      </w:r>
      <w:r w:rsidRPr="00FA362E">
        <w:rPr>
          <w:color w:val="000000"/>
          <w:lang w:val="sk-SK"/>
        </w:rPr>
        <w:fldChar w:fldCharType="separate"/>
      </w:r>
      <w:r w:rsidR="00B85020">
        <w:rPr>
          <w:noProof/>
          <w:color w:val="000000"/>
          <w:lang w:val="sk-SK"/>
        </w:rPr>
        <w:t>14</w:t>
      </w:r>
      <w:r w:rsidRPr="00FA362E">
        <w:rPr>
          <w:color w:val="000000"/>
          <w:lang w:val="sk-SK"/>
        </w:rPr>
        <w:fldChar w:fldCharType="end"/>
      </w:r>
      <w:r w:rsidRPr="00FA362E">
        <w:rPr>
          <w:color w:val="000000"/>
          <w:lang w:val="sk-SK"/>
        </w:rPr>
        <w:t xml:space="preserve">). </w:t>
      </w:r>
      <w:r w:rsidRPr="00FA362E">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951D598" w14:textId="77777777" w:rsidTr="00452ADC">
        <w:tc>
          <w:tcPr>
            <w:tcW w:w="704" w:type="dxa"/>
          </w:tcPr>
          <w:p w14:paraId="0446911A" w14:textId="77777777" w:rsidR="00CE547F" w:rsidRPr="00FA362E" w:rsidRDefault="00CE547F" w:rsidP="00452ADC">
            <w:pPr>
              <w:jc w:val="center"/>
              <w:rPr>
                <w:color w:val="000000"/>
                <w:lang w:val="sk-SK"/>
              </w:rPr>
            </w:pPr>
          </w:p>
        </w:tc>
        <w:tc>
          <w:tcPr>
            <w:tcW w:w="7088" w:type="dxa"/>
            <w:vAlign w:val="center"/>
          </w:tcPr>
          <w:p w14:paraId="22394027" w14:textId="77777777" w:rsidR="00CE547F" w:rsidRPr="00FA362E" w:rsidRDefault="00CE547F" w:rsidP="00452AD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14:paraId="095EEA5E" w14:textId="77777777" w:rsidR="00CE547F" w:rsidRPr="00FA362E" w:rsidRDefault="00CE547F" w:rsidP="00452ADC">
            <w:pPr>
              <w:jc w:val="center"/>
              <w:rPr>
                <w:color w:val="000000"/>
                <w:lang w:val="sk-SK"/>
              </w:rPr>
            </w:pPr>
            <w:r w:rsidRPr="00FA362E">
              <w:rPr>
                <w:color w:val="000000"/>
                <w:lang w:val="sk-SK"/>
              </w:rPr>
              <w:t>(</w:t>
            </w:r>
            <w:bookmarkStart w:id="98" w:name="vale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14</w:t>
            </w:r>
            <w:r w:rsidRPr="00FA362E">
              <w:rPr>
                <w:color w:val="000000"/>
                <w:lang w:val="sk-SK"/>
              </w:rPr>
              <w:fldChar w:fldCharType="end"/>
            </w:r>
            <w:bookmarkEnd w:id="98"/>
            <w:r w:rsidRPr="00FA362E">
              <w:rPr>
                <w:color w:val="000000"/>
                <w:lang w:val="sk-SK"/>
              </w:rPr>
              <w:t>)</w:t>
            </w:r>
          </w:p>
        </w:tc>
      </w:tr>
    </w:tbl>
    <w:p w14:paraId="737BD998" w14:textId="77777777" w:rsidR="00CE547F" w:rsidRPr="00FA362E" w:rsidRDefault="00CE547F" w:rsidP="00CE547F">
      <w:pPr>
        <w:rPr>
          <w:color w:val="000000"/>
          <w:lang w:val="sk-SK"/>
        </w:rPr>
      </w:pPr>
    </w:p>
    <w:p w14:paraId="715790F4" w14:textId="77777777" w:rsidR="00CE547F" w:rsidRPr="00FA362E" w:rsidRDefault="00CE547F" w:rsidP="00CE547F">
      <w:pPr>
        <w:rPr>
          <w:color w:val="000000"/>
          <w:lang w:val="sk-SK"/>
        </w:rPr>
      </w:pPr>
      <w:r w:rsidRPr="00FA362E">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FA362E">
        <w:rPr>
          <w:color w:val="000000"/>
          <w:lang w:val="sk-SK"/>
        </w:rPr>
        <w:t>pri systole roztiahne (</w:t>
      </w:r>
      <m:oMath>
        <m:r>
          <w:rPr>
            <w:rFonts w:ascii="Cambria Math" w:hAnsi="Cambria Math"/>
            <w:color w:val="000000"/>
            <w:lang w:val="sk-SK"/>
          </w:rPr>
          <m:t>dr</m:t>
        </m:r>
      </m:oMath>
      <w:r w:rsidRPr="00FA362E">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FA362E">
        <w:rPr>
          <w:color w:val="000000"/>
          <w:lang w:val="sk-SK"/>
        </w:rPr>
        <w:t>), nazvime to rýchlostný efekt systoly. Zmenu objemu v čase a teda tok krvi aortou popisuje 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760E0D8"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B2F173F" w14:textId="77777777" w:rsidTr="00452ADC">
        <w:tc>
          <w:tcPr>
            <w:tcW w:w="704" w:type="dxa"/>
          </w:tcPr>
          <w:p w14:paraId="6A9E9037" w14:textId="77777777" w:rsidR="00CE547F" w:rsidRPr="00FA362E" w:rsidRDefault="00CE547F" w:rsidP="00452ADC">
            <w:pPr>
              <w:jc w:val="center"/>
              <w:rPr>
                <w:color w:val="000000"/>
                <w:lang w:val="sk-SK"/>
              </w:rPr>
            </w:pPr>
          </w:p>
        </w:tc>
        <w:tc>
          <w:tcPr>
            <w:tcW w:w="7088" w:type="dxa"/>
            <w:vAlign w:val="center"/>
          </w:tcPr>
          <w:p w14:paraId="600F6E56" w14:textId="77777777" w:rsidR="00CE547F" w:rsidRPr="00FA362E" w:rsidRDefault="00E935DB"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14:paraId="4B08C9B6" w14:textId="77777777" w:rsidR="00CE547F" w:rsidRPr="00FA362E" w:rsidRDefault="00CE547F" w:rsidP="00452ADC">
            <w:pPr>
              <w:jc w:val="center"/>
              <w:rPr>
                <w:color w:val="000000"/>
                <w:lang w:val="sk-SK"/>
              </w:rPr>
            </w:pPr>
            <w:r w:rsidRPr="00FA362E">
              <w:rPr>
                <w:color w:val="000000"/>
                <w:lang w:val="sk-SK"/>
              </w:rPr>
              <w:t>(</w:t>
            </w:r>
            <w:bookmarkStart w:id="99" w:name="tok_bernstai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15</w:t>
            </w:r>
            <w:r w:rsidRPr="00FA362E">
              <w:rPr>
                <w:color w:val="000000"/>
                <w:lang w:val="sk-SK"/>
              </w:rPr>
              <w:fldChar w:fldCharType="end"/>
            </w:r>
            <w:bookmarkEnd w:id="99"/>
            <w:r w:rsidRPr="00FA362E">
              <w:rPr>
                <w:color w:val="000000"/>
                <w:lang w:val="sk-SK"/>
              </w:rPr>
              <w:t>)</w:t>
            </w:r>
          </w:p>
        </w:tc>
      </w:tr>
    </w:tbl>
    <w:p w14:paraId="489B9458" w14:textId="77777777" w:rsidR="00CE547F" w:rsidRPr="00FA362E" w:rsidRDefault="00CE547F" w:rsidP="00CE547F">
      <w:pPr>
        <w:jc w:val="center"/>
        <w:rPr>
          <w:color w:val="000000"/>
          <w:lang w:val="sk-SK"/>
        </w:rPr>
      </w:pPr>
    </w:p>
    <w:p w14:paraId="1396C040" w14:textId="77777777" w:rsidR="00CE547F" w:rsidRPr="00FA362E" w:rsidRDefault="00CE547F" w:rsidP="00CE547F">
      <w:pPr>
        <w:rPr>
          <w:color w:val="000000"/>
          <w:lang w:val="sk-SK"/>
        </w:rPr>
      </w:pPr>
      <w:r w:rsidRPr="00FA362E">
        <w:rPr>
          <w:color w:val="000000"/>
          <w:lang w:val="sk-SK"/>
        </w:rPr>
        <w:t>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 je analógiou rovnice (</w:t>
      </w:r>
      <w:r w:rsidRPr="00FA362E">
        <w:rPr>
          <w:color w:val="000000"/>
          <w:lang w:val="sk-SK"/>
        </w:rPr>
        <w:fldChar w:fldCharType="begin"/>
      </w:r>
      <w:r w:rsidRPr="00FA362E">
        <w:rPr>
          <w:color w:val="000000"/>
          <w:lang w:val="sk-SK"/>
        </w:rPr>
        <w:instrText xml:space="preserve"> REF windkessel_3 \h </w:instrText>
      </w:r>
      <w:r w:rsidRPr="00FA362E">
        <w:rPr>
          <w:color w:val="000000"/>
          <w:lang w:val="sk-SK"/>
        </w:rPr>
      </w:r>
      <w:r w:rsidRPr="00FA362E">
        <w:rPr>
          <w:color w:val="000000"/>
          <w:lang w:val="sk-SK"/>
        </w:rPr>
        <w:fldChar w:fldCharType="separate"/>
      </w:r>
      <w:r w:rsidR="00B85020">
        <w:rPr>
          <w:noProof/>
          <w:color w:val="000000"/>
          <w:lang w:val="sk-SK"/>
        </w:rPr>
        <w:t>8</w:t>
      </w:r>
      <w:r w:rsidRPr="00FA362E">
        <w:rPr>
          <w:color w:val="000000"/>
          <w:lang w:val="sk-SK"/>
        </w:rPr>
        <w:fldChar w:fldCharType="end"/>
      </w:r>
      <w:r w:rsidRPr="00FA362E">
        <w:rPr>
          <w:color w:val="000000"/>
          <w:lang w:val="sk-SK"/>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 Druhý derivant bol vyjadrený ekvivalentnou rovnicou (</w:t>
      </w:r>
      <w:r w:rsidRPr="00FA362E">
        <w:rPr>
          <w:color w:val="000000"/>
          <w:lang w:val="sk-SK"/>
        </w:rPr>
        <w:fldChar w:fldCharType="begin"/>
      </w:r>
      <w:r w:rsidRPr="00FA362E">
        <w:rPr>
          <w:color w:val="000000"/>
          <w:lang w:val="sk-SK"/>
        </w:rPr>
        <w:instrText xml:space="preserve"> REF echo_flow \h </w:instrText>
      </w:r>
      <w:r w:rsidRPr="00FA362E">
        <w:rPr>
          <w:color w:val="000000"/>
          <w:lang w:val="sk-SK"/>
        </w:rPr>
      </w:r>
      <w:r w:rsidRPr="00FA362E">
        <w:rPr>
          <w:color w:val="000000"/>
          <w:lang w:val="sk-SK"/>
        </w:rPr>
        <w:fldChar w:fldCharType="separate"/>
      </w:r>
      <w:r w:rsidR="00B85020">
        <w:rPr>
          <w:noProof/>
          <w:color w:val="000000"/>
          <w:lang w:val="sk-SK"/>
        </w:rPr>
        <w:t>11</w:t>
      </w:r>
      <w:r w:rsidRPr="00FA362E">
        <w:rPr>
          <w:color w:val="000000"/>
          <w:lang w:val="sk-SK"/>
        </w:rPr>
        <w:fldChar w:fldCharType="end"/>
      </w:r>
      <w:r w:rsidRPr="00FA362E">
        <w:rPr>
          <w:color w:val="000000"/>
          <w:lang w:val="sk-SK"/>
        </w:rPr>
        <w:t>) a takisto ekvivalentnou rovnicou (</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 xml:space="preserve">). </w:t>
      </w:r>
    </w:p>
    <w:p w14:paraId="195A0748" w14:textId="77777777" w:rsidR="00CE547F" w:rsidRPr="00FA362E" w:rsidRDefault="00CE547F" w:rsidP="00CE547F">
      <w:pPr>
        <w:rPr>
          <w:color w:val="000000"/>
          <w:lang w:val="sk-SK"/>
        </w:rPr>
      </w:pPr>
    </w:p>
    <w:p w14:paraId="2DD61931" w14:textId="77777777" w:rsidR="00CE547F" w:rsidRPr="00FA362E" w:rsidRDefault="00CE547F" w:rsidP="00CE547F">
      <w:pPr>
        <w:rPr>
          <w:color w:val="000000"/>
          <w:lang w:val="sk-SK"/>
        </w:rPr>
      </w:pPr>
      <w:r w:rsidRPr="00FA362E">
        <w:rPr>
          <w:color w:val="000000"/>
          <w:lang w:val="sk-SK"/>
        </w:rPr>
        <w:t xml:space="preserve">Impedancia hrudníka sa skladá z paralelne zapojených impedancií okolitého tkaniva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w:r w:rsidRPr="00FA362E">
        <w:rPr>
          <w:color w:val="000000"/>
          <w:lang w:val="sk-SK"/>
        </w:rPr>
        <w:t xml:space="preserve">, impedancii krvi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w:r w:rsidRPr="00FA362E">
        <w:rPr>
          <w:color w:val="000000"/>
          <w:lang w:val="sk-SK"/>
        </w:rPr>
        <w:t xml:space="preserve">, a impedancie extra-vaskulárnej pľúcnej vody (extra-vascular lung water)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oMath>
      <w:r w:rsidRPr="00FA362E">
        <w:rPr>
          <w:color w:val="000000"/>
          <w:lang w:val="sk-SK"/>
        </w:rPr>
        <w:t xml:space="preserve">. Impedancia hrudníka sa delí na základnú impedanciu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Impedancie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sú zapojené paralelne ako znázorňuje </w:t>
      </w:r>
      <w:r w:rsidRPr="00FA362E">
        <w:rPr>
          <w:color w:val="000000" w:themeColor="text1"/>
          <w:lang w:val="sk-SK"/>
        </w:rPr>
        <w:fldChar w:fldCharType="begin"/>
      </w:r>
      <w:r w:rsidRPr="00FA362E">
        <w:rPr>
          <w:color w:val="000000" w:themeColor="text1"/>
          <w:lang w:val="sk-SK"/>
        </w:rPr>
        <w:instrText xml:space="preserve"> REF _Ref509499377 \h </w:instrText>
      </w:r>
      <w:r w:rsidRPr="00FA362E">
        <w:rPr>
          <w:color w:val="000000" w:themeColor="text1"/>
          <w:lang w:val="sk-SK"/>
        </w:rPr>
      </w:r>
      <w:r w:rsidRPr="00FA362E">
        <w:rPr>
          <w:color w:val="000000" w:themeColor="text1"/>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5</w:t>
      </w:r>
      <w:r w:rsidRPr="00FA362E">
        <w:rPr>
          <w:color w:val="000000" w:themeColor="text1"/>
          <w:lang w:val="sk-SK"/>
        </w:rPr>
        <w:fldChar w:fldCharType="end"/>
      </w:r>
      <w:r w:rsidRPr="00FA362E">
        <w:rPr>
          <w:color w:val="000000" w:themeColor="text1"/>
          <w:lang w:val="sk-SK"/>
        </w:rPr>
        <w:t xml:space="preserve">. Na obrázku je zachytená aj štvorelektródová metóda merania </w:t>
      </w:r>
      <w:r w:rsidRPr="00FA362E">
        <w:rPr>
          <w:color w:val="000000" w:themeColor="text1"/>
          <w:lang w:val="sk-SK"/>
        </w:rPr>
        <w:lastRenderedPageBreak/>
        <w:t xml:space="preserve">bioimpedancie. </w:t>
      </w:r>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reprezentuje striedavý zdroj prúdu a </w:t>
      </w:r>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elektródy zaznamenávajúce hodnotu elektrického napätia.</w:t>
      </w:r>
    </w:p>
    <w:p w14:paraId="099143F2"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26848" behindDoc="0" locked="0" layoutInCell="1" allowOverlap="1" wp14:anchorId="6D9A4D43" wp14:editId="5392E9D7">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EA86281"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6A11AF" w:rsidRPr="007B44BE" w:rsidRDefault="006A11AF"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D9A4D43"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EA86281"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6A11AF" w:rsidRPr="007B44BE" w:rsidRDefault="006A11AF"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28896" behindDoc="0" locked="0" layoutInCell="1" allowOverlap="1" wp14:anchorId="4621C987" wp14:editId="193D1384">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2D94029" id="Ovál 54" o:spid="_x0000_s1026" style="position:absolute;margin-left:0;margin-top:14.65pt;width:38.45pt;height:38.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4E857E8"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53472" behindDoc="0" locked="0" layoutInCell="1" allowOverlap="1" wp14:anchorId="57226FC4" wp14:editId="5F26909C">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D4667EE" id="Rovná spojnica 75"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48352" behindDoc="0" locked="0" layoutInCell="1" allowOverlap="1" wp14:anchorId="6586ABC7" wp14:editId="7A78DBD6">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726142" id="Voľný tvar 64" o:spid="_x0000_s1026" style="position:absolute;margin-left:0;margin-top:14.5pt;width:30.85pt;height:7.5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FA362E">
        <w:rPr>
          <w:noProof/>
          <w:color w:val="000000"/>
        </w:rPr>
        <mc:AlternateContent>
          <mc:Choice Requires="wps">
            <w:drawing>
              <wp:anchor distT="0" distB="0" distL="114300" distR="114300" simplePos="0" relativeHeight="251727872" behindDoc="0" locked="0" layoutInCell="1" allowOverlap="1" wp14:anchorId="0996AC30" wp14:editId="74586242">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F12CE7A" id="Rovná spojnica 67"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2448" behindDoc="0" locked="0" layoutInCell="1" allowOverlap="1" wp14:anchorId="7DBE8059" wp14:editId="104ED8A3">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1955D4F" id="Rovná spojnica 74"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49376" behindDoc="0" locked="0" layoutInCell="1" allowOverlap="1" wp14:anchorId="3BD993E5" wp14:editId="250B9840">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03D480D" id="Rovná spojnica 71"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00813394" w14:textId="77777777" w:rsidR="00CE547F" w:rsidRPr="00FA362E" w:rsidRDefault="00CE547F" w:rsidP="00CE547F">
      <w:pPr>
        <w:rPr>
          <w:color w:val="000000"/>
          <w:lang w:val="sk-SK"/>
        </w:rPr>
      </w:pPr>
    </w:p>
    <w:p w14:paraId="77A4758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0944" behindDoc="0" locked="0" layoutInCell="1" allowOverlap="1" wp14:anchorId="48DCA3D8" wp14:editId="53867214">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510451A"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6A11AF" w:rsidRPr="007B44BE" w:rsidRDefault="006A11AF"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8DCA3D8" id="_x0000_s1027" type="#_x0000_t202" style="position:absolute;left:0;text-align:left;margin-left:192.15pt;margin-top:10.95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3510451A"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6A11AF" w:rsidRPr="007B44BE" w:rsidRDefault="006A11AF"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7328" behindDoc="0" locked="0" layoutInCell="1" allowOverlap="1" wp14:anchorId="67D35695" wp14:editId="31AD92DB">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CDD5656" id="Ovál 53" o:spid="_x0000_s1026" style="position:absolute;margin-left:0;margin-top:2.75pt;width:38.5pt;height:38.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7B3CAD4D" w14:textId="77777777" w:rsidR="00CE547F" w:rsidRPr="00FA362E" w:rsidRDefault="00CE547F" w:rsidP="00CE547F">
      <w:pPr>
        <w:rPr>
          <w:color w:val="000000"/>
          <w:lang w:val="sk-SK"/>
        </w:rPr>
      </w:pPr>
      <w:r w:rsidRPr="00FA362E">
        <w:rPr>
          <w:noProof/>
          <w:color w:val="000000"/>
        </w:rPr>
        <mc:AlternateContent>
          <mc:Choice Requires="wps">
            <w:drawing>
              <wp:anchor distT="4294967295" distB="4294967295" distL="114300" distR="114300" simplePos="0" relativeHeight="251754496" behindDoc="0" locked="0" layoutInCell="1" allowOverlap="1" wp14:anchorId="6AE7B7A5" wp14:editId="567D17D9">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62EF77B" id="Rovná spojnica 77" o:spid="_x0000_s1026" style="position:absolute;z-index:2517544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29920" behindDoc="0" locked="0" layoutInCell="1" allowOverlap="1" wp14:anchorId="1808B0AF" wp14:editId="206EDCAD">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26CB1B9" id="Rovná spojnica 66" o:spid="_x0000_s1026" style="position:absolute;z-index:25172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1424" behindDoc="0" locked="0" layoutInCell="1" allowOverlap="1" wp14:anchorId="5814AE0A" wp14:editId="2C65A3A1">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06A0BF2" id="Rovná spojnica 73"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50400" behindDoc="0" locked="0" layoutInCell="1" allowOverlap="1" wp14:anchorId="524323D7" wp14:editId="74C2CC77">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413397C" id="Rovná spojnica 72" o:spid="_x0000_s1026" style="position:absolute;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61D16DD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8592" behindDoc="0" locked="0" layoutInCell="1" allowOverlap="1" wp14:anchorId="702AD781" wp14:editId="369A6DD2">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498A8A9" w14:textId="77777777" w:rsidR="006A11AF" w:rsidRPr="007B44BE" w:rsidRDefault="006A11AF" w:rsidP="00CE547F">
                            <w:pPr>
                              <w:rPr>
                                <w:color w:val="000000"/>
                                <w:szCs w:val="24"/>
                              </w:rPr>
                            </w:pPr>
                            <m:oMathPara>
                              <m:oMath>
                                <m:r>
                                  <w:rPr>
                                    <w:rFonts w:ascii="Cambria Math" w:hAnsi="Cambria Math"/>
                                    <w:color w:val="000000"/>
                                    <w:szCs w:val="24"/>
                                    <w:lang w:val="sk-SK"/>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02AD781" id="_x0000_s1028" type="#_x0000_t202" style="position:absolute;left:0;text-align:left;margin-left:193.3pt;margin-top:4.45pt;width:32.25pt;height:2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3498A8A9" w14:textId="77777777" w:rsidR="006A11AF" w:rsidRPr="007B44BE" w:rsidRDefault="006A11AF" w:rsidP="00CE547F">
                      <w:pPr>
                        <w:rPr>
                          <w:color w:val="000000"/>
                          <w:szCs w:val="24"/>
                        </w:rPr>
                      </w:pPr>
                      <m:oMathPara>
                        <m:oMath>
                          <m:r>
                            <w:rPr>
                              <w:rFonts w:ascii="Cambria Math" w:hAnsi="Cambria Math"/>
                              <w:color w:val="000000"/>
                              <w:szCs w:val="24"/>
                              <w:lang w:val="sk-SK"/>
                            </w:rPr>
                            <m:t>Z(t)</m:t>
                          </m:r>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7568" behindDoc="0" locked="0" layoutInCell="1" allowOverlap="1" wp14:anchorId="5D73D1CD" wp14:editId="3F448E5F">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E244D98" id="Obdĺžnik 80" o:spid="_x0000_s1026" style="position:absolute;margin-left:0;margin-top:15.05pt;width:183.45pt;height:192.8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3A6EB4BB"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1968" behindDoc="0" locked="0" layoutInCell="1" allowOverlap="1" wp14:anchorId="4416B7BD" wp14:editId="3693B6B6">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7B830516" w14:textId="77777777" w:rsidR="006A11AF" w:rsidRPr="007B44BE" w:rsidRDefault="006A11AF"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416B7BD" id="_x0000_s1029" type="#_x0000_t202" style="position:absolute;left:0;text-align:left;margin-left:0;margin-top:.6pt;width:47.05pt;height:22.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7B830516" w14:textId="77777777" w:rsidR="006A11AF" w:rsidRPr="007B44BE" w:rsidRDefault="006A11AF"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v:textbox>
                <w10:wrap type="square" anchorx="margin"/>
              </v:shape>
            </w:pict>
          </mc:Fallback>
        </mc:AlternateContent>
      </w:r>
    </w:p>
    <w:p w14:paraId="4418408D"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39136" behindDoc="0" locked="0" layoutInCell="1" allowOverlap="1" wp14:anchorId="5BD530EB" wp14:editId="1CC2882E">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FAC830B" id="Rovná spojnica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0" distB="0" distL="114299" distR="114299" simplePos="0" relativeHeight="251740160" behindDoc="0" locked="0" layoutInCell="1" allowOverlap="1" wp14:anchorId="6DEF1A42" wp14:editId="08CF561C">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616A901" id="Rovná spojnica 50" o:spid="_x0000_s1026" style="position:absolute;flip:y;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4294967295" distB="4294967295" distL="114300" distR="114300" simplePos="0" relativeHeight="251737088" behindDoc="0" locked="0" layoutInCell="1" allowOverlap="1" wp14:anchorId="152714AA" wp14:editId="175082D8">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3582A43" id="Rovná spojnica 46" o:spid="_x0000_s1026" style="position:absolute;z-index:2517370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38112" behindDoc="0" locked="0" layoutInCell="1" allowOverlap="1" wp14:anchorId="06B85E15" wp14:editId="69FDF549">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84D5A96" id="Obdĺžnik 45" o:spid="_x0000_s1026" style="position:absolute;margin-left:0;margin-top:.85pt;width:47.6pt;height:11.9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71713A29"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6544" behindDoc="0" locked="0" layoutInCell="1" allowOverlap="1" wp14:anchorId="4EB7F16C" wp14:editId="01B59866">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2BB7B1" w14:textId="77777777" w:rsidR="006A11AF" w:rsidRPr="007B44BE" w:rsidRDefault="00E935D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EB7F16C" id="_x0000_s1030" type="#_x0000_t202" style="position:absolute;left:0;text-align:left;margin-left:192.9pt;margin-top:5.65pt;width:32.25pt;height: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482BB7B1" w14:textId="77777777" w:rsidR="006A11AF" w:rsidRPr="007B44BE" w:rsidRDefault="006A11AF"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5520" behindDoc="0" locked="0" layoutInCell="1" allowOverlap="1" wp14:anchorId="2EA44491" wp14:editId="6EE73B67">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3B3110D6" id="Obdĺžnik 78" o:spid="_x0000_s1026" style="position:absolute;margin-left:141.8pt;margin-top:19.3pt;width:137.75pt;height:111.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1FD1280A"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4016" behindDoc="0" locked="0" layoutInCell="1" allowOverlap="1" wp14:anchorId="37DECF43" wp14:editId="79C20618">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8C9714" w14:textId="77777777" w:rsidR="006A11AF" w:rsidRPr="007B44BE" w:rsidRDefault="00E935D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7DECF43" id="_x0000_s1031" type="#_x0000_t202" style="position:absolute;left:0;text-align:left;margin-left:196.1pt;margin-top:32.1pt;width:32.25pt;height:2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488C9714" w14:textId="77777777" w:rsidR="006A11AF" w:rsidRPr="007B44BE" w:rsidRDefault="006A11AF"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5280" behindDoc="0" locked="0" layoutInCell="1" allowOverlap="1" wp14:anchorId="2370AEDF" wp14:editId="34F16712">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0750D1" id="Obdĺžnik 43" o:spid="_x0000_s1026" style="position:absolute;margin-left:187.85pt;margin-top:81.65pt;width:47.55pt;height:11.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0" distB="0" distL="114300" distR="114300" simplePos="0" relativeHeight="251744256" behindDoc="0" locked="0" layoutInCell="1" allowOverlap="1" wp14:anchorId="2C0BF103" wp14:editId="6129C0E7">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648AFE7" id="Obdĺžnik 42" o:spid="_x0000_s1026" style="position:absolute;margin-left:187.85pt;margin-top:52.65pt;width:47.55pt;height:11.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4294967295" distB="4294967295" distL="114300" distR="114300" simplePos="0" relativeHeight="251741184" behindDoc="0" locked="0" layoutInCell="1" allowOverlap="1" wp14:anchorId="19DA3C55" wp14:editId="64493742">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9CB72A2" id="Rovná spojnica 51" o:spid="_x0000_s1026" style="position:absolute;flip:y;z-index:2517411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42208" behindDoc="0" locked="0" layoutInCell="1" allowOverlap="1" wp14:anchorId="67D9C986" wp14:editId="2914FEC2">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542095E" id="Rovná spojnica 52"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5720" distB="45720" distL="114300" distR="114300" simplePos="0" relativeHeight="251732992" behindDoc="0" locked="0" layoutInCell="1" allowOverlap="1" wp14:anchorId="257E3397" wp14:editId="758DFCE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719A822" w14:textId="77777777" w:rsidR="006A11AF" w:rsidRPr="007B44BE" w:rsidRDefault="00E935D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57E3397" id="_x0000_s1032" type="#_x0000_t202" style="position:absolute;left:0;text-align:left;margin-left:196.1pt;margin-top:1.25pt;width:32.25pt;height:2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3719A822" w14:textId="77777777" w:rsidR="006A11AF" w:rsidRPr="007B44BE" w:rsidRDefault="006A11AF"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6304" behindDoc="0" locked="0" layoutInCell="1" allowOverlap="1" wp14:anchorId="632BE39C" wp14:editId="25C7D2C8">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B903B44" id="Obdĺžnik 39" o:spid="_x0000_s1026" style="position:absolute;margin-left:187.85pt;margin-top:22.05pt;width:47.55pt;height:11.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FA362E">
        <w:rPr>
          <w:noProof/>
          <w:color w:val="000000"/>
        </w:rPr>
        <mc:AlternateContent>
          <mc:Choice Requires="wps">
            <w:drawing>
              <wp:anchor distT="45720" distB="45720" distL="114300" distR="114300" simplePos="0" relativeHeight="251735040" behindDoc="0" locked="0" layoutInCell="1" allowOverlap="1" wp14:anchorId="7DEE06D6" wp14:editId="2F894B2F">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6503FDF" w14:textId="77777777" w:rsidR="006A11AF" w:rsidRPr="007B44BE" w:rsidRDefault="00E935D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DEE06D6" id="_x0000_s1033" type="#_x0000_t202" style="position:absolute;left:0;text-align:left;margin-left:196.1pt;margin-top:61.45pt;width:32.25pt;height:2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26503FDF" w14:textId="77777777" w:rsidR="006A11AF" w:rsidRPr="007B44BE" w:rsidRDefault="006A11AF"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v:textbox>
                <w10:wrap type="square" anchorx="margin"/>
              </v:shape>
            </w:pict>
          </mc:Fallback>
        </mc:AlternateContent>
      </w:r>
      <w:r w:rsidRPr="00FA362E">
        <w:rPr>
          <w:noProof/>
          <w:color w:val="000000"/>
        </w:rPr>
        <mc:AlternateContent>
          <mc:Choice Requires="wps">
            <w:drawing>
              <wp:anchor distT="4294967295" distB="4294967295" distL="114300" distR="114300" simplePos="0" relativeHeight="251743232" behindDoc="0" locked="0" layoutInCell="1" allowOverlap="1" wp14:anchorId="41162543" wp14:editId="09A0575B">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4F87EFB" id="Rovná spojnica 49"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35F9C5E6" w14:textId="77777777" w:rsidR="00CE547F" w:rsidRPr="00FA362E" w:rsidRDefault="00CE547F" w:rsidP="00CE547F">
      <w:pPr>
        <w:rPr>
          <w:color w:val="000000"/>
          <w:lang w:val="sk-SK"/>
        </w:rPr>
      </w:pPr>
    </w:p>
    <w:p w14:paraId="4A29E038" w14:textId="77777777" w:rsidR="00CE547F" w:rsidRPr="00FA362E" w:rsidRDefault="00CE547F" w:rsidP="00CE547F">
      <w:pPr>
        <w:rPr>
          <w:color w:val="000000"/>
          <w:lang w:val="sk-SK"/>
        </w:rPr>
      </w:pPr>
    </w:p>
    <w:p w14:paraId="438BB21D" w14:textId="77777777" w:rsidR="00CE547F" w:rsidRPr="00FA362E" w:rsidRDefault="00CE547F" w:rsidP="00CE547F">
      <w:pPr>
        <w:rPr>
          <w:color w:val="000000"/>
          <w:lang w:val="sk-SK"/>
        </w:rPr>
      </w:pPr>
    </w:p>
    <w:p w14:paraId="613CE058" w14:textId="77777777" w:rsidR="00CE547F" w:rsidRPr="00FA362E" w:rsidRDefault="00CE547F" w:rsidP="00CE547F">
      <w:pPr>
        <w:rPr>
          <w:color w:val="000000"/>
          <w:lang w:val="sk-SK"/>
        </w:rPr>
      </w:pPr>
    </w:p>
    <w:p w14:paraId="777779B1" w14:textId="77777777" w:rsidR="00CE547F" w:rsidRPr="00FA362E" w:rsidRDefault="00CE547F" w:rsidP="00CE547F">
      <w:pPr>
        <w:rPr>
          <w:color w:val="000000"/>
          <w:lang w:val="sk-SK"/>
        </w:rPr>
      </w:pPr>
    </w:p>
    <w:p w14:paraId="3D846074" w14:textId="77777777" w:rsidR="00CE547F" w:rsidRPr="00FA362E" w:rsidRDefault="00CE547F" w:rsidP="00CE547F">
      <w:pPr>
        <w:pStyle w:val="Popis"/>
        <w:rPr>
          <w:lang w:val="sk-SK"/>
        </w:rPr>
      </w:pPr>
    </w:p>
    <w:p w14:paraId="1A752460" w14:textId="73BFEC1D" w:rsidR="00CE547F" w:rsidRPr="00FA362E" w:rsidRDefault="00CE547F" w:rsidP="00CE547F">
      <w:pPr>
        <w:pStyle w:val="Popis"/>
        <w:rPr>
          <w:vanish/>
          <w:color w:val="000000"/>
          <w:lang w:val="sk-SK"/>
          <w:specVanish/>
        </w:rPr>
      </w:pPr>
      <w:bookmarkStart w:id="100" w:name="_Ref509499377"/>
      <w:bookmarkStart w:id="101" w:name="_Toc51398151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100"/>
      <w:r w:rsidRPr="00FA362E">
        <w:rPr>
          <w:lang w:val="sk-SK"/>
        </w:rPr>
        <w:t>: Elektrická schéma paralelne zapojených odporov hrudníka.</w:t>
      </w:r>
      <w:bookmarkEnd w:id="101"/>
      <w:r w:rsidRPr="00FA362E">
        <w:rPr>
          <w:lang w:val="sk-SK"/>
        </w:rPr>
        <w:t xml:space="preserve"> </w:t>
      </w:r>
    </w:p>
    <w:p w14:paraId="1B012F60" w14:textId="77777777" w:rsidR="00CE547F" w:rsidRPr="00FA362E" w:rsidRDefault="00CE547F" w:rsidP="00CE547F">
      <w:pPr>
        <w:pStyle w:val="Popis"/>
        <w:rPr>
          <w:lang w:val="sk-SK"/>
        </w:rPr>
      </w:pPr>
      <w:r w:rsidRPr="00FA362E">
        <w:rPr>
          <w:lang w:val="sk-SK"/>
        </w:rPr>
        <w:t xml:space="preserve">Schéma zobrazuje takisto spôsob merania impedancie hrudníka pomocou 4-elektródovej metódy, kde na vonkajších dvoch elektródach je pripojený zdroj prúdu a na vnútorné dve elektródy zaznamenávajú zmeny </w:t>
      </w:r>
      <w:commentRangeStart w:id="102"/>
      <w:r w:rsidRPr="00FA362E">
        <w:rPr>
          <w:lang w:val="sk-SK"/>
        </w:rPr>
        <w:t>napätia</w:t>
      </w:r>
      <w:commentRangeEnd w:id="102"/>
      <w:r w:rsidRPr="00FA362E">
        <w:rPr>
          <w:rStyle w:val="Odkaznakomentr"/>
          <w:rFonts w:eastAsia="Times New Roman" w:cs="Times New Roman"/>
          <w:spacing w:val="0"/>
          <w:lang w:val="sk-SK" w:eastAsia="cs-CZ" w:bidi="ar-SA"/>
        </w:rPr>
        <w:commentReference w:id="102"/>
      </w:r>
      <w:r w:rsidRPr="00FA362E">
        <w:rPr>
          <w:lang w:val="sk-SK"/>
        </w:rPr>
        <w:t xml:space="preserve">. </w:t>
      </w:r>
    </w:p>
    <w:p w14:paraId="178327B5" w14:textId="77777777" w:rsidR="00CE547F" w:rsidRPr="00FA362E" w:rsidRDefault="00CE547F" w:rsidP="00CE547F">
      <w:pPr>
        <w:rPr>
          <w:color w:val="000000"/>
          <w:lang w:val="sk-SK"/>
        </w:rPr>
      </w:pPr>
    </w:p>
    <w:p w14:paraId="1D96F637" w14:textId="77777777" w:rsidR="00CE547F" w:rsidRPr="00FA362E" w:rsidRDefault="00CE547F" w:rsidP="00CE547F">
      <w:pPr>
        <w:rPr>
          <w:color w:val="000000"/>
          <w:lang w:val="sk-SK"/>
        </w:rPr>
      </w:pPr>
      <w:r w:rsidRPr="00FA362E">
        <w:rPr>
          <w:color w:val="000000"/>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lang w:val="sk-SK"/>
        </w:rPr>
        <w:t>v priebehu srdcového cyklu. Jednotlivé zložky impedancie hrudníka sú uvedené v rovnici (</w:t>
      </w:r>
      <w:r w:rsidRPr="00FA362E">
        <w:rPr>
          <w:color w:val="000000"/>
          <w:lang w:val="sk-SK"/>
        </w:rPr>
        <w:fldChar w:fldCharType="begin"/>
      </w:r>
      <w:r w:rsidRPr="00FA362E">
        <w:rPr>
          <w:color w:val="000000"/>
          <w:lang w:val="sk-SK"/>
        </w:rPr>
        <w:instrText xml:space="preserve"> REF icg_odpor_hrude \h </w:instrText>
      </w:r>
      <w:r w:rsidRPr="00FA362E">
        <w:rPr>
          <w:color w:val="000000"/>
          <w:lang w:val="sk-SK"/>
        </w:rPr>
      </w:r>
      <w:r w:rsidRPr="00FA362E">
        <w:rPr>
          <w:color w:val="000000"/>
          <w:lang w:val="sk-SK"/>
        </w:rPr>
        <w:fldChar w:fldCharType="separate"/>
      </w:r>
      <w:r w:rsidR="00B85020">
        <w:rPr>
          <w:noProof/>
          <w:color w:val="000000"/>
          <w:lang w:val="sk-SK"/>
        </w:rPr>
        <w:t>16</w:t>
      </w:r>
      <w:r w:rsidRPr="00FA362E">
        <w:rPr>
          <w:color w:val="000000"/>
          <w:lang w:val="sk-SK"/>
        </w:rPr>
        <w:fldChar w:fldCharType="end"/>
      </w:r>
      <w:r w:rsidRPr="00FA362E">
        <w:rPr>
          <w:color w:val="000000"/>
          <w:lang w:val="sk-SK"/>
        </w:rPr>
        <w:t xml:space="preserve">)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3705CF2"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2934AEA3" w14:textId="77777777" w:rsidTr="00452ADC">
        <w:tc>
          <w:tcPr>
            <w:tcW w:w="279" w:type="dxa"/>
          </w:tcPr>
          <w:p w14:paraId="48AA75E6" w14:textId="77777777" w:rsidR="00CE547F" w:rsidRPr="00FA362E" w:rsidRDefault="00CE547F" w:rsidP="00452ADC">
            <w:pPr>
              <w:jc w:val="center"/>
              <w:rPr>
                <w:color w:val="000000"/>
                <w:lang w:val="sk-SK"/>
              </w:rPr>
            </w:pPr>
          </w:p>
        </w:tc>
        <w:tc>
          <w:tcPr>
            <w:tcW w:w="7513" w:type="dxa"/>
            <w:vAlign w:val="center"/>
          </w:tcPr>
          <w:p w14:paraId="4E79C50E" w14:textId="77777777" w:rsidR="00CE547F" w:rsidRPr="00FA362E" w:rsidRDefault="00CE547F" w:rsidP="00452AD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d>
                  <m:dPr>
                    <m:begChr m:val="["/>
                    <m:endChr m:val="]"/>
                    <m:ctrlPr>
                      <w:rPr>
                        <w:rFonts w:ascii="Cambria Math" w:hAnsi="Cambria Math"/>
                        <w:i/>
                        <w:color w:val="000000"/>
                        <w:lang w:val="sk-SK"/>
                      </w:rPr>
                    </m:ctrlPr>
                  </m:dPr>
                  <m:e>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e>
                            </m:d>
                          </m:e>
                        </m:d>
                      </m:e>
                    </m:d>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d>
                  <m:dPr>
                    <m:begChr m:val="‖"/>
                    <m:endChr m:val=""/>
                    <m:ctrlPr>
                      <w:rPr>
                        <w:rFonts w:ascii="Cambria Math" w:hAnsi="Cambria Math"/>
                        <w:i/>
                        <w:color w:val="000000"/>
                        <w:lang w:val="sk-SK"/>
                      </w:rPr>
                    </m:ctrlPr>
                  </m:dPr>
                  <m:e>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e>
                </m:d>
              </m:oMath>
            </m:oMathPara>
          </w:p>
        </w:tc>
        <w:tc>
          <w:tcPr>
            <w:tcW w:w="702" w:type="dxa"/>
            <w:vAlign w:val="center"/>
          </w:tcPr>
          <w:p w14:paraId="30899562" w14:textId="77777777" w:rsidR="00CE547F" w:rsidRPr="00FA362E" w:rsidRDefault="00CE547F" w:rsidP="00452ADC">
            <w:pPr>
              <w:jc w:val="center"/>
              <w:rPr>
                <w:color w:val="000000"/>
                <w:lang w:val="sk-SK"/>
              </w:rPr>
            </w:pPr>
            <w:r w:rsidRPr="00FA362E">
              <w:rPr>
                <w:color w:val="000000"/>
                <w:lang w:val="sk-SK"/>
              </w:rPr>
              <w:t>(</w:t>
            </w:r>
            <w:bookmarkStart w:id="103" w:name="icg_odpor_hrude"/>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16</w:t>
            </w:r>
            <w:r w:rsidRPr="00FA362E">
              <w:rPr>
                <w:color w:val="000000"/>
                <w:lang w:val="sk-SK"/>
              </w:rPr>
              <w:fldChar w:fldCharType="end"/>
            </w:r>
            <w:bookmarkEnd w:id="103"/>
            <w:r w:rsidRPr="00FA362E">
              <w:rPr>
                <w:color w:val="000000"/>
                <w:lang w:val="sk-SK"/>
              </w:rPr>
              <w:t>)</w:t>
            </w:r>
          </w:p>
        </w:tc>
      </w:tr>
    </w:tbl>
    <w:p w14:paraId="651C7B7A" w14:textId="77777777" w:rsidR="00CE547F" w:rsidRPr="00FA362E" w:rsidRDefault="00CE547F" w:rsidP="00CE547F">
      <w:pPr>
        <w:jc w:val="center"/>
        <w:rPr>
          <w:color w:val="000000"/>
          <w:lang w:val="sk-SK"/>
        </w:rPr>
      </w:pPr>
    </w:p>
    <w:p w14:paraId="10B9F67A" w14:textId="77777777" w:rsidR="00CE547F" w:rsidRPr="00FA362E" w:rsidRDefault="00CE547F" w:rsidP="00CE547F">
      <w:pPr>
        <w:rPr>
          <w:color w:val="000000"/>
          <w:lang w:val="sk-SK"/>
        </w:rPr>
      </w:pPr>
      <w:r w:rsidRPr="00FA362E">
        <w:rPr>
          <w:color w:val="000000"/>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oMath>
      <w:r w:rsidRPr="00FA362E">
        <w:rPr>
          <w:color w:val="000000"/>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oMath>
      <w:r w:rsidRPr="00FA362E">
        <w:rPr>
          <w:color w:val="000000"/>
          <w:lang w:val="sk-SK"/>
        </w:rPr>
        <w:t>. Počas systoly sa zväčší objem krvi v aorte, čím dôjde k </w:t>
      </w:r>
      <w:r w:rsidRPr="00FA362E">
        <w:rPr>
          <w:color w:val="000000"/>
          <w:highlight w:val="yellow"/>
          <w:lang w:val="sk-SK"/>
        </w:rPr>
        <w:t>zväčšeniu priemeru elektrického vodiča v hrudníku</w:t>
      </w:r>
      <w:r w:rsidRPr="00FA362E">
        <w:rPr>
          <w:color w:val="000000"/>
          <w:lang w:val="sk-SK"/>
        </w:rPr>
        <w:t xml:space="preserve">, a to spôsobí zníženie impedancie. Druhou časťou je zmena impedancie </w:t>
      </w:r>
      <w:r w:rsidRPr="00FA362E">
        <w:rPr>
          <w:color w:val="000000"/>
          <w:lang w:val="sk-SK"/>
        </w:rPr>
        <w:lastRenderedPageBreak/>
        <w:t xml:space="preserve">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oMath>
      <w:r w:rsidRPr="00FA362E">
        <w:rPr>
          <w:color w:val="000000"/>
          <w:lang w:val="sk-SK"/>
        </w:rPr>
        <w:t>. Pri pohybe krvi aortou sa červené krvinky natočia svojou dlhšou osou v smere toku krvi (</w:t>
      </w:r>
      <w:r w:rsidRPr="00FA362E">
        <w:rPr>
          <w:color w:val="000000"/>
          <w:lang w:val="sk-SK"/>
        </w:rPr>
        <w:fldChar w:fldCharType="begin"/>
      </w:r>
      <w:r w:rsidRPr="00FA362E">
        <w:rPr>
          <w:color w:val="000000"/>
          <w:lang w:val="sk-SK"/>
        </w:rPr>
        <w:instrText xml:space="preserve"> REF _Ref513446698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6</w:t>
      </w:r>
      <w:r w:rsidRPr="00FA362E">
        <w:rPr>
          <w:color w:val="000000"/>
          <w:lang w:val="sk-SK"/>
        </w:rPr>
        <w:fldChar w:fldCharType="end"/>
      </w:r>
      <w:r w:rsidRPr="00FA362E">
        <w:rPr>
          <w:color w:val="000000"/>
          <w:lang w:val="sk-SK"/>
        </w:rPr>
        <w:t xml:space="preserve">), čím sa vytvoria vodivé cesty pre vysoko vodivú plazmu a tým sa zníži impedancia </w:t>
      </w:r>
      <w:commentRangeStart w:id="104"/>
      <w:r w:rsidRPr="00FA362E">
        <w:rPr>
          <w:color w:val="000000"/>
          <w:lang w:val="sk-SK"/>
        </w:rPr>
        <w:t>krvi</w:t>
      </w:r>
      <w:commentRangeEnd w:id="104"/>
      <w:r w:rsidRPr="00FA362E">
        <w:rPr>
          <w:rStyle w:val="Odkaznakomentr"/>
          <w:lang w:val="sk-SK"/>
        </w:rPr>
        <w:commentReference w:id="104"/>
      </w:r>
      <w:r w:rsidRPr="00FA362E">
        <w:rPr>
          <w:color w:val="000000"/>
          <w:lang w:val="sk-SK"/>
        </w:rPr>
        <w:t xml:space="preserve">. Maximum zmeny rezistivity nastáva pri natočení červených krviniek dlhšou osou do 20° ku smeru toku krvi </w:t>
      </w: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lang w:val="sk-SK"/>
        </w:rPr>
        <w:t>.</w:t>
      </w:r>
    </w:p>
    <w:p w14:paraId="49316329" w14:textId="77777777" w:rsidR="00CE547F" w:rsidRPr="00FA362E" w:rsidRDefault="00CE547F" w:rsidP="00CE547F">
      <w:pPr>
        <w:jc w:val="center"/>
        <w:rPr>
          <w:b/>
          <w:color w:val="000000"/>
          <w:lang w:val="sk-SK"/>
        </w:rPr>
      </w:pPr>
      <w:r w:rsidRPr="00FA362E">
        <w:rPr>
          <w:b/>
          <w:noProof/>
          <w:color w:val="000000"/>
        </w:rPr>
        <w:drawing>
          <wp:inline distT="0" distB="0" distL="0" distR="0" wp14:anchorId="6743F3A1" wp14:editId="34E662D2">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4"/>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06B6089F" w14:textId="1B9CD206" w:rsidR="00CE547F" w:rsidRPr="00FA362E" w:rsidRDefault="00CE547F" w:rsidP="00CE547F">
      <w:pPr>
        <w:pStyle w:val="Popis"/>
        <w:rPr>
          <w:vanish/>
          <w:color w:val="000000"/>
          <w:szCs w:val="22"/>
          <w:lang w:val="sk-SK"/>
          <w:specVanish/>
        </w:rPr>
      </w:pPr>
      <w:bookmarkStart w:id="105" w:name="_Ref513446698"/>
      <w:bookmarkStart w:id="106" w:name="_Toc51398151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Start w:id="107" w:name="_Ref509500146"/>
      <w:bookmarkEnd w:id="105"/>
      <w:r w:rsidRPr="00FA362E">
        <w:rPr>
          <w:lang w:val="sk-SK"/>
        </w:rPr>
        <w:t>:</w:t>
      </w:r>
      <w:r w:rsidRPr="00FA362E">
        <w:rPr>
          <w:color w:val="000000"/>
          <w:szCs w:val="22"/>
          <w:lang w:val="sk-SK"/>
        </w:rPr>
        <w:t>Princíp zmeny vodivosti krvi</w:t>
      </w:r>
      <w:bookmarkEnd w:id="106"/>
    </w:p>
    <w:p w14:paraId="10755E62" w14:textId="77777777" w:rsidR="00CE547F" w:rsidRPr="00FA362E" w:rsidRDefault="00CE547F" w:rsidP="00CE547F">
      <w:pPr>
        <w:pStyle w:val="Popis"/>
        <w:rPr>
          <w:color w:val="000000"/>
          <w:szCs w:val="22"/>
          <w:lang w:val="sk-SK"/>
        </w:rPr>
      </w:pPr>
      <w:r w:rsidRPr="00FA362E">
        <w:rPr>
          <w:color w:val="000000"/>
          <w:szCs w:val="22"/>
          <w:lang w:val="sk-SK"/>
        </w:rPr>
        <w:fldChar w:fldCharType="begin"/>
      </w:r>
      <w:r w:rsidRPr="00FA362E">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szCs w:val="22"/>
          <w:lang w:val="sk-SK"/>
        </w:rPr>
        <w:fldChar w:fldCharType="separate"/>
      </w:r>
      <w:r w:rsidRPr="00FA362E">
        <w:rPr>
          <w:noProof/>
          <w:color w:val="000000"/>
          <w:szCs w:val="22"/>
          <w:lang w:val="sk-SK"/>
        </w:rPr>
        <w:t>[3]</w:t>
      </w:r>
      <w:r w:rsidRPr="00FA362E">
        <w:rPr>
          <w:color w:val="000000"/>
          <w:szCs w:val="22"/>
          <w:lang w:val="sk-SK"/>
        </w:rPr>
        <w:fldChar w:fldCharType="end"/>
      </w:r>
      <w:r w:rsidRPr="00FA362E">
        <w:rPr>
          <w:color w:val="000000"/>
          <w:szCs w:val="22"/>
          <w:lang w:val="sk-SK"/>
        </w:rPr>
        <w:t>.</w:t>
      </w:r>
      <w:bookmarkEnd w:id="107"/>
      <w:r w:rsidRPr="00FA362E">
        <w:rPr>
          <w:color w:val="000000"/>
          <w:szCs w:val="22"/>
          <w:lang w:val="sk-SK"/>
        </w:rPr>
        <w:t xml:space="preserve"> Objemový efekt zníženia impedancie je znázornený zväčšením prierezu vodiča, rýchlostný efekt zníženia impedancie je znázornený z¨vytvorením vodivých ciest medzi zhodne orientovanými červenými krvinkami.</w:t>
      </w:r>
    </w:p>
    <w:p w14:paraId="01B285EF" w14:textId="77777777" w:rsidR="00CE547F" w:rsidRPr="00FA362E" w:rsidRDefault="00CE547F" w:rsidP="00CE547F">
      <w:pPr>
        <w:rPr>
          <w:lang w:val="sk-SK" w:eastAsia="en-US" w:bidi="en-US"/>
        </w:rPr>
      </w:pPr>
    </w:p>
    <w:p w14:paraId="38C8DB5F" w14:textId="77777777" w:rsidR="00CE547F" w:rsidRPr="00FA362E" w:rsidRDefault="00CE547F" w:rsidP="00CE547F">
      <w:pPr>
        <w:rPr>
          <w:color w:val="000000"/>
          <w:lang w:val="sk-SK"/>
        </w:rPr>
      </w:pPr>
      <w:r w:rsidRPr="00FA362E">
        <w:rPr>
          <w:lang w:val="sk-SK"/>
        </w:rPr>
        <w:t xml:space="preserve">Simultánne meranie vodivosti krvi a zmeny rýchlosti krvi zachytáva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FA362E">
        <w:rPr>
          <w:lang w:val="sk-SK"/>
        </w:rPr>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w:t>
      </w:r>
    </w:p>
    <w:p w14:paraId="0C94922D"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76327F8E" w14:textId="77777777" w:rsidTr="00452ADC">
        <w:tc>
          <w:tcPr>
            <w:tcW w:w="279" w:type="dxa"/>
          </w:tcPr>
          <w:p w14:paraId="3AB8777A" w14:textId="77777777" w:rsidR="00CE547F" w:rsidRPr="00FA362E" w:rsidRDefault="00CE547F" w:rsidP="00452ADC">
            <w:pPr>
              <w:jc w:val="center"/>
              <w:rPr>
                <w:color w:val="000000"/>
                <w:lang w:val="sk-SK"/>
              </w:rPr>
            </w:pPr>
          </w:p>
          <w:p w14:paraId="51CC66D3" w14:textId="77777777" w:rsidR="00CE547F" w:rsidRPr="00FA362E" w:rsidRDefault="00CE547F" w:rsidP="00452ADC">
            <w:pPr>
              <w:jc w:val="center"/>
              <w:rPr>
                <w:color w:val="000000"/>
                <w:lang w:val="sk-SK"/>
              </w:rPr>
            </w:pPr>
          </w:p>
        </w:tc>
        <w:tc>
          <w:tcPr>
            <w:tcW w:w="7513" w:type="dxa"/>
            <w:vAlign w:val="center"/>
          </w:tcPr>
          <w:p w14:paraId="29918EE3" w14:textId="77777777" w:rsidR="00CE547F" w:rsidRPr="00FA362E" w:rsidRDefault="00E935D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color w:val="000000"/>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 xml:space="preserve">) </m:t>
                </m:r>
              </m:oMath>
            </m:oMathPara>
          </w:p>
        </w:tc>
        <w:tc>
          <w:tcPr>
            <w:tcW w:w="702" w:type="dxa"/>
            <w:vAlign w:val="center"/>
          </w:tcPr>
          <w:p w14:paraId="502352F6" w14:textId="77777777" w:rsidR="00CE547F" w:rsidRPr="00FA362E" w:rsidRDefault="00CE547F" w:rsidP="00452ADC">
            <w:pPr>
              <w:jc w:val="center"/>
              <w:rPr>
                <w:color w:val="000000"/>
                <w:lang w:val="sk-SK"/>
              </w:rPr>
            </w:pPr>
            <w:r w:rsidRPr="00FA362E">
              <w:rPr>
                <w:color w:val="000000"/>
                <w:lang w:val="sk-SK"/>
              </w:rPr>
              <w:t>(</w:t>
            </w:r>
            <w:bookmarkStart w:id="108" w:name="vsav"/>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17</w:t>
            </w:r>
            <w:r w:rsidRPr="00FA362E">
              <w:rPr>
                <w:color w:val="000000"/>
                <w:lang w:val="sk-SK"/>
              </w:rPr>
              <w:fldChar w:fldCharType="end"/>
            </w:r>
            <w:bookmarkEnd w:id="108"/>
            <w:r w:rsidRPr="00FA362E">
              <w:rPr>
                <w:color w:val="000000"/>
                <w:lang w:val="sk-SK"/>
              </w:rPr>
              <w:t>)</w:t>
            </w:r>
          </w:p>
        </w:tc>
      </w:tr>
    </w:tbl>
    <w:p w14:paraId="0A5462C6" w14:textId="77777777" w:rsidR="00CE547F" w:rsidRPr="00FA362E" w:rsidRDefault="00CE547F" w:rsidP="00CE547F">
      <w:pPr>
        <w:rPr>
          <w:lang w:val="sk-SK"/>
        </w:rPr>
      </w:pPr>
    </w:p>
    <w:p w14:paraId="625E06E4" w14:textId="77777777" w:rsidR="00CE547F" w:rsidRPr="00FA362E" w:rsidRDefault="00CE547F" w:rsidP="00CE547F">
      <w:pPr>
        <w:rPr>
          <w:lang w:val="sk-SK"/>
        </w:rPr>
      </w:pPr>
      <m:oMath>
        <m:r>
          <w:rPr>
            <w:rFonts w:ascii="Cambria Math" w:hAnsi="Cambria Math"/>
            <w:lang w:val="sk-SK"/>
          </w:rPr>
          <m:t>kde&lt;v&gt;</m:t>
        </m:r>
      </m:oMath>
      <w:r w:rsidRPr="00FA362E">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4C3B452D"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61B4585" w14:textId="77777777" w:rsidTr="00452ADC">
        <w:tc>
          <w:tcPr>
            <w:tcW w:w="704" w:type="dxa"/>
          </w:tcPr>
          <w:p w14:paraId="18D99BDA" w14:textId="77777777" w:rsidR="00CE547F" w:rsidRPr="00FA362E" w:rsidRDefault="00CE547F" w:rsidP="00452ADC">
            <w:pPr>
              <w:jc w:val="center"/>
              <w:rPr>
                <w:color w:val="000000"/>
                <w:lang w:val="sk-SK"/>
              </w:rPr>
            </w:pPr>
          </w:p>
        </w:tc>
        <w:tc>
          <w:tcPr>
            <w:tcW w:w="7088" w:type="dxa"/>
            <w:vAlign w:val="center"/>
          </w:tcPr>
          <w:p w14:paraId="6F3CBF20" w14:textId="77777777" w:rsidR="00CE547F" w:rsidRPr="00FA362E" w:rsidRDefault="00CE547F" w:rsidP="00452ADC">
            <w:pPr>
              <w:jc w:val="center"/>
              <w:rPr>
                <w:color w:val="000000"/>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-2</m:t>
                    </m:r>
                  </m:sup>
                </m:sSup>
                <m:r>
                  <w:rPr>
                    <w:rFonts w:ascii="Cambria Math" w:hAnsi="Cambria Math"/>
                    <w:color w:val="000000"/>
                    <w:lang w:val="sk-SK"/>
                  </w:rPr>
                  <m:t>)</m:t>
                </m:r>
                <m:r>
                  <w:rPr>
                    <w:rFonts w:ascii="Cambria Math" w:hAnsi="Cambria Math"/>
                    <w:lang w:val="sk-SK"/>
                  </w:rPr>
                  <m:t xml:space="preserve"> .</m:t>
                </m:r>
              </m:oMath>
            </m:oMathPara>
          </w:p>
        </w:tc>
        <w:tc>
          <w:tcPr>
            <w:tcW w:w="702" w:type="dxa"/>
            <w:vAlign w:val="center"/>
          </w:tcPr>
          <w:p w14:paraId="087D3307" w14:textId="77777777" w:rsidR="00CE547F" w:rsidRPr="00FA362E" w:rsidRDefault="00CE547F" w:rsidP="00452ADC">
            <w:pPr>
              <w:jc w:val="center"/>
              <w:rPr>
                <w:color w:val="000000"/>
                <w:lang w:val="sk-SK"/>
              </w:rPr>
            </w:pPr>
            <w:r w:rsidRPr="00FA362E">
              <w:rPr>
                <w:color w:val="000000"/>
                <w:lang w:val="sk-SK"/>
              </w:rPr>
              <w:t>(</w:t>
            </w:r>
            <w:bookmarkStart w:id="109" w:name="parab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18</w:t>
            </w:r>
            <w:r w:rsidRPr="00FA362E">
              <w:rPr>
                <w:color w:val="000000"/>
                <w:lang w:val="sk-SK"/>
              </w:rPr>
              <w:fldChar w:fldCharType="end"/>
            </w:r>
            <w:bookmarkEnd w:id="109"/>
            <w:r w:rsidRPr="00FA362E">
              <w:rPr>
                <w:color w:val="000000"/>
                <w:lang w:val="sk-SK"/>
              </w:rPr>
              <w:t>)</w:t>
            </w:r>
          </w:p>
        </w:tc>
      </w:tr>
    </w:tbl>
    <w:p w14:paraId="1F46DF14" w14:textId="77777777" w:rsidR="00CE547F" w:rsidRPr="00FA362E" w:rsidRDefault="00CE547F" w:rsidP="00CE547F">
      <w:pPr>
        <w:rPr>
          <w:lang w:val="sk-SK"/>
        </w:rPr>
      </w:pPr>
    </w:p>
    <w:p w14:paraId="7CE8BAFC" w14:textId="77777777" w:rsidR="00CE547F" w:rsidRPr="00FA362E" w:rsidRDefault="00CE547F" w:rsidP="00CE547F">
      <w:pPr>
        <w:rPr>
          <w:lang w:val="sk-SK" w:eastAsia="en-US" w:bidi="en-US"/>
        </w:rPr>
      </w:pPr>
      <w:r w:rsidRPr="00FA362E">
        <w:rPr>
          <w:lang w:val="sk-SK"/>
        </w:rPr>
        <w:t xml:space="preserve">Na počiatku systoly dochádza ku výraznej zhode medzi výskytom </w:t>
      </w:r>
      <m:oMath>
        <m:r>
          <w:rPr>
            <w:rFonts w:ascii="Cambria Math" w:hAnsi="Cambria Math"/>
            <w:lang w:val="sk-SK"/>
          </w:rPr>
          <m:t>PARABA</m:t>
        </m:r>
      </m:oMath>
      <w:r w:rsidRPr="00FA362E">
        <w:rPr>
          <w:lang w:val="sk-SK"/>
        </w:rPr>
        <w:t xml:space="preserve"> a maximom zmeny impedancie (r=0.99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075A42A5" w14:textId="77777777" w:rsidR="00CE547F" w:rsidRPr="00FA362E" w:rsidRDefault="00CE547F" w:rsidP="00CE547F">
      <w:pPr>
        <w:jc w:val="center"/>
        <w:rPr>
          <w:color w:val="000000"/>
          <w:lang w:val="sk-SK"/>
        </w:rPr>
      </w:pPr>
      <w:r w:rsidRPr="00FA362E">
        <w:rPr>
          <w:noProof/>
          <w:color w:val="000000"/>
        </w:rPr>
        <w:drawing>
          <wp:inline distT="0" distB="0" distL="0" distR="0" wp14:anchorId="0569EB62" wp14:editId="4B77C0F4">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2CBB7967" w14:textId="277812AB" w:rsidR="00CE547F" w:rsidRPr="00FA362E" w:rsidRDefault="00CE547F" w:rsidP="00CE547F">
      <w:pPr>
        <w:pStyle w:val="Popis"/>
        <w:rPr>
          <w:vanish/>
          <w:color w:val="000000"/>
          <w:szCs w:val="22"/>
          <w:lang w:val="sk-SK"/>
          <w:specVanish/>
        </w:rPr>
      </w:pPr>
      <w:bookmarkStart w:id="110" w:name="_Ref510019868"/>
      <w:bookmarkStart w:id="111" w:name="_Ref510098038"/>
      <w:bookmarkStart w:id="112" w:name="_Toc51398151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110"/>
      <w:r w:rsidRPr="00FA362E">
        <w:rPr>
          <w:lang w:val="sk-SK"/>
        </w:rPr>
        <w:t xml:space="preserve">: </w:t>
      </w:r>
      <w:r w:rsidRPr="00FA362E">
        <w:rPr>
          <w:color w:val="000000"/>
          <w:szCs w:val="22"/>
          <w:lang w:val="sk-SK"/>
        </w:rPr>
        <w:t>Vzťah zmeny rýchlosti krvi a vodivosti krvi</w:t>
      </w:r>
      <w:bookmarkEnd w:id="111"/>
      <w:bookmarkEnd w:id="112"/>
    </w:p>
    <w:p w14:paraId="2F2D2682" w14:textId="77777777" w:rsidR="00CE547F" w:rsidRPr="00FA362E" w:rsidRDefault="00CE547F" w:rsidP="00CE547F">
      <w:pPr>
        <w:rPr>
          <w:rFonts w:eastAsiaTheme="majorEastAsia" w:cstheme="majorBidi"/>
          <w:color w:val="000000"/>
          <w:spacing w:val="10"/>
          <w:sz w:val="22"/>
          <w:szCs w:val="22"/>
          <w:lang w:val="sk-SK" w:eastAsia="en-US" w:bidi="en-US"/>
        </w:rPr>
      </w:pP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sz w:val="22"/>
          <w:szCs w:val="22"/>
          <w:lang w:val="sk-SK"/>
        </w:rPr>
        <w:t>.</w:t>
      </w:r>
      <w:r w:rsidRPr="00FA362E">
        <w:rPr>
          <w:rFonts w:eastAsiaTheme="majorEastAsia" w:cstheme="majorBidi"/>
          <w:color w:val="000000"/>
          <w:spacing w:val="10"/>
          <w:sz w:val="22"/>
          <w:szCs w:val="22"/>
          <w:lang w:val="sk-SK" w:eastAsia="en-US" w:bidi="en-US"/>
        </w:rPr>
        <w:t>Vzťah zachytáva zmenu vodivosti a rýchlosti toku krvi počas jedného srdečného cyklu. Významná je zhoda v zrýchlení krvi a zmene impednacie pri počiatku systoly.</w:t>
      </w:r>
    </w:p>
    <w:p w14:paraId="722B04A4" w14:textId="77777777" w:rsidR="00CE547F" w:rsidRPr="00FA362E" w:rsidRDefault="00CE547F" w:rsidP="00CE547F">
      <w:pPr>
        <w:rPr>
          <w:color w:val="000000"/>
          <w:lang w:val="sk-SK"/>
        </w:rPr>
      </w:pPr>
    </w:p>
    <w:p w14:paraId="775E095A" w14:textId="77777777" w:rsidR="00CE547F" w:rsidRPr="00FA362E" w:rsidRDefault="00CE547F" w:rsidP="00CE547F">
      <w:pPr>
        <w:rPr>
          <w:color w:val="000000"/>
          <w:lang w:val="sk-SK"/>
        </w:rPr>
      </w:pPr>
      <w:r w:rsidRPr="00FA362E">
        <w:rPr>
          <w:color w:val="000000"/>
          <w:lang w:val="sk-SK"/>
        </w:rPr>
        <w:t xml:space="preserve">Zrýchlenie </w:t>
      </w:r>
    </w:p>
    <w:p w14:paraId="6D99B29C" w14:textId="77777777" w:rsidR="00CE547F" w:rsidRPr="00FA362E" w:rsidRDefault="00CE547F" w:rsidP="00CE547F">
      <w:pPr>
        <w:pStyle w:val="Nadpis2"/>
        <w:spacing w:line="240" w:lineRule="auto"/>
        <w:rPr>
          <w:lang w:val="sk-SK"/>
        </w:rPr>
      </w:pPr>
      <w:bookmarkStart w:id="113" w:name="_Toc386404199"/>
      <w:bookmarkStart w:id="114" w:name="_Toc513981464"/>
      <w:r w:rsidRPr="00FA362E">
        <w:rPr>
          <w:lang w:val="sk-SK"/>
        </w:rPr>
        <w:t>Výpočet SV</w:t>
      </w:r>
      <w:bookmarkEnd w:id="113"/>
      <w:bookmarkEnd w:id="114"/>
    </w:p>
    <w:p w14:paraId="3C6600AF" w14:textId="77777777" w:rsidR="00CE547F" w:rsidRPr="00FA362E" w:rsidRDefault="00CE547F" w:rsidP="00CE547F">
      <w:pPr>
        <w:jc w:val="center"/>
        <w:rPr>
          <w:b/>
          <w:lang w:val="sk-SK"/>
        </w:rPr>
      </w:pPr>
    </w:p>
    <w:p w14:paraId="303516B6" w14:textId="77777777" w:rsidR="00CE547F" w:rsidRPr="00FA362E" w:rsidRDefault="00CE547F" w:rsidP="00CE547F">
      <w:pPr>
        <w:rPr>
          <w:lang w:val="sk-SK"/>
        </w:rPr>
      </w:pPr>
      <w:r w:rsidRPr="00FA362E">
        <w:rPr>
          <w:lang w:val="sk-SK"/>
        </w:rPr>
        <w:t>Impedancia hrudníka (geometricky definovaného ako valec) Z, je určená jeho dĺžkou L, prierezom A a odporom ρ (</w:t>
      </w:r>
      <m:oMath>
        <m:r>
          <w:rPr>
            <w:rFonts w:ascii="Cambria Math" w:hAnsi="Cambria Math"/>
            <w:lang w:val="sk-SK"/>
          </w:rPr>
          <m:t>Ω.m)</m:t>
        </m:r>
      </m:oMath>
      <w:r w:rsidRPr="00FA362E">
        <w:rPr>
          <w:lang w:val="sk-SK"/>
        </w:rPr>
        <w:t>. Impedanciu, kde V je objem hrudníka vyjadruje rovnica (</w:t>
      </w:r>
      <w:r w:rsidRPr="00FA362E">
        <w:rPr>
          <w:lang w:val="sk-SK"/>
        </w:rPr>
        <w:fldChar w:fldCharType="begin"/>
      </w:r>
      <w:r w:rsidRPr="00FA362E">
        <w:rPr>
          <w:lang w:val="sk-SK"/>
        </w:rPr>
        <w:instrText xml:space="preserve"> REF odpor_valca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60B259" w14:textId="77777777" w:rsidTr="00452ADC">
        <w:tc>
          <w:tcPr>
            <w:tcW w:w="704" w:type="dxa"/>
          </w:tcPr>
          <w:p w14:paraId="7FB5157C" w14:textId="77777777" w:rsidR="00CE547F" w:rsidRPr="00FA362E" w:rsidRDefault="00CE547F" w:rsidP="00452ADC">
            <w:pPr>
              <w:jc w:val="center"/>
              <w:rPr>
                <w:color w:val="000000"/>
                <w:lang w:val="sk-SK"/>
              </w:rPr>
            </w:pPr>
          </w:p>
        </w:tc>
        <w:tc>
          <w:tcPr>
            <w:tcW w:w="7088" w:type="dxa"/>
            <w:vAlign w:val="center"/>
          </w:tcPr>
          <w:p w14:paraId="6106404A" w14:textId="77777777" w:rsidR="00CE547F" w:rsidRPr="00FA362E" w:rsidRDefault="00CE547F" w:rsidP="00452AD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14:paraId="47DD35AB" w14:textId="77777777" w:rsidR="00CE547F" w:rsidRPr="00FA362E" w:rsidRDefault="00CE547F" w:rsidP="00452ADC">
            <w:pPr>
              <w:jc w:val="center"/>
              <w:rPr>
                <w:color w:val="000000"/>
                <w:lang w:val="sk-SK"/>
              </w:rPr>
            </w:pPr>
            <w:r w:rsidRPr="00FA362E">
              <w:rPr>
                <w:color w:val="000000"/>
                <w:lang w:val="sk-SK"/>
              </w:rPr>
              <w:t>(</w:t>
            </w:r>
            <w:bookmarkStart w:id="115" w:name="odpor_valca"/>
            <w:bookmarkStart w:id="116" w:name="vypocetSV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19</w:t>
            </w:r>
            <w:r w:rsidRPr="00FA362E">
              <w:rPr>
                <w:color w:val="000000"/>
                <w:lang w:val="sk-SK"/>
              </w:rPr>
              <w:fldChar w:fldCharType="end"/>
            </w:r>
            <w:bookmarkEnd w:id="115"/>
            <w:bookmarkEnd w:id="116"/>
            <w:r w:rsidRPr="00FA362E">
              <w:rPr>
                <w:color w:val="000000"/>
                <w:lang w:val="sk-SK"/>
              </w:rPr>
              <w:t>)</w:t>
            </w:r>
          </w:p>
        </w:tc>
      </w:tr>
    </w:tbl>
    <w:p w14:paraId="74A6AFE9" w14:textId="77777777" w:rsidR="00CE547F" w:rsidRPr="00FA362E" w:rsidRDefault="00CE547F" w:rsidP="00CE547F">
      <w:pPr>
        <w:rPr>
          <w:b/>
          <w:lang w:val="sk-SK"/>
        </w:rPr>
      </w:pPr>
    </w:p>
    <w:p w14:paraId="39B76499" w14:textId="77777777" w:rsidR="00CE547F" w:rsidRPr="00FA362E" w:rsidRDefault="00CE547F" w:rsidP="00CE547F">
      <w:pPr>
        <w:rPr>
          <w:lang w:val="sk-SK"/>
        </w:rPr>
      </w:pPr>
      <w:r w:rsidRPr="00FA362E">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a impedancie meniacej sa v priebehu srdcového cyklu</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Základná a premenlivá zložka impedancie sú paralelne zapojené a preto môžeme použiť recipročné pravidlo a vyjadriť zmeny impedancie ako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w:t>
      </w:r>
    </w:p>
    <w:p w14:paraId="4B9B0B3C"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DC86E2A" w14:textId="77777777" w:rsidTr="00452ADC">
        <w:tc>
          <w:tcPr>
            <w:tcW w:w="704" w:type="dxa"/>
          </w:tcPr>
          <w:p w14:paraId="160AEBD8" w14:textId="77777777" w:rsidR="00CE547F" w:rsidRPr="00FA362E" w:rsidRDefault="00CE547F" w:rsidP="00452ADC">
            <w:pPr>
              <w:jc w:val="center"/>
              <w:rPr>
                <w:color w:val="000000"/>
                <w:lang w:val="sk-SK"/>
              </w:rPr>
            </w:pPr>
          </w:p>
        </w:tc>
        <w:tc>
          <w:tcPr>
            <w:tcW w:w="7088" w:type="dxa"/>
            <w:vAlign w:val="center"/>
          </w:tcPr>
          <w:p w14:paraId="3C06784A" w14:textId="77777777" w:rsidR="00CE547F" w:rsidRPr="00FA362E" w:rsidRDefault="00E935DB"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14:paraId="5F4178E9" w14:textId="77777777" w:rsidR="00CE547F" w:rsidRPr="00FA362E" w:rsidRDefault="00CE547F" w:rsidP="00452ADC">
            <w:pPr>
              <w:jc w:val="center"/>
              <w:rPr>
                <w:color w:val="000000"/>
                <w:lang w:val="sk-SK"/>
              </w:rPr>
            </w:pPr>
            <w:r w:rsidRPr="00FA362E">
              <w:rPr>
                <w:color w:val="000000"/>
                <w:lang w:val="sk-SK"/>
              </w:rPr>
              <w:t>(</w:t>
            </w:r>
            <w:bookmarkStart w:id="117" w:name="zakldna_a_premenliva_Z"/>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20</w:t>
            </w:r>
            <w:r w:rsidRPr="00FA362E">
              <w:rPr>
                <w:color w:val="000000"/>
                <w:lang w:val="sk-SK"/>
              </w:rPr>
              <w:fldChar w:fldCharType="end"/>
            </w:r>
            <w:bookmarkEnd w:id="117"/>
            <w:r w:rsidRPr="00FA362E">
              <w:rPr>
                <w:color w:val="000000"/>
                <w:lang w:val="sk-SK"/>
              </w:rPr>
              <w:t>)</w:t>
            </w:r>
          </w:p>
        </w:tc>
      </w:tr>
    </w:tbl>
    <w:p w14:paraId="3D373433" w14:textId="77777777" w:rsidR="00CE547F" w:rsidRPr="00FA362E" w:rsidRDefault="00CE547F" w:rsidP="00CE547F">
      <w:pPr>
        <w:rPr>
          <w:lang w:val="sk-SK"/>
        </w:rPr>
      </w:pPr>
    </w:p>
    <w:p w14:paraId="09DA5495" w14:textId="77777777" w:rsidR="00CE547F" w:rsidRPr="00FA362E" w:rsidRDefault="00CE547F" w:rsidP="00CE547F">
      <w:pPr>
        <w:rPr>
          <w:lang w:val="sk-SK"/>
        </w:rPr>
      </w:pPr>
      <w:r w:rsidRPr="00FA362E">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z rovnice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 dostaneme ľavú časť rovnice (</w:t>
      </w:r>
      <w:r w:rsidRPr="00FA362E">
        <w:rPr>
          <w:lang w:val="sk-SK"/>
        </w:rPr>
        <w:fldChar w:fldCharType="begin"/>
      </w:r>
      <w:r w:rsidRPr="00FA362E">
        <w:rPr>
          <w:lang w:val="sk-SK"/>
        </w:rPr>
        <w:instrText xml:space="preserve"> REF deltaZ_prva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 xml:space="preserve">). Túto rovnicu upravíme tak, že menovateľ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nahradíme </w:t>
      </w:r>
      <m:oMath>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 xml:space="preserve">Ďalej v čitateli nahradíme člen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Keďže hodnota Z(t) a</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sa od seba líšia minimálne (a to o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čo dosahuje hodnotu</w:t>
      </w:r>
      <w:r w:rsidRPr="00FA362E">
        <w:rPr>
          <w:lang w:val="sk-SK"/>
        </w:rPr>
        <w:t xml:space="preserve"> výrazne nižšia ako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môžeme namiesto Z(t) dosadiť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color w:val="000000"/>
          <w:lang w:val="sk-SK"/>
        </w:rPr>
        <w:t>. V</w:t>
      </w:r>
      <w:r w:rsidRPr="00FA362E">
        <w:rPr>
          <w:lang w:val="sk-SK"/>
        </w:rPr>
        <w:t xml:space="preserve"> menovateli tak nahradíme člen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čelom </w:t>
      </w:r>
      <m:oMath>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oMath>
      <w:r w:rsidRPr="00FA362E">
        <w:rPr>
          <w:lang w:val="sk-SK"/>
        </w:rPr>
        <w:t>. Vzťah pre zmenu impedancie vyjadruje rovnica (</w:t>
      </w:r>
      <w:r w:rsidRPr="00FA362E">
        <w:rPr>
          <w:lang w:val="sk-SK"/>
        </w:rPr>
        <w:fldChar w:fldCharType="begin"/>
      </w:r>
      <w:r w:rsidRPr="00FA362E">
        <w:rPr>
          <w:lang w:val="sk-SK"/>
        </w:rPr>
        <w:instrText xml:space="preserve"> REF vypocetSV_3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w:t>
      </w:r>
    </w:p>
    <w:p w14:paraId="17EB999E"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D29F73F" w14:textId="77777777" w:rsidTr="00452ADC">
        <w:tc>
          <w:tcPr>
            <w:tcW w:w="704" w:type="dxa"/>
          </w:tcPr>
          <w:p w14:paraId="447112CC" w14:textId="77777777" w:rsidR="00CE547F" w:rsidRPr="00FA362E" w:rsidRDefault="00CE547F" w:rsidP="00452ADC">
            <w:pPr>
              <w:jc w:val="center"/>
              <w:rPr>
                <w:color w:val="000000"/>
                <w:lang w:val="sk-SK"/>
              </w:rPr>
            </w:pPr>
          </w:p>
        </w:tc>
        <w:tc>
          <w:tcPr>
            <w:tcW w:w="7088" w:type="dxa"/>
            <w:vAlign w:val="center"/>
          </w:tcPr>
          <w:p w14:paraId="40EAF221"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oMath>
            </m:oMathPara>
          </w:p>
        </w:tc>
        <w:tc>
          <w:tcPr>
            <w:tcW w:w="702" w:type="dxa"/>
            <w:vAlign w:val="center"/>
          </w:tcPr>
          <w:p w14:paraId="1057A38C" w14:textId="77777777" w:rsidR="00CE547F" w:rsidRPr="00FA362E" w:rsidRDefault="00CE547F" w:rsidP="00452ADC">
            <w:pPr>
              <w:jc w:val="center"/>
              <w:rPr>
                <w:color w:val="000000"/>
                <w:lang w:val="sk-SK"/>
              </w:rPr>
            </w:pPr>
            <w:r w:rsidRPr="00FA362E">
              <w:rPr>
                <w:color w:val="000000"/>
                <w:lang w:val="sk-SK"/>
              </w:rPr>
              <w:t>(</w:t>
            </w:r>
            <w:bookmarkStart w:id="118" w:name="deltaZ_prva"/>
            <w:bookmarkStart w:id="119" w:name="vypocetSV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21</w:t>
            </w:r>
            <w:r w:rsidRPr="00FA362E">
              <w:rPr>
                <w:color w:val="000000"/>
                <w:lang w:val="sk-SK"/>
              </w:rPr>
              <w:fldChar w:fldCharType="end"/>
            </w:r>
            <w:bookmarkEnd w:id="118"/>
            <w:bookmarkEnd w:id="119"/>
            <w:r w:rsidRPr="00FA362E">
              <w:rPr>
                <w:color w:val="000000"/>
                <w:lang w:val="sk-SK"/>
              </w:rPr>
              <w:t>)</w:t>
            </w:r>
          </w:p>
        </w:tc>
      </w:tr>
    </w:tbl>
    <w:p w14:paraId="1DFEE702" w14:textId="77777777" w:rsidR="00CE547F" w:rsidRPr="00FA362E" w:rsidRDefault="00CE547F" w:rsidP="00CE547F">
      <w:pPr>
        <w:rPr>
          <w:lang w:val="sk-SK"/>
        </w:rPr>
      </w:pPr>
    </w:p>
    <w:p w14:paraId="56F0F744" w14:textId="77777777" w:rsidR="00CE547F" w:rsidRPr="00FA362E" w:rsidRDefault="00CE547F" w:rsidP="00CE547F">
      <w:pPr>
        <w:rPr>
          <w:lang w:val="sk-SK"/>
        </w:rPr>
      </w:pPr>
      <w:r w:rsidRPr="00FA362E">
        <w:rPr>
          <w:lang w:val="sk-SK"/>
        </w:rPr>
        <w:t>Na výpočet SV z bioimpedancie sa používajú dva typy metód, ktoré vysvetľujú zmeny impedancie v priebehu srdcového cyklu ako dôsledok:</w:t>
      </w:r>
    </w:p>
    <w:p w14:paraId="754AC6BD" w14:textId="77777777" w:rsidR="00CE547F" w:rsidRPr="00FA362E" w:rsidRDefault="00CE547F" w:rsidP="00CE547F">
      <w:pPr>
        <w:pStyle w:val="Odsekzoznamu"/>
        <w:numPr>
          <w:ilvl w:val="0"/>
          <w:numId w:val="27"/>
        </w:numPr>
        <w:rPr>
          <w:lang w:val="sk-SK"/>
        </w:rPr>
      </w:pPr>
      <w:r w:rsidRPr="00FA362E">
        <w:rPr>
          <w:lang w:val="sk-SK"/>
        </w:rPr>
        <w:t>Zmeny objemu krvi</w:t>
      </w:r>
    </w:p>
    <w:p w14:paraId="50B73519" w14:textId="77777777" w:rsidR="00CE547F" w:rsidRPr="00FA362E" w:rsidRDefault="00CE547F" w:rsidP="00CE547F">
      <w:pPr>
        <w:pStyle w:val="Odsekzoznamu"/>
        <w:numPr>
          <w:ilvl w:val="0"/>
          <w:numId w:val="27"/>
        </w:numPr>
        <w:rPr>
          <w:lang w:val="sk-SK"/>
        </w:rPr>
      </w:pPr>
      <w:r w:rsidRPr="00FA362E">
        <w:rPr>
          <w:lang w:val="sk-SK"/>
        </w:rPr>
        <w:t>Zmeny elektrickej vodivosti krvi</w:t>
      </w:r>
    </w:p>
    <w:p w14:paraId="1F7CE46A" w14:textId="77777777" w:rsidR="00CE547F" w:rsidRPr="00FA362E" w:rsidRDefault="00CE547F" w:rsidP="00CE547F">
      <w:pPr>
        <w:pStyle w:val="Nadpis3"/>
        <w:spacing w:line="240" w:lineRule="auto"/>
        <w:rPr>
          <w:lang w:val="sk-SK"/>
        </w:rPr>
      </w:pPr>
      <w:bookmarkStart w:id="120" w:name="_Toc386404200"/>
      <w:bookmarkStart w:id="121" w:name="_Toc513981465"/>
      <w:r w:rsidRPr="00FA362E">
        <w:rPr>
          <w:lang w:val="sk-SK"/>
        </w:rPr>
        <w:t xml:space="preserve">Metódy </w:t>
      </w:r>
      <w:bookmarkEnd w:id="120"/>
      <w:r w:rsidRPr="00FA362E">
        <w:rPr>
          <w:lang w:val="sk-SK"/>
        </w:rPr>
        <w:t>výpočtu SV na základe zmeny objemu krvi</w:t>
      </w:r>
      <w:bookmarkEnd w:id="121"/>
    </w:p>
    <w:p w14:paraId="1553724E" w14:textId="77777777" w:rsidR="00CE547F" w:rsidRPr="00FA362E" w:rsidRDefault="00CE547F" w:rsidP="00CE547F">
      <w:pPr>
        <w:rPr>
          <w:lang w:val="sk-SK"/>
        </w:rPr>
      </w:pPr>
    </w:p>
    <w:p w14:paraId="3D54CBDD" w14:textId="77777777" w:rsidR="00CE547F" w:rsidRPr="00FA362E" w:rsidRDefault="00CE547F" w:rsidP="00CE547F">
      <w:pPr>
        <w:rPr>
          <w:lang w:val="sk-SK"/>
        </w:rPr>
      </w:pPr>
      <w:r w:rsidRPr="00FA362E">
        <w:rPr>
          <w:lang w:val="sk-SK"/>
        </w:rPr>
        <w:t xml:space="preserve">Predpokladajme, že zmeny v objeme krvi v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t>
            </m:r>
          </m:sub>
        </m:sSub>
      </m:oMath>
      <w:r w:rsidRPr="00FA362E">
        <w:rPr>
          <w:color w:val="000000"/>
          <w:lang w:val="sk-SK"/>
        </w:rPr>
        <w:t xml:space="preserve"> počas srdcového cyklu spôsobia zmenu v impedancii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Dosadením pravej časti rovnice (</w:t>
      </w:r>
      <w:r w:rsidRPr="00FA362E">
        <w:rPr>
          <w:color w:val="000000"/>
          <w:lang w:val="sk-SK"/>
        </w:rPr>
        <w:fldChar w:fldCharType="begin"/>
      </w:r>
      <w:r w:rsidRPr="00FA362E">
        <w:rPr>
          <w:lang w:val="sk-SK"/>
        </w:rPr>
        <w:instrText xml:space="preserve"> REF vypocetSV_3 \h </w:instrText>
      </w:r>
      <w:r w:rsidRPr="00FA362E">
        <w:rPr>
          <w:color w:val="000000"/>
          <w:lang w:val="sk-SK"/>
        </w:rPr>
      </w:r>
      <w:r w:rsidRPr="00FA362E">
        <w:rPr>
          <w:color w:val="000000"/>
          <w:lang w:val="sk-SK"/>
        </w:rPr>
        <w:fldChar w:fldCharType="separate"/>
      </w:r>
      <w:r w:rsidR="00B85020">
        <w:rPr>
          <w:noProof/>
          <w:color w:val="000000"/>
          <w:lang w:val="sk-SK"/>
        </w:rPr>
        <w:t>21</w:t>
      </w:r>
      <w:r w:rsidRPr="00FA362E">
        <w:rPr>
          <w:color w:val="000000"/>
          <w:lang w:val="sk-SK"/>
        </w:rPr>
        <w:fldChar w:fldCharType="end"/>
      </w:r>
      <w:r w:rsidRPr="00FA362E">
        <w:rPr>
          <w:lang w:val="sk-SK"/>
        </w:rPr>
        <w:t>) do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xml:space="preserve">), dostaneme vzťah pre maximálnu objemovú zmenu, kde jedinou premennou je -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FA362E">
        <w:rPr>
          <w:color w:val="000000"/>
          <w:lang w:val="sk-SK"/>
        </w:rPr>
        <w:t xml:space="preserve">, </w:t>
      </w:r>
      <w:r w:rsidRPr="00FA362E">
        <w:rPr>
          <w:lang w:val="sk-SK"/>
        </w:rPr>
        <w:t>a síce maximálna hodnota zmeny zápornej impedancie:</w:t>
      </w:r>
    </w:p>
    <w:p w14:paraId="791DB998"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346DCE4" w14:textId="77777777" w:rsidTr="00452ADC">
        <w:tc>
          <w:tcPr>
            <w:tcW w:w="704" w:type="dxa"/>
          </w:tcPr>
          <w:p w14:paraId="0465F408" w14:textId="77777777" w:rsidR="00CE547F" w:rsidRPr="00FA362E" w:rsidRDefault="00CE547F" w:rsidP="00452ADC">
            <w:pPr>
              <w:jc w:val="center"/>
              <w:rPr>
                <w:color w:val="000000"/>
                <w:lang w:val="sk-SK"/>
              </w:rPr>
            </w:pPr>
          </w:p>
        </w:tc>
        <w:tc>
          <w:tcPr>
            <w:tcW w:w="7088" w:type="dxa"/>
            <w:vAlign w:val="center"/>
          </w:tcPr>
          <w:p w14:paraId="564F9B77"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14:paraId="470C05C9" w14:textId="77777777" w:rsidR="00CE547F" w:rsidRPr="00FA362E" w:rsidRDefault="00CE547F" w:rsidP="00452ADC">
            <w:pPr>
              <w:jc w:val="center"/>
              <w:rPr>
                <w:color w:val="000000"/>
                <w:lang w:val="sk-SK"/>
              </w:rPr>
            </w:pPr>
            <w:r w:rsidRPr="00FA362E">
              <w:rPr>
                <w:color w:val="000000"/>
                <w:lang w:val="sk-SK"/>
              </w:rPr>
              <w:t>(</w:t>
            </w:r>
            <w:bookmarkStart w:id="122" w:name="vypocetSV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22</w:t>
            </w:r>
            <w:r w:rsidRPr="00FA362E">
              <w:rPr>
                <w:color w:val="000000"/>
                <w:lang w:val="sk-SK"/>
              </w:rPr>
              <w:fldChar w:fldCharType="end"/>
            </w:r>
            <w:bookmarkEnd w:id="122"/>
            <w:r w:rsidRPr="00FA362E">
              <w:rPr>
                <w:color w:val="000000"/>
                <w:lang w:val="sk-SK"/>
              </w:rPr>
              <w:t>)</w:t>
            </w:r>
          </w:p>
        </w:tc>
      </w:tr>
    </w:tbl>
    <w:p w14:paraId="4094EDBF" w14:textId="77777777" w:rsidR="00CE547F" w:rsidRPr="00FA362E" w:rsidRDefault="00CE547F" w:rsidP="00CE547F">
      <w:pPr>
        <w:rPr>
          <w:lang w:val="sk-SK"/>
        </w:rPr>
      </w:pPr>
    </w:p>
    <w:p w14:paraId="2C7186D7" w14:textId="77777777" w:rsidR="00CE547F" w:rsidRPr="00FA362E" w:rsidRDefault="00CE547F" w:rsidP="00CE547F">
      <w:pPr>
        <w:rPr>
          <w:lang w:val="sk-SK"/>
        </w:rPr>
      </w:pPr>
      <w:r w:rsidRPr="00FA362E">
        <w:rPr>
          <w:lang w:val="sk-SK"/>
        </w:rPr>
        <w:t xml:space="preserve">Táto rovnica však predpokladá nulový odtok krvi z meraného úseku a preto pre reálne použitie je potrebná jej úprava. </w:t>
      </w:r>
    </w:p>
    <w:p w14:paraId="1A4EA067" w14:textId="77777777" w:rsidR="00CE547F" w:rsidRPr="00FA362E" w:rsidRDefault="00CE547F" w:rsidP="00CE547F">
      <w:pPr>
        <w:pStyle w:val="Nadpis4"/>
        <w:rPr>
          <w:lang w:val="sk-SK"/>
        </w:rPr>
      </w:pPr>
      <w:r w:rsidRPr="00FA362E">
        <w:rPr>
          <w:lang w:val="sk-SK"/>
        </w:rPr>
        <w:t>Neybarov model</w:t>
      </w:r>
    </w:p>
    <w:p w14:paraId="556C4F08" w14:textId="77777777" w:rsidR="00CE547F" w:rsidRPr="00FA362E" w:rsidRDefault="00CE547F" w:rsidP="00CE547F">
      <w:pPr>
        <w:rPr>
          <w:lang w:val="sk-SK"/>
        </w:rPr>
      </w:pPr>
    </w:p>
    <w:p w14:paraId="3720C7EA" w14:textId="77777777" w:rsidR="00CE547F" w:rsidRPr="00FA362E" w:rsidRDefault="00CE547F" w:rsidP="00CE547F">
      <w:pPr>
        <w:rPr>
          <w:lang w:val="sk-SK"/>
        </w:rPr>
      </w:pPr>
      <w:r w:rsidRPr="00FA362E">
        <w:rPr>
          <w:lang w:val="sk-SK"/>
        </w:rPr>
        <w:t>O to sa pokúsil Nyboer</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ktorý zavádza rovnicu: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1182597" w14:textId="77777777" w:rsidTr="00452ADC">
        <w:tc>
          <w:tcPr>
            <w:tcW w:w="704" w:type="dxa"/>
          </w:tcPr>
          <w:p w14:paraId="7FA225F5" w14:textId="77777777" w:rsidR="00CE547F" w:rsidRPr="00FA362E" w:rsidRDefault="00CE547F" w:rsidP="00452ADC">
            <w:pPr>
              <w:jc w:val="center"/>
              <w:rPr>
                <w:color w:val="000000"/>
                <w:lang w:val="sk-SK"/>
              </w:rPr>
            </w:pPr>
          </w:p>
        </w:tc>
        <w:tc>
          <w:tcPr>
            <w:tcW w:w="7088" w:type="dxa"/>
            <w:vAlign w:val="center"/>
          </w:tcPr>
          <w:p w14:paraId="0A9732ED" w14:textId="77777777" w:rsidR="00CE547F" w:rsidRPr="00FA362E" w:rsidRDefault="00E935D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m:oMathPara>
          </w:p>
        </w:tc>
        <w:tc>
          <w:tcPr>
            <w:tcW w:w="702" w:type="dxa"/>
            <w:vAlign w:val="center"/>
          </w:tcPr>
          <w:p w14:paraId="65895894"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23</w:t>
            </w:r>
            <w:r w:rsidRPr="00FA362E">
              <w:rPr>
                <w:noProof/>
                <w:color w:val="000000"/>
                <w:lang w:val="sk-SK"/>
              </w:rPr>
              <w:fldChar w:fldCharType="end"/>
            </w:r>
            <w:r w:rsidRPr="00FA362E">
              <w:rPr>
                <w:color w:val="000000"/>
                <w:lang w:val="sk-SK"/>
              </w:rPr>
              <w:t>)</w:t>
            </w:r>
          </w:p>
        </w:tc>
      </w:tr>
    </w:tbl>
    <w:p w14:paraId="76670D69" w14:textId="77777777" w:rsidR="00CE547F" w:rsidRPr="00FA362E" w:rsidRDefault="00CE547F" w:rsidP="00CE547F">
      <w:pPr>
        <w:rPr>
          <w:lang w:val="sk-SK"/>
        </w:rPr>
      </w:pPr>
    </w:p>
    <w:p w14:paraId="6A7A6323" w14:textId="77777777" w:rsidR="00CE547F" w:rsidRPr="00FA362E" w:rsidRDefault="00CE547F" w:rsidP="00CE547F">
      <w:pPr>
        <w:rPr>
          <w:lang w:val="sk-SK"/>
        </w:rPr>
      </w:pPr>
      <w:r w:rsidRPr="00FA362E">
        <w:rPr>
          <w:lang w:val="sk-SK"/>
        </w:rPr>
        <w:t>s tou modifikáciou, že v tejto rovnici bolo potrebné určiť</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w:r w:rsidRPr="00FA362E">
        <w:rPr>
          <w:lang w:val="sk-SK"/>
        </w:rPr>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743A286D" w14:textId="77777777" w:rsidR="00CE547F" w:rsidRPr="00FA362E" w:rsidRDefault="00CE547F" w:rsidP="00CE547F">
      <w:pPr>
        <w:rPr>
          <w:lang w:val="sk-SK"/>
        </w:rPr>
      </w:pPr>
    </w:p>
    <w:p w14:paraId="762DE152" w14:textId="77777777" w:rsidR="00CE547F" w:rsidRPr="00FA362E" w:rsidRDefault="00CE547F" w:rsidP="00CE547F">
      <w:pPr>
        <w:keepNext/>
        <w:jc w:val="center"/>
        <w:rPr>
          <w:lang w:val="sk-SK"/>
        </w:rPr>
      </w:pPr>
      <w:r w:rsidRPr="00FA362E">
        <w:rPr>
          <w:noProof/>
        </w:rPr>
        <w:lastRenderedPageBreak/>
        <w:drawing>
          <wp:inline distT="0" distB="0" distL="0" distR="0" wp14:anchorId="4C322CE0" wp14:editId="3BF07E38">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6"/>
                    <a:srcRect/>
                    <a:stretch>
                      <a:fillRect/>
                    </a:stretch>
                  </pic:blipFill>
                  <pic:spPr bwMode="auto">
                    <a:xfrm>
                      <a:off x="0" y="0"/>
                      <a:ext cx="4198876" cy="3214048"/>
                    </a:xfrm>
                    <a:prstGeom prst="rect">
                      <a:avLst/>
                    </a:prstGeom>
                    <a:noFill/>
                    <a:ln w="9525">
                      <a:noFill/>
                      <a:miter lim="800000"/>
                      <a:headEnd/>
                      <a:tailEnd/>
                    </a:ln>
                  </pic:spPr>
                </pic:pic>
              </a:graphicData>
            </a:graphic>
          </wp:inline>
        </w:drawing>
      </w:r>
    </w:p>
    <w:p w14:paraId="5929ED37" w14:textId="15BD8739" w:rsidR="00CE547F" w:rsidRPr="00FA362E" w:rsidRDefault="00CE547F" w:rsidP="00CE547F">
      <w:pPr>
        <w:pStyle w:val="Popis"/>
        <w:rPr>
          <w:vanish/>
          <w:szCs w:val="22"/>
          <w:lang w:val="sk-SK"/>
          <w:specVanish/>
        </w:rPr>
      </w:pPr>
      <w:bookmarkStart w:id="123" w:name="_Toc51398151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r w:rsidRPr="00FA362E">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FA362E">
        <w:rPr>
          <w:lang w:val="sk-SK"/>
        </w:rPr>
        <w:t xml:space="preserve"> a dopredná extrapolácia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23"/>
    </w:p>
    <w:p w14:paraId="387E3C82" w14:textId="77777777" w:rsidR="00CE547F" w:rsidRPr="00FA362E" w:rsidRDefault="00CE547F" w:rsidP="00CE547F">
      <w:pPr>
        <w:rPr>
          <w:sz w:val="22"/>
          <w:szCs w:val="22"/>
          <w:lang w:val="sk-SK"/>
        </w:rPr>
      </w:pPr>
      <w:r w:rsidRPr="00FA362E">
        <w:rPr>
          <w:lang w:val="sk-SK"/>
        </w:rPr>
        <w:t>.</w:t>
      </w:r>
      <w:r w:rsidRPr="00FA362E">
        <w:rPr>
          <w:sz w:val="22"/>
          <w:szCs w:val="22"/>
          <w:lang w:val="sk-SK"/>
        </w:rPr>
        <w:t xml:space="preserve"> V hornej časti obrázku je načrtnutý princíp spätnej extrapolácie podľa Nyboera a v spodnej časti dopredná extrapolácia podľa Kubíčka </w:t>
      </w:r>
      <w:r w:rsidRPr="00FA362E">
        <w:rPr>
          <w:sz w:val="22"/>
          <w:szCs w:val="22"/>
          <w:lang w:val="sk-SK"/>
        </w:rPr>
        <w:fldChar w:fldCharType="begin"/>
      </w:r>
      <w:r w:rsidRPr="00FA362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 w:val="22"/>
          <w:szCs w:val="22"/>
          <w:lang w:val="sk-SK"/>
        </w:rPr>
        <w:fldChar w:fldCharType="separate"/>
      </w:r>
      <w:r w:rsidRPr="00FA362E">
        <w:rPr>
          <w:noProof/>
          <w:sz w:val="22"/>
          <w:szCs w:val="22"/>
          <w:lang w:val="sk-SK"/>
        </w:rPr>
        <w:t>[3]</w:t>
      </w:r>
      <w:r w:rsidRPr="00FA362E">
        <w:rPr>
          <w:sz w:val="22"/>
          <w:szCs w:val="22"/>
          <w:lang w:val="sk-SK"/>
        </w:rPr>
        <w:fldChar w:fldCharType="end"/>
      </w:r>
      <w:r w:rsidRPr="00FA362E">
        <w:rPr>
          <w:sz w:val="22"/>
          <w:szCs w:val="22"/>
          <w:lang w:val="sk-SK"/>
        </w:rPr>
        <w:t>.</w:t>
      </w:r>
    </w:p>
    <w:p w14:paraId="5DE425C9" w14:textId="77777777" w:rsidR="00CE547F" w:rsidRPr="00FA362E" w:rsidRDefault="00CE547F" w:rsidP="00CE547F">
      <w:pPr>
        <w:rPr>
          <w:vanish/>
          <w:szCs w:val="22"/>
          <w:lang w:val="sk-SK"/>
        </w:rPr>
      </w:pPr>
    </w:p>
    <w:p w14:paraId="148A72B4" w14:textId="77777777" w:rsidR="00CE547F" w:rsidRPr="00FA362E" w:rsidRDefault="00CE547F" w:rsidP="00CE547F">
      <w:pPr>
        <w:pStyle w:val="Nadpis4"/>
        <w:rPr>
          <w:lang w:val="sk-SK"/>
        </w:rPr>
      </w:pPr>
      <w:r w:rsidRPr="00FA362E">
        <w:rPr>
          <w:lang w:val="sk-SK"/>
        </w:rPr>
        <w:t>Kubíčkov model</w:t>
      </w:r>
    </w:p>
    <w:p w14:paraId="1E5F1F56" w14:textId="77777777" w:rsidR="00CE547F" w:rsidRPr="00FA362E" w:rsidRDefault="00CE547F" w:rsidP="00CE547F">
      <w:pPr>
        <w:rPr>
          <w:lang w:val="sk-SK"/>
        </w:rPr>
      </w:pPr>
      <w:r w:rsidRPr="00FA362E">
        <w:rPr>
          <w:lang w:val="sk-SK"/>
        </w:rPr>
        <w:t xml:space="preserve">Problém sa </w:t>
      </w:r>
      <w:commentRangeStart w:id="124"/>
      <w:r w:rsidRPr="00FA362E">
        <w:rPr>
          <w:lang w:val="sk-SK"/>
        </w:rPr>
        <w:t xml:space="preserve">snažil vyriešiť </w:t>
      </w:r>
      <w:commentRangeEnd w:id="124"/>
      <w:r w:rsidRPr="00FA362E">
        <w:rPr>
          <w:rStyle w:val="Odkaznakomentr"/>
          <w:lang w:val="sk-SK"/>
        </w:rPr>
        <w:commentReference w:id="124"/>
      </w:r>
      <w:r w:rsidRPr="00FA362E">
        <w:rPr>
          <w:lang w:val="sk-SK"/>
        </w:rPr>
        <w:t xml:space="preserve">Kubíček a spol.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ktorý predpokladá, že ak sa maximum derivácie impedancie udrží konštantné počas celej doby systoly, vykompenzuje sa tak výtok krvi do periférií:</w:t>
      </w:r>
    </w:p>
    <w:p w14:paraId="4241E5B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E3990E7" w14:textId="77777777" w:rsidTr="00452ADC">
        <w:tc>
          <w:tcPr>
            <w:tcW w:w="704" w:type="dxa"/>
          </w:tcPr>
          <w:p w14:paraId="751624D2" w14:textId="77777777" w:rsidR="00CE547F" w:rsidRPr="00FA362E" w:rsidRDefault="00CE547F" w:rsidP="00452ADC">
            <w:pPr>
              <w:jc w:val="center"/>
              <w:rPr>
                <w:color w:val="000000"/>
                <w:lang w:val="sk-SK"/>
              </w:rPr>
            </w:pPr>
          </w:p>
        </w:tc>
        <w:tc>
          <w:tcPr>
            <w:tcW w:w="7088" w:type="dxa"/>
            <w:vAlign w:val="center"/>
          </w:tcPr>
          <w:p w14:paraId="6D8F84D9" w14:textId="77777777" w:rsidR="00CE547F" w:rsidRPr="00FA362E" w:rsidRDefault="00CE547F" w:rsidP="00452ADC">
            <w:pPr>
              <w:jc w:val="center"/>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lang w:val="sk-SK"/>
                  </w:rPr>
                  <m:t>.</m:t>
                </m:r>
              </m:oMath>
            </m:oMathPara>
          </w:p>
        </w:tc>
        <w:tc>
          <w:tcPr>
            <w:tcW w:w="702" w:type="dxa"/>
            <w:vAlign w:val="center"/>
          </w:tcPr>
          <w:p w14:paraId="35E85CB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24</w:t>
            </w:r>
            <w:r w:rsidRPr="00FA362E">
              <w:rPr>
                <w:noProof/>
                <w:color w:val="000000"/>
                <w:lang w:val="sk-SK"/>
              </w:rPr>
              <w:fldChar w:fldCharType="end"/>
            </w:r>
            <w:r w:rsidRPr="00FA362E">
              <w:rPr>
                <w:color w:val="000000"/>
                <w:lang w:val="sk-SK"/>
              </w:rPr>
              <w:t>)</w:t>
            </w:r>
          </w:p>
        </w:tc>
      </w:tr>
    </w:tbl>
    <w:p w14:paraId="7178BF23" w14:textId="77777777" w:rsidR="00CE547F" w:rsidRPr="00FA362E" w:rsidRDefault="00CE547F" w:rsidP="00CE547F">
      <w:pPr>
        <w:rPr>
          <w:lang w:val="sk-SK"/>
        </w:rPr>
      </w:pPr>
    </w:p>
    <w:p w14:paraId="40499E05" w14:textId="77777777" w:rsidR="00CE547F" w:rsidRPr="00FA362E" w:rsidRDefault="00CE547F" w:rsidP="00CE547F">
      <w:pPr>
        <w:rPr>
          <w:lang w:val="sk-SK"/>
        </w:rPr>
      </w:pPr>
      <w:r w:rsidRPr="00FA362E">
        <w:rPr>
          <w:lang w:val="sk-SK"/>
        </w:rPr>
        <w:t xml:space="preserve">Po dosadení rovnice </w:t>
      </w:r>
      <w:r w:rsidRPr="00FA362E">
        <w:rPr>
          <w:color w:val="000000"/>
          <w:lang w:val="sk-SK"/>
        </w:rPr>
        <w:t>(</w:t>
      </w:r>
      <w:r w:rsidRPr="00FA362E">
        <w:rPr>
          <w:color w:val="000000"/>
          <w:lang w:val="sk-SK"/>
        </w:rPr>
        <w:fldChar w:fldCharType="begin"/>
      </w:r>
      <w:r w:rsidRPr="00FA362E">
        <w:rPr>
          <w:color w:val="000000"/>
          <w:lang w:val="sk-SK"/>
        </w:rPr>
        <w:instrText xml:space="preserve"> REF kubicek \h </w:instrText>
      </w:r>
      <w:r w:rsidRPr="00FA362E">
        <w:rPr>
          <w:color w:val="000000"/>
          <w:lang w:val="sk-SK"/>
        </w:rPr>
      </w:r>
      <w:r w:rsidRPr="00FA362E">
        <w:rPr>
          <w:color w:val="000000"/>
          <w:lang w:val="sk-SK"/>
        </w:rPr>
        <w:fldChar w:fldCharType="separate"/>
      </w:r>
      <w:r w:rsidR="00B85020">
        <w:rPr>
          <w:noProof/>
          <w:color w:val="000000"/>
          <w:lang w:val="sk-SK"/>
        </w:rPr>
        <w:t>25</w:t>
      </w:r>
      <w:r w:rsidRPr="00FA362E">
        <w:rPr>
          <w:color w:val="000000"/>
          <w:lang w:val="sk-SK"/>
        </w:rPr>
        <w:fldChar w:fldCharType="end"/>
      </w:r>
      <w:r w:rsidRPr="00FA362E">
        <w:rPr>
          <w:color w:val="000000"/>
          <w:lang w:val="sk-SK"/>
        </w:rPr>
        <w:t>)</w:t>
      </w:r>
      <w:r w:rsidRPr="00FA362E">
        <w:rPr>
          <w:lang w:val="sk-SK"/>
        </w:rPr>
        <w:t xml:space="preserve"> do rovnice </w:t>
      </w:r>
      <w:r w:rsidRPr="00FA362E">
        <w:rPr>
          <w:color w:val="000000"/>
          <w:lang w:val="sk-SK"/>
        </w:rPr>
        <w:t>(</w:t>
      </w:r>
      <w:r w:rsidRPr="00FA362E">
        <w:rPr>
          <w:color w:val="000000"/>
          <w:lang w:val="sk-SK"/>
        </w:rPr>
        <w:fldChar w:fldCharType="begin"/>
      </w:r>
      <w:r w:rsidRPr="00FA362E">
        <w:rPr>
          <w:color w:val="000000"/>
          <w:lang w:val="sk-SK"/>
        </w:rPr>
        <w:instrText xml:space="preserve"> REF vypocetSV_4 \h </w:instrText>
      </w:r>
      <w:r w:rsidRPr="00FA362E">
        <w:rPr>
          <w:color w:val="000000"/>
          <w:lang w:val="sk-SK"/>
        </w:rPr>
      </w:r>
      <w:r w:rsidRPr="00FA362E">
        <w:rPr>
          <w:color w:val="000000"/>
          <w:lang w:val="sk-SK"/>
        </w:rPr>
        <w:fldChar w:fldCharType="separate"/>
      </w:r>
      <w:r w:rsidR="00B85020">
        <w:rPr>
          <w:noProof/>
          <w:color w:val="000000"/>
          <w:lang w:val="sk-SK"/>
        </w:rPr>
        <w:t>22</w:t>
      </w:r>
      <w:r w:rsidRPr="00FA362E">
        <w:rPr>
          <w:color w:val="000000"/>
          <w:lang w:val="sk-SK"/>
        </w:rPr>
        <w:fldChar w:fldCharType="end"/>
      </w:r>
      <w:r w:rsidRPr="00FA362E">
        <w:rPr>
          <w:color w:val="000000"/>
          <w:lang w:val="sk-SK"/>
        </w:rPr>
        <w:t>)</w:t>
      </w:r>
      <w:r w:rsidRPr="00FA362E">
        <w:rPr>
          <w:lang w:val="sk-SK"/>
        </w:rPr>
        <w:t xml:space="preserve"> dostávame rovnicu pre výpočet SV z maxima impedancie podľa Kubíčka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w:t>
      </w:r>
    </w:p>
    <w:p w14:paraId="63400CD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04AFCB" w14:textId="77777777" w:rsidTr="00452ADC">
        <w:tc>
          <w:tcPr>
            <w:tcW w:w="704" w:type="dxa"/>
          </w:tcPr>
          <w:p w14:paraId="2B398AF1" w14:textId="77777777" w:rsidR="00CE547F" w:rsidRPr="00FA362E" w:rsidRDefault="00CE547F" w:rsidP="00452ADC">
            <w:pPr>
              <w:jc w:val="center"/>
              <w:rPr>
                <w:color w:val="000000"/>
                <w:lang w:val="sk-SK"/>
              </w:rPr>
            </w:pPr>
          </w:p>
        </w:tc>
        <w:tc>
          <w:tcPr>
            <w:tcW w:w="7088" w:type="dxa"/>
            <w:vAlign w:val="center"/>
          </w:tcPr>
          <w:p w14:paraId="59941C89" w14:textId="77777777" w:rsidR="00CE547F" w:rsidRPr="00FA362E" w:rsidRDefault="00E935D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22179D92" w14:textId="77777777" w:rsidR="00CE547F" w:rsidRPr="00FA362E" w:rsidRDefault="00CE547F" w:rsidP="00452ADC">
            <w:pPr>
              <w:jc w:val="center"/>
              <w:rPr>
                <w:color w:val="000000"/>
                <w:lang w:val="sk-SK"/>
              </w:rPr>
            </w:pPr>
            <w:r w:rsidRPr="00FA362E">
              <w:rPr>
                <w:color w:val="000000"/>
                <w:lang w:val="sk-SK"/>
              </w:rPr>
              <w:t>(</w:t>
            </w:r>
            <w:bookmarkStart w:id="125" w:name="kubic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25</w:t>
            </w:r>
            <w:r w:rsidRPr="00FA362E">
              <w:rPr>
                <w:color w:val="000000"/>
                <w:lang w:val="sk-SK"/>
              </w:rPr>
              <w:fldChar w:fldCharType="end"/>
            </w:r>
            <w:bookmarkEnd w:id="125"/>
            <w:r w:rsidRPr="00FA362E">
              <w:rPr>
                <w:color w:val="000000"/>
                <w:lang w:val="sk-SK"/>
              </w:rPr>
              <w:t>)</w:t>
            </w:r>
          </w:p>
        </w:tc>
      </w:tr>
    </w:tbl>
    <w:p w14:paraId="71D90311" w14:textId="77777777" w:rsidR="00CE547F" w:rsidRPr="00FA362E" w:rsidRDefault="00CE547F" w:rsidP="00CE547F">
      <w:pPr>
        <w:rPr>
          <w:lang w:val="sk-SK"/>
        </w:rPr>
      </w:pPr>
    </w:p>
    <w:p w14:paraId="2D579AFD" w14:textId="77777777" w:rsidR="00CE547F" w:rsidRPr="00FA362E" w:rsidRDefault="00CE547F" w:rsidP="00CE547F">
      <w:pPr>
        <w:rPr>
          <w:lang w:val="sk-SK"/>
        </w:rPr>
      </w:pPr>
      <w:r w:rsidRPr="00FA362E">
        <w:rPr>
          <w:lang w:val="sk-SK"/>
        </w:rPr>
        <w:t>Kde L (m) je dĺžka meraného úseku hrudníka. Je to dĺžka medzi elektródami zaznamenávajúcimi zmeny napätia. Hodnota</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FA362E">
        <w:rPr>
          <w:lang w:val="sk-SK"/>
        </w:rPr>
        <w:t xml:space="preserve"> udáva elektrický odpor krvi, z pozorovaní </w:t>
      </w:r>
      <w:r w:rsidRPr="00FA362E">
        <w:rPr>
          <w:lang w:val="sk-SK"/>
        </w:rPr>
        <w:lastRenderedPageBreak/>
        <w:t xml:space="preserve">bol určený na hodnotu 150 Ω cm = 15 kΩm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Ukazuje sa, že hodnota elektrického odporu krvi ostáva rovnaká aj pri zmene hemotokritu. Dokonca aj veľké výchylky hematokritu a to od 26% do 66% sa neodrazili na zmene vodivosti krvi</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Hodnote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sa tiež hovorí objemová konštanta </w:t>
      </w:r>
      <m:oMath>
        <m:sSub>
          <m:sSubPr>
            <m:ctrlPr>
              <w:rPr>
                <w:rFonts w:ascii="Cambria Math" w:hAnsi="Cambria Math"/>
                <w:i/>
                <w:lang w:val="sk-SK"/>
              </w:rPr>
            </m:ctrlPr>
          </m:sSubPr>
          <m:e>
            <m:r>
              <w:rPr>
                <w:rFonts w:ascii="Cambria Math" w:hAnsi="Cambria Math"/>
                <w:lang w:val="sk-SK"/>
              </w:rPr>
              <m:t>- V</m:t>
            </m:r>
          </m:e>
          <m:sub>
            <m:r>
              <w:rPr>
                <w:rFonts w:ascii="Cambria Math" w:hAnsi="Cambria Math"/>
                <w:lang w:val="sk-SK"/>
              </w:rPr>
              <m:t>c</m:t>
            </m:r>
          </m:sub>
        </m:sSub>
      </m:oMath>
      <w:r w:rsidRPr="00FA362E">
        <w:rPr>
          <w:lang w:val="sk-SK"/>
        </w:rPr>
        <w:t xml:space="preserve"> . </w:t>
      </w:r>
    </w:p>
    <w:p w14:paraId="14E1A079"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A4B03A7" w14:textId="77777777" w:rsidTr="00452ADC">
        <w:tc>
          <w:tcPr>
            <w:tcW w:w="704" w:type="dxa"/>
          </w:tcPr>
          <w:p w14:paraId="2ED5FD27" w14:textId="77777777" w:rsidR="00CE547F" w:rsidRPr="00FA362E" w:rsidRDefault="00CE547F" w:rsidP="00452ADC">
            <w:pPr>
              <w:jc w:val="center"/>
              <w:rPr>
                <w:color w:val="000000"/>
                <w:lang w:val="sk-SK"/>
              </w:rPr>
            </w:pPr>
          </w:p>
        </w:tc>
        <w:tc>
          <w:tcPr>
            <w:tcW w:w="7088" w:type="dxa"/>
            <w:vAlign w:val="center"/>
          </w:tcPr>
          <w:p w14:paraId="625D87AC" w14:textId="77777777" w:rsidR="00CE547F" w:rsidRPr="00FA362E" w:rsidRDefault="00E935D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color w:val="000000"/>
                    <w:lang w:val="sk-SK"/>
                  </w:rPr>
                  <m:t xml:space="preserve"> .</m:t>
                </m:r>
              </m:oMath>
            </m:oMathPara>
          </w:p>
        </w:tc>
        <w:tc>
          <w:tcPr>
            <w:tcW w:w="702" w:type="dxa"/>
            <w:vAlign w:val="center"/>
          </w:tcPr>
          <w:p w14:paraId="392ACEC4" w14:textId="77777777" w:rsidR="00CE547F" w:rsidRPr="00FA362E" w:rsidRDefault="00CE547F" w:rsidP="00452ADC">
            <w:pPr>
              <w:jc w:val="center"/>
              <w:rPr>
                <w:color w:val="000000"/>
                <w:lang w:val="sk-SK"/>
              </w:rPr>
            </w:pPr>
            <w:r w:rsidRPr="00FA362E">
              <w:rPr>
                <w:color w:val="000000"/>
                <w:lang w:val="sk-SK"/>
              </w:rPr>
              <w:t>(</w:t>
            </w:r>
            <w:bookmarkStart w:id="126" w:name="V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26</w:t>
            </w:r>
            <w:r w:rsidRPr="00FA362E">
              <w:rPr>
                <w:color w:val="000000"/>
                <w:lang w:val="sk-SK"/>
              </w:rPr>
              <w:fldChar w:fldCharType="end"/>
            </w:r>
            <w:bookmarkEnd w:id="126"/>
            <w:r w:rsidRPr="00FA362E">
              <w:rPr>
                <w:color w:val="000000"/>
                <w:lang w:val="sk-SK"/>
              </w:rPr>
              <w:t>)</w:t>
            </w:r>
          </w:p>
        </w:tc>
      </w:tr>
    </w:tbl>
    <w:p w14:paraId="6AD7FE53" w14:textId="77777777" w:rsidR="00CE547F" w:rsidRPr="00FA362E" w:rsidRDefault="00CE547F" w:rsidP="00CE547F">
      <w:pPr>
        <w:rPr>
          <w:lang w:val="sk-SK"/>
        </w:rPr>
      </w:pPr>
    </w:p>
    <w:p w14:paraId="7B449C20" w14:textId="77777777" w:rsidR="00CE547F" w:rsidRPr="00FA362E" w:rsidRDefault="00CE547F" w:rsidP="00CE547F">
      <w:pPr>
        <w:rPr>
          <w:lang w:val="sk-SK"/>
        </w:rPr>
      </w:pPr>
      <w:r w:rsidRPr="00FA362E">
        <w:rPr>
          <w:lang w:val="sk-SK"/>
        </w:rPr>
        <w:t>Hodnota</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Pr="00FA362E">
        <w:rPr>
          <w:lang w:val="sk-SK"/>
        </w:rPr>
        <w:t xml:space="preserve"> udáva maximu derivovanej impedancie počas srdcového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Pr="00FA362E">
        <w:rPr>
          <w:lang w:val="sk-SK"/>
        </w:rPr>
        <w:t xml:space="preserve">udáva časovú dĺžku toku krvi z ľavej komory. Tomuto spôsobu kompenzácie odtoku krvi z meranej oblasti sa hovorí maximálna dopredná extrapolácia a je základom pre všetky dnešné rovnice počítajúce SV z ICG. </w:t>
      </w:r>
    </w:p>
    <w:p w14:paraId="12268013" w14:textId="77777777" w:rsidR="00CE547F" w:rsidRPr="00FA362E" w:rsidRDefault="00CE547F" w:rsidP="00CE547F">
      <w:pPr>
        <w:rPr>
          <w:lang w:val="sk-SK"/>
        </w:rPr>
      </w:pPr>
    </w:p>
    <w:p w14:paraId="6A0C0389" w14:textId="77777777" w:rsidR="00CE547F" w:rsidRPr="00FA362E" w:rsidRDefault="00CE547F" w:rsidP="00CE547F">
      <w:pPr>
        <w:pStyle w:val="Nadpis4"/>
        <w:rPr>
          <w:lang w:val="sk-SK"/>
        </w:rPr>
      </w:pPr>
      <w:r w:rsidRPr="00FA362E">
        <w:rPr>
          <w:lang w:val="sk-SK"/>
        </w:rPr>
        <w:t>Šramek-Bernsteinov model</w:t>
      </w:r>
    </w:p>
    <w:p w14:paraId="69F0862B" w14:textId="77777777" w:rsidR="00CE547F" w:rsidRPr="00FA362E" w:rsidRDefault="00CE547F" w:rsidP="00CE547F">
      <w:pPr>
        <w:rPr>
          <w:lang w:val="sk-SK"/>
        </w:rPr>
      </w:pPr>
    </w:p>
    <w:p w14:paraId="4B5812EF" w14:textId="77777777" w:rsidR="00CE547F" w:rsidRPr="00FA362E" w:rsidRDefault="00CE547F" w:rsidP="00CE547F">
      <w:pPr>
        <w:rPr>
          <w:lang w:val="sk-SK"/>
        </w:rPr>
      </w:pPr>
      <w:r w:rsidRPr="00FA362E">
        <w:rPr>
          <w:lang w:val="sk-SK"/>
        </w:rPr>
        <w:t>Ďalšou metódou pre výpočet SV je Šramek-Bernsteina metóda</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fldChar w:fldCharType="begin"/>
      </w:r>
      <w:r w:rsidRPr="00FA362E">
        <w:rPr>
          <w:lang w:val="sk-SK"/>
        </w:rPr>
        <w:instrText xml:space="preserve"> ADDIN EN.CITE &lt;EndNote&gt;&lt;Cite&gt;&lt;Author&gt;Quail&lt;/Author&gt;&lt;Year&gt;1981&lt;/Year&gt;&lt;IDText&gt;THORACIC RESISTIVITY FOR STROKE VOLUME CALCULATION IN IMPEDANCE CARDIOGRAPHY&lt;/IDText&gt;&lt;DisplayText&gt;[35]&lt;/DisplayText&gt;&lt;record&gt;&lt;keywords&gt;&lt;keyword&gt;Physiology&lt;/keyword&gt;&lt;keyword&gt;Sport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FA362E">
        <w:rPr>
          <w:lang w:val="sk-SK"/>
        </w:rPr>
        <w:fldChar w:fldCharType="separate"/>
      </w:r>
      <w:r w:rsidRPr="00FA362E">
        <w:rPr>
          <w:noProof/>
          <w:lang w:val="sk-SK"/>
        </w:rPr>
        <w:t>[35]</w:t>
      </w:r>
      <w:r w:rsidRPr="00FA362E">
        <w:rPr>
          <w:lang w:val="sk-SK"/>
        </w:rPr>
        <w:fldChar w:fldCharType="end"/>
      </w:r>
      <w:r w:rsidRPr="00FA362E">
        <w:rPr>
          <w:lang w:val="sk-SK"/>
        </w:rPr>
        <w:t xml:space="preserve">, ktorý nahrádza objemovú konštantu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Základom pre definovanie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rovnica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w:t>
      </w:r>
    </w:p>
    <w:p w14:paraId="0CDB4992"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5056B6F" w14:textId="77777777" w:rsidTr="00452ADC">
        <w:tc>
          <w:tcPr>
            <w:tcW w:w="704" w:type="dxa"/>
          </w:tcPr>
          <w:p w14:paraId="53A22B59" w14:textId="77777777" w:rsidR="00CE547F" w:rsidRPr="00FA362E" w:rsidRDefault="00CE547F" w:rsidP="00452ADC">
            <w:pPr>
              <w:jc w:val="center"/>
              <w:rPr>
                <w:color w:val="000000"/>
                <w:lang w:val="sk-SK"/>
              </w:rPr>
            </w:pPr>
          </w:p>
        </w:tc>
        <w:tc>
          <w:tcPr>
            <w:tcW w:w="7088" w:type="dxa"/>
            <w:vAlign w:val="center"/>
          </w:tcPr>
          <w:p w14:paraId="0F65CFD9" w14:textId="77777777" w:rsidR="00CE547F" w:rsidRPr="00FA362E" w:rsidRDefault="00E935D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A</m:t>
                    </m:r>
                  </m:num>
                  <m:den>
                    <m:r>
                      <w:rPr>
                        <w:rFonts w:ascii="Cambria Math" w:hAnsi="Cambria Math"/>
                        <w:lang w:val="sk-SK"/>
                      </w:rPr>
                      <m:t>L</m:t>
                    </m:r>
                  </m:den>
                </m:f>
                <m:r>
                  <w:rPr>
                    <w:rFonts w:ascii="Cambria Math" w:hAnsi="Cambria Math"/>
                    <w:color w:val="000000"/>
                    <w:lang w:val="sk-SK"/>
                  </w:rPr>
                  <m:t xml:space="preserve"> .</m:t>
                </m:r>
              </m:oMath>
            </m:oMathPara>
          </w:p>
        </w:tc>
        <w:tc>
          <w:tcPr>
            <w:tcW w:w="702" w:type="dxa"/>
            <w:vAlign w:val="center"/>
          </w:tcPr>
          <w:p w14:paraId="4FE37B7E" w14:textId="77777777" w:rsidR="00CE547F" w:rsidRPr="00FA362E" w:rsidRDefault="00CE547F" w:rsidP="00452ADC">
            <w:pPr>
              <w:jc w:val="center"/>
              <w:rPr>
                <w:color w:val="000000"/>
                <w:lang w:val="sk-SK"/>
              </w:rPr>
            </w:pPr>
            <w:r w:rsidRPr="00FA362E">
              <w:rPr>
                <w:color w:val="000000"/>
                <w:lang w:val="sk-SK"/>
              </w:rPr>
              <w:t>(</w:t>
            </w:r>
            <w:bookmarkStart w:id="127" w:name="elektricky_aktivny_hrudni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27</w:t>
            </w:r>
            <w:r w:rsidRPr="00FA362E">
              <w:rPr>
                <w:color w:val="000000"/>
                <w:lang w:val="sk-SK"/>
              </w:rPr>
              <w:fldChar w:fldCharType="end"/>
            </w:r>
            <w:bookmarkEnd w:id="127"/>
            <w:r w:rsidRPr="00FA362E">
              <w:rPr>
                <w:color w:val="000000"/>
                <w:lang w:val="sk-SK"/>
              </w:rPr>
              <w:t>)</w:t>
            </w:r>
          </w:p>
        </w:tc>
      </w:tr>
    </w:tbl>
    <w:p w14:paraId="1BF77949" w14:textId="77777777" w:rsidR="00CE547F" w:rsidRPr="00FA362E" w:rsidRDefault="00CE547F" w:rsidP="00CE547F">
      <w:pPr>
        <w:rPr>
          <w:lang w:val="sk-SK"/>
        </w:rPr>
      </w:pPr>
    </w:p>
    <w:p w14:paraId="7FF4B7F0" w14:textId="77777777" w:rsidR="00CE547F" w:rsidRPr="00FA362E" w:rsidRDefault="00CE547F" w:rsidP="00CE547F">
      <w:pPr>
        <w:rPr>
          <w:lang w:val="sk-SK"/>
        </w:rPr>
      </w:pPr>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základná impedancia, </w:t>
      </w:r>
      <m:oMath>
        <m:r>
          <w:rPr>
            <w:rFonts w:ascii="Cambria Math" w:hAnsi="Cambria Math"/>
            <w:lang w:val="sk-SK"/>
          </w:rPr>
          <m:t>A</m:t>
        </m:r>
      </m:oMath>
      <w:r w:rsidRPr="00FA362E">
        <w:rPr>
          <w:lang w:val="sk-SK"/>
        </w:rPr>
        <w:t xml:space="preserve"> plocha prierezu hrudníka a L je dĺžka hrudníka. Po dosadení rovnice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 xml:space="preserve"> do rovnice </w:t>
      </w:r>
      <w:r w:rsidRPr="00FA362E">
        <w:rPr>
          <w:lang w:val="sk-SK"/>
        </w:rPr>
        <w:fldChar w:fldCharType="begin"/>
      </w:r>
      <w:r w:rsidRPr="00FA362E">
        <w:rPr>
          <w:lang w:val="sk-SK"/>
        </w:rPr>
        <w:instrText xml:space="preserve"> REF Vc \h </w:instrText>
      </w:r>
      <w:r w:rsidRPr="00FA362E">
        <w:rPr>
          <w:lang w:val="sk-SK"/>
        </w:rPr>
      </w:r>
      <w:r w:rsidRPr="00FA362E">
        <w:rPr>
          <w:lang w:val="sk-SK"/>
        </w:rPr>
        <w:fldChar w:fldCharType="separate"/>
      </w:r>
      <w:r w:rsidR="00B85020">
        <w:rPr>
          <w:noProof/>
          <w:color w:val="000000"/>
          <w:lang w:val="sk-SK"/>
        </w:rPr>
        <w:t>26</w:t>
      </w:r>
      <w:r w:rsidRPr="00FA362E">
        <w:rPr>
          <w:lang w:val="sk-SK"/>
        </w:rPr>
        <w:fldChar w:fldCharType="end"/>
      </w:r>
      <w:r w:rsidRPr="00FA362E">
        <w:rPr>
          <w:lang w:val="sk-SK"/>
        </w:rPr>
        <w:t xml:space="preserve"> vypadne člen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stanovený rovnicou:</w:t>
      </w:r>
    </w:p>
    <w:p w14:paraId="6A416AE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C11DA3" w14:textId="77777777" w:rsidTr="00452ADC">
        <w:tc>
          <w:tcPr>
            <w:tcW w:w="704" w:type="dxa"/>
          </w:tcPr>
          <w:p w14:paraId="6AAEC501" w14:textId="77777777" w:rsidR="00CE547F" w:rsidRPr="00FA362E" w:rsidRDefault="00CE547F" w:rsidP="00452ADC">
            <w:pPr>
              <w:jc w:val="center"/>
              <w:rPr>
                <w:color w:val="000000"/>
                <w:lang w:val="sk-SK"/>
              </w:rPr>
            </w:pPr>
          </w:p>
        </w:tc>
        <w:tc>
          <w:tcPr>
            <w:tcW w:w="7088" w:type="dxa"/>
            <w:vAlign w:val="center"/>
          </w:tcPr>
          <w:p w14:paraId="4DC8B431" w14:textId="77777777" w:rsidR="00CE547F" w:rsidRPr="00FA362E" w:rsidRDefault="00E935D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r>
                  <w:rPr>
                    <w:rFonts w:ascii="Cambria Math" w:hAnsi="Cambria Math"/>
                    <w:lang w:val="sk-SK"/>
                  </w:rPr>
                  <m:t>= δ</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r>
                  <w:rPr>
                    <w:rFonts w:ascii="Cambria Math" w:hAnsi="Cambria Math"/>
                    <w:color w:val="000000"/>
                    <w:lang w:val="sk-SK"/>
                  </w:rPr>
                  <m:t xml:space="preserve"> .</m:t>
                </m:r>
              </m:oMath>
            </m:oMathPara>
          </w:p>
        </w:tc>
        <w:tc>
          <w:tcPr>
            <w:tcW w:w="702" w:type="dxa"/>
            <w:vAlign w:val="center"/>
          </w:tcPr>
          <w:p w14:paraId="27B5AD2B"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28</w:t>
            </w:r>
            <w:r w:rsidRPr="00FA362E">
              <w:rPr>
                <w:noProof/>
                <w:color w:val="000000"/>
                <w:lang w:val="sk-SK"/>
              </w:rPr>
              <w:fldChar w:fldCharType="end"/>
            </w:r>
            <w:r w:rsidRPr="00FA362E">
              <w:rPr>
                <w:color w:val="000000"/>
                <w:lang w:val="sk-SK"/>
              </w:rPr>
              <w:t>)</w:t>
            </w:r>
          </w:p>
        </w:tc>
      </w:tr>
    </w:tbl>
    <w:p w14:paraId="2E9B004F" w14:textId="77777777" w:rsidR="00CE547F" w:rsidRPr="00FA362E" w:rsidRDefault="00CE547F" w:rsidP="00CE547F">
      <w:pPr>
        <w:rPr>
          <w:lang w:val="sk-SK"/>
        </w:rPr>
      </w:pPr>
    </w:p>
    <w:p w14:paraId="0B67A78D" w14:textId="77777777" w:rsidR="00CE547F" w:rsidRPr="00FA362E" w:rsidRDefault="00CE547F" w:rsidP="00CE547F">
      <w:pPr>
        <w:rPr>
          <w:lang w:val="sk-SK"/>
        </w:rPr>
      </w:pPr>
      <w:r w:rsidRPr="00FA362E">
        <w:rPr>
          <w:lang w:val="sk-SK"/>
        </w:rPr>
        <w:lastRenderedPageBreak/>
        <w:t xml:space="preserve">, kde L je dĺžka hrudníka, konštanta 4.25 bola získaná experimentálne a hodnota </w:t>
      </w:r>
      <m:oMath>
        <m:r>
          <w:rPr>
            <w:rFonts w:ascii="Cambria Math" w:hAnsi="Cambria Math"/>
            <w:lang w:val="sk-SK"/>
          </w:rPr>
          <m:t>δ</m:t>
        </m:r>
      </m:oMath>
      <w:r w:rsidRPr="00FA362E">
        <w:rPr>
          <w:lang w:val="sk-SK"/>
        </w:rPr>
        <w:t xml:space="preserve"> je bezrozmerný parameter, ktorý koriguje odchýlku od ideálnej telesnej váhy, čo ovplyvňuje prúdenie krvi v krvnom riečisku</w:t>
      </w:r>
      <w:r w:rsidRPr="00FA362E">
        <w:rPr>
          <w:lang w:val="sk-SK"/>
        </w:rPr>
        <w:fldChar w:fldCharType="begin"/>
      </w:r>
      <w:r w:rsidRPr="00FA362E">
        <w:rPr>
          <w:lang w:val="sk-SK"/>
        </w:rPr>
        <w:instrText xml:space="preserve"> ADDIN EN.CITE &lt;EndNote&gt;&lt;Cite&gt;&lt;Author&gt;Hicks&lt;/Author&gt;&lt;Year&gt;1956&lt;/Year&gt;&lt;IDText&gt;THE ESTIMATION AND PREDICTION OF NORMAL BLOOD VOLUME&lt;/IDText&gt;&lt;DisplayText&gt;[36]&lt;/DisplayText&gt;&lt;record&gt;&lt;keywords&gt;&lt;keyword&gt;Research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FA362E">
        <w:rPr>
          <w:lang w:val="sk-SK"/>
        </w:rPr>
        <w:fldChar w:fldCharType="separate"/>
      </w:r>
      <w:r w:rsidRPr="00FA362E">
        <w:rPr>
          <w:noProof/>
          <w:lang w:val="sk-SK"/>
        </w:rPr>
        <w:t>[36]</w:t>
      </w:r>
      <w:r w:rsidRPr="00FA362E">
        <w:rPr>
          <w:lang w:val="sk-SK"/>
        </w:rPr>
        <w:fldChar w:fldCharType="end"/>
      </w:r>
      <w:r w:rsidRPr="00FA362E">
        <w:rPr>
          <w:lang w:val="sk-SK"/>
        </w:rPr>
        <w:t xml:space="preserve">. </w:t>
      </w:r>
    </w:p>
    <w:p w14:paraId="22937F53"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9DC6011" w14:textId="77777777" w:rsidTr="00452ADC">
        <w:tc>
          <w:tcPr>
            <w:tcW w:w="704" w:type="dxa"/>
          </w:tcPr>
          <w:p w14:paraId="0F886859" w14:textId="77777777" w:rsidR="00CE547F" w:rsidRPr="00FA362E" w:rsidRDefault="00CE547F" w:rsidP="00452ADC">
            <w:pPr>
              <w:jc w:val="center"/>
              <w:rPr>
                <w:color w:val="000000"/>
                <w:lang w:val="sk-SK"/>
              </w:rPr>
            </w:pPr>
          </w:p>
        </w:tc>
        <w:tc>
          <w:tcPr>
            <w:tcW w:w="7088" w:type="dxa"/>
            <w:vAlign w:val="center"/>
          </w:tcPr>
          <w:p w14:paraId="7F17E5F6" w14:textId="77777777" w:rsidR="00CE547F" w:rsidRPr="00FA362E" w:rsidRDefault="00CE547F" w:rsidP="00452ADC">
            <w:pPr>
              <w:jc w:val="center"/>
              <w:rPr>
                <w:color w:val="000000"/>
                <w:lang w:val="sk-SK"/>
              </w:rPr>
            </w:pPr>
            <m:oMathPara>
              <m:oMath>
                <m:r>
                  <w:rPr>
                    <w:rFonts w:ascii="Cambria Math" w:hAnsi="Cambria Math"/>
                    <w:lang w:val="sk-SK"/>
                  </w:rPr>
                  <m:t xml:space="preserve">δ=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m</m:t>
                        </m:r>
                      </m:num>
                      <m:den>
                        <m:sSup>
                          <m:sSupPr>
                            <m:ctrlPr>
                              <w:rPr>
                                <w:rFonts w:ascii="Cambria Math" w:hAnsi="Cambria Math"/>
                                <w:i/>
                                <w:lang w:val="sk-SK"/>
                              </w:rPr>
                            </m:ctrlPr>
                          </m:sSupPr>
                          <m:e>
                            <m:r>
                              <w:rPr>
                                <w:rFonts w:ascii="Cambria Math" w:hAnsi="Cambria Math"/>
                                <w:lang w:val="sk-SK"/>
                              </w:rPr>
                              <m:t xml:space="preserve">24* </m:t>
                            </m:r>
                            <m:r>
                              <w:rPr>
                                <w:rFonts w:ascii="Cambria Math" w:hAnsi="Cambria Math"/>
                                <w:lang w:val="sk-SK"/>
                              </w:rPr>
                              <m:t>h</m:t>
                            </m:r>
                          </m:e>
                          <m:sup>
                            <m:r>
                              <w:rPr>
                                <w:rFonts w:ascii="Cambria Math" w:hAnsi="Cambria Math"/>
                                <w:lang w:val="sk-SK"/>
                              </w:rPr>
                              <m:t>2</m:t>
                            </m:r>
                          </m:sup>
                        </m:sSup>
                      </m:den>
                    </m:f>
                  </m:e>
                </m:rad>
                <m:r>
                  <w:rPr>
                    <w:rFonts w:ascii="Cambria Math" w:hAnsi="Cambria Math"/>
                    <w:color w:val="000000"/>
                    <w:lang w:val="sk-SK"/>
                  </w:rPr>
                  <m:t xml:space="preserve"> .</m:t>
                </m:r>
              </m:oMath>
            </m:oMathPara>
          </w:p>
        </w:tc>
        <w:tc>
          <w:tcPr>
            <w:tcW w:w="702" w:type="dxa"/>
            <w:vAlign w:val="center"/>
          </w:tcPr>
          <w:p w14:paraId="52DE0115"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29</w:t>
            </w:r>
            <w:r w:rsidRPr="00FA362E">
              <w:rPr>
                <w:noProof/>
                <w:color w:val="000000"/>
                <w:lang w:val="sk-SK"/>
              </w:rPr>
              <w:fldChar w:fldCharType="end"/>
            </w:r>
            <w:r w:rsidRPr="00FA362E">
              <w:rPr>
                <w:color w:val="000000"/>
                <w:lang w:val="sk-SK"/>
              </w:rPr>
              <w:t>)</w:t>
            </w:r>
          </w:p>
        </w:tc>
      </w:tr>
    </w:tbl>
    <w:p w14:paraId="065E3310" w14:textId="77777777" w:rsidR="00CE547F" w:rsidRPr="00FA362E" w:rsidRDefault="00CE547F" w:rsidP="00CE547F">
      <w:pPr>
        <w:rPr>
          <w:lang w:val="sk-SK"/>
        </w:rPr>
      </w:pPr>
    </w:p>
    <w:p w14:paraId="66D999D8" w14:textId="77777777" w:rsidR="00CE547F" w:rsidRPr="00FA362E" w:rsidRDefault="00CE547F" w:rsidP="00CE547F">
      <w:pPr>
        <w:rPr>
          <w:lang w:val="sk-SK"/>
        </w:rPr>
      </w:pPr>
      <w:r w:rsidRPr="00FA362E">
        <w:rPr>
          <w:lang w:val="sk-SK"/>
        </w:rPr>
        <w:t xml:space="preserve">Takto definovaný objem predstavuje objem tkaniva, ktorý sa elektricky podieľa na meraní srdcového výdaja. Po nahradení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v rovnici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xml:space="preserve">) objemovou konštantou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dostávame Šrámek Bernštainovu rovnicu pre výpočet SV:</w:t>
      </w:r>
    </w:p>
    <w:p w14:paraId="44EFD3AD"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07D378F" w14:textId="77777777" w:rsidTr="00452ADC">
        <w:tc>
          <w:tcPr>
            <w:tcW w:w="704" w:type="dxa"/>
          </w:tcPr>
          <w:p w14:paraId="3F987661" w14:textId="77777777" w:rsidR="00CE547F" w:rsidRPr="00FA362E" w:rsidRDefault="00CE547F" w:rsidP="00452ADC">
            <w:pPr>
              <w:jc w:val="center"/>
              <w:rPr>
                <w:color w:val="000000"/>
                <w:lang w:val="sk-SK"/>
              </w:rPr>
            </w:pPr>
          </w:p>
        </w:tc>
        <w:tc>
          <w:tcPr>
            <w:tcW w:w="7088" w:type="dxa"/>
            <w:vAlign w:val="center"/>
          </w:tcPr>
          <w:p w14:paraId="57023B9B" w14:textId="77777777" w:rsidR="00CE547F" w:rsidRPr="00FA362E" w:rsidRDefault="00E935D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0BB59762" w14:textId="77777777" w:rsidR="00CE547F" w:rsidRPr="00FA362E" w:rsidRDefault="00CE547F" w:rsidP="00452ADC">
            <w:pPr>
              <w:jc w:val="center"/>
              <w:rPr>
                <w:color w:val="000000"/>
                <w:lang w:val="sk-SK"/>
              </w:rPr>
            </w:pPr>
            <w:r w:rsidRPr="00FA362E">
              <w:rPr>
                <w:color w:val="000000"/>
                <w:lang w:val="sk-SK"/>
              </w:rPr>
              <w:t>(</w:t>
            </w:r>
            <w:bookmarkStart w:id="128" w:name="sram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30</w:t>
            </w:r>
            <w:r w:rsidRPr="00FA362E">
              <w:rPr>
                <w:color w:val="000000"/>
                <w:lang w:val="sk-SK"/>
              </w:rPr>
              <w:fldChar w:fldCharType="end"/>
            </w:r>
            <w:bookmarkEnd w:id="128"/>
            <w:r w:rsidRPr="00FA362E">
              <w:rPr>
                <w:color w:val="000000"/>
                <w:lang w:val="sk-SK"/>
              </w:rPr>
              <w:t>)</w:t>
            </w:r>
          </w:p>
        </w:tc>
      </w:tr>
      <w:tr w:rsidR="00CE547F" w:rsidRPr="00FA362E" w14:paraId="266A97AB" w14:textId="77777777" w:rsidTr="00452ADC">
        <w:tc>
          <w:tcPr>
            <w:tcW w:w="704" w:type="dxa"/>
          </w:tcPr>
          <w:p w14:paraId="6EC94230" w14:textId="77777777" w:rsidR="00CE547F" w:rsidRPr="00FA362E" w:rsidRDefault="00CE547F" w:rsidP="00452ADC">
            <w:pPr>
              <w:jc w:val="center"/>
              <w:rPr>
                <w:color w:val="000000"/>
                <w:lang w:val="sk-SK"/>
              </w:rPr>
            </w:pPr>
          </w:p>
        </w:tc>
        <w:tc>
          <w:tcPr>
            <w:tcW w:w="7088" w:type="dxa"/>
            <w:vAlign w:val="center"/>
          </w:tcPr>
          <w:p w14:paraId="39FD1217" w14:textId="77777777" w:rsidR="00CE547F" w:rsidRPr="00FA362E" w:rsidRDefault="00CE547F" w:rsidP="00452ADC">
            <w:pPr>
              <w:jc w:val="center"/>
              <w:rPr>
                <w:color w:val="000000"/>
                <w:lang w:val="sk-SK"/>
              </w:rPr>
            </w:pPr>
          </w:p>
        </w:tc>
        <w:tc>
          <w:tcPr>
            <w:tcW w:w="702" w:type="dxa"/>
            <w:vAlign w:val="center"/>
          </w:tcPr>
          <w:p w14:paraId="3CABD080" w14:textId="77777777" w:rsidR="00CE547F" w:rsidRPr="00FA362E" w:rsidRDefault="00CE547F" w:rsidP="00452ADC">
            <w:pPr>
              <w:jc w:val="center"/>
              <w:rPr>
                <w:color w:val="000000"/>
                <w:lang w:val="sk-SK"/>
              </w:rPr>
            </w:pPr>
          </w:p>
        </w:tc>
      </w:tr>
    </w:tbl>
    <w:p w14:paraId="62493471" w14:textId="77777777" w:rsidR="00CE547F" w:rsidRPr="00FA362E" w:rsidRDefault="00CE547F" w:rsidP="00CE547F">
      <w:pPr>
        <w:rPr>
          <w:lang w:val="sk-SK"/>
        </w:rPr>
      </w:pPr>
      <w:r w:rsidRPr="00FA362E">
        <w:rPr>
          <w:lang w:val="sk-SK"/>
        </w:rPr>
        <w:t>Tento prístup má zohľadniť nielen len dĺžku hrudníka, ale aj telesnú váhu a objem krvi v hrudníku.</w:t>
      </w:r>
    </w:p>
    <w:p w14:paraId="2D6DAB2B" w14:textId="77777777" w:rsidR="00CE547F" w:rsidRPr="00FA362E" w:rsidRDefault="00CE547F" w:rsidP="00CE547F">
      <w:pPr>
        <w:pStyle w:val="Nadpis3"/>
        <w:spacing w:line="240" w:lineRule="auto"/>
        <w:rPr>
          <w:lang w:val="sk-SK"/>
        </w:rPr>
      </w:pPr>
      <w:bookmarkStart w:id="129" w:name="_Toc386404201"/>
      <w:bookmarkStart w:id="130" w:name="_Toc513981466"/>
      <w:r w:rsidRPr="00FA362E">
        <w:rPr>
          <w:lang w:val="sk-SK"/>
        </w:rPr>
        <w:t>Metódy výpočtu SV na základe zmeny vodivosti krvi</w:t>
      </w:r>
      <w:bookmarkEnd w:id="129"/>
      <w:bookmarkEnd w:id="130"/>
    </w:p>
    <w:p w14:paraId="634C5B79" w14:textId="77777777" w:rsidR="00CE547F" w:rsidRPr="00FA362E" w:rsidRDefault="00CE547F" w:rsidP="00CE547F">
      <w:pPr>
        <w:rPr>
          <w:lang w:val="sk-SK"/>
        </w:rPr>
      </w:pPr>
    </w:p>
    <w:p w14:paraId="035E1C69" w14:textId="77777777" w:rsidR="00CE547F" w:rsidRPr="00FA362E" w:rsidRDefault="00CE547F" w:rsidP="00CE547F">
      <w:pPr>
        <w:rPr>
          <w:lang w:val="sk-SK"/>
        </w:rPr>
      </w:pPr>
      <w:r w:rsidRPr="00FA362E">
        <w:rPr>
          <w:lang w:val="sk-SK"/>
        </w:rPr>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po častiach, dostaneme rovnicu:</w:t>
      </w:r>
    </w:p>
    <w:p w14:paraId="4C74876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3E12EE1" w14:textId="77777777" w:rsidTr="00452ADC">
        <w:tc>
          <w:tcPr>
            <w:tcW w:w="704" w:type="dxa"/>
          </w:tcPr>
          <w:p w14:paraId="2D7AD75A" w14:textId="77777777" w:rsidR="00CE547F" w:rsidRPr="00FA362E" w:rsidRDefault="00CE547F" w:rsidP="00452ADC">
            <w:pPr>
              <w:jc w:val="center"/>
              <w:rPr>
                <w:color w:val="000000"/>
                <w:lang w:val="sk-SK"/>
              </w:rPr>
            </w:pPr>
          </w:p>
        </w:tc>
        <w:tc>
          <w:tcPr>
            <w:tcW w:w="7088" w:type="dxa"/>
            <w:vAlign w:val="center"/>
          </w:tcPr>
          <w:p w14:paraId="5CA4713C" w14:textId="77777777" w:rsidR="00CE547F" w:rsidRPr="00FA362E" w:rsidRDefault="00E935DB" w:rsidP="00452ADC">
            <w:pPr>
              <w:jc w:val="cente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2B98E6F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31</w:t>
            </w:r>
            <w:r w:rsidRPr="00FA362E">
              <w:rPr>
                <w:noProof/>
                <w:color w:val="000000"/>
                <w:lang w:val="sk-SK"/>
              </w:rPr>
              <w:fldChar w:fldCharType="end"/>
            </w:r>
            <w:r w:rsidRPr="00FA362E">
              <w:rPr>
                <w:color w:val="000000"/>
                <w:lang w:val="sk-SK"/>
              </w:rPr>
              <w:t>)</w:t>
            </w:r>
          </w:p>
        </w:tc>
      </w:tr>
    </w:tbl>
    <w:p w14:paraId="10D03A78" w14:textId="77777777" w:rsidR="00CE547F" w:rsidRPr="00FA362E" w:rsidRDefault="00CE547F" w:rsidP="00CE547F">
      <w:pPr>
        <w:rPr>
          <w:lang w:val="sk-SK"/>
        </w:rPr>
      </w:pPr>
    </w:p>
    <w:p w14:paraId="1F5FC112" w14:textId="77777777" w:rsidR="00CE547F" w:rsidRPr="00FA362E" w:rsidRDefault="00CE547F" w:rsidP="00CE547F">
      <w:pPr>
        <w:rPr>
          <w:lang w:val="sk-SK"/>
        </w:rPr>
      </w:pPr>
      <w:r w:rsidRPr="00FA362E">
        <w:rPr>
          <w:lang w:val="sk-SK"/>
        </w:rPr>
        <w:t>A po dosadení dostaneme rovnicu:</w:t>
      </w:r>
    </w:p>
    <w:p w14:paraId="377EA136"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706EAAC" w14:textId="77777777" w:rsidTr="00452ADC">
        <w:tc>
          <w:tcPr>
            <w:tcW w:w="704" w:type="dxa"/>
          </w:tcPr>
          <w:p w14:paraId="0FFB6E03" w14:textId="77777777" w:rsidR="00CE547F" w:rsidRPr="00FA362E" w:rsidRDefault="00CE547F" w:rsidP="00452ADC">
            <w:pPr>
              <w:jc w:val="center"/>
              <w:rPr>
                <w:color w:val="000000"/>
                <w:lang w:val="sk-SK"/>
              </w:rPr>
            </w:pPr>
          </w:p>
        </w:tc>
        <w:tc>
          <w:tcPr>
            <w:tcW w:w="7088" w:type="dxa"/>
            <w:vAlign w:val="center"/>
          </w:tcPr>
          <w:p w14:paraId="3BB810F4" w14:textId="77777777" w:rsidR="00CE547F" w:rsidRPr="00FA362E" w:rsidRDefault="00E935DB" w:rsidP="00452ADC">
            <w:pP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1F6F2C65" w14:textId="77777777" w:rsidR="00CE547F" w:rsidRPr="00FA362E" w:rsidRDefault="00CE547F" w:rsidP="00452ADC">
            <w:pPr>
              <w:jc w:val="center"/>
              <w:rPr>
                <w:color w:val="000000"/>
                <w:lang w:val="sk-SK"/>
              </w:rPr>
            </w:pPr>
            <w:r w:rsidRPr="00FA362E">
              <w:rPr>
                <w:color w:val="000000"/>
                <w:lang w:val="sk-SK"/>
              </w:rPr>
              <w:t>(</w:t>
            </w:r>
            <w:bookmarkStart w:id="131" w:name="premenliva_impedancia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32</w:t>
            </w:r>
            <w:r w:rsidRPr="00FA362E">
              <w:rPr>
                <w:color w:val="000000"/>
                <w:lang w:val="sk-SK"/>
              </w:rPr>
              <w:fldChar w:fldCharType="end"/>
            </w:r>
            <w:bookmarkEnd w:id="131"/>
            <w:r w:rsidRPr="00FA362E">
              <w:rPr>
                <w:color w:val="000000"/>
                <w:lang w:val="sk-SK"/>
              </w:rPr>
              <w:t>)</w:t>
            </w:r>
          </w:p>
        </w:tc>
      </w:tr>
    </w:tbl>
    <w:p w14:paraId="2F658301" w14:textId="77777777" w:rsidR="00CE547F" w:rsidRPr="00FA362E" w:rsidRDefault="00CE547F" w:rsidP="00CE547F">
      <w:pPr>
        <w:rPr>
          <w:lang w:val="sk-SK"/>
        </w:rPr>
      </w:pPr>
    </w:p>
    <w:p w14:paraId="645F91E1" w14:textId="77777777" w:rsidR="00CE547F" w:rsidRPr="00FA362E" w:rsidRDefault="00CE547F" w:rsidP="00CE547F">
      <w:pPr>
        <w:rPr>
          <w:lang w:val="sk-SK"/>
        </w:rPr>
      </w:pPr>
      <w:r w:rsidRPr="00FA362E">
        <w:rPr>
          <w:lang w:val="sk-SK"/>
        </w:rPr>
        <w:lastRenderedPageBreak/>
        <w:t xml:space="preserve">Presný pôvod maxima hodnoty zápornej impedančnej krivky -dZ/dtmax ostáva zatiaľ nejasný. Predchádzajúce úvahy predpokladali, že -dZ/dtmax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-dZ/dtmax poskytujú simultánne merania viacerých parametrov obehovej sústavy, ktoré znázorňuje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w:t>
      </w:r>
    </w:p>
    <w:p w14:paraId="416C60BF" w14:textId="77777777" w:rsidR="00CE547F" w:rsidRPr="00FA362E" w:rsidRDefault="00CE547F" w:rsidP="00CE547F">
      <w:pPr>
        <w:jc w:val="center"/>
        <w:rPr>
          <w:lang w:val="sk-SK"/>
        </w:rPr>
      </w:pPr>
      <w:r w:rsidRPr="00FA362E">
        <w:rPr>
          <w:noProof/>
        </w:rPr>
        <w:drawing>
          <wp:inline distT="0" distB="0" distL="0" distR="0" wp14:anchorId="1426F2F4" wp14:editId="35432E7E">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7"/>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5C84A76" w14:textId="722303D1" w:rsidR="00CE547F" w:rsidRPr="00FA362E" w:rsidRDefault="00CE547F" w:rsidP="00CE547F">
      <w:pPr>
        <w:pStyle w:val="Popis"/>
        <w:rPr>
          <w:vanish/>
          <w:lang w:val="sk-SK"/>
          <w:specVanish/>
        </w:rPr>
      </w:pPr>
      <w:bookmarkStart w:id="132" w:name="_Ref510082113"/>
      <w:bookmarkStart w:id="133" w:name="_Ref510038423"/>
      <w:bookmarkStart w:id="134" w:name="_Toc51398151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132"/>
      <w:r w:rsidRPr="00FA362E">
        <w:rPr>
          <w:lang w:val="sk-SK"/>
        </w:rPr>
        <w:t>:</w:t>
      </w:r>
      <w:r w:rsidRPr="00FA362E">
        <w:rPr>
          <w:szCs w:val="22"/>
          <w:lang w:val="sk-SK"/>
        </w:rPr>
        <w:t xml:space="preserve"> Vzťah maximálneho toku krvi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33"/>
      <w:bookmarkEnd w:id="134"/>
    </w:p>
    <w:p w14:paraId="1FDD9139" w14:textId="77777777" w:rsidR="00CE547F" w:rsidRPr="00FA362E" w:rsidRDefault="00CE547F" w:rsidP="00CE547F">
      <w:pPr>
        <w:pStyle w:val="Popis"/>
        <w:rPr>
          <w:vanish/>
          <w:lang w:val="sk-SK"/>
        </w:rPr>
      </w:pPr>
      <w:r w:rsidRPr="00FA362E">
        <w:rPr>
          <w:szCs w:val="22"/>
          <w:lang w:val="sk-SK"/>
        </w:rPr>
        <w:t>. Odzhora  EKG (A), tlak v aorte (B), rozpínanie aorty (C), tok v aorte (D),  rozpínanie pľúcnej tepny (E),</w:t>
      </w:r>
      <m:oMath>
        <m:r>
          <w:rPr>
            <w:rFonts w:ascii="Cambria Math" w:hAnsi="Cambria Math"/>
            <w:color w:val="000000" w:themeColor="text1"/>
            <w:lang w:val="sk-SK"/>
          </w:rPr>
          <m:t>∆Z</m:t>
        </m:r>
      </m:oMath>
      <w:r w:rsidRPr="00FA362E">
        <w:rPr>
          <w:szCs w:val="22"/>
          <w:lang w:val="sk-SK"/>
        </w:rPr>
        <w:t xml:space="preserve"> (F) a </w:t>
      </w:r>
      <m:oMath>
        <m:r>
          <w:rPr>
            <w:rFonts w:ascii="Cambria Math" w:hAnsi="Cambria Math"/>
            <w:lang w:val="sk-SK"/>
          </w:rPr>
          <m:t>-dZ/dt</m:t>
        </m:r>
      </m:oMath>
      <w:r w:rsidRPr="00FA362E">
        <w:rPr>
          <w:szCs w:val="22"/>
          <w:lang w:val="sk-SK"/>
        </w:rPr>
        <w:t xml:space="preserve"> (G)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1218F108" w14:textId="77777777" w:rsidR="00CE547F" w:rsidRPr="00FA362E" w:rsidRDefault="00CE547F" w:rsidP="00CE547F">
      <w:pPr>
        <w:jc w:val="center"/>
        <w:rPr>
          <w:lang w:val="sk-SK"/>
        </w:rPr>
      </w:pPr>
    </w:p>
    <w:p w14:paraId="61E371A8" w14:textId="37C09C64" w:rsidR="00CE547F" w:rsidRPr="00FA362E" w:rsidRDefault="00CE547F" w:rsidP="00CE547F">
      <w:pPr>
        <w:rPr>
          <w:lang w:val="sk-SK"/>
        </w:rPr>
      </w:pPr>
      <w:r w:rsidRPr="00FA362E">
        <w:rPr>
          <w:lang w:val="sk-SK"/>
        </w:rPr>
        <w:t xml:space="preserve"> Krivka D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predstavuje tok krvi – Q, a krivka G predstavuje derivovanú impedanciu -dZ/dt. Maximálna hodnota toku krvi -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max</m:t>
            </m:r>
          </m:sub>
        </m:sSub>
      </m:oMath>
      <w:r w:rsidRPr="00FA362E">
        <w:rPr>
          <w:lang w:val="sk-SK"/>
        </w:rPr>
        <w:t xml:space="preserve"> nastáva v bode nulovej derivácie impedancie a maximálna zmena toku krvi - </w:t>
      </w:r>
      <m:oMath>
        <m:r>
          <w:rPr>
            <w:rFonts w:ascii="Cambria Math" w:hAnsi="Cambria Math"/>
            <w:lang w:val="sk-SK"/>
          </w:rPr>
          <m:t>dQ/d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nastáva v rovnakom momente, ako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x. Je preto na mieste sa domnievať, že -</w:t>
      </w:r>
      <w:commentRangeStart w:id="135"/>
      <w:r w:rsidRPr="00FA362E">
        <w:rPr>
          <w:lang w:val="sk-SK"/>
        </w:rPr>
        <w:t>dZ/dtmax je v skutočnosti elektrickou analógiou maximálneho zrýchlenia krvi v dobe systoly a nie maximálneho objemu tak, ako to predpokladajú Kubiček alebo Šrámek</w:t>
      </w:r>
      <w:commentRangeEnd w:id="135"/>
      <w:r w:rsidRPr="00FA362E">
        <w:rPr>
          <w:rStyle w:val="Odkaznakomentr"/>
          <w:lang w:val="sk-SK"/>
        </w:rPr>
        <w:commentReference w:id="135"/>
      </w:r>
      <w:r w:rsidRPr="00FA362E">
        <w:rPr>
          <w:lang w:val="sk-SK"/>
        </w:rPr>
        <w:t xml:space="preserve">. Ďalšie simultánne meranie znázorňuje </w:t>
      </w:r>
      <w:r w:rsidRPr="00FA362E">
        <w:rPr>
          <w:lang w:val="sk-SK"/>
        </w:rPr>
        <w:fldChar w:fldCharType="begin"/>
      </w:r>
      <w:r w:rsidRPr="00FA362E">
        <w:rPr>
          <w:lang w:val="sk-SK"/>
        </w:rPr>
        <w:instrText xml:space="preserve"> REF _Ref510259483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10</w:t>
      </w:r>
      <w:r w:rsidRPr="00FA362E">
        <w:rPr>
          <w:lang w:val="sk-SK"/>
        </w:rPr>
        <w:fldChar w:fldCharType="end"/>
      </w:r>
      <w:r w:rsidRPr="00FA362E">
        <w:rPr>
          <w:lang w:val="sk-SK"/>
        </w:rPr>
        <w:t>. Na obrázku vidíme, že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a</w:t>
      </w:r>
      <m:oMath>
        <m:r>
          <w:rPr>
            <w:rFonts w:ascii="Cambria Math" w:hAnsi="Cambria Math"/>
            <w:lang w:val="sk-SK"/>
          </w:rPr>
          <m:t xml:space="preserve"> 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sa vyskytujú v jednom okamihu. Predpokladáme, že </w:t>
      </w:r>
      <m:oMath>
        <m:r>
          <w:rPr>
            <w:rFonts w:ascii="Cambria Math" w:hAnsi="Cambria Math"/>
            <w:lang w:val="sk-SK"/>
          </w:rPr>
          <m:t>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analógiou </w:t>
      </w:r>
      <m:oMath>
        <m:r>
          <w:rPr>
            <w:rFonts w:ascii="Cambria Math" w:hAnsi="Cambria Math"/>
            <w:lang w:val="sk-SK"/>
          </w:rPr>
          <m:t>dF/d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preto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v </w:t>
      </w:r>
      <w:r w:rsidRPr="00FA362E">
        <w:rPr>
          <w:lang w:val="sk-SK"/>
        </w:rPr>
        <w:lastRenderedPageBreak/>
        <w:t>impedančnej kardiografii vyjadruje maximálnu zmenu sily, ktorou srdce tlačí krv do obehu.</w:t>
      </w:r>
    </w:p>
    <w:p w14:paraId="6D8C2B3F" w14:textId="5A8C2DC7" w:rsidR="00CE547F" w:rsidRPr="00FA362E" w:rsidRDefault="0010481D" w:rsidP="00CE547F">
      <w:pPr>
        <w:pStyle w:val="Popis"/>
        <w:rPr>
          <w:vanish/>
          <w:lang w:val="sk-SK"/>
          <w:specVanish/>
        </w:rPr>
      </w:pPr>
      <w:bookmarkStart w:id="136" w:name="_Ref510259483"/>
      <w:bookmarkStart w:id="137" w:name="_Toc513981516"/>
      <w:r w:rsidRPr="00FA362E">
        <w:rPr>
          <w:noProof/>
          <w:lang w:val="cs-CZ" w:eastAsia="cs-CZ" w:bidi="ar-SA"/>
        </w:rPr>
        <w:drawing>
          <wp:anchor distT="71755" distB="0" distL="114300" distR="114300" simplePos="0" relativeHeight="251736064" behindDoc="0" locked="0" layoutInCell="1" allowOverlap="0" wp14:anchorId="6D5B65EC" wp14:editId="52281585">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8"/>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CE547F"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136"/>
      <w:r w:rsidR="00CE547F" w:rsidRPr="00FA362E">
        <w:rPr>
          <w:lang w:val="sk-SK"/>
        </w:rPr>
        <w:t>: Identifikovanie povodu -dZ/dtmax z krivky dP/dt</w:t>
      </w:r>
      <w:bookmarkEnd w:id="137"/>
    </w:p>
    <w:p w14:paraId="3563FB56" w14:textId="77777777" w:rsidR="00CE547F" w:rsidRPr="00FA362E" w:rsidRDefault="00CE547F" w:rsidP="00CE547F">
      <w:pPr>
        <w:pStyle w:val="Popis"/>
        <w:rPr>
          <w:lang w:val="sk-SK"/>
        </w:rPr>
      </w:pPr>
      <w:r w:rsidRPr="00FA362E">
        <w:rPr>
          <w:lang w:val="sk-SK"/>
        </w:rPr>
        <w:t>.</w:t>
      </w:r>
      <w:r w:rsidRPr="00FA362E">
        <w:rPr>
          <w:szCs w:val="22"/>
          <w:lang w:val="sk-SK"/>
        </w:rPr>
        <w:t xml:space="preserve"> Krivky v poradí zhora reprezentujú EKG, dP/dt, P(t), -dZ/dt. Maximum -dZ/dt nastáva v rovnakom momente ako dP/dt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57ADD800" w14:textId="16E73DBE" w:rsidR="00CE547F" w:rsidRPr="00FA362E" w:rsidRDefault="00CE547F" w:rsidP="00CE547F">
      <w:pPr>
        <w:rPr>
          <w:lang w:val="sk-SK"/>
        </w:rPr>
      </w:pPr>
      <w:r w:rsidRPr="00FA362E">
        <w:rPr>
          <w:lang w:val="sk-SK"/>
        </w:rPr>
        <w:t xml:space="preserve">Ďalšou informáciou, ktorá odkrýva fyziologický </w:t>
      </w:r>
      <w:r w:rsidR="0010481D" w:rsidRPr="00FA362E">
        <w:rPr>
          <w:lang w:val="sk-SK"/>
        </w:rPr>
        <w:t>pôvod</w:t>
      </w:r>
      <w:r w:rsidRPr="00FA362E">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[37-39]</w:t>
      </w:r>
      <w:r w:rsidRPr="00FA362E">
        <w:rPr>
          <w:lang w:val="sk-SK"/>
        </w:rPr>
        <w:fldChar w:fldCharType="end"/>
      </w:r>
      <w:r w:rsidRPr="00FA362E">
        <w:rPr>
          <w:lang w:val="sk-SK"/>
        </w:rPr>
        <w:t xml:space="preserve">. Hodnota -dZ/dtmax sa vyskytuje rovnako 60±20ms po otvorení aortálnej chlopne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p>
    <w:p w14:paraId="434455F6" w14:textId="77777777" w:rsidR="00CE547F" w:rsidRPr="00FA362E" w:rsidRDefault="00CE547F" w:rsidP="00CE547F">
      <w:pPr>
        <w:pStyle w:val="Nadpis4"/>
        <w:rPr>
          <w:lang w:val="sk-SK"/>
        </w:rPr>
      </w:pPr>
      <w:r w:rsidRPr="00FA362E">
        <w:rPr>
          <w:lang w:val="sk-SK"/>
        </w:rPr>
        <w:t>Bernstainov model</w:t>
      </w:r>
    </w:p>
    <w:p w14:paraId="2FA28FAA" w14:textId="77777777" w:rsidR="00CE547F" w:rsidRPr="00FA362E" w:rsidRDefault="00CE547F" w:rsidP="00CE547F">
      <w:pPr>
        <w:rPr>
          <w:lang w:val="sk-SK"/>
        </w:rPr>
      </w:pPr>
      <w:r w:rsidRPr="00FA362E">
        <w:rPr>
          <w:lang w:val="sk-SK"/>
        </w:rPr>
        <w:t>Na základe simultánnych meraní hemodynamických veličín tlaku, toku a derivovanej impedancie, bolo zistené, že hodnota -dZ/dtmax sa na časovej osi vyskytuje v rovnakom čase ako maximálna zmena arteriálneho krvného tlaku a maximálne zrýchlenie krvi. Hodnota -dZ/dtmax sa preto bude riadiť hlavne druhým derivantom parciálnej derivácie odporu v rovnici (</w:t>
      </w:r>
      <w:r w:rsidRPr="00FA362E">
        <w:rPr>
          <w:lang w:val="sk-SK"/>
        </w:rPr>
        <w:fldChar w:fldCharType="begin"/>
      </w:r>
      <w:r w:rsidRPr="00FA362E">
        <w:rPr>
          <w:lang w:val="sk-SK"/>
        </w:rPr>
        <w:instrText xml:space="preserve"> REF premenliva_impedancia_2 \h </w:instrText>
      </w:r>
      <w:r w:rsidRPr="00FA362E">
        <w:rPr>
          <w:lang w:val="sk-SK"/>
        </w:rPr>
      </w:r>
      <w:r w:rsidRPr="00FA362E">
        <w:rPr>
          <w:lang w:val="sk-SK"/>
        </w:rPr>
        <w:fldChar w:fldCharType="separate"/>
      </w:r>
      <w:r w:rsidR="00B85020">
        <w:rPr>
          <w:noProof/>
          <w:color w:val="000000"/>
          <w:lang w:val="sk-SK"/>
        </w:rPr>
        <w:t>32</w:t>
      </w:r>
      <w:r w:rsidRPr="00FA362E">
        <w:rPr>
          <w:lang w:val="sk-SK"/>
        </w:rPr>
        <w:fldChar w:fldCharType="end"/>
      </w:r>
      <w:r w:rsidRPr="00FA362E">
        <w:rPr>
          <w:lang w:val="sk-SK"/>
        </w:rPr>
        <w:t>) :</w:t>
      </w:r>
    </w:p>
    <w:p w14:paraId="0A6E49AC"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A25FEBE" w14:textId="77777777" w:rsidTr="00452ADC">
        <w:tc>
          <w:tcPr>
            <w:tcW w:w="704" w:type="dxa"/>
          </w:tcPr>
          <w:p w14:paraId="440D07F4" w14:textId="77777777" w:rsidR="00CE547F" w:rsidRPr="00FA362E" w:rsidRDefault="00CE547F" w:rsidP="00452ADC">
            <w:pPr>
              <w:jc w:val="center"/>
              <w:rPr>
                <w:color w:val="000000"/>
                <w:lang w:val="sk-SK"/>
              </w:rPr>
            </w:pPr>
          </w:p>
        </w:tc>
        <w:tc>
          <w:tcPr>
            <w:tcW w:w="7088" w:type="dxa"/>
            <w:vAlign w:val="center"/>
          </w:tcPr>
          <w:p w14:paraId="42F6E585" w14:textId="77777777" w:rsidR="00CE547F" w:rsidRPr="00FA362E" w:rsidRDefault="00E935DB" w:rsidP="00452ADC">
            <w:pPr>
              <w:rPr>
                <w:color w:val="000000"/>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e>
                </m:d>
                <m:r>
                  <m:rPr>
                    <m:sty m:val="p"/>
                  </m:rPr>
                  <w:rPr>
                    <w:rFonts w:ascii="Cambria Math" w:hAnsi="Cambria Math"/>
                    <w:color w:val="000000"/>
                    <w:lang w:val="sk-SK"/>
                  </w:rPr>
                  <m:t xml:space="preserve"> .</m:t>
                </m:r>
              </m:oMath>
            </m:oMathPara>
          </w:p>
        </w:tc>
        <w:tc>
          <w:tcPr>
            <w:tcW w:w="702" w:type="dxa"/>
            <w:vAlign w:val="center"/>
          </w:tcPr>
          <w:p w14:paraId="14CFFCE8"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33</w:t>
            </w:r>
            <w:r w:rsidRPr="00FA362E">
              <w:rPr>
                <w:noProof/>
                <w:color w:val="000000"/>
                <w:lang w:val="sk-SK"/>
              </w:rPr>
              <w:fldChar w:fldCharType="end"/>
            </w:r>
            <w:r w:rsidRPr="00FA362E">
              <w:rPr>
                <w:color w:val="000000"/>
                <w:lang w:val="sk-SK"/>
              </w:rPr>
              <w:t>)</w:t>
            </w:r>
          </w:p>
        </w:tc>
      </w:tr>
    </w:tbl>
    <w:p w14:paraId="6EAA63D0" w14:textId="77777777" w:rsidR="00CE547F" w:rsidRPr="00FA362E" w:rsidRDefault="00CE547F" w:rsidP="00CE547F">
      <w:pPr>
        <w:rPr>
          <w:lang w:val="sk-SK"/>
        </w:rPr>
      </w:pPr>
    </w:p>
    <w:p w14:paraId="19C40386" w14:textId="77777777" w:rsidR="00CE547F" w:rsidRPr="00FA362E" w:rsidRDefault="00CE547F" w:rsidP="00CE547F">
      <w:pPr>
        <w:rPr>
          <w:lang w:val="sk-SK"/>
        </w:rPr>
      </w:pPr>
      <w:r w:rsidRPr="00FA362E">
        <w:rPr>
          <w:lang w:val="sk-SK"/>
        </w:rPr>
        <w:lastRenderedPageBreak/>
        <w:t>Keďže Berstain predpokladá, že hodnota -dZ/dtmax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označuje hodnoty -dZ/dtmax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Rovnica (</w:t>
      </w:r>
      <w:r w:rsidRPr="00FA362E">
        <w:rPr>
          <w:lang w:val="sk-SK"/>
        </w:rPr>
        <w:fldChar w:fldCharType="begin"/>
      </w:r>
      <w:r w:rsidRPr="00FA362E">
        <w:rPr>
          <w:lang w:val="sk-SK"/>
        </w:rPr>
        <w:instrText xml:space="preserve"> REF paraba \h </w:instrText>
      </w:r>
      <w:r w:rsidRPr="00FA362E">
        <w:rPr>
          <w:lang w:val="sk-SK"/>
        </w:rPr>
      </w:r>
      <w:r w:rsidRPr="00FA362E">
        <w:rPr>
          <w:lang w:val="sk-SK"/>
        </w:rPr>
        <w:fldChar w:fldCharType="separate"/>
      </w:r>
      <w:r w:rsidR="00B85020">
        <w:rPr>
          <w:noProof/>
          <w:color w:val="000000"/>
          <w:lang w:val="sk-SK"/>
        </w:rPr>
        <w:t>18</w:t>
      </w:r>
      <w:r w:rsidRPr="00FA362E">
        <w:rPr>
          <w:lang w:val="sk-SK"/>
        </w:rPr>
        <w:fldChar w:fldCharType="end"/>
      </w:r>
      <w:r w:rsidRPr="00FA362E">
        <w:rPr>
          <w:lang w:val="sk-SK"/>
        </w:rPr>
        <w:t xml:space="preserve">) ukazuje výpočet maximálneho zrýchlenia krvi v aorte - PARABA. Priemernú rýchlosť krvi v aorte dostaneme odmocnením hodnoty PARABA. </w:t>
      </w:r>
    </w:p>
    <w:p w14:paraId="0FC7E0F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37FAB16" w14:textId="77777777" w:rsidTr="00452ADC">
        <w:tc>
          <w:tcPr>
            <w:tcW w:w="704" w:type="dxa"/>
          </w:tcPr>
          <w:p w14:paraId="020DD01A" w14:textId="77777777" w:rsidR="00CE547F" w:rsidRPr="00FA362E" w:rsidRDefault="00CE547F" w:rsidP="00452ADC">
            <w:pPr>
              <w:jc w:val="center"/>
              <w:rPr>
                <w:color w:val="000000"/>
                <w:lang w:val="sk-SK"/>
              </w:rPr>
            </w:pPr>
          </w:p>
        </w:tc>
        <w:tc>
          <w:tcPr>
            <w:tcW w:w="7088" w:type="dxa"/>
            <w:vAlign w:val="center"/>
          </w:tcPr>
          <w:p w14:paraId="66F538A7" w14:textId="77777777" w:rsidR="00CE547F" w:rsidRPr="00FA362E" w:rsidRDefault="00E935DB"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688B5C3F"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455EDE37"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34</w:t>
            </w:r>
            <w:r w:rsidRPr="00FA362E">
              <w:rPr>
                <w:noProof/>
                <w:color w:val="000000"/>
                <w:lang w:val="sk-SK"/>
              </w:rPr>
              <w:fldChar w:fldCharType="end"/>
            </w:r>
            <w:r w:rsidRPr="00FA362E">
              <w:rPr>
                <w:color w:val="000000"/>
                <w:lang w:val="sk-SK"/>
              </w:rPr>
              <w:t>)</w:t>
            </w:r>
          </w:p>
        </w:tc>
      </w:tr>
    </w:tbl>
    <w:p w14:paraId="33D3534B" w14:textId="77777777" w:rsidR="00CE547F" w:rsidRPr="00FA362E" w:rsidRDefault="00CE547F" w:rsidP="00CE547F">
      <w:pPr>
        <w:rPr>
          <w:lang w:val="sk-SK"/>
        </w:rPr>
      </w:pPr>
      <w:r w:rsidRPr="00FA362E">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sú závislé na mocnine </w:t>
      </w:r>
      <w:r w:rsidRPr="00FA362E">
        <w:rPr>
          <w:i/>
          <w:lang w:val="sk-SK"/>
        </w:rPr>
        <w:t>m</w:t>
      </w:r>
      <w:r w:rsidRPr="00FA362E">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 xml:space="preserve"> z rovnice (</w:t>
      </w:r>
      <w:r w:rsidRPr="00FA362E">
        <w:rPr>
          <w:lang w:val="sk-SK"/>
        </w:rPr>
        <w:fldChar w:fldCharType="begin"/>
      </w:r>
      <w:r w:rsidRPr="00FA362E">
        <w:rPr>
          <w:lang w:val="sk-SK"/>
        </w:rPr>
        <w:instrText xml:space="preserve"> REF vsav \h </w:instrText>
      </w:r>
      <w:r w:rsidRPr="00FA362E">
        <w:rPr>
          <w:lang w:val="sk-SK"/>
        </w:rPr>
      </w:r>
      <w:r w:rsidRPr="00FA362E">
        <w:rPr>
          <w:lang w:val="sk-SK"/>
        </w:rPr>
        <w:fldChar w:fldCharType="separate"/>
      </w:r>
      <w:r w:rsidR="00B85020">
        <w:rPr>
          <w:noProof/>
          <w:color w:val="000000"/>
          <w:lang w:val="sk-SK"/>
        </w:rPr>
        <w:t>17</w:t>
      </w:r>
      <w:r w:rsidRPr="00FA362E">
        <w:rPr>
          <w:lang w:val="sk-SK"/>
        </w:rPr>
        <w:fldChar w:fldCharType="end"/>
      </w:r>
      <w:r w:rsidRPr="00FA362E">
        <w:rPr>
          <w:lang w:val="sk-SK"/>
        </w:rPr>
        <w:t>), kde m = 1,15-1,25</w:t>
      </w:r>
      <w:r w:rsidRPr="00FA362E">
        <w:rPr>
          <w:lang w:val="sk-SK"/>
        </w:rPr>
        <w:fldChar w:fldCharType="begin"/>
      </w:r>
      <w:r w:rsidRPr="00FA362E">
        <w:rPr>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lang w:val="sk-SK"/>
        </w:rPr>
        <w:fldChar w:fldCharType="separate"/>
      </w:r>
      <w:r w:rsidRPr="00FA362E">
        <w:rPr>
          <w:noProof/>
          <w:lang w:val="sk-SK"/>
        </w:rPr>
        <w:t>[34]</w:t>
      </w:r>
      <w:r w:rsidRPr="00FA362E">
        <w:rPr>
          <w:lang w:val="sk-SK"/>
        </w:rPr>
        <w:fldChar w:fldCharType="end"/>
      </w:r>
      <w:r w:rsidRPr="00FA362E">
        <w:rPr>
          <w:lang w:val="sk-SK"/>
        </w:rPr>
        <w:t xml:space="preserve">. Pre priemernú rýchlosť odvodenú z impedancie potom môžem odvodiť vzťah:.  </w:t>
      </w:r>
    </w:p>
    <w:p w14:paraId="4D2F381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CAFAEEF" w14:textId="77777777" w:rsidTr="00452ADC">
        <w:tc>
          <w:tcPr>
            <w:tcW w:w="704" w:type="dxa"/>
          </w:tcPr>
          <w:p w14:paraId="2787AE03" w14:textId="77777777" w:rsidR="00CE547F" w:rsidRPr="00FA362E" w:rsidRDefault="00CE547F" w:rsidP="00452ADC">
            <w:pPr>
              <w:jc w:val="center"/>
              <w:rPr>
                <w:color w:val="000000"/>
                <w:lang w:val="sk-SK"/>
              </w:rPr>
            </w:pPr>
          </w:p>
        </w:tc>
        <w:tc>
          <w:tcPr>
            <w:tcW w:w="7088" w:type="dxa"/>
            <w:vAlign w:val="center"/>
          </w:tcPr>
          <w:p w14:paraId="1B2B72E6" w14:textId="77777777" w:rsidR="00CE547F" w:rsidRPr="00FA362E" w:rsidRDefault="00E935DB"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6CE391CE"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715D8B23"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35</w:t>
            </w:r>
            <w:r w:rsidRPr="00FA362E">
              <w:rPr>
                <w:noProof/>
                <w:color w:val="000000"/>
                <w:lang w:val="sk-SK"/>
              </w:rPr>
              <w:fldChar w:fldCharType="end"/>
            </w:r>
            <w:r w:rsidRPr="00FA362E">
              <w:rPr>
                <w:color w:val="000000"/>
                <w:lang w:val="sk-SK"/>
              </w:rPr>
              <w:t>)</w:t>
            </w:r>
          </w:p>
        </w:tc>
      </w:tr>
    </w:tbl>
    <w:p w14:paraId="6AD6CBFB" w14:textId="77777777" w:rsidR="00CE547F" w:rsidRPr="00FA362E" w:rsidRDefault="00CE547F" w:rsidP="00CE547F">
      <w:pPr>
        <w:rPr>
          <w:lang w:val="sk-SK"/>
        </w:rPr>
      </w:pPr>
      <w:r w:rsidRPr="00FA362E">
        <w:rPr>
          <w:lang w:val="sk-SK"/>
        </w:rPr>
        <w:t>SV ďalej počítame ako priemernú rýchlosť krvi v aorte násobenou časom toku a prierezom:</w:t>
      </w:r>
    </w:p>
    <w:p w14:paraId="4D5C4F20"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92B489D" w14:textId="77777777" w:rsidTr="00452ADC">
        <w:tc>
          <w:tcPr>
            <w:tcW w:w="704" w:type="dxa"/>
          </w:tcPr>
          <w:p w14:paraId="69544AAD" w14:textId="77777777" w:rsidR="00CE547F" w:rsidRPr="00FA362E" w:rsidRDefault="00CE547F" w:rsidP="00452ADC">
            <w:pPr>
              <w:jc w:val="center"/>
              <w:rPr>
                <w:color w:val="000000"/>
                <w:lang w:val="sk-SK"/>
              </w:rPr>
            </w:pPr>
          </w:p>
        </w:tc>
        <w:tc>
          <w:tcPr>
            <w:tcW w:w="7088" w:type="dxa"/>
            <w:vAlign w:val="center"/>
          </w:tcPr>
          <w:p w14:paraId="61C1B6B2" w14:textId="77777777" w:rsidR="00CE547F" w:rsidRPr="00FA362E" w:rsidRDefault="00CE547F" w:rsidP="00452ADC">
            <w:pPr>
              <w:rPr>
                <w:color w:val="000000"/>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m:t>
                </m:r>
              </m:oMath>
            </m:oMathPara>
          </w:p>
        </w:tc>
        <w:tc>
          <w:tcPr>
            <w:tcW w:w="702" w:type="dxa"/>
            <w:vAlign w:val="center"/>
          </w:tcPr>
          <w:p w14:paraId="5F8AC16C"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36</w:t>
            </w:r>
            <w:r w:rsidRPr="00FA362E">
              <w:rPr>
                <w:noProof/>
                <w:color w:val="000000"/>
                <w:lang w:val="sk-SK"/>
              </w:rPr>
              <w:fldChar w:fldCharType="end"/>
            </w:r>
            <w:r w:rsidRPr="00FA362E">
              <w:rPr>
                <w:color w:val="000000"/>
                <w:lang w:val="sk-SK"/>
              </w:rPr>
              <w:t>)</w:t>
            </w:r>
          </w:p>
        </w:tc>
      </w:tr>
    </w:tbl>
    <w:p w14:paraId="3C8D9CF5" w14:textId="77777777" w:rsidR="00CE547F" w:rsidRPr="00FA362E" w:rsidRDefault="00CE547F" w:rsidP="00CE547F">
      <w:pPr>
        <w:rPr>
          <w:lang w:val="sk-SK"/>
        </w:rPr>
      </w:pPr>
    </w:p>
    <w:p w14:paraId="1FCB2864" w14:textId="77777777" w:rsidR="00CE547F" w:rsidRPr="00FA362E" w:rsidRDefault="00CE547F" w:rsidP="00CE547F">
      <w:pPr>
        <w:rPr>
          <w:lang w:val="sk-SK"/>
        </w:rPr>
      </w:pPr>
      <w:r w:rsidRPr="00FA362E">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Bernstain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FA362E">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FA362E">
        <w:rPr>
          <w:lang w:val="sk-SK"/>
        </w:rPr>
        <w:t xml:space="preserve">, kde m je telesná váha.Konštanta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 20 je kritická konštanta,  a</w:t>
      </w:r>
      <m:oMath>
        <m:r>
          <w:rPr>
            <w:rFonts w:ascii="Cambria Math" w:hAnsi="Cambria Math"/>
            <w:lang w:val="sk-SK"/>
          </w:rPr>
          <m:t> K</m:t>
        </m:r>
      </m:oMath>
      <w:r w:rsidRPr="00FA362E">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jediný člen, ktorý ovplyvňuje hodnotu </w:t>
      </w:r>
      <m:oMath>
        <m:r>
          <w:rPr>
            <w:rFonts w:ascii="Cambria Math" w:hAnsi="Cambria Math"/>
            <w:lang w:val="sk-SK"/>
          </w:rPr>
          <m:t>ζ</m:t>
        </m:r>
      </m:oMath>
      <w:r w:rsidRPr="00FA362E">
        <w:rPr>
          <w:lang w:val="sk-SK"/>
        </w:rPr>
        <w:t xml:space="preserve"> počas merania. Hodnota </w:t>
      </w:r>
      <m:oMath>
        <m:r>
          <w:rPr>
            <w:rFonts w:ascii="Cambria Math" w:hAnsi="Cambria Math"/>
            <w:lang w:val="sk-SK"/>
          </w:rPr>
          <m:t>ζ</m:t>
        </m:r>
      </m:oMath>
      <w:r w:rsidRPr="00FA362E">
        <w:rPr>
          <w:lang w:val="sk-SK"/>
        </w:rPr>
        <w:t xml:space="preserve">  sa pohybuje v intervale (0;1) ak je hodnota je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20 je hodnota </w:t>
      </w:r>
      <m:oMath>
        <m:r>
          <w:rPr>
            <w:rFonts w:ascii="Cambria Math" w:hAnsi="Cambria Math"/>
            <w:lang w:val="sk-SK"/>
          </w:rPr>
          <m:t>ζ</m:t>
        </m:r>
      </m:oMath>
      <w:r w:rsidRPr="00FA362E">
        <w:rPr>
          <w:lang w:val="sk-SK"/>
        </w:rPr>
        <w:t xml:space="preserve"> = 1. Pri meraní reálnych dát dosahuje </w:t>
      </w:r>
      <m:oMath>
        <m:r>
          <w:rPr>
            <w:rFonts w:ascii="Cambria Math" w:hAnsi="Cambria Math"/>
            <w:lang w:val="sk-SK"/>
          </w:rPr>
          <m:t>ζ</m:t>
        </m:r>
      </m:oMath>
      <w:r w:rsidRPr="00FA362E">
        <w:rPr>
          <w:lang w:val="sk-SK"/>
        </w:rPr>
        <w:t xml:space="preserve"> = 1  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FA362E">
        <w:rPr>
          <w:lang w:val="sk-SK"/>
        </w:rPr>
        <w:t xml:space="preserve"> dostávame Bernstainovu rovnicu pre výpočet SV z impedancie:</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036374F" w14:textId="77777777" w:rsidTr="00452ADC">
        <w:tc>
          <w:tcPr>
            <w:tcW w:w="704" w:type="dxa"/>
          </w:tcPr>
          <w:p w14:paraId="4FD93F72" w14:textId="77777777" w:rsidR="00CE547F" w:rsidRPr="00FA362E" w:rsidRDefault="00CE547F" w:rsidP="00452ADC">
            <w:pPr>
              <w:jc w:val="center"/>
              <w:rPr>
                <w:color w:val="000000"/>
                <w:lang w:val="sk-SK"/>
              </w:rPr>
            </w:pPr>
          </w:p>
        </w:tc>
        <w:tc>
          <w:tcPr>
            <w:tcW w:w="7088" w:type="dxa"/>
            <w:vAlign w:val="center"/>
          </w:tcPr>
          <w:p w14:paraId="5C63DE51" w14:textId="77777777" w:rsidR="00CE547F" w:rsidRPr="00FA362E" w:rsidRDefault="00E935DB" w:rsidP="00452ADC">
            <w:pP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m:t>
                </m:r>
              </m:oMath>
            </m:oMathPara>
          </w:p>
        </w:tc>
        <w:tc>
          <w:tcPr>
            <w:tcW w:w="702" w:type="dxa"/>
            <w:vAlign w:val="center"/>
          </w:tcPr>
          <w:p w14:paraId="7E54A476" w14:textId="77777777" w:rsidR="00CE547F" w:rsidRPr="00FA362E" w:rsidRDefault="00CE547F" w:rsidP="00452ADC">
            <w:pPr>
              <w:jc w:val="center"/>
              <w:rPr>
                <w:color w:val="000000"/>
                <w:lang w:val="sk-SK"/>
              </w:rPr>
            </w:pPr>
            <w:r w:rsidRPr="00FA362E">
              <w:rPr>
                <w:color w:val="000000"/>
                <w:lang w:val="sk-SK"/>
              </w:rPr>
              <w:t>(</w:t>
            </w:r>
            <w:bookmarkStart w:id="138" w:name="Berstain_mod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37</w:t>
            </w:r>
            <w:r w:rsidRPr="00FA362E">
              <w:rPr>
                <w:color w:val="000000"/>
                <w:lang w:val="sk-SK"/>
              </w:rPr>
              <w:fldChar w:fldCharType="end"/>
            </w:r>
            <w:bookmarkEnd w:id="138"/>
            <w:r w:rsidRPr="00FA362E">
              <w:rPr>
                <w:color w:val="000000"/>
                <w:lang w:val="sk-SK"/>
              </w:rPr>
              <w:t>)</w:t>
            </w:r>
          </w:p>
        </w:tc>
      </w:tr>
    </w:tbl>
    <w:p w14:paraId="0AF48FAB" w14:textId="77777777" w:rsidR="00CE547F" w:rsidRPr="00FA362E" w:rsidRDefault="00CE547F" w:rsidP="00CE547F">
      <w:pPr>
        <w:jc w:val="center"/>
        <w:rPr>
          <w:lang w:val="sk-SK"/>
        </w:rPr>
      </w:pPr>
    </w:p>
    <w:p w14:paraId="63384EE9" w14:textId="77777777" w:rsidR="00CE547F" w:rsidRPr="00FA362E" w:rsidRDefault="00CE547F" w:rsidP="00CE547F">
      <w:pPr>
        <w:rPr>
          <w:lang w:val="sk-SK"/>
        </w:rPr>
      </w:pPr>
      <w:r w:rsidRPr="00FA362E">
        <w:rPr>
          <w:lang w:val="sk-SK"/>
        </w:rPr>
        <w:t xml:space="preserve">Keďže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reprezentuje akceleráciu krvi, nie je potrebné kompenzovať odtok krvi meraným úsekom. Rovnica:</w:t>
      </w:r>
    </w:p>
    <w:p w14:paraId="02383EE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152790" w14:textId="77777777" w:rsidTr="00452ADC">
        <w:tc>
          <w:tcPr>
            <w:tcW w:w="704" w:type="dxa"/>
          </w:tcPr>
          <w:p w14:paraId="42D1D9DE" w14:textId="77777777" w:rsidR="00CE547F" w:rsidRPr="00FA362E" w:rsidRDefault="00CE547F" w:rsidP="00452ADC">
            <w:pPr>
              <w:jc w:val="center"/>
              <w:rPr>
                <w:color w:val="000000"/>
                <w:lang w:val="sk-SK"/>
              </w:rPr>
            </w:pPr>
          </w:p>
        </w:tc>
        <w:tc>
          <w:tcPr>
            <w:tcW w:w="7088" w:type="dxa"/>
            <w:vAlign w:val="center"/>
          </w:tcPr>
          <w:p w14:paraId="079FEB1A" w14:textId="77777777" w:rsidR="00CE547F" w:rsidRPr="00FA362E" w:rsidRDefault="00CE547F" w:rsidP="00452ADC">
            <w:pPr>
              <w:rPr>
                <w:color w:val="000000"/>
                <w:lang w:val="sk-SK"/>
              </w:rPr>
            </w:pPr>
            <m:oMathPara>
              <m:oMath>
                <m:r>
                  <w:rPr>
                    <w:rFonts w:ascii="Cambria Math" w:hAnsi="Cambria Math"/>
                    <w:lang w:val="sk-SK"/>
                  </w:rPr>
                  <m:t>-</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m:t>
                </m:r>
              </m:oMath>
            </m:oMathPara>
          </w:p>
        </w:tc>
        <w:tc>
          <w:tcPr>
            <w:tcW w:w="702" w:type="dxa"/>
            <w:vAlign w:val="center"/>
          </w:tcPr>
          <w:p w14:paraId="1D0AF99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38</w:t>
            </w:r>
            <w:r w:rsidRPr="00FA362E">
              <w:rPr>
                <w:noProof/>
                <w:color w:val="000000"/>
                <w:lang w:val="sk-SK"/>
              </w:rPr>
              <w:fldChar w:fldCharType="end"/>
            </w:r>
            <w:r w:rsidRPr="00FA362E">
              <w:rPr>
                <w:color w:val="000000"/>
                <w:lang w:val="sk-SK"/>
              </w:rPr>
              <w:t>)</w:t>
            </w:r>
          </w:p>
        </w:tc>
      </w:tr>
    </w:tbl>
    <w:p w14:paraId="4B9B8AC4" w14:textId="77777777" w:rsidR="00CE547F" w:rsidRPr="00FA362E" w:rsidRDefault="00CE547F" w:rsidP="00CE547F">
      <w:pPr>
        <w:jc w:val="center"/>
        <w:rPr>
          <w:lang w:val="sk-SK"/>
        </w:rPr>
      </w:pPr>
    </w:p>
    <w:p w14:paraId="292757AC" w14:textId="77777777" w:rsidR="00CE547F" w:rsidRPr="00FA362E" w:rsidRDefault="00CE547F" w:rsidP="00CE547F">
      <w:pPr>
        <w:rPr>
          <w:lang w:val="sk-SK"/>
        </w:rPr>
      </w:pPr>
      <w:r w:rsidRPr="00FA362E">
        <w:rPr>
          <w:lang w:val="sk-SK"/>
        </w:rPr>
        <w:t xml:space="preserve">je teda podľa Bernsteina vhodnou alternatívou ku meraniu SV Dopplerou echokardiografiou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655B2C7C" w14:textId="77777777" w:rsidR="00CE547F" w:rsidRPr="00FA362E" w:rsidRDefault="00CE547F" w:rsidP="00CE547F">
      <w:pPr>
        <w:rPr>
          <w:lang w:val="sk-SK"/>
        </w:rPr>
      </w:pPr>
    </w:p>
    <w:p w14:paraId="75C68A6E" w14:textId="77777777" w:rsidR="00CE547F" w:rsidRPr="00FA362E" w:rsidRDefault="00CE547F" w:rsidP="00CE547F">
      <w:pPr>
        <w:rPr>
          <w:lang w:val="sk-SK"/>
        </w:rPr>
      </w:pPr>
      <w:r w:rsidRPr="00FA362E">
        <w:rPr>
          <w:lang w:val="sk-SK"/>
        </w:rPr>
        <w:t>Hodnoty SV vypočítané pomocou Kubičkovej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a Šramkovej (</w:t>
      </w:r>
      <w:r w:rsidRPr="00FA362E">
        <w:rPr>
          <w:lang w:val="sk-SK"/>
        </w:rPr>
        <w:fldChar w:fldCharType="begin"/>
      </w:r>
      <w:r w:rsidRPr="00FA362E">
        <w:rPr>
          <w:lang w:val="sk-SK"/>
        </w:rPr>
        <w:instrText xml:space="preserve"> REF sramek \h </w:instrText>
      </w:r>
      <w:r w:rsidRPr="00FA362E">
        <w:rPr>
          <w:lang w:val="sk-SK"/>
        </w:rPr>
      </w:r>
      <w:r w:rsidRPr="00FA362E">
        <w:rPr>
          <w:lang w:val="sk-SK"/>
        </w:rPr>
        <w:fldChar w:fldCharType="separate"/>
      </w:r>
      <w:r w:rsidR="00B85020">
        <w:rPr>
          <w:noProof/>
          <w:color w:val="000000"/>
          <w:lang w:val="sk-SK"/>
        </w:rPr>
        <w:t>30</w:t>
      </w:r>
      <w:r w:rsidRPr="00FA362E">
        <w:rPr>
          <w:lang w:val="sk-SK"/>
        </w:rPr>
        <w:fldChar w:fldCharType="end"/>
      </w:r>
      <w:r w:rsidRPr="00FA362E">
        <w:rPr>
          <w:lang w:val="sk-SK"/>
        </w:rPr>
        <w:t>) metódy vysoko korelujú s hodnotami SV vypočítanými metódou definovanom Bernstainom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(r=0,75). Je to hlavne kvôli tomu, že stredné zrýchlenie krvi v aorte takisto vysoko koreluje s hodnotou SV (r=0,75) </w: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 </w:instrTex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[40-42]</w:t>
      </w:r>
      <w:r w:rsidRPr="00FA362E">
        <w:rPr>
          <w:lang w:val="sk-SK"/>
        </w:rPr>
        <w:fldChar w:fldCharType="end"/>
      </w:r>
      <w:r w:rsidRPr="00FA362E">
        <w:rPr>
          <w:lang w:val="sk-SK"/>
        </w:rPr>
        <w:t xml:space="preserve">. Je potrebné povedať, že odmocnením parametru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sa utlmuje vplyv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na výslednú hodnotu SV a zvyšuje sa vplyv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oMath>
      <w:r w:rsidRPr="00FA362E">
        <w:rPr>
          <w:lang w:val="sk-SK"/>
        </w:rPr>
        <w:t xml:space="preserve"> na absolútnu hodnotu SV. Bola pritom ukázaná silná väzba metabolicky aktívnej telesnej hmoty (Fat-Free body Mass - FFM) na hodnotu SV </w: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 </w:instrTex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[43]</w:t>
      </w:r>
      <w:r w:rsidRPr="00FA362E">
        <w:rPr>
          <w:lang w:val="sk-SK"/>
        </w:rPr>
        <w:fldChar w:fldCharType="end"/>
      </w:r>
      <w:r w:rsidRPr="00FA362E">
        <w:rPr>
          <w:lang w:val="sk-SK"/>
        </w:rPr>
        <w:t>.</w:t>
      </w:r>
    </w:p>
    <w:p w14:paraId="5CB981B0" w14:textId="77777777" w:rsidR="00CE547F" w:rsidRPr="00FA362E" w:rsidRDefault="00CE547F" w:rsidP="00CE547F">
      <w:pPr>
        <w:rPr>
          <w:lang w:val="sk-SK"/>
        </w:rPr>
      </w:pPr>
    </w:p>
    <w:p w14:paraId="53B13426" w14:textId="77777777" w:rsidR="00CE547F" w:rsidRPr="00FA362E" w:rsidRDefault="00CE547F" w:rsidP="00CE547F">
      <w:pPr>
        <w:rPr>
          <w:lang w:val="sk-SK"/>
        </w:rPr>
      </w:pPr>
      <w:r w:rsidRPr="00FA362E">
        <w:rPr>
          <w:lang w:val="sk-SK"/>
        </w:rPr>
        <w:t xml:space="preserve">Výrazná negatívna závislosť existuje medzi hodnotou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w:t>
      </w:r>
      <w:commentRangeStart w:id="139"/>
      <w:r w:rsidRPr="00FA362E">
        <w:rPr>
          <w:lang w:val="sk-SK"/>
        </w:rPr>
        <w:t>a</w:t>
      </w:r>
      <w:commentRangeEnd w:id="139"/>
      <w:r w:rsidRPr="00FA362E">
        <w:rPr>
          <w:rStyle w:val="Odkaznakomentr"/>
          <w:lang w:val="sk-SK"/>
        </w:rPr>
        <w:commentReference w:id="139"/>
      </w:r>
      <w:r w:rsidRPr="00FA362E">
        <w:rPr>
          <w:lang w:val="sk-SK"/>
        </w:rPr>
        <w:t xml:space="preserve"> telesnou váhou (r=-0.75)</w:t>
      </w:r>
      <w:r w:rsidRPr="00FA362E">
        <w:rPr>
          <w:lang w:val="sk-SK"/>
        </w:rPr>
        <w:fldChar w:fldCharType="begin"/>
      </w:r>
      <w:r w:rsidRPr="00FA362E">
        <w:rPr>
          <w:lang w:val="sk-SK"/>
        </w:rPr>
        <w:instrText xml:space="preserve"> ADDIN EN.CITE &lt;EndNote&gt;&lt;Cite&gt;&lt;Author&gt;Sageman&lt;/Author&gt;&lt;Year&gt;1999&lt;/Year&gt;&lt;IDText&gt;Reliability and precision of a new thoracic electrical bioimpedance monitor in a lower body negative pressure model&lt;/IDText&gt;&lt;DisplayText&gt;[44]&lt;/DisplayText&gt;&lt;record&gt;&lt;dates&gt;&lt;pub-dates&gt;&lt;date&gt;Sep&lt;/date&gt;&lt;/pub-dates&gt;&lt;year&gt;1999&lt;/year&gt;&lt;/dates&gt;&lt;urls&gt;&lt;related-urls&gt;&lt;url&gt;&amp;lt;Go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FA362E">
        <w:rPr>
          <w:lang w:val="sk-SK"/>
        </w:rPr>
        <w:fldChar w:fldCharType="separate"/>
      </w:r>
      <w:r w:rsidRPr="00FA362E">
        <w:rPr>
          <w:noProof/>
          <w:lang w:val="sk-SK"/>
        </w:rPr>
        <w:t>[44]</w:t>
      </w:r>
      <w:r w:rsidRPr="00FA362E">
        <w:rPr>
          <w:lang w:val="sk-SK"/>
        </w:rPr>
        <w:fldChar w:fldCharType="end"/>
      </w:r>
      <w:r w:rsidRPr="00FA362E">
        <w:rPr>
          <w:lang w:val="sk-SK"/>
        </w:rPr>
        <w:t xml:space="preserve">.  Je to hlavne pre vysokú závislosť plochy aortálnej chlopne na telesnej váhe. Plocha aortálnej chlopne závislý okrem telesnej váhy aj na veku a pohlaví. Hodnota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bude preto ovplyvnená aj telesnou váhou, vekom a pohlavím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502A6F45" w14:textId="77777777" w:rsidR="00CE547F" w:rsidRPr="00FA362E" w:rsidRDefault="00CE547F" w:rsidP="00CE547F">
      <w:pPr>
        <w:rPr>
          <w:lang w:val="sk-SK"/>
        </w:rPr>
      </w:pPr>
    </w:p>
    <w:p w14:paraId="06FB7F44" w14:textId="77777777" w:rsidR="00CE547F" w:rsidRPr="00FA362E" w:rsidRDefault="00CE547F" w:rsidP="00CE547F">
      <w:pPr>
        <w:rPr>
          <w:lang w:val="sk-SK"/>
        </w:rPr>
      </w:pPr>
      <w:r w:rsidRPr="00FA362E">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už došlo k výtoku krvi zo srdca smerom k perifériám </w:t>
      </w:r>
      <w:r w:rsidRPr="00FA362E">
        <w:rPr>
          <w:lang w:val="sk-SK"/>
        </w:rPr>
        <w:lastRenderedPageBreak/>
        <w:t>a tiež k určitému žilnému návratu späť do srdca. Tieto zmeny objemu krvi v hrudníku pritom taktiež ovplyvňujú formovanie krivky</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w:t>
      </w:r>
    </w:p>
    <w:p w14:paraId="794DF4F8" w14:textId="77777777" w:rsidR="00CE547F" w:rsidRPr="00FA362E" w:rsidRDefault="00CE547F" w:rsidP="00CE547F">
      <w:pPr>
        <w:rPr>
          <w:lang w:val="sk-SK"/>
        </w:rPr>
      </w:pPr>
      <w:r w:rsidRPr="00FA362E">
        <w:rPr>
          <w:lang w:val="sk-SK"/>
        </w:rPr>
        <w:t xml:space="preserve">Pre zlepšenie merania sa experimentuje s rôznym umiestnením elektród </w: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[45]</w:t>
      </w:r>
      <w:r w:rsidRPr="00FA362E">
        <w:rPr>
          <w:lang w:val="sk-SK"/>
        </w:rPr>
        <w:fldChar w:fldCharType="end"/>
      </w:r>
      <w:r w:rsidRPr="00FA362E">
        <w:rPr>
          <w:lang w:val="sk-SK"/>
        </w:rPr>
        <w:t xml:space="preserve"> a kombináciou viacerých elektród </w: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 </w:instrTex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[46]</w:t>
      </w:r>
      <w:r w:rsidRPr="00FA362E">
        <w:rPr>
          <w:lang w:val="sk-SK"/>
        </w:rPr>
        <w:fldChar w:fldCharType="end"/>
      </w:r>
      <w:r w:rsidRPr="00FA362E">
        <w:rPr>
          <w:lang w:val="sk-SK"/>
        </w:rPr>
        <w:t xml:space="preserve"> .</w:t>
      </w:r>
    </w:p>
    <w:p w14:paraId="3EBBC0CF" w14:textId="77777777" w:rsidR="00CE547F" w:rsidRPr="00FA362E" w:rsidRDefault="00CE547F" w:rsidP="00CE547F">
      <w:pPr>
        <w:rPr>
          <w:lang w:val="sk-SK"/>
        </w:rPr>
      </w:pPr>
    </w:p>
    <w:p w14:paraId="43E0A2A3" w14:textId="77777777" w:rsidR="00CE547F" w:rsidRPr="00FA362E" w:rsidRDefault="00CE547F" w:rsidP="00CE547F">
      <w:pPr>
        <w:pStyle w:val="Nadpis3"/>
        <w:rPr>
          <w:lang w:val="sk-SK"/>
        </w:rPr>
      </w:pPr>
      <w:bookmarkStart w:id="140" w:name="_Toc513981467"/>
      <w:r w:rsidRPr="00FA362E">
        <w:rPr>
          <w:lang w:val="sk-SK"/>
        </w:rPr>
        <w:t>Meranie SV z brachiálnej artérie</w:t>
      </w:r>
      <w:bookmarkEnd w:id="140"/>
    </w:p>
    <w:p w14:paraId="1BCC0E19" w14:textId="77777777" w:rsidR="00CE547F" w:rsidRPr="00FA362E" w:rsidRDefault="00CE547F" w:rsidP="00CE547F">
      <w:pPr>
        <w:rPr>
          <w:lang w:val="sk-SK"/>
        </w:rPr>
      </w:pPr>
    </w:p>
    <w:p w14:paraId="7E45A879" w14:textId="77777777" w:rsidR="00CE547F" w:rsidRPr="00FA362E" w:rsidRDefault="00CE547F" w:rsidP="00CE547F">
      <w:pPr>
        <w:rPr>
          <w:lang w:val="sk-SK"/>
        </w:rPr>
      </w:pPr>
      <w:r w:rsidRPr="00FA362E">
        <w:rPr>
          <w:noProof/>
          <w:lang w:val="sk-SK"/>
        </w:rPr>
        <w:t>Zaujímavým novým prístupom je meranie srdečného výdaja zo zmien impedancie ruky. Táto metóda sa označuje ako TBEV (TransBrachail Electrical Velocimetry)</w:t>
      </w:r>
      <w:r w:rsidRPr="00FA362E">
        <w:rPr>
          <w:noProof/>
          <w:lang w:val="sk-SK"/>
        </w:rPr>
        <w:fldChar w:fldCharType="begin"/>
      </w:r>
      <w:r w:rsidRPr="00FA362E">
        <w:rPr>
          <w:noProof/>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Velocimetry&lt;/IDText&gt;&lt;DisplayText&gt;[47]&lt;/DisplayText&gt;&lt;record&gt;&lt;dates&gt;&lt;pub-dates&gt;&lt;date&gt;Aug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FA362E">
        <w:rPr>
          <w:noProof/>
          <w:lang w:val="sk-SK"/>
        </w:rPr>
        <w:fldChar w:fldCharType="separate"/>
      </w:r>
      <w:r w:rsidRPr="00FA362E">
        <w:rPr>
          <w:noProof/>
          <w:lang w:val="sk-SK"/>
        </w:rPr>
        <w:t>[47]</w:t>
      </w:r>
      <w:r w:rsidRPr="00FA362E">
        <w:rPr>
          <w:noProof/>
          <w:lang w:val="sk-SK"/>
        </w:rPr>
        <w:fldChar w:fldCharType="end"/>
      </w:r>
      <w:r w:rsidRPr="00FA362E">
        <w:rPr>
          <w:noProof/>
          <w:lang w:val="sk-SK"/>
        </w:rPr>
        <w:t xml:space="preserve">. </w:t>
      </w:r>
      <w:r w:rsidRPr="00FA362E">
        <w:rPr>
          <w:lang w:val="sk-SK"/>
        </w:rPr>
        <w:t xml:space="preserve">Podnetom na vznik tejto metódy bolo zistenie, že maximum zrýchlenia krvi v aorte vysoko koreluje s maximom zrýchlenia krvi v brachiálnej aorte (r =0,79) </w:t>
      </w:r>
      <w:r w:rsidRPr="00FA362E">
        <w:rPr>
          <w:lang w:val="sk-SK"/>
        </w:rPr>
        <w:fldChar w:fldCharType="begin"/>
      </w:r>
      <w:r w:rsidRPr="00FA362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resistance&lt;/IDText&gt;&lt;DisplayText&gt;[48]&lt;/DisplayText&gt;&lt;record&gt;&lt;keywords&gt;&lt;keyword&gt;blood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FA362E">
        <w:rPr>
          <w:lang w:val="sk-SK"/>
        </w:rPr>
        <w:fldChar w:fldCharType="separate"/>
      </w:r>
      <w:r w:rsidRPr="00FA362E">
        <w:rPr>
          <w:noProof/>
          <w:lang w:val="sk-SK"/>
        </w:rPr>
        <w:t>[48]</w:t>
      </w:r>
      <w:r w:rsidRPr="00FA362E">
        <w:rPr>
          <w:lang w:val="sk-SK"/>
        </w:rPr>
        <w:fldChar w:fldCharType="end"/>
      </w:r>
      <w:r w:rsidRPr="00FA362E">
        <w:rPr>
          <w:lang w:val="sk-SK"/>
        </w:rPr>
        <w:t>. Takisto sa ukázalo, že maximum zrýchlenia v brachiálnej aorte nie je ovplyvnené väzoaktivitou ciev ruky. Bolo zistená len závislosť na stimulácií β1 adrenoreceptoru v srdci</w:t>
      </w:r>
      <w:r w:rsidRPr="00FA362E">
        <w:rPr>
          <w:lang w:val="sk-SK"/>
        </w:rPr>
        <w:fldChar w:fldCharType="begin"/>
      </w:r>
      <w:r w:rsidRPr="00FA362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HYPERTHYROIDISM&lt;/IDText&gt;&lt;DisplayText&gt;[49]&lt;/DisplayText&gt;&lt;record&gt;&lt;dates&gt;&lt;pub-dates&gt;&lt;date&gt;Feb&lt;/date&gt;&lt;/pub-dates&gt;&lt;year&gt;1990&lt;/year&gt;&lt;/dates&gt;&lt;keywords&gt;&lt;keyword&gt;Cardiovascular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FA362E">
        <w:rPr>
          <w:lang w:val="sk-SK"/>
        </w:rPr>
        <w:fldChar w:fldCharType="separate"/>
      </w:r>
      <w:r w:rsidRPr="00FA362E">
        <w:rPr>
          <w:noProof/>
          <w:lang w:val="sk-SK"/>
        </w:rPr>
        <w:t>[49]</w:t>
      </w:r>
      <w:r w:rsidRPr="00FA362E">
        <w:rPr>
          <w:lang w:val="sk-SK"/>
        </w:rPr>
        <w:fldChar w:fldCharType="end"/>
      </w:r>
      <w:r w:rsidRPr="00FA362E">
        <w:rPr>
          <w:lang w:val="sk-SK"/>
        </w:rPr>
        <w:t xml:space="preserve">. Tvar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na hrudi má viacero predpokladaných zdrojov ako zmeny objemu, dýchanie,... Na ruke sa však predpokladá, že najdôležitejším zdrojom, ktorý formuje krivku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je brachialna artéria a jej zmeny rýchlosti toku krvi v nej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Užší pôvod zdroja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by mal prispieť k zvýšeniu presnosti merania SV. Meranie SV metódou </w:t>
      </w:r>
      <w:r w:rsidRPr="00FA362E">
        <w:rPr>
          <w:noProof/>
          <w:lang w:val="sk-SK"/>
        </w:rPr>
        <w:t>TBEV je podobná ako Bernstainova metóda merania SV na hrudi (</w:t>
      </w:r>
      <w:r w:rsidRPr="00FA362E">
        <w:rPr>
          <w:noProof/>
          <w:lang w:val="sk-SK"/>
        </w:rPr>
        <w:fldChar w:fldCharType="begin"/>
      </w:r>
      <w:r w:rsidRPr="00FA362E">
        <w:rPr>
          <w:noProof/>
          <w:lang w:val="sk-SK"/>
        </w:rPr>
        <w:instrText xml:space="preserve"> REF Berstain_model_3 \h </w:instrText>
      </w:r>
      <w:r w:rsidRPr="00FA362E">
        <w:rPr>
          <w:noProof/>
          <w:lang w:val="sk-SK"/>
        </w:rPr>
      </w:r>
      <w:r w:rsidRPr="00FA362E">
        <w:rPr>
          <w:noProof/>
          <w:lang w:val="sk-SK"/>
        </w:rPr>
        <w:fldChar w:fldCharType="separate"/>
      </w:r>
      <w:r w:rsidR="00B85020">
        <w:rPr>
          <w:noProof/>
          <w:color w:val="000000"/>
          <w:lang w:val="sk-SK"/>
        </w:rPr>
        <w:t>37</w:t>
      </w:r>
      <w:r w:rsidRPr="00FA362E">
        <w:rPr>
          <w:noProof/>
          <w:lang w:val="sk-SK"/>
        </w:rPr>
        <w:fldChar w:fldCharType="end"/>
      </w:r>
      <w:r w:rsidRPr="00FA362E">
        <w:rPr>
          <w:noProof/>
          <w:lang w:val="sk-SK"/>
        </w:rPr>
        <w:t xml:space="preserve">). Zmena nastáva pri definícii objemu kde s zavádza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noProof/>
            <w:lang w:val="sk-SK"/>
          </w:rPr>
          <m:t>=32*m</m:t>
        </m:r>
      </m:oMath>
      <w:r w:rsidRPr="00FA362E">
        <w:rPr>
          <w:noProof/>
          <w:lang w:val="sk-SK"/>
        </w:rPr>
        <w:t xml:space="preserve">, kde </w:t>
      </w:r>
      <m:oMath>
        <m:r>
          <w:rPr>
            <w:rFonts w:ascii="Cambria Math" w:hAnsi="Cambria Math"/>
            <w:noProof/>
            <w:lang w:val="sk-SK"/>
          </w:rPr>
          <m:t>m</m:t>
        </m:r>
      </m:oMath>
      <w:r w:rsidRPr="00FA362E">
        <w:rPr>
          <w:noProof/>
          <w:lang w:val="sk-SK"/>
        </w:rPr>
        <w:t xml:space="preserve"> je telesná váha. Metóda merania SV metódou TBEV:</w:t>
      </w:r>
    </w:p>
    <w:p w14:paraId="515D3087" w14:textId="77777777" w:rsidR="00CE547F" w:rsidRPr="00FA362E" w:rsidRDefault="00CE547F" w:rsidP="00CE547F">
      <w:pPr>
        <w:rPr>
          <w:lang w:val="sk-SK"/>
        </w:rPr>
      </w:pPr>
    </w:p>
    <w:p w14:paraId="7F1B8D92"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2F123F2" w14:textId="77777777" w:rsidTr="00452ADC">
        <w:tc>
          <w:tcPr>
            <w:tcW w:w="704" w:type="dxa"/>
          </w:tcPr>
          <w:p w14:paraId="5F1314C5" w14:textId="77777777" w:rsidR="00CE547F" w:rsidRPr="00FA362E" w:rsidRDefault="00CE547F" w:rsidP="00452ADC">
            <w:pPr>
              <w:jc w:val="center"/>
              <w:rPr>
                <w:color w:val="000000"/>
                <w:lang w:val="sk-SK"/>
              </w:rPr>
            </w:pPr>
          </w:p>
        </w:tc>
        <w:tc>
          <w:tcPr>
            <w:tcW w:w="7088" w:type="dxa"/>
            <w:vAlign w:val="center"/>
          </w:tcPr>
          <w:p w14:paraId="7A10B7C8" w14:textId="77777777" w:rsidR="00CE547F" w:rsidRPr="00FA362E" w:rsidRDefault="00E935D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14:paraId="6E677B4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39</w:t>
            </w:r>
            <w:r w:rsidRPr="00FA362E">
              <w:rPr>
                <w:noProof/>
                <w:color w:val="000000"/>
                <w:lang w:val="sk-SK"/>
              </w:rPr>
              <w:fldChar w:fldCharType="end"/>
            </w:r>
            <w:r w:rsidRPr="00FA362E">
              <w:rPr>
                <w:color w:val="000000"/>
                <w:lang w:val="sk-SK"/>
              </w:rPr>
              <w:t>)</w:t>
            </w:r>
          </w:p>
        </w:tc>
      </w:tr>
    </w:tbl>
    <w:p w14:paraId="47FCA39A" w14:textId="77777777" w:rsidR="00CE547F" w:rsidRPr="00FA362E" w:rsidRDefault="00CE547F" w:rsidP="00CE547F">
      <w:pPr>
        <w:rPr>
          <w:lang w:val="sk-SK"/>
        </w:rPr>
      </w:pPr>
      <w:r w:rsidRPr="00FA362E">
        <w:rPr>
          <w:lang w:val="sk-SK"/>
        </w:rPr>
        <w:t xml:space="preserve">, kde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merané na ruke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oMath>
      <w:r w:rsidRPr="00FA362E">
        <w:rPr>
          <w:lang w:val="sk-SK"/>
        </w:rPr>
        <w:t xml:space="preserve"> je doba systolického toku krvi, ktorej hodnota je však podobná ako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xml:space="preserve"> – doba toku ľavou komorou ako v pre v metóde v Bernstainovej metóde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p>
    <w:p w14:paraId="421D16A0" w14:textId="77777777" w:rsidR="00CE547F" w:rsidRPr="00FA362E" w:rsidRDefault="00CE547F" w:rsidP="00CE547F">
      <w:pPr>
        <w:rPr>
          <w:lang w:val="sk-SK"/>
        </w:rPr>
      </w:pPr>
    </w:p>
    <w:p w14:paraId="70F9BD22" w14:textId="77777777" w:rsidR="00CE547F" w:rsidRPr="00FA362E" w:rsidRDefault="00CE547F" w:rsidP="00CE547F">
      <w:pPr>
        <w:rPr>
          <w:lang w:val="sk-SK"/>
        </w:rPr>
      </w:pPr>
      <w:r w:rsidRPr="00FA362E">
        <w:rPr>
          <w:lang w:val="sk-SK"/>
        </w:rPr>
        <w:lastRenderedPageBreak/>
        <w:t xml:space="preserve">Bioimpedancia sa používa aj na ďalšie účely, ako impedančná spektroskopia </w: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[51]</w:t>
      </w:r>
      <w:r w:rsidRPr="00FA362E">
        <w:rPr>
          <w:lang w:val="sk-SK"/>
        </w:rPr>
        <w:fldChar w:fldCharType="end"/>
      </w:r>
      <w:r w:rsidRPr="00FA362E">
        <w:rPr>
          <w:lang w:val="sk-SK"/>
        </w:rPr>
        <w:t xml:space="preserve">, impedančná tomografia </w: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[52, 53]</w:t>
      </w:r>
      <w:r w:rsidRPr="00FA362E">
        <w:rPr>
          <w:lang w:val="sk-SK"/>
        </w:rPr>
        <w:fldChar w:fldCharType="end"/>
      </w:r>
      <w:r w:rsidRPr="00FA362E">
        <w:rPr>
          <w:lang w:val="sk-SK"/>
        </w:rPr>
        <w:t xml:space="preserve">, na meranie rýchlosti pulznej vlny medzi hrudníkom a nohami, hrudníkom a rukami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p>
    <w:p w14:paraId="37D9A65B" w14:textId="77777777" w:rsidR="00CE547F" w:rsidRPr="00FA362E" w:rsidRDefault="00CE547F" w:rsidP="00CE547F">
      <w:pPr>
        <w:rPr>
          <w:lang w:val="sk-SK"/>
        </w:rPr>
      </w:pPr>
    </w:p>
    <w:p w14:paraId="33CFC534" w14:textId="77777777" w:rsidR="00CE547F" w:rsidRPr="00FA362E" w:rsidRDefault="00CE547F" w:rsidP="00CE547F">
      <w:pPr>
        <w:pStyle w:val="Nadpis2"/>
        <w:rPr>
          <w:lang w:val="sk-SK"/>
        </w:rPr>
      </w:pPr>
      <w:bookmarkStart w:id="141" w:name="_Toc513981468"/>
      <w:r w:rsidRPr="00FA362E">
        <w:rPr>
          <w:lang w:val="sk-SK"/>
        </w:rPr>
        <w:t>Parametre výpočtu SV</w:t>
      </w:r>
      <w:bookmarkEnd w:id="97"/>
      <w:bookmarkEnd w:id="141"/>
    </w:p>
    <w:p w14:paraId="44CD350E" w14:textId="77777777" w:rsidR="00CE547F" w:rsidRPr="00FA362E" w:rsidRDefault="00CE547F" w:rsidP="00CE547F">
      <w:pPr>
        <w:rPr>
          <w:lang w:val="sk-SK"/>
        </w:rPr>
      </w:pPr>
      <w:r w:rsidRPr="00FA362E">
        <w:rPr>
          <w:lang w:val="sk-SK"/>
        </w:rPr>
        <w:t>Podľa Bernsteina potrebujeme pre výpočet SV poznať:</w:t>
      </w:r>
    </w:p>
    <w:p w14:paraId="0F7939C6"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V</w:t>
      </w:r>
      <w:r w:rsidRPr="00FA362E">
        <w:rPr>
          <w:vertAlign w:val="subscript"/>
          <w:lang w:val="sk-SK"/>
        </w:rPr>
        <w:t>ITBV</w:t>
      </w:r>
      <w:r w:rsidRPr="00FA362E">
        <w:rPr>
          <w:lang w:val="sk-SK"/>
        </w:rPr>
        <w:t xml:space="preserve">, </w:t>
      </w:r>
      <m:oMath>
        <m:r>
          <w:rPr>
            <w:rFonts w:ascii="Cambria Math" w:hAnsi="Cambria Math"/>
            <w:lang w:val="sk-SK"/>
          </w:rPr>
          <m:t>ζ</m:t>
        </m:r>
      </m:oMath>
      <w:r w:rsidRPr="00FA362E">
        <w:rPr>
          <w:lang w:val="sk-SK"/>
        </w:rPr>
        <w:t xml:space="preserve"> – konštanty odvodené z telesnej váhy a objemu hrudníka</w:t>
      </w:r>
    </w:p>
    <w:p w14:paraId="38AA12AF"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Z</w:t>
      </w:r>
      <w:r w:rsidRPr="00FA362E">
        <w:rPr>
          <w:vertAlign w:val="subscript"/>
          <w:lang w:val="sk-SK"/>
        </w:rPr>
        <w:t xml:space="preserve">0 </w:t>
      </w:r>
      <w:r w:rsidRPr="00FA362E">
        <w:rPr>
          <w:lang w:val="sk-SK"/>
        </w:rPr>
        <w:t>– základná impedancia hrudníka</w:t>
      </w:r>
    </w:p>
    <w:p w14:paraId="6F9B8E6D"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-dZ/dt</w:t>
      </w:r>
      <w:r w:rsidRPr="00FA362E">
        <w:rPr>
          <w:vertAlign w:val="subscript"/>
          <w:lang w:val="sk-SK"/>
        </w:rPr>
        <w:t xml:space="preserve">max </w:t>
      </w:r>
      <w:r w:rsidRPr="00FA362E">
        <w:rPr>
          <w:lang w:val="sk-SK"/>
        </w:rPr>
        <w:t>– maximum zápornej derivovanej impedancie hrudníka</w:t>
      </w:r>
    </w:p>
    <w:p w14:paraId="3DB3D70C" w14:textId="77777777" w:rsidR="00CE547F" w:rsidRPr="00FA362E" w:rsidRDefault="00E935DB" w:rsidP="00CE547F">
      <w:pPr>
        <w:pStyle w:val="Odsekzoznamu"/>
        <w:numPr>
          <w:ilvl w:val="0"/>
          <w:numId w:val="2"/>
        </w:numPr>
        <w:overflowPunct/>
        <w:autoSpaceDE/>
        <w:autoSpaceDN/>
        <w:adjustRightInd/>
        <w:spacing w:after="200" w:line="252" w:lineRule="auto"/>
        <w:contextualSpacing/>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CE547F" w:rsidRPr="00FA362E">
        <w:rPr>
          <w:lang w:val="sk-SK"/>
        </w:rPr>
        <w:t xml:space="preserve">– dĺžka systoly (LVET – Left Ventricular Ejection Time) - </w:t>
      </w:r>
    </w:p>
    <w:p w14:paraId="374DAD1E" w14:textId="77777777" w:rsidR="00CE547F" w:rsidRDefault="00CE547F" w:rsidP="00CE547F">
      <w:pPr>
        <w:rPr>
          <w:lang w:val="sk-SK"/>
        </w:rPr>
      </w:pPr>
      <w:r w:rsidRPr="00FA362E">
        <w:rPr>
          <w:lang w:val="sk-SK"/>
        </w:rPr>
        <w:t xml:space="preserve">Ak si uvedomíme, že konštanty a základná impedancia hrudníka sa nemenia počas merania, zmeny SV ovplyvňujú dva parametre: -dZ/dtmax 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Pre problémy pri stanovovaní týchto bodov sa častejšie využíva stanovenie LVET intervalu zo srdečných zvukov (HS – heart sounds).</w:t>
      </w:r>
    </w:p>
    <w:p w14:paraId="23CA433C" w14:textId="10526DE9" w:rsidR="00A41844" w:rsidRPr="00FA362E" w:rsidRDefault="00A41844" w:rsidP="00A41844">
      <w:pPr>
        <w:pStyle w:val="Nadpis3"/>
        <w:rPr>
          <w:lang w:val="sk-SK"/>
        </w:rPr>
      </w:pPr>
      <w:bookmarkStart w:id="142" w:name="_Toc513981469"/>
      <w:r>
        <w:rPr>
          <w:lang w:val="sk-SK"/>
        </w:rPr>
        <w:t>M</w:t>
      </w:r>
      <w:r w:rsidRPr="00FA362E">
        <w:rPr>
          <w:lang w:val="sk-SK"/>
        </w:rPr>
        <w:t>axim</w:t>
      </w:r>
      <w:r>
        <w:rPr>
          <w:lang w:val="sk-SK"/>
        </w:rPr>
        <w:t>um</w:t>
      </w:r>
      <w:r w:rsidRPr="00FA362E">
        <w:rPr>
          <w:lang w:val="sk-SK"/>
        </w:rPr>
        <w:t xml:space="preserve"> derivovaného </w:t>
      </w:r>
      <w:r>
        <w:rPr>
          <w:lang w:val="sk-SK"/>
        </w:rPr>
        <w:t xml:space="preserve">impedančného </w:t>
      </w:r>
      <w:r w:rsidRPr="00FA362E">
        <w:rPr>
          <w:lang w:val="sk-SK"/>
        </w:rPr>
        <w:t>signálu</w:t>
      </w:r>
      <w:r>
        <w:rPr>
          <w:lang w:val="sk-SK"/>
        </w:rPr>
        <w:t xml:space="preserve"> </w:t>
      </w:r>
      <w:r w:rsidRPr="00FA362E">
        <w:rPr>
          <w:lang w:val="sk-SK"/>
        </w:rPr>
        <w:t>-dZ/dt</w:t>
      </w:r>
      <w:r w:rsidRPr="00FA362E">
        <w:rPr>
          <w:vertAlign w:val="subscript"/>
          <w:lang w:val="sk-SK"/>
        </w:rPr>
        <w:t>max</w:t>
      </w:r>
      <w:bookmarkEnd w:id="142"/>
    </w:p>
    <w:p w14:paraId="21820760" w14:textId="77777777" w:rsidR="00A41844" w:rsidRPr="00FA362E" w:rsidRDefault="00A41844" w:rsidP="00A41844">
      <w:pPr>
        <w:rPr>
          <w:lang w:val="sk-SK"/>
        </w:rPr>
      </w:pPr>
    </w:p>
    <w:p w14:paraId="1461B8A8" w14:textId="77777777" w:rsidR="00A41844" w:rsidRPr="00FA362E" w:rsidRDefault="00A41844" w:rsidP="00A41844">
      <w:pPr>
        <w:rPr>
          <w:lang w:val="sk-SK"/>
        </w:rPr>
      </w:pPr>
      <w:r w:rsidRPr="00FA362E">
        <w:rPr>
          <w:lang w:val="sk-SK"/>
        </w:rPr>
        <w:t xml:space="preserve">Maximum zápornej derivácie impedancie nastáva v čase najväčšej sily, ktorou srdce pumpuje krv a hodnota maxima zápornej derivácie je analogická hodnote maxima tejto sily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03F5C327" w14:textId="77777777" w:rsidR="00A41844" w:rsidRPr="00FA362E" w:rsidRDefault="00A41844" w:rsidP="00A41844">
      <w:pPr>
        <w:rPr>
          <w:color w:val="000000"/>
          <w:lang w:val="sk-SK"/>
        </w:rPr>
      </w:pPr>
    </w:p>
    <w:p w14:paraId="064C528A" w14:textId="77777777" w:rsidR="00A41844" w:rsidRPr="00FA362E" w:rsidRDefault="00A41844" w:rsidP="00A41844">
      <w:pPr>
        <w:jc w:val="center"/>
        <w:rPr>
          <w:color w:val="000000"/>
          <w:lang w:val="sk-SK"/>
        </w:rPr>
      </w:pPr>
      <w:r w:rsidRPr="00FA362E">
        <w:rPr>
          <w:noProof/>
          <w:color w:val="000000"/>
        </w:rPr>
        <w:lastRenderedPageBreak/>
        <w:drawing>
          <wp:inline distT="0" distB="0" distL="0" distR="0" wp14:anchorId="67A3B53A" wp14:editId="0E6C5A13">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14:paraId="3907216B" w14:textId="4EEC752A" w:rsidR="00A41844" w:rsidRPr="00FA362E" w:rsidRDefault="00A41844" w:rsidP="00A41844">
      <w:pPr>
        <w:pStyle w:val="Popis"/>
        <w:rPr>
          <w:vanish/>
          <w:color w:val="000000"/>
          <w:szCs w:val="22"/>
          <w:lang w:val="sk-SK"/>
          <w:specVanish/>
        </w:rPr>
      </w:pPr>
      <w:bookmarkStart w:id="143" w:name="_Ref510254830"/>
      <w:bookmarkStart w:id="144" w:name="_Ref510254819"/>
      <w:bookmarkStart w:id="145" w:name="_Toc5139815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143"/>
      <w:r w:rsidRPr="00FA362E">
        <w:rPr>
          <w:lang w:val="sk-SK"/>
        </w:rPr>
        <w:t>:</w:t>
      </w:r>
      <w:r w:rsidRPr="00FA362E">
        <w:rPr>
          <w:color w:val="000000"/>
          <w:szCs w:val="22"/>
          <w:lang w:val="sk-SK"/>
        </w:rPr>
        <w:t xml:space="preserve"> Rôzne tvary krivky -dZ/dt; počiatok systoly – B bod a koniec systoly – X bod</w:t>
      </w:r>
      <w:bookmarkEnd w:id="144"/>
      <w:bookmarkEnd w:id="145"/>
    </w:p>
    <w:commentRangeStart w:id="146"/>
    <w:p w14:paraId="6199E2EE" w14:textId="77777777" w:rsidR="00A41844" w:rsidRPr="00FA362E" w:rsidRDefault="00A41844" w:rsidP="00A41844">
      <w:pPr>
        <w:pStyle w:val="Popis"/>
        <w:rPr>
          <w:color w:val="000000"/>
          <w:lang w:val="sk-SK"/>
        </w:rPr>
      </w:pPr>
      <w:r w:rsidRPr="00FA362E">
        <w:rPr>
          <w:color w:val="000000"/>
          <w:szCs w:val="22"/>
          <w:lang w:val="sk-SK"/>
        </w:rPr>
        <w:fldChar w:fldCharType="begin"/>
      </w:r>
      <w:r w:rsidRPr="00FA362E">
        <w:rPr>
          <w:color w:val="000000"/>
          <w:szCs w:val="22"/>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color w:val="000000"/>
          <w:szCs w:val="22"/>
          <w:lang w:val="sk-SK"/>
        </w:rPr>
        <w:fldChar w:fldCharType="separate"/>
      </w:r>
      <w:r w:rsidRPr="00FA362E">
        <w:rPr>
          <w:noProof/>
          <w:color w:val="000000"/>
          <w:szCs w:val="22"/>
          <w:lang w:val="sk-SK"/>
        </w:rPr>
        <w:t>[54]</w:t>
      </w:r>
      <w:r w:rsidRPr="00FA362E">
        <w:rPr>
          <w:color w:val="000000"/>
          <w:szCs w:val="22"/>
          <w:lang w:val="sk-SK"/>
        </w:rPr>
        <w:fldChar w:fldCharType="end"/>
      </w:r>
      <w:commentRangeEnd w:id="146"/>
      <w:r w:rsidR="00732B26">
        <w:rPr>
          <w:rStyle w:val="Odkaznakomentr"/>
          <w:rFonts w:eastAsia="Times New Roman" w:cs="Times New Roman"/>
          <w:spacing w:val="0"/>
          <w:lang w:val="cs-CZ" w:eastAsia="cs-CZ" w:bidi="ar-SA"/>
        </w:rPr>
        <w:commentReference w:id="146"/>
      </w:r>
      <w:r w:rsidRPr="00FA362E">
        <w:rPr>
          <w:color w:val="000000"/>
          <w:szCs w:val="22"/>
          <w:lang w:val="sk-SK"/>
        </w:rPr>
        <w:t>.</w:t>
      </w:r>
    </w:p>
    <w:p w14:paraId="7DFDD7F0" w14:textId="77777777" w:rsidR="00A41844" w:rsidRDefault="00A41844" w:rsidP="00CE547F">
      <w:pPr>
        <w:rPr>
          <w:lang w:val="sk-SK"/>
        </w:rPr>
      </w:pPr>
    </w:p>
    <w:p w14:paraId="4D1FBCFF" w14:textId="1DDB97B4" w:rsidR="00A41844" w:rsidRPr="00A41844" w:rsidRDefault="00A41844" w:rsidP="00A41844">
      <w:pPr>
        <w:pStyle w:val="Nadpis2"/>
        <w:numPr>
          <w:ilvl w:val="1"/>
          <w:numId w:val="36"/>
        </w:numPr>
        <w:rPr>
          <w:lang w:val="sk-SK"/>
        </w:rPr>
      </w:pPr>
      <w:bookmarkStart w:id="147" w:name="_Toc513981470"/>
      <w:r w:rsidRPr="00A41844">
        <w:rPr>
          <w:lang w:val="sk-SK"/>
        </w:rPr>
        <w:t xml:space="preserve">Stanovenie parametrov zo </w:t>
      </w:r>
      <w:ins w:id="148" w:author="Pavel Jurak" w:date="2018-06-01T14:29:00Z">
        <w:r w:rsidR="00667838">
          <w:rPr>
            <w:lang w:val="sk-SK"/>
          </w:rPr>
          <w:t>s</w:t>
        </w:r>
      </w:ins>
      <w:del w:id="149" w:author="Pavel Jurak" w:date="2018-06-01T14:29:00Z">
        <w:r w:rsidRPr="00A41844" w:rsidDel="00667838">
          <w:rPr>
            <w:lang w:val="sk-SK"/>
          </w:rPr>
          <w:delText>S</w:delText>
        </w:r>
      </w:del>
      <w:r w:rsidRPr="00A41844">
        <w:rPr>
          <w:lang w:val="sk-SK"/>
        </w:rPr>
        <w:t>rdečných zvukov</w:t>
      </w:r>
      <w:r w:rsidRPr="00FA362E">
        <w:rPr>
          <w:rStyle w:val="Odkaznakomentr"/>
          <w:rFonts w:asciiTheme="majorHAnsi" w:hAnsiTheme="majorHAnsi" w:cs="Times New Roman"/>
          <w:b w:val="0"/>
          <w:bCs w:val="0"/>
          <w:lang w:val="sk-SK"/>
        </w:rPr>
        <w:commentReference w:id="150"/>
      </w:r>
      <w:r w:rsidRPr="00A41844">
        <w:rPr>
          <w:lang w:val="sk-SK"/>
        </w:rPr>
        <w:t xml:space="preserve"> (HS)</w:t>
      </w:r>
      <w:bookmarkEnd w:id="147"/>
    </w:p>
    <w:p w14:paraId="55A2610C" w14:textId="77777777" w:rsidR="00A41844" w:rsidRPr="00FA362E" w:rsidRDefault="00A41844" w:rsidP="00A41844">
      <w:pPr>
        <w:rPr>
          <w:lang w:val="sk-SK"/>
        </w:rPr>
      </w:pPr>
    </w:p>
    <w:p w14:paraId="5171DE1A" w14:textId="77777777" w:rsidR="00A41844" w:rsidRPr="00FA362E" w:rsidRDefault="00A41844" w:rsidP="00A41844">
      <w:pPr>
        <w:rPr>
          <w:lang w:val="sk-SK"/>
        </w:rPr>
      </w:pPr>
      <w:r w:rsidRPr="00FA362E">
        <w:rPr>
          <w:lang w:val="sk-SK"/>
        </w:rPr>
        <w:t>Pre komplikácie s určovaním počiatku a koncu systoly z -dZ/dt je často nevyhnutné tieto parametre získať z</w:t>
      </w:r>
      <w:r>
        <w:rPr>
          <w:lang w:val="sk-SK"/>
        </w:rPr>
        <w:t>o srdečných zvukov (Heart Sounds –</w:t>
      </w:r>
      <w:r w:rsidRPr="00FA362E">
        <w:rPr>
          <w:lang w:val="sk-SK"/>
        </w:rPr>
        <w:t xml:space="preserve"> HS</w:t>
      </w:r>
      <w:r>
        <w:rPr>
          <w:lang w:val="sk-SK"/>
        </w:rPr>
        <w:t>)</w:t>
      </w:r>
      <w:r w:rsidRPr="00FA362E">
        <w:rPr>
          <w:lang w:val="sk-SK"/>
        </w:rPr>
        <w:t xml:space="preserve">.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r w:rsidRPr="00FA362E">
        <w:rPr>
          <w:i/>
          <w:lang w:val="sk-SK"/>
        </w:rPr>
        <w:t>valvular</w:t>
      </w:r>
      <w:r w:rsidRPr="00FA362E">
        <w:rPr>
          <w:lang w:val="sk-SK"/>
        </w:rPr>
        <w:t xml:space="preserve"> teória, podľa ktorej je zdroj HS v blízkosti srdečných chlopní. Podľa inej teórie, </w:t>
      </w:r>
      <w:r w:rsidRPr="00FA362E">
        <w:rPr>
          <w:i/>
          <w:lang w:val="sk-SK"/>
        </w:rPr>
        <w:t>cardiohemic</w:t>
      </w:r>
      <w:r w:rsidRPr="00FA362E">
        <w:rPr>
          <w:lang w:val="sk-SK"/>
        </w:rPr>
        <w:t xml:space="preserve"> teórie, sú srdce a krv navzájom závislé systémy ktoré vibrujú ako celok </w:t>
      </w:r>
      <w:r w:rsidRPr="00FA362E">
        <w:rPr>
          <w:lang w:val="sk-SK"/>
        </w:rPr>
        <w:fldChar w:fldCharType="begin"/>
      </w:r>
      <w:r w:rsidRPr="00FA362E">
        <w:rPr>
          <w:lang w:val="sk-SK"/>
        </w:rPr>
        <w:instrText xml:space="preserve"> ADDIN EN.CITE &lt;EndNote&gt;&lt;Cite&gt;&lt;Author&gt;Fox&lt;/Author&gt;&lt;Year&gt;1999&lt;/Year&gt;&lt;IDText&gt;The physiologic origins of heart sounds and murmurs&lt;/IDText&gt;&lt;DisplayText&gt;[55]&lt;/DisplayText&gt;&lt;record&gt;&lt;dates&gt;&lt;pub-dates&gt;&lt;date&gt;Apr&lt;/date&gt;&lt;/pub-dates&gt;&lt;year&gt;1999&lt;/year&gt;&lt;/dates&gt;&lt;keywords&gt;&lt;keyword&gt;General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FA362E">
        <w:rPr>
          <w:lang w:val="sk-SK"/>
        </w:rPr>
        <w:fldChar w:fldCharType="separate"/>
      </w:r>
      <w:r w:rsidRPr="00FA362E">
        <w:rPr>
          <w:noProof/>
          <w:lang w:val="sk-SK"/>
        </w:rPr>
        <w:t>[55]</w:t>
      </w:r>
      <w:r w:rsidRPr="00FA362E">
        <w:rPr>
          <w:lang w:val="sk-SK"/>
        </w:rPr>
        <w:fldChar w:fldCharType="end"/>
      </w:r>
      <w:r w:rsidRPr="00FA362E">
        <w:rPr>
          <w:lang w:val="sk-SK"/>
        </w:rPr>
        <w:t xml:space="preserve">. Keď budeme vychádzať z prvej menovanej teórie, a síce </w:t>
      </w:r>
      <w:r w:rsidRPr="00FA362E">
        <w:rPr>
          <w:i/>
          <w:lang w:val="sk-SK"/>
        </w:rPr>
        <w:t>valvular</w:t>
      </w:r>
      <w:r w:rsidRPr="00FA362E">
        <w:rPr>
          <w:lang w:val="sk-SK"/>
        </w:rPr>
        <w:t xml:space="preserve"> teórie, S1 je vyvolaný zatváraním cípovitých chlopní a to dvoj a trojcípou </w:t>
      </w:r>
      <w:r w:rsidRPr="00FA362E">
        <w:rPr>
          <w:lang w:val="sk-SK"/>
        </w:rPr>
        <w:lastRenderedPageBreak/>
        <w:t xml:space="preserve">chlopňou. Zatvorenie cípovitých chlopní nastáva pri počiatku systoly. S2 je vyvolaný zatváraním polmesiačikovitých chlopní a to pľúcnicovou a aortálnou chlopňou. Ich zatvorenie spôsobuje ukončenie výtoku krvi zo srdca a teda koniec systoly. </w:t>
      </w:r>
    </w:p>
    <w:p w14:paraId="322EEBFB" w14:textId="77777777" w:rsidR="00A41844" w:rsidRDefault="00A41844" w:rsidP="00CE547F">
      <w:pPr>
        <w:rPr>
          <w:lang w:val="sk-SK"/>
        </w:rPr>
      </w:pPr>
    </w:p>
    <w:p w14:paraId="7DEE3A0F" w14:textId="77777777" w:rsidR="00A41844" w:rsidRPr="00FA362E" w:rsidRDefault="00A41844" w:rsidP="00A41844">
      <w:pPr>
        <w:pStyle w:val="Nadpis3"/>
        <w:rPr>
          <w:lang w:val="sk-SK"/>
        </w:rPr>
      </w:pPr>
      <w:bookmarkStart w:id="151" w:name="_Toc386404204"/>
      <w:bookmarkStart w:id="152" w:name="_Toc513981471"/>
      <w:r w:rsidRPr="00FA362E">
        <w:rPr>
          <w:lang w:val="sk-SK"/>
        </w:rPr>
        <w:t>LVET interval- určenie počiatku systoly</w:t>
      </w:r>
      <w:bookmarkEnd w:id="151"/>
      <w:bookmarkEnd w:id="152"/>
    </w:p>
    <w:p w14:paraId="37365001" w14:textId="77777777" w:rsidR="00A41844" w:rsidRPr="00FA362E" w:rsidRDefault="00A41844" w:rsidP="00A41844">
      <w:pPr>
        <w:jc w:val="center"/>
        <w:rPr>
          <w:b/>
          <w:color w:val="000000"/>
          <w:lang w:val="sk-SK"/>
        </w:rPr>
      </w:pPr>
    </w:p>
    <w:p w14:paraId="39A80843" w14:textId="28E616FD" w:rsidR="00A41844" w:rsidRPr="00FA362E" w:rsidRDefault="00A41844" w:rsidP="00A41844">
      <w:pPr>
        <w:rPr>
          <w:lang w:val="sk-SK"/>
        </w:rPr>
      </w:pPr>
      <w:r w:rsidRPr="00FA362E">
        <w:rPr>
          <w:lang w:val="sk-SK"/>
        </w:rPr>
        <w:t xml:space="preserve">Počiatok toku krvi z ľavej komory do aorty, ako ukazuje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je na krivke označovaný ako bod B. Ide o typický zákmit na nástupnej hrane derivovaného impedančného signálu. Tento bod sa má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vyskytovať v okamihu najväčšej výchylky prvého srdečného zvuku – S1 zaznamenávanom nad apexom srdca. Existenciu bodu B môže vysvetľovať uzatvorenie dvojcípej chlopne. Toto predchádza vypudenie krvi z ľavej komory o </w:t>
      </w:r>
      <w:commentRangeStart w:id="153"/>
      <w:r w:rsidRPr="00FA362E">
        <w:rPr>
          <w:lang w:val="sk-SK"/>
        </w:rPr>
        <w:t>0.02 – 0.06 sekundy</w:t>
      </w:r>
      <w:commentRangeEnd w:id="153"/>
      <w:r w:rsidRPr="00FA362E">
        <w:rPr>
          <w:rStyle w:val="Odkaznakomentr"/>
          <w:lang w:val="sk-SK"/>
        </w:rPr>
        <w:commentReference w:id="153"/>
      </w:r>
      <w:r w:rsidRPr="00FA362E">
        <w:rPr>
          <w:lang w:val="sk-SK"/>
        </w:rPr>
        <w:t>. Viac dôkazov však hovorí o tomto bode ako o okamihu počiatku vypudenia krv</w:t>
      </w:r>
      <w:r>
        <w:rPr>
          <w:lang w:val="sk-SK"/>
        </w:rPr>
        <w:t>i ľavou komorou do aorty. Ako zachytáva</w:t>
      </w:r>
      <w:r w:rsidRPr="00FA362E">
        <w:rPr>
          <w:lang w:val="sk-SK"/>
        </w:rPr>
        <w:t xml:space="preserv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xml:space="preserve"> bod B môže byť rôzne situovaný na nástupnej hrane krivky. Počas zadržania dychu alebo výdychu (endexpiratory apnea) sa tento bod dostáva až na úroveň nulovej hodnoty derivácie impedancie.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môže byť identifikovanie B bodu problematické, pretože nie je jasne viditeľný. Identifikácia tohto bodu je najčastejším problémom pri analýze impedančného signálu</w:t>
      </w:r>
      <w:r w:rsidR="008F7A5E">
        <w:rPr>
          <w:lang w:val="sk-SK"/>
        </w:rPr>
        <w:t xml:space="preserve">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bod môže nadobúdať tvar jemného ohybu alebo zárezu. Napriek problémom pri detekcii a tomu, že sa poloha B-bodu môže meniť medzi dvoma systolami, by mal byť tento bod považovaný za počiatok vypudenia krvi do aorty podľa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 praxi sa však pre problémy pri detekcii počiatku systoly nahrádza bod B nulovou úrovňou derivovanej impedancie, pretože bod B sa často nachádza práve na tejto hodnote, ako uvádza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w:t>
      </w:r>
    </w:p>
    <w:p w14:paraId="7E51BA44" w14:textId="77777777" w:rsidR="00A41844" w:rsidRPr="00FA362E" w:rsidRDefault="00A41844" w:rsidP="00A41844">
      <w:pPr>
        <w:rPr>
          <w:lang w:val="sk-SK"/>
        </w:rPr>
      </w:pPr>
    </w:p>
    <w:p w14:paraId="2063D14B" w14:textId="77777777" w:rsidR="00A41844" w:rsidRPr="00FA362E" w:rsidRDefault="00A41844" w:rsidP="00A41844">
      <w:pPr>
        <w:pStyle w:val="Nadpis3"/>
        <w:rPr>
          <w:lang w:val="sk-SK"/>
        </w:rPr>
      </w:pPr>
      <w:bookmarkStart w:id="154" w:name="_Toc386404205"/>
      <w:bookmarkStart w:id="155" w:name="_Toc513981472"/>
      <w:r w:rsidRPr="00FA362E">
        <w:rPr>
          <w:lang w:val="sk-SK"/>
        </w:rPr>
        <w:t>LVET interval  - určenie konca systoly</w:t>
      </w:r>
      <w:bookmarkEnd w:id="154"/>
      <w:bookmarkEnd w:id="155"/>
    </w:p>
    <w:p w14:paraId="3060F733" w14:textId="77777777" w:rsidR="00A41844" w:rsidRPr="00FA362E" w:rsidRDefault="00A41844" w:rsidP="00A41844">
      <w:pPr>
        <w:rPr>
          <w:lang w:val="sk-SK"/>
        </w:rPr>
      </w:pPr>
    </w:p>
    <w:p w14:paraId="12F827E9" w14:textId="77777777" w:rsidR="00A41844" w:rsidRPr="00FA362E" w:rsidRDefault="00A41844" w:rsidP="00A41844">
      <w:pPr>
        <w:rPr>
          <w:lang w:val="sk-SK"/>
        </w:rPr>
      </w:pPr>
      <w:r w:rsidRPr="00FA362E">
        <w:rPr>
          <w:lang w:val="sk-SK"/>
        </w:rPr>
        <w:t xml:space="preserve">Bod X je najnižším bodom na -dZ/dt a má reprezentovať koniec LVET intervalu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zdroj udáva, že u väčšiny ľudí je tento bod dobre definovaný, u cca 10% môžu byť v blízkosti dva či viac takýchto bodov, čo prináša možnosť chyby pri určení konca LVET </w:t>
      </w:r>
      <w:r w:rsidRPr="00FA362E">
        <w:rPr>
          <w:lang w:val="sk-SK"/>
        </w:rPr>
        <w:lastRenderedPageBreak/>
        <w:t>intervalu. Pomôcť by vtedy mal druhý srdcový zvuk – S2, ktorý by mal korešpondovať s bodom X.</w:t>
      </w:r>
    </w:p>
    <w:bookmarkEnd w:id="0"/>
    <w:bookmarkEnd w:id="1"/>
    <w:p w14:paraId="17C1A2B1" w14:textId="77777777" w:rsidR="00CE547F" w:rsidRPr="00FA362E" w:rsidRDefault="00CE547F" w:rsidP="00CE547F">
      <w:pPr>
        <w:pStyle w:val="Popis"/>
        <w:rPr>
          <w:lang w:val="sk-SK"/>
        </w:rPr>
      </w:pPr>
    </w:p>
    <w:p w14:paraId="7A8B25C2" w14:textId="77777777" w:rsidR="00CE547F" w:rsidRPr="00FA362E" w:rsidRDefault="00CE547F" w:rsidP="00CE547F">
      <w:pPr>
        <w:pStyle w:val="Nadpis3"/>
        <w:rPr>
          <w:lang w:val="sk-SK"/>
        </w:rPr>
      </w:pPr>
      <w:bookmarkStart w:id="156" w:name="_Toc386404209"/>
      <w:bookmarkStart w:id="157" w:name="_Toc510268145"/>
      <w:bookmarkStart w:id="158" w:name="_Toc513981473"/>
      <w:r w:rsidRPr="00FA362E">
        <w:rPr>
          <w:lang w:val="sk-SK"/>
        </w:rPr>
        <w:t>Spracovanie HS</w:t>
      </w:r>
      <w:bookmarkEnd w:id="156"/>
      <w:bookmarkEnd w:id="157"/>
      <w:bookmarkEnd w:id="158"/>
    </w:p>
    <w:p w14:paraId="47346BED" w14:textId="77777777" w:rsidR="00CE547F" w:rsidRPr="00FA362E" w:rsidRDefault="00CE547F" w:rsidP="00CE547F">
      <w:pPr>
        <w:rPr>
          <w:lang w:val="sk-SK"/>
        </w:rPr>
      </w:pPr>
    </w:p>
    <w:p w14:paraId="411D4507" w14:textId="72B79793" w:rsidR="00CE547F" w:rsidRPr="00FA362E" w:rsidRDefault="00CE547F" w:rsidP="00CE547F">
      <w:pPr>
        <w:rPr>
          <w:lang w:val="sk-SK"/>
        </w:rPr>
      </w:pPr>
      <w:r w:rsidRPr="00FA362E">
        <w:rPr>
          <w:lang w:val="sk-SK"/>
        </w:rPr>
        <w:t xml:space="preserve">Analýza HS sa dá rozdeliť do troch krokov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w:t>
      </w:r>
    </w:p>
    <w:p w14:paraId="1AEE06E5" w14:textId="77777777" w:rsidR="00CE547F" w:rsidRPr="00FA362E" w:rsidRDefault="00CE547F" w:rsidP="00CE547F">
      <w:pPr>
        <w:pStyle w:val="Odsekzoznamu"/>
        <w:numPr>
          <w:ilvl w:val="0"/>
          <w:numId w:val="13"/>
        </w:numPr>
        <w:rPr>
          <w:lang w:val="sk-SK"/>
        </w:rPr>
      </w:pPr>
      <w:r w:rsidRPr="00FA362E">
        <w:rPr>
          <w:lang w:val="sk-SK"/>
        </w:rPr>
        <w:t xml:space="preserve">Segmentácia </w:t>
      </w:r>
    </w:p>
    <w:p w14:paraId="388B4181" w14:textId="77777777" w:rsidR="00CE547F" w:rsidRPr="00FA362E" w:rsidRDefault="00CE547F" w:rsidP="00CE547F">
      <w:pPr>
        <w:pStyle w:val="Odsekzoznamu"/>
        <w:numPr>
          <w:ilvl w:val="0"/>
          <w:numId w:val="13"/>
        </w:numPr>
        <w:rPr>
          <w:lang w:val="sk-SK"/>
        </w:rPr>
      </w:pPr>
      <w:r w:rsidRPr="00FA362E">
        <w:rPr>
          <w:lang w:val="sk-SK"/>
        </w:rPr>
        <w:t>Extrakcia znakov</w:t>
      </w:r>
    </w:p>
    <w:p w14:paraId="515CC230" w14:textId="77777777" w:rsidR="00CE547F" w:rsidRPr="00FA362E" w:rsidRDefault="00CE547F" w:rsidP="00CE547F">
      <w:pPr>
        <w:pStyle w:val="Odsekzoznamu"/>
        <w:numPr>
          <w:ilvl w:val="0"/>
          <w:numId w:val="13"/>
        </w:numPr>
        <w:rPr>
          <w:lang w:val="sk-SK"/>
        </w:rPr>
      </w:pPr>
      <w:r w:rsidRPr="00FA362E">
        <w:rPr>
          <w:lang w:val="sk-SK"/>
        </w:rPr>
        <w:t xml:space="preserve">Klasifikácia. </w:t>
      </w:r>
    </w:p>
    <w:p w14:paraId="6E927A7C" w14:textId="77777777" w:rsidR="00CE547F" w:rsidRPr="00FA362E" w:rsidRDefault="00CE547F" w:rsidP="00CE547F">
      <w:pPr>
        <w:rPr>
          <w:lang w:val="sk-SK"/>
        </w:rPr>
      </w:pPr>
    </w:p>
    <w:p w14:paraId="0471D917" w14:textId="38992D7B" w:rsidR="00CE547F" w:rsidRPr="00FA362E" w:rsidRDefault="00CE547F" w:rsidP="00CE547F">
      <w:pPr>
        <w:rPr>
          <w:lang w:val="sk-SK"/>
        </w:rPr>
      </w:pPr>
      <w:r w:rsidRPr="00FA362E">
        <w:rPr>
          <w:lang w:val="sk-SK"/>
        </w:rPr>
        <w:t xml:space="preserve">V prvom kroku – segmentácií sa určujú hranice jednotlivých srdečných cyklov a takisto hranice S1, S2, systoly a diastoly. Segmentácia sa dá rozdeliť na dve základné metódy a to priamu a nepriamu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1EA20C84" w14:textId="77777777" w:rsidR="00CE547F" w:rsidRPr="00FA362E" w:rsidRDefault="00CE547F" w:rsidP="00CE547F">
      <w:pPr>
        <w:rPr>
          <w:lang w:val="sk-SK"/>
        </w:rPr>
      </w:pPr>
    </w:p>
    <w:p w14:paraId="49C6F088" w14:textId="58D5A389" w:rsidR="00CE547F" w:rsidRPr="00FA362E" w:rsidRDefault="00CE547F" w:rsidP="00CE547F">
      <w:pPr>
        <w:rPr>
          <w:lang w:val="sk-SK"/>
        </w:rPr>
      </w:pPr>
      <w:r w:rsidRPr="00FA362E">
        <w:rPr>
          <w:lang w:val="sk-SK"/>
        </w:rPr>
        <w:t xml:space="preserve">Extrakcia znakov znamená získanie užitočnej informácie zo HS. Extrakcia sa dá znova rozdeliť na dve skupiny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prvou je znalosť určitého ochorenia a jeho vplyv na HS, príkladom je rozdelenie S2 na dva oddelené zvuky, ktoré spôsobuje viaceré ochorenia srdca. Druhou je časovo frekvenčná analýza, ktorá sa snaží zachytiť prípadné zmeny spektra HS.</w:t>
      </w:r>
    </w:p>
    <w:p w14:paraId="70065D4E" w14:textId="77777777" w:rsidR="00CE547F" w:rsidRPr="00FA362E" w:rsidRDefault="00CE547F" w:rsidP="00CE547F">
      <w:pPr>
        <w:rPr>
          <w:lang w:val="sk-SK"/>
        </w:rPr>
      </w:pPr>
    </w:p>
    <w:p w14:paraId="3F36799D" w14:textId="116AC7F4" w:rsidR="00CE547F" w:rsidRPr="00FA362E" w:rsidRDefault="00CE547F" w:rsidP="00CE547F">
      <w:pPr>
        <w:rPr>
          <w:lang w:val="sk-SK"/>
        </w:rPr>
      </w:pPr>
      <w:r w:rsidRPr="00FA362E">
        <w:rPr>
          <w:lang w:val="sk-SK"/>
        </w:rPr>
        <w:t xml:space="preserve">Po extrakcií špecifických znakov nasleduje ich klasifikácia pre účely diagnostiky </w:t>
      </w:r>
      <w:r w:rsidRPr="00FA362E">
        <w:rPr>
          <w:lang w:val="sk-SK"/>
        </w:rPr>
        <w:fldChar w:fldCharType="begin"/>
      </w:r>
      <w:r w:rsidR="00C66300">
        <w:rPr>
          <w:lang w:val="sk-SK"/>
        </w:rPr>
        <w:instrText xml:space="preserve"> ADDIN EN.CITE &lt;EndNote&gt;&lt;Cite&gt;&lt;Author&gt;Wang&lt;/Author&gt;&lt;Year&gt;2016&lt;/Year&gt;&lt;IDText&gt;Improving Classification Accuracy of Heart Sound Recordings by Wavelet Filter and Multiple Features&lt;/IDText&gt;&lt;DisplayText&gt;[58]&lt;/DisplayText&gt;&lt;record&gt;&lt;dates&gt;&lt;pub-dates&gt;&lt;date&gt;Sep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FA362E">
        <w:rPr>
          <w:lang w:val="sk-SK"/>
        </w:rPr>
        <w:fldChar w:fldCharType="separate"/>
      </w:r>
      <w:r w:rsidR="00C66300">
        <w:rPr>
          <w:noProof/>
          <w:lang w:val="sk-SK"/>
        </w:rPr>
        <w:t>[58]</w:t>
      </w:r>
      <w:r w:rsidRPr="00FA362E">
        <w:rPr>
          <w:lang w:val="sk-SK"/>
        </w:rPr>
        <w:fldChar w:fldCharType="end"/>
      </w:r>
      <w:r w:rsidRPr="00FA362E">
        <w:rPr>
          <w:lang w:val="sk-SK"/>
        </w:rPr>
        <w:t xml:space="preserve">. </w:t>
      </w:r>
    </w:p>
    <w:p w14:paraId="27E454AD" w14:textId="77777777" w:rsidR="00CE547F" w:rsidRPr="00FA362E" w:rsidRDefault="00CE547F" w:rsidP="00CE547F">
      <w:pPr>
        <w:rPr>
          <w:lang w:val="sk-SK"/>
        </w:rPr>
      </w:pPr>
    </w:p>
    <w:p w14:paraId="7D91461D" w14:textId="77777777" w:rsidR="00CE547F" w:rsidRPr="00FA362E" w:rsidRDefault="00CE547F" w:rsidP="00CE547F">
      <w:pPr>
        <w:pStyle w:val="Nadpis3"/>
        <w:rPr>
          <w:lang w:val="sk-SK"/>
        </w:rPr>
      </w:pPr>
      <w:bookmarkStart w:id="159" w:name="_Toc386404210"/>
      <w:bookmarkStart w:id="160" w:name="_Toc510268146"/>
      <w:bookmarkStart w:id="161" w:name="_Toc513981474"/>
      <w:r w:rsidRPr="00FA362E">
        <w:rPr>
          <w:lang w:val="sk-SK"/>
        </w:rPr>
        <w:t>Komplikácie pri spracovaní HS</w:t>
      </w:r>
      <w:bookmarkEnd w:id="159"/>
      <w:bookmarkEnd w:id="160"/>
      <w:bookmarkEnd w:id="161"/>
    </w:p>
    <w:p w14:paraId="493BBB7F" w14:textId="77777777" w:rsidR="00CE547F" w:rsidRPr="00FA362E" w:rsidRDefault="00CE547F" w:rsidP="00CE547F">
      <w:pPr>
        <w:rPr>
          <w:lang w:val="sk-SK"/>
        </w:rPr>
      </w:pPr>
    </w:p>
    <w:p w14:paraId="1394E5CF" w14:textId="12447724" w:rsidR="00CE547F" w:rsidRPr="00FA362E" w:rsidRDefault="00CE547F" w:rsidP="00CE547F">
      <w:pPr>
        <w:rPr>
          <w:lang w:val="sk-SK"/>
        </w:rPr>
      </w:pPr>
      <w:r w:rsidRPr="00FA362E">
        <w:rPr>
          <w:lang w:val="sk-SK"/>
        </w:rPr>
        <w:t xml:space="preserve">Pri spracovaní signálu sa stretávame hlavne s týmito problémami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w:t>
      </w:r>
    </w:p>
    <w:p w14:paraId="5240F48A" w14:textId="77777777" w:rsidR="00CE547F" w:rsidRPr="00FA362E" w:rsidRDefault="00CE547F" w:rsidP="00CE547F">
      <w:pPr>
        <w:rPr>
          <w:lang w:val="sk-SK"/>
        </w:rPr>
      </w:pPr>
    </w:p>
    <w:p w14:paraId="20F230C5"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spektrum HS a ich komponent</w:t>
      </w:r>
    </w:p>
    <w:p w14:paraId="0645B8DB"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rozlíšiť spektrum jednotlivých HS</w:t>
      </w:r>
    </w:p>
    <w:p w14:paraId="3BD16161"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variabilitu energie v rôznych HS</w:t>
      </w:r>
    </w:p>
    <w:p w14:paraId="6A91AC70"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Artefakty a rušenie často zamaskujú HS</w:t>
      </w:r>
    </w:p>
    <w:p w14:paraId="71913B99"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hranice jednotlivých HS</w:t>
      </w:r>
    </w:p>
    <w:p w14:paraId="6BA84089" w14:textId="254F00B7" w:rsidR="00CE547F" w:rsidRPr="00FA362E" w:rsidRDefault="00CE547F" w:rsidP="00CE547F">
      <w:pPr>
        <w:rPr>
          <w:lang w:val="sk-SK"/>
        </w:rPr>
      </w:pPr>
      <w:r w:rsidRPr="00FA362E">
        <w:rPr>
          <w:lang w:val="sk-SK"/>
        </w:rPr>
        <w:t xml:space="preserve">Aj napriek pokrokom v spracovávaní signálov a veľkému počtu štúdií zaoberajúcimi sa HS stále existujú veľké problémy pri spracovávaní HS. Podľa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sú nimi hlavne: </w:t>
      </w:r>
    </w:p>
    <w:p w14:paraId="30C0AD99" w14:textId="77777777" w:rsidR="00CE547F" w:rsidRPr="00FA362E" w:rsidRDefault="00CE547F" w:rsidP="00CE547F">
      <w:pPr>
        <w:rPr>
          <w:lang w:val="sk-SK"/>
        </w:rPr>
      </w:pPr>
    </w:p>
    <w:p w14:paraId="6AD09AB9"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Nedostatok súladu medzi výstupmi jednotlivých štúdií</w:t>
      </w:r>
    </w:p>
    <w:p w14:paraId="5FCCAABC"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Slabá adaptácia algoritmov na spracovanie signálov na rôznych pacientov</w:t>
      </w:r>
    </w:p>
    <w:p w14:paraId="49BECE21"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Nedôsledný proces klinického overovania analyzovaných techník</w:t>
      </w:r>
    </w:p>
    <w:p w14:paraId="37F6AE0B"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Diagnostické algoritmy a systémy sú príliš komplexné a drahé</w:t>
      </w:r>
    </w:p>
    <w:p w14:paraId="1FE76A66" w14:textId="77777777" w:rsidR="00CE547F" w:rsidRPr="00FA362E" w:rsidRDefault="00CE547F" w:rsidP="00CE547F">
      <w:pPr>
        <w:rPr>
          <w:lang w:val="sk-SK" w:eastAsia="en-US" w:bidi="en-US"/>
        </w:rPr>
      </w:pPr>
    </w:p>
    <w:p w14:paraId="0BE9917E" w14:textId="77777777" w:rsidR="00CE547F" w:rsidRPr="00FA362E" w:rsidRDefault="00CE547F" w:rsidP="00CE547F">
      <w:pPr>
        <w:overflowPunct/>
        <w:autoSpaceDE/>
        <w:autoSpaceDN/>
        <w:adjustRightInd/>
        <w:spacing w:line="240" w:lineRule="auto"/>
        <w:jc w:val="left"/>
        <w:textAlignment w:val="auto"/>
        <w:rPr>
          <w:lang w:val="sk-SK" w:eastAsia="en-US" w:bidi="en-US"/>
        </w:rPr>
      </w:pPr>
      <w:r w:rsidRPr="00FA362E">
        <w:rPr>
          <w:lang w:val="sk-SK" w:eastAsia="en-US" w:bidi="en-US"/>
        </w:rPr>
        <w:br w:type="page"/>
      </w:r>
    </w:p>
    <w:p w14:paraId="1A7F385C" w14:textId="77777777" w:rsidR="00CE547F" w:rsidRPr="00FA362E" w:rsidRDefault="00CE547F" w:rsidP="00CE547F">
      <w:pPr>
        <w:pStyle w:val="Nadpis1"/>
        <w:rPr>
          <w:lang w:val="sk-SK"/>
        </w:rPr>
      </w:pPr>
      <w:bookmarkStart w:id="162" w:name="_Toc386404211"/>
      <w:bookmarkStart w:id="163" w:name="_Toc510268148"/>
      <w:bookmarkStart w:id="164" w:name="_Toc513981475"/>
      <w:r w:rsidRPr="00FA362E">
        <w:rPr>
          <w:lang w:val="sk-SK"/>
        </w:rPr>
        <w:lastRenderedPageBreak/>
        <w:t>Ciele dizertácie</w:t>
      </w:r>
      <w:bookmarkEnd w:id="162"/>
      <w:bookmarkEnd w:id="163"/>
      <w:bookmarkEnd w:id="164"/>
    </w:p>
    <w:p w14:paraId="1DA1F3FF" w14:textId="77777777" w:rsidR="00CE547F" w:rsidRPr="00FA362E" w:rsidRDefault="00CE547F" w:rsidP="00CE547F">
      <w:pPr>
        <w:rPr>
          <w:szCs w:val="24"/>
          <w:lang w:val="sk-SK"/>
        </w:rPr>
      </w:pPr>
      <w:r w:rsidRPr="00FA362E">
        <w:rPr>
          <w:szCs w:val="24"/>
          <w:lang w:val="sk-SK"/>
        </w:rPr>
        <w:t>Cieľom tejto prace je štúdium metód slúžiacich na výpočet SV a popisujících vlastnosti krevní cirkulace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14:paraId="691A378E" w14:textId="77777777" w:rsidR="00CE547F" w:rsidRPr="00FA362E" w:rsidRDefault="00CE547F" w:rsidP="00CE547F">
      <w:pPr>
        <w:rPr>
          <w:szCs w:val="24"/>
          <w:lang w:val="sk-SK"/>
        </w:rPr>
      </w:pPr>
    </w:p>
    <w:p w14:paraId="2DD22C16" w14:textId="77777777" w:rsidR="00CE547F" w:rsidRPr="00FA362E" w:rsidRDefault="00CE547F" w:rsidP="00CE547F">
      <w:pPr>
        <w:rPr>
          <w:szCs w:val="24"/>
          <w:lang w:val="sk-SK"/>
        </w:rPr>
      </w:pPr>
      <w:r w:rsidRPr="00FA362E">
        <w:rPr>
          <w:szCs w:val="24"/>
          <w:lang w:val="sk-SK"/>
        </w:rPr>
        <w:t xml:space="preserve">Návrh a otestovanie novej metodiky detekcie parametrov pre výpočet SV ktorá zahrňuje: </w:t>
      </w:r>
    </w:p>
    <w:p w14:paraId="72F2183D" w14:textId="77777777" w:rsidR="00CE547F" w:rsidRPr="00FA362E" w:rsidRDefault="00CE547F" w:rsidP="00CE547F">
      <w:pPr>
        <w:pStyle w:val="Odsekzoznamu"/>
        <w:numPr>
          <w:ilvl w:val="0"/>
          <w:numId w:val="19"/>
        </w:numPr>
        <w:rPr>
          <w:szCs w:val="24"/>
          <w:lang w:val="sk-SK"/>
        </w:rPr>
      </w:pPr>
      <w:r w:rsidRPr="00FA362E">
        <w:rPr>
          <w:szCs w:val="24"/>
          <w:lang w:val="sk-SK"/>
        </w:rPr>
        <w:t xml:space="preserve">Detekcia prvého srdečného zvuku - S1  </w:t>
      </w:r>
    </w:p>
    <w:p w14:paraId="1CA16C42" w14:textId="77777777" w:rsidR="00CE547F" w:rsidRPr="00FA362E" w:rsidRDefault="00CE547F" w:rsidP="00CE547F">
      <w:pPr>
        <w:pStyle w:val="Odsekzoznamu"/>
        <w:numPr>
          <w:ilvl w:val="0"/>
          <w:numId w:val="19"/>
        </w:numPr>
        <w:rPr>
          <w:szCs w:val="24"/>
          <w:lang w:val="sk-SK"/>
        </w:rPr>
      </w:pPr>
      <w:r w:rsidRPr="00FA362E">
        <w:rPr>
          <w:szCs w:val="24"/>
          <w:lang w:val="sk-SK"/>
        </w:rPr>
        <w:t xml:space="preserve">Detekcia druhého srdečného zvuku - S2 </w:t>
      </w:r>
    </w:p>
    <w:p w14:paraId="77C2F28B" w14:textId="77777777" w:rsidR="00CE547F" w:rsidRPr="00FA362E" w:rsidRDefault="00CE547F" w:rsidP="00CE547F">
      <w:pPr>
        <w:pStyle w:val="Odsekzoznamu"/>
        <w:numPr>
          <w:ilvl w:val="0"/>
          <w:numId w:val="19"/>
        </w:numPr>
        <w:rPr>
          <w:szCs w:val="24"/>
          <w:lang w:val="sk-SK"/>
        </w:rPr>
      </w:pPr>
      <w:r w:rsidRPr="00FA362E">
        <w:rPr>
          <w:szCs w:val="24"/>
          <w:lang w:val="sk-SK"/>
        </w:rPr>
        <w:t>Detekcia parametru -dZ/dtmax</w:t>
      </w:r>
    </w:p>
    <w:p w14:paraId="0CDFC525" w14:textId="77777777" w:rsidR="00CE547F" w:rsidRPr="00FA362E" w:rsidRDefault="00CE547F" w:rsidP="00CE547F">
      <w:pPr>
        <w:rPr>
          <w:szCs w:val="24"/>
          <w:lang w:val="sk-SK"/>
        </w:rPr>
      </w:pPr>
      <w:r w:rsidRPr="00FA362E">
        <w:rPr>
          <w:szCs w:val="24"/>
          <w:lang w:val="sk-SK"/>
        </w:rPr>
        <w:t>Overenie metodiky na základe variability parametrov:</w:t>
      </w:r>
    </w:p>
    <w:p w14:paraId="7F9ADFA6" w14:textId="77777777" w:rsidR="00CE547F" w:rsidRPr="00FA362E" w:rsidRDefault="00CE547F" w:rsidP="00CE547F">
      <w:pPr>
        <w:pStyle w:val="Odsekzoznamu"/>
        <w:numPr>
          <w:ilvl w:val="0"/>
          <w:numId w:val="12"/>
        </w:numPr>
        <w:rPr>
          <w:szCs w:val="24"/>
          <w:lang w:val="sk-SK"/>
        </w:rPr>
      </w:pPr>
      <w:r w:rsidRPr="00FA362E">
        <w:rPr>
          <w:szCs w:val="24"/>
          <w:lang w:val="sk-SK"/>
        </w:rPr>
        <w:t>Detekované parametre by mali korelovať s fyziologickými procesmi – s respiráciou</w:t>
      </w:r>
    </w:p>
    <w:p w14:paraId="7382E0E2" w14:textId="7D7EB368" w:rsidR="00CE547F" w:rsidRPr="00FA362E" w:rsidRDefault="00CE547F" w:rsidP="00CE547F">
      <w:pPr>
        <w:pStyle w:val="Odsekzoznamu"/>
        <w:numPr>
          <w:ilvl w:val="0"/>
          <w:numId w:val="12"/>
        </w:numPr>
        <w:rPr>
          <w:szCs w:val="24"/>
          <w:lang w:val="sk-SK"/>
        </w:rPr>
      </w:pPr>
      <w:r w:rsidRPr="00FA362E">
        <w:rPr>
          <w:szCs w:val="24"/>
          <w:lang w:val="sk-SK"/>
        </w:rPr>
        <w:t>Zistiť akým pomerom sa na zmene SV podieľa zmena LVET intervalu a akým zmena - dZ/dtma</w:t>
      </w:r>
      <w:ins w:id="165" w:author="Pavel Jurak [2]" w:date="2018-05-30T18:20:00Z">
        <w:r w:rsidR="001B018A">
          <w:rPr>
            <w:szCs w:val="24"/>
            <w:lang w:val="sk-SK"/>
          </w:rPr>
          <w:t>x</w:t>
        </w:r>
      </w:ins>
    </w:p>
    <w:p w14:paraId="7EFA286C" w14:textId="77777777" w:rsidR="00CE547F" w:rsidRPr="00FA362E" w:rsidRDefault="00CE547F" w:rsidP="00CE547F">
      <w:pPr>
        <w:rPr>
          <w:szCs w:val="24"/>
          <w:lang w:val="sk-SK"/>
        </w:rPr>
      </w:pPr>
      <w:r w:rsidRPr="00FA362E">
        <w:rPr>
          <w:szCs w:val="24"/>
          <w:lang w:val="sk-SK"/>
        </w:rPr>
        <w:t>Aplikácia metodiky na rôzne skupiny pacientov:</w:t>
      </w:r>
    </w:p>
    <w:p w14:paraId="5DEDADD8" w14:textId="77777777" w:rsidR="00CE547F" w:rsidRPr="00FA362E" w:rsidRDefault="00CE547F" w:rsidP="00CE547F">
      <w:pPr>
        <w:pStyle w:val="Odsekzoznamu"/>
        <w:numPr>
          <w:ilvl w:val="0"/>
          <w:numId w:val="12"/>
        </w:numPr>
        <w:rPr>
          <w:szCs w:val="24"/>
          <w:lang w:val="sk-SK"/>
        </w:rPr>
      </w:pPr>
      <w:r w:rsidRPr="00FA362E">
        <w:rPr>
          <w:szCs w:val="24"/>
          <w:lang w:val="sk-SK"/>
        </w:rPr>
        <w:t xml:space="preserve">Zdravý dobrovoľníci </w:t>
      </w:r>
    </w:p>
    <w:p w14:paraId="023325FE" w14:textId="77777777" w:rsidR="00CE547F" w:rsidRPr="00FA362E" w:rsidRDefault="00CE547F" w:rsidP="00CE547F">
      <w:pPr>
        <w:pStyle w:val="Odsekzoznamu"/>
        <w:numPr>
          <w:ilvl w:val="0"/>
          <w:numId w:val="12"/>
        </w:numPr>
        <w:rPr>
          <w:szCs w:val="24"/>
          <w:lang w:val="sk-SK"/>
        </w:rPr>
      </w:pPr>
      <w:r w:rsidRPr="00FA362E">
        <w:rPr>
          <w:szCs w:val="24"/>
          <w:lang w:val="sk-SK"/>
        </w:rPr>
        <w:t>Ľudia po transplantácií srdca</w:t>
      </w:r>
    </w:p>
    <w:p w14:paraId="7F4531AC" w14:textId="77777777" w:rsidR="00CE547F" w:rsidRPr="00FA362E" w:rsidRDefault="00CE547F" w:rsidP="00CE547F">
      <w:pPr>
        <w:pStyle w:val="Odsekzoznamu"/>
        <w:numPr>
          <w:ilvl w:val="0"/>
          <w:numId w:val="12"/>
        </w:numPr>
        <w:rPr>
          <w:szCs w:val="24"/>
          <w:lang w:val="sk-SK"/>
        </w:rPr>
      </w:pPr>
      <w:r w:rsidRPr="00FA362E">
        <w:rPr>
          <w:szCs w:val="24"/>
          <w:lang w:val="sk-SK"/>
        </w:rPr>
        <w:t>Ľudia s kardiostimulátormi</w:t>
      </w:r>
    </w:p>
    <w:p w14:paraId="1C8FA0BB" w14:textId="77777777" w:rsidR="00CE547F" w:rsidRPr="00FA362E" w:rsidRDefault="00CE547F" w:rsidP="00CE547F">
      <w:pPr>
        <w:rPr>
          <w:szCs w:val="24"/>
          <w:lang w:val="en-US"/>
        </w:rPr>
      </w:pPr>
      <w:r w:rsidRPr="00FA362E">
        <w:rPr>
          <w:szCs w:val="24"/>
          <w:lang w:val="sk-SK"/>
        </w:rPr>
        <w:t>Porovnanie výsledkov novej metodiky na dátach z rôznych častí tela:</w:t>
      </w:r>
    </w:p>
    <w:p w14:paraId="4D15D91C" w14:textId="77777777" w:rsidR="00CE547F" w:rsidRPr="00FA362E" w:rsidRDefault="00CE547F" w:rsidP="00CE547F">
      <w:pPr>
        <w:pStyle w:val="Odsekzoznamu"/>
        <w:numPr>
          <w:ilvl w:val="0"/>
          <w:numId w:val="12"/>
        </w:numPr>
        <w:rPr>
          <w:szCs w:val="24"/>
          <w:lang w:val="sk-SK"/>
        </w:rPr>
      </w:pPr>
      <w:r w:rsidRPr="00FA362E">
        <w:rPr>
          <w:szCs w:val="24"/>
          <w:lang w:val="sk-SK"/>
        </w:rPr>
        <w:t>Porovnanie relatívnych zmien detekovaných parametrov -dZ/dtmax  z hrudníka, krkavíc a dolných končatín</w:t>
      </w:r>
    </w:p>
    <w:p w14:paraId="5A36E355" w14:textId="77777777" w:rsidR="00CE547F" w:rsidRPr="00FA362E" w:rsidRDefault="00CE547F" w:rsidP="00CE547F">
      <w:pPr>
        <w:pStyle w:val="Odsekzoznamu"/>
        <w:numPr>
          <w:ilvl w:val="0"/>
          <w:numId w:val="12"/>
        </w:numPr>
        <w:overflowPunct/>
        <w:autoSpaceDE/>
        <w:autoSpaceDN/>
        <w:adjustRightInd/>
        <w:textAlignment w:val="auto"/>
        <w:rPr>
          <w:lang w:val="sk-SK"/>
        </w:rPr>
        <w:sectPr w:rsidR="00CE547F" w:rsidRPr="00FA362E" w:rsidSect="00452ADC">
          <w:headerReference w:type="default" r:id="rId30"/>
          <w:footerReference w:type="default" r:id="rId31"/>
          <w:headerReference w:type="first" r:id="rId32"/>
          <w:footerReference w:type="first" r:id="rId33"/>
          <w:pgSz w:w="11907" w:h="16840" w:code="9"/>
          <w:pgMar w:top="1418" w:right="1418" w:bottom="1418" w:left="1985" w:header="737" w:footer="737" w:gutter="0"/>
          <w:pgNumType w:start="1"/>
          <w:cols w:space="708"/>
          <w:noEndnote/>
          <w:titlePg/>
        </w:sectPr>
      </w:pPr>
    </w:p>
    <w:p w14:paraId="06BC1DC2" w14:textId="77777777" w:rsidR="00CE547F" w:rsidRPr="00FA362E" w:rsidRDefault="00CE547F" w:rsidP="00CE547F">
      <w:pPr>
        <w:pStyle w:val="Nadpis1"/>
        <w:rPr>
          <w:lang w:val="sk-SK"/>
        </w:rPr>
      </w:pPr>
      <w:bookmarkStart w:id="166" w:name="_Toc510268149"/>
      <w:bookmarkStart w:id="167" w:name="_Toc513981476"/>
      <w:r w:rsidRPr="00FA362E">
        <w:rPr>
          <w:lang w:val="sk-SK"/>
        </w:rPr>
        <w:lastRenderedPageBreak/>
        <w:t>Dosiahnuté vedecké poznatky</w:t>
      </w:r>
      <w:bookmarkEnd w:id="166"/>
      <w:bookmarkEnd w:id="167"/>
    </w:p>
    <w:p w14:paraId="78C0AEF1" w14:textId="433DF285" w:rsidR="00CE547F" w:rsidRPr="00FA362E" w:rsidRDefault="00CE547F" w:rsidP="008F7A5E">
      <w:pPr>
        <w:rPr>
          <w:lang w:val="sk-SK"/>
        </w:rPr>
      </w:pPr>
      <w:r w:rsidRPr="00FA362E">
        <w:rPr>
          <w:lang w:val="sk-SK"/>
        </w:rPr>
        <w:t>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14:paraId="13044BAA" w14:textId="77777777" w:rsidR="00CE547F" w:rsidRPr="00FA362E" w:rsidRDefault="00CE547F" w:rsidP="00CE547F">
      <w:pPr>
        <w:rPr>
          <w:lang w:val="sk-SK"/>
        </w:rPr>
      </w:pPr>
      <w:r w:rsidRPr="00FA362E">
        <w:rPr>
          <w:lang w:val="sk-SK"/>
        </w:rPr>
        <w:t xml:space="preserve"> </w:t>
      </w:r>
      <w:r w:rsidRPr="00FA362E">
        <w:rPr>
          <w:lang w:val="sk-SK"/>
        </w:rPr>
        <w:tab/>
        <w:t>Výsledky prinášajú nové poznatky o variabilite bioimpedančných parametrov, novú metodiku na popisu hemodynamiky obehovej sústavy pomocou bioimpedancie a novú metodiku na výpočet srdečného výdaja z impedancie krku.</w:t>
      </w:r>
    </w:p>
    <w:p w14:paraId="26D772D4" w14:textId="1237A185" w:rsidR="00CE547F" w:rsidRPr="00FA362E" w:rsidRDefault="00CE547F" w:rsidP="00CE547F">
      <w:pPr>
        <w:rPr>
          <w:lang w:val="sk-SK"/>
        </w:rPr>
      </w:pPr>
      <w:r w:rsidRPr="00FA362E">
        <w:rPr>
          <w:lang w:val="sk-SK"/>
        </w:rPr>
        <w:t>V tejto práci sú hodnotené dáta pacientov</w:t>
      </w:r>
      <w:ins w:id="168" w:author="Pavel Jurak [2]" w:date="2018-05-30T18:23:00Z">
        <w:r w:rsidR="001B018A">
          <w:rPr>
            <w:lang w:val="sk-SK"/>
          </w:rPr>
          <w:t xml:space="preserve"> a</w:t>
        </w:r>
      </w:ins>
      <w:ins w:id="169" w:author="Pavel Jurak [2]" w:date="2018-05-30T18:24:00Z">
        <w:r w:rsidR="001B018A">
          <w:rPr>
            <w:lang w:val="sk-SK"/>
          </w:rPr>
          <w:t> </w:t>
        </w:r>
      </w:ins>
      <w:ins w:id="170" w:author="Pavel Jurak [2]" w:date="2018-05-30T18:23:00Z">
        <w:r w:rsidR="001B018A">
          <w:rPr>
            <w:lang w:val="sk-SK"/>
          </w:rPr>
          <w:t xml:space="preserve">zdravých </w:t>
        </w:r>
      </w:ins>
      <w:ins w:id="171" w:author="Pavel Jurak [2]" w:date="2018-05-30T18:24:00Z">
        <w:r w:rsidR="001B018A">
          <w:rPr>
            <w:lang w:val="sk-SK"/>
          </w:rPr>
          <w:t xml:space="preserve">dobrovolníků </w:t>
        </w:r>
      </w:ins>
      <w:r w:rsidRPr="00FA362E">
        <w:rPr>
          <w:lang w:val="sk-SK"/>
        </w:rPr>
        <w:t xml:space="preserve"> z fakultnej nemocnice u sv. Anny v Brne (FNUSA) </w:t>
      </w:r>
      <w:del w:id="172" w:author="Pavel Jurak [2]" w:date="2018-05-30T18:24:00Z">
        <w:r w:rsidRPr="00FA362E" w:rsidDel="001B018A">
          <w:rPr>
            <w:lang w:val="sk-SK"/>
          </w:rPr>
          <w:delText>a data zdravích dobrovoľnikov</w:delText>
        </w:r>
      </w:del>
      <w:r w:rsidRPr="00FA362E">
        <w:rPr>
          <w:lang w:val="sk-SK"/>
        </w:rPr>
        <w:t xml:space="preserve">. </w:t>
      </w:r>
    </w:p>
    <w:p w14:paraId="325D0017" w14:textId="77777777" w:rsidR="00CE547F" w:rsidRPr="00FA362E" w:rsidRDefault="00CE547F" w:rsidP="00CE547F">
      <w:pPr>
        <w:rPr>
          <w:lang w:val="sk-SK"/>
        </w:rPr>
      </w:pPr>
    </w:p>
    <w:p w14:paraId="34D93A5D" w14:textId="77777777" w:rsidR="00CE547F" w:rsidRPr="00FA362E" w:rsidRDefault="00CE547F" w:rsidP="00CE547F">
      <w:pPr>
        <w:pStyle w:val="Nadpis2"/>
        <w:rPr>
          <w:lang w:val="sk-SK"/>
        </w:rPr>
      </w:pPr>
      <w:bookmarkStart w:id="173" w:name="_Toc510268150"/>
      <w:bookmarkStart w:id="174" w:name="_Toc513981477"/>
      <w:r w:rsidRPr="00FA362E">
        <w:rPr>
          <w:lang w:val="sk-SK"/>
        </w:rPr>
        <w:t>Detekcia bioimpedančných parametrov</w:t>
      </w:r>
      <w:bookmarkEnd w:id="173"/>
      <w:bookmarkEnd w:id="174"/>
    </w:p>
    <w:p w14:paraId="0CA0CA9E" w14:textId="77777777" w:rsidR="00CE547F" w:rsidRDefault="00CE547F" w:rsidP="00CE547F">
      <w:pPr>
        <w:rPr>
          <w:lang w:val="sk-SK"/>
        </w:rPr>
      </w:pPr>
    </w:p>
    <w:p w14:paraId="6716563E" w14:textId="77777777" w:rsidR="00FC1930" w:rsidRPr="00FA362E" w:rsidRDefault="00FC1930" w:rsidP="00FC1930">
      <w:pPr>
        <w:pStyle w:val="Nadpis3"/>
        <w:rPr>
          <w:lang w:val="sk-SK"/>
        </w:rPr>
      </w:pPr>
      <w:bookmarkStart w:id="175" w:name="_Toc510268154"/>
      <w:bookmarkStart w:id="176" w:name="_Toc513981478"/>
      <w:r w:rsidRPr="00FA362E">
        <w:rPr>
          <w:lang w:val="sk-SK"/>
        </w:rPr>
        <w:t xml:space="preserve">Meraní </w:t>
      </w:r>
      <w:commentRangeStart w:id="177"/>
      <w:r w:rsidRPr="00FA362E">
        <w:rPr>
          <w:lang w:val="sk-SK"/>
        </w:rPr>
        <w:t>dobrovoľníci</w:t>
      </w:r>
      <w:bookmarkEnd w:id="175"/>
      <w:commentRangeEnd w:id="177"/>
      <w:r w:rsidRPr="00FA362E">
        <w:rPr>
          <w:rStyle w:val="Odkaznakomentr"/>
          <w:b w:val="0"/>
          <w:bCs w:val="0"/>
          <w:lang w:val="sk-SK"/>
        </w:rPr>
        <w:commentReference w:id="177"/>
      </w:r>
      <w:bookmarkEnd w:id="176"/>
    </w:p>
    <w:p w14:paraId="5EF7680E" w14:textId="77777777" w:rsidR="00FC1930" w:rsidRPr="00FA362E" w:rsidRDefault="00FC1930" w:rsidP="00FC1930">
      <w:pPr>
        <w:rPr>
          <w:lang w:val="sk-SK"/>
        </w:rPr>
      </w:pPr>
    </w:p>
    <w:p w14:paraId="545FD1A1" w14:textId="77777777" w:rsidR="00FC1930" w:rsidRPr="00FA362E" w:rsidRDefault="00FC1930" w:rsidP="00FC1930">
      <w:pPr>
        <w:rPr>
          <w:lang w:val="sk-SK"/>
        </w:rPr>
      </w:pPr>
      <w:r w:rsidRPr="00FA362E">
        <w:rPr>
          <w:lang w:val="sk-SK"/>
        </w:rPr>
        <w:t xml:space="preserve">V tejto analýze boli vyhodnotené dáta namerané u 30-tich zdravých dobrovoľníkov vo veku 20-36 rokov. Charakteristiky meraných dobrovoľníkov uvádza </w:t>
      </w:r>
      <w:r w:rsidRPr="00FA362E">
        <w:rPr>
          <w:lang w:val="sk-SK"/>
        </w:rPr>
        <w:fldChar w:fldCharType="begin"/>
      </w:r>
      <w:r w:rsidRPr="00FA362E">
        <w:rPr>
          <w:lang w:val="sk-SK"/>
        </w:rPr>
        <w:instrText xml:space="preserve"> REF _Ref509515091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2</w:t>
      </w:r>
      <w:r w:rsidRPr="00FA362E">
        <w:rPr>
          <w:lang w:val="sk-SK"/>
        </w:rPr>
        <w:fldChar w:fldCharType="end"/>
      </w:r>
      <w:r w:rsidRPr="00FA362E">
        <w:rPr>
          <w:lang w:val="sk-SK"/>
        </w:rPr>
        <w:t>.</w:t>
      </w:r>
    </w:p>
    <w:p w14:paraId="7AF9E095" w14:textId="77777777" w:rsidR="00FC1930" w:rsidRPr="00FA362E" w:rsidRDefault="00FC1930" w:rsidP="00FC1930">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FC1930" w:rsidRPr="00FA362E" w14:paraId="6B302DFD" w14:textId="77777777" w:rsidTr="00AC46BC">
        <w:trPr>
          <w:trHeight w:val="435"/>
          <w:jc w:val="center"/>
        </w:trPr>
        <w:tc>
          <w:tcPr>
            <w:tcW w:w="2540" w:type="dxa"/>
            <w:tcBorders>
              <w:top w:val="nil"/>
              <w:left w:val="nil"/>
              <w:bottom w:val="nil"/>
              <w:right w:val="nil"/>
            </w:tcBorders>
            <w:shd w:val="clear" w:color="auto" w:fill="auto"/>
            <w:noWrap/>
            <w:vAlign w:val="bottom"/>
            <w:hideMark/>
          </w:tcPr>
          <w:p w14:paraId="5F299ED3"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ABEF7AA" w14:textId="77777777" w:rsidR="00FC1930" w:rsidRPr="00FA362E" w:rsidRDefault="00FC1930" w:rsidP="00AC46BC">
            <w:pPr>
              <w:overflowPunct/>
              <w:autoSpaceDE/>
              <w:autoSpaceDN/>
              <w:adjustRightInd/>
              <w:spacing w:line="240" w:lineRule="auto"/>
              <w:jc w:val="right"/>
              <w:textAlignment w:val="auto"/>
              <w:rPr>
                <w:color w:val="000000"/>
                <w:szCs w:val="24"/>
                <w:lang w:val="sk-SK"/>
              </w:rPr>
            </w:pPr>
            <w:r w:rsidRPr="00FA362E">
              <w:rPr>
                <w:color w:val="000000"/>
                <w:szCs w:val="24"/>
                <w:lang w:val="sk-SK"/>
              </w:rPr>
              <w:t>23.1 ± 4.5</w:t>
            </w:r>
          </w:p>
        </w:tc>
      </w:tr>
      <w:tr w:rsidR="00FC1930" w:rsidRPr="00FA362E" w14:paraId="138A316C" w14:textId="77777777" w:rsidTr="00AC46BC">
        <w:trPr>
          <w:trHeight w:val="435"/>
          <w:jc w:val="center"/>
        </w:trPr>
        <w:tc>
          <w:tcPr>
            <w:tcW w:w="2540" w:type="dxa"/>
            <w:tcBorders>
              <w:top w:val="nil"/>
              <w:left w:val="nil"/>
              <w:bottom w:val="nil"/>
              <w:right w:val="nil"/>
            </w:tcBorders>
            <w:shd w:val="clear" w:color="auto" w:fill="auto"/>
            <w:noWrap/>
            <w:vAlign w:val="center"/>
            <w:hideMark/>
          </w:tcPr>
          <w:p w14:paraId="32613F11"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7BD4844"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15 / 15  </w:t>
            </w:r>
          </w:p>
        </w:tc>
      </w:tr>
      <w:tr w:rsidR="00FC1930" w:rsidRPr="00FA362E" w14:paraId="2A751D46" w14:textId="77777777" w:rsidTr="00AC46BC">
        <w:trPr>
          <w:trHeight w:val="435"/>
          <w:jc w:val="center"/>
        </w:trPr>
        <w:tc>
          <w:tcPr>
            <w:tcW w:w="2540" w:type="dxa"/>
            <w:tcBorders>
              <w:top w:val="nil"/>
              <w:left w:val="nil"/>
              <w:bottom w:val="nil"/>
              <w:right w:val="nil"/>
            </w:tcBorders>
            <w:shd w:val="clear" w:color="auto" w:fill="auto"/>
            <w:vAlign w:val="center"/>
            <w:hideMark/>
          </w:tcPr>
          <w:p w14:paraId="3796B21C"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lastRenderedPageBreak/>
              <w:t>Výška (cm)</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3BA6A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179 ± 6 </w:t>
            </w:r>
          </w:p>
        </w:tc>
      </w:tr>
      <w:tr w:rsidR="00FC1930" w:rsidRPr="00FA362E" w14:paraId="2D62A581" w14:textId="77777777" w:rsidTr="00AC46BC">
        <w:trPr>
          <w:trHeight w:val="435"/>
          <w:jc w:val="center"/>
        </w:trPr>
        <w:tc>
          <w:tcPr>
            <w:tcW w:w="2540" w:type="dxa"/>
            <w:tcBorders>
              <w:top w:val="nil"/>
              <w:left w:val="nil"/>
              <w:bottom w:val="nil"/>
              <w:right w:val="nil"/>
            </w:tcBorders>
            <w:shd w:val="clear" w:color="auto" w:fill="auto"/>
            <w:vAlign w:val="center"/>
            <w:hideMark/>
          </w:tcPr>
          <w:p w14:paraId="69F0E0A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Váha (kg)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58E6E81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12 </w:t>
            </w:r>
          </w:p>
        </w:tc>
      </w:tr>
      <w:tr w:rsidR="00FC1930" w:rsidRPr="00FA362E" w14:paraId="33F38F6B" w14:textId="77777777" w:rsidTr="00AC46BC">
        <w:trPr>
          <w:trHeight w:val="435"/>
          <w:jc w:val="center"/>
        </w:trPr>
        <w:tc>
          <w:tcPr>
            <w:tcW w:w="2540" w:type="dxa"/>
            <w:tcBorders>
              <w:top w:val="nil"/>
              <w:left w:val="nil"/>
              <w:bottom w:val="nil"/>
              <w:right w:val="nil"/>
            </w:tcBorders>
            <w:shd w:val="clear" w:color="auto" w:fill="auto"/>
            <w:vAlign w:val="center"/>
            <w:hideMark/>
          </w:tcPr>
          <w:p w14:paraId="3C7415F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SBP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4C7B5EE0"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136 ± 34 </w:t>
            </w:r>
          </w:p>
        </w:tc>
      </w:tr>
      <w:tr w:rsidR="00FC1930" w:rsidRPr="00FA362E" w14:paraId="188F84D0" w14:textId="77777777" w:rsidTr="00AC46BC">
        <w:trPr>
          <w:trHeight w:val="435"/>
          <w:jc w:val="center"/>
        </w:trPr>
        <w:tc>
          <w:tcPr>
            <w:tcW w:w="2540" w:type="dxa"/>
            <w:tcBorders>
              <w:top w:val="nil"/>
              <w:left w:val="nil"/>
              <w:bottom w:val="nil"/>
              <w:right w:val="nil"/>
            </w:tcBorders>
            <w:shd w:val="clear" w:color="auto" w:fill="auto"/>
            <w:vAlign w:val="center"/>
            <w:hideMark/>
          </w:tcPr>
          <w:p w14:paraId="21D1BFC2"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DBP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6B63EAF"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22 </w:t>
            </w:r>
          </w:p>
        </w:tc>
      </w:tr>
      <w:tr w:rsidR="00FC1930" w:rsidRPr="00FA362E" w14:paraId="6039E2E8" w14:textId="77777777" w:rsidTr="00AC46BC">
        <w:trPr>
          <w:trHeight w:val="435"/>
          <w:jc w:val="center"/>
        </w:trPr>
        <w:tc>
          <w:tcPr>
            <w:tcW w:w="2540" w:type="dxa"/>
            <w:tcBorders>
              <w:top w:val="nil"/>
              <w:left w:val="nil"/>
              <w:bottom w:val="nil"/>
              <w:right w:val="nil"/>
            </w:tcBorders>
            <w:shd w:val="clear" w:color="auto" w:fill="auto"/>
            <w:vAlign w:val="center"/>
            <w:hideMark/>
          </w:tcPr>
          <w:p w14:paraId="54E6CCBE"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549832B"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94 ± 26 </w:t>
            </w:r>
          </w:p>
        </w:tc>
      </w:tr>
      <w:tr w:rsidR="00FC1930" w:rsidRPr="00FA362E" w14:paraId="3346B91F" w14:textId="77777777" w:rsidTr="00AC46BC">
        <w:trPr>
          <w:trHeight w:val="435"/>
          <w:jc w:val="center"/>
        </w:trPr>
        <w:tc>
          <w:tcPr>
            <w:tcW w:w="2540" w:type="dxa"/>
            <w:tcBorders>
              <w:top w:val="nil"/>
              <w:left w:val="nil"/>
              <w:bottom w:val="nil"/>
              <w:right w:val="nil"/>
            </w:tcBorders>
            <w:shd w:val="clear" w:color="auto" w:fill="auto"/>
            <w:vAlign w:val="center"/>
            <w:hideMark/>
          </w:tcPr>
          <w:p w14:paraId="27C2D9C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RR (s)</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7928F4DD"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0.94 ± 0.12 </w:t>
            </w:r>
          </w:p>
        </w:tc>
      </w:tr>
      <w:tr w:rsidR="00FC1930" w:rsidRPr="00FA362E" w14:paraId="07D15A7B" w14:textId="77777777" w:rsidTr="00AC46BC">
        <w:trPr>
          <w:trHeight w:val="435"/>
          <w:jc w:val="center"/>
        </w:trPr>
        <w:tc>
          <w:tcPr>
            <w:tcW w:w="2540" w:type="dxa"/>
            <w:tcBorders>
              <w:top w:val="nil"/>
              <w:left w:val="nil"/>
              <w:bottom w:val="nil"/>
              <w:right w:val="nil"/>
            </w:tcBorders>
            <w:shd w:val="clear" w:color="auto" w:fill="auto"/>
            <w:vAlign w:val="center"/>
            <w:hideMark/>
          </w:tcPr>
          <w:p w14:paraId="3B38B76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9E0956E"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22 ± 2.7 </w:t>
            </w:r>
          </w:p>
        </w:tc>
      </w:tr>
    </w:tbl>
    <w:p w14:paraId="0588D909" w14:textId="77777777" w:rsidR="00FC1930" w:rsidRPr="00FA362E" w:rsidRDefault="00FC1930" w:rsidP="00FC1930">
      <w:pPr>
        <w:pStyle w:val="Popis"/>
        <w:spacing w:before="240"/>
        <w:rPr>
          <w:lang w:val="sk-SK"/>
        </w:rPr>
      </w:pPr>
      <w:bookmarkStart w:id="178" w:name="_Toc509997476"/>
      <w:bookmarkStart w:id="179" w:name="_Ref509515091"/>
      <w:bookmarkStart w:id="180" w:name="_Toc510268065"/>
      <w:bookmarkStart w:id="181" w:name="_Toc513584976"/>
      <w:bookmarkStart w:id="182" w:name="_Toc513981541"/>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2</w:t>
      </w:r>
      <w:bookmarkEnd w:id="178"/>
      <w:r w:rsidRPr="00FA362E">
        <w:rPr>
          <w:lang w:val="sk-SK"/>
        </w:rPr>
        <w:fldChar w:fldCharType="end"/>
      </w:r>
      <w:bookmarkEnd w:id="179"/>
      <w:r w:rsidRPr="00FA362E">
        <w:rPr>
          <w:lang w:val="sk-SK"/>
        </w:rPr>
        <w:t>: Charakteristiky meraných dobrovoľníkov.</w:t>
      </w:r>
      <w:bookmarkEnd w:id="180"/>
      <w:bookmarkEnd w:id="181"/>
      <w:bookmarkEnd w:id="182"/>
    </w:p>
    <w:p w14:paraId="6DFAD228" w14:textId="77777777" w:rsidR="00FC1930" w:rsidRPr="00FA362E" w:rsidRDefault="00FC1930" w:rsidP="00FC1930">
      <w:pPr>
        <w:rPr>
          <w:lang w:val="sk-SK" w:eastAsia="en-US" w:bidi="en-US"/>
        </w:rPr>
      </w:pPr>
    </w:p>
    <w:p w14:paraId="4A5D48F5" w14:textId="7598BC75" w:rsidR="00FC1930" w:rsidRPr="00FA362E" w:rsidRDefault="00AC46BC" w:rsidP="00FC1930">
      <w:pPr>
        <w:rPr>
          <w:lang w:val="sk-SK"/>
        </w:rPr>
      </w:pPr>
      <w:r>
        <w:rPr>
          <w:lang w:val="sk-SK"/>
        </w:rPr>
        <w:t>Merania boli vykonané vo</w:t>
      </w:r>
      <w:r w:rsidR="00FC1930" w:rsidRPr="00FA362E">
        <w:rPr>
          <w:lang w:val="sk-SK"/>
        </w:rPr>
        <w:t xml:space="preserve">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77C4C5BA" w14:textId="77777777" w:rsidR="00FC1930" w:rsidRPr="00FA362E" w:rsidRDefault="00FC1930" w:rsidP="00FC1930">
      <w:pPr>
        <w:pStyle w:val="Nadpis3"/>
        <w:rPr>
          <w:lang w:val="sk-SK"/>
        </w:rPr>
      </w:pPr>
      <w:bookmarkStart w:id="183" w:name="_Toc510268155"/>
      <w:bookmarkStart w:id="184" w:name="_Toc513981479"/>
      <w:r w:rsidRPr="00FA362E">
        <w:rPr>
          <w:lang w:val="sk-SK"/>
        </w:rPr>
        <w:t>Merací protokol</w:t>
      </w:r>
      <w:bookmarkEnd w:id="183"/>
      <w:bookmarkEnd w:id="184"/>
    </w:p>
    <w:p w14:paraId="52E271E5" w14:textId="77777777" w:rsidR="00FC1930" w:rsidRPr="00FA362E" w:rsidRDefault="00FC1930" w:rsidP="00FC1930">
      <w:pPr>
        <w:rPr>
          <w:lang w:val="sk-SK"/>
        </w:rPr>
      </w:pPr>
    </w:p>
    <w:p w14:paraId="54384BD0" w14:textId="2544AB8F" w:rsidR="00FC1930" w:rsidRDefault="00FC1930" w:rsidP="00FC1930">
      <w:pPr>
        <w:rPr>
          <w:lang w:val="sk-SK"/>
        </w:rPr>
      </w:pPr>
      <w:r w:rsidRPr="00FA362E">
        <w:rPr>
          <w:lang w:val="sk-SK"/>
        </w:rPr>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w:t>
      </w:r>
      <w:r w:rsidR="00934FBD">
        <w:rPr>
          <w:lang w:val="sk-SK"/>
        </w:rPr>
        <w:t xml:space="preserve"> podľa inštrukcií na monitore</w:t>
      </w:r>
      <w:r w:rsidRPr="00FA362E">
        <w:rPr>
          <w:lang w:val="sk-SK"/>
        </w:rPr>
        <w:t xml:space="preserve">. Nakoniec nasledovala opäť fáza spontánneho </w:t>
      </w:r>
      <w:commentRangeStart w:id="185"/>
      <w:r w:rsidRPr="00FA362E">
        <w:rPr>
          <w:lang w:val="sk-SK"/>
        </w:rPr>
        <w:t>dýchania</w:t>
      </w:r>
      <w:commentRangeEnd w:id="185"/>
      <w:r w:rsidRPr="00FA362E">
        <w:rPr>
          <w:rStyle w:val="Odkaznakomentr"/>
          <w:lang w:val="sk-SK"/>
        </w:rPr>
        <w:commentReference w:id="185"/>
      </w:r>
      <w:r w:rsidRPr="00FA362E">
        <w:rPr>
          <w:lang w:val="sk-SK"/>
        </w:rPr>
        <w:t>.</w:t>
      </w:r>
    </w:p>
    <w:p w14:paraId="2115A595" w14:textId="77777777" w:rsidR="00FC1930" w:rsidRDefault="00FC1930" w:rsidP="00FC1930">
      <w:pPr>
        <w:rPr>
          <w:lang w:val="sk-SK"/>
        </w:rPr>
      </w:pPr>
    </w:p>
    <w:p w14:paraId="5676466B" w14:textId="2E91B2B6" w:rsidR="00934FBD" w:rsidRDefault="00934FBD" w:rsidP="00934FBD">
      <w:pPr>
        <w:pStyle w:val="Nadpis3"/>
        <w:rPr>
          <w:lang w:val="sk-SK"/>
        </w:rPr>
      </w:pPr>
      <w:bookmarkStart w:id="186" w:name="_Toc513981480"/>
      <w:r>
        <w:rPr>
          <w:lang w:val="sk-SK"/>
        </w:rPr>
        <w:t>Merané signály</w:t>
      </w:r>
      <w:bookmarkEnd w:id="186"/>
    </w:p>
    <w:p w14:paraId="7CD4EF3E" w14:textId="77777777" w:rsidR="00934FBD" w:rsidRDefault="00934FBD" w:rsidP="00934FBD">
      <w:pPr>
        <w:rPr>
          <w:lang w:val="sk-SK"/>
        </w:rPr>
      </w:pPr>
    </w:p>
    <w:p w14:paraId="047CDAB0" w14:textId="198D06B4" w:rsidR="00934FBD" w:rsidRDefault="00934FBD" w:rsidP="00934FBD">
      <w:pPr>
        <w:rPr>
          <w:lang w:val="sk-SK"/>
        </w:rPr>
      </w:pPr>
      <w:r>
        <w:rPr>
          <w:lang w:val="sk-SK"/>
        </w:rPr>
        <w:lastRenderedPageBreak/>
        <w:t xml:space="preserve">V tejto </w:t>
      </w:r>
      <w:r w:rsidRPr="00FA362E">
        <w:rPr>
          <w:lang w:val="sk-SK"/>
        </w:rPr>
        <w:t>práci sú spracované</w:t>
      </w:r>
      <w:r>
        <w:rPr>
          <w:lang w:val="sk-SK"/>
        </w:rPr>
        <w:t xml:space="preserve"> tieto signály:</w:t>
      </w:r>
    </w:p>
    <w:p w14:paraId="2024EDA5" w14:textId="77777777" w:rsidR="00934FBD" w:rsidRDefault="00934FBD" w:rsidP="00934FBD">
      <w:pPr>
        <w:rPr>
          <w:lang w:val="sk-SK"/>
        </w:rPr>
      </w:pPr>
    </w:p>
    <w:p w14:paraId="37BFE9BE" w14:textId="77777777" w:rsidR="00934FBD" w:rsidRDefault="00934FBD" w:rsidP="00934FBD">
      <w:pPr>
        <w:pStyle w:val="Odsekzoznamu"/>
        <w:numPr>
          <w:ilvl w:val="0"/>
          <w:numId w:val="35"/>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632757F6" w14:textId="77777777" w:rsidR="00934FBD" w:rsidRDefault="00934FBD" w:rsidP="00934FBD">
      <w:pPr>
        <w:pStyle w:val="Odsekzoznamu"/>
        <w:numPr>
          <w:ilvl w:val="0"/>
          <w:numId w:val="35"/>
        </w:numPr>
        <w:rPr>
          <w:lang w:val="sk-SK"/>
        </w:rPr>
      </w:pPr>
      <w:r w:rsidRPr="00934FBD">
        <w:rPr>
          <w:lang w:val="sk-SK"/>
        </w:rPr>
        <w:t xml:space="preserve">12-zvodové EKG (ECG12, ISI BRNO, Czech Republic), </w:t>
      </w:r>
    </w:p>
    <w:p w14:paraId="56A9D0B6" w14:textId="77777777" w:rsidR="00934FBD" w:rsidRDefault="00934FBD" w:rsidP="00934FBD">
      <w:pPr>
        <w:pStyle w:val="Odsekzoznamu"/>
        <w:numPr>
          <w:ilvl w:val="0"/>
          <w:numId w:val="35"/>
        </w:numPr>
        <w:rPr>
          <w:lang w:val="sk-SK"/>
        </w:rPr>
      </w:pPr>
      <w:r w:rsidRPr="00934FBD">
        <w:rPr>
          <w:lang w:val="sk-SK"/>
        </w:rPr>
        <w:t xml:space="preserve">kontinuálny arteriálny krvny tlak Penázovou metodou  (Finapres-2300, Ohmeda </w:t>
      </w:r>
      <w:r>
        <w:rPr>
          <w:lang w:val="sk-SK"/>
        </w:rPr>
        <w:t xml:space="preserve">Medical, Englewood, Co., USA) </w:t>
      </w:r>
    </w:p>
    <w:p w14:paraId="4AB210CD" w14:textId="4BB8C529" w:rsidR="00934FBD" w:rsidRDefault="00934FBD" w:rsidP="00934FBD">
      <w:pPr>
        <w:pStyle w:val="Odsekzoznamu"/>
        <w:numPr>
          <w:ilvl w:val="0"/>
          <w:numId w:val="35"/>
        </w:numPr>
        <w:rPr>
          <w:lang w:val="sk-SK"/>
        </w:rPr>
      </w:pPr>
      <w:r w:rsidRPr="00934FBD">
        <w:rPr>
          <w:lang w:val="sk-SK"/>
        </w:rPr>
        <w:t>srdečné zvuky (PCG 1.0, ISI BRNO, Czech Republic)</w:t>
      </w:r>
    </w:p>
    <w:p w14:paraId="27872E4B" w14:textId="77777777" w:rsidR="00934FBD" w:rsidRDefault="00934FBD" w:rsidP="00934FBD">
      <w:pPr>
        <w:rPr>
          <w:lang w:val="sk-SK"/>
        </w:rPr>
      </w:pPr>
    </w:p>
    <w:p w14:paraId="6B4CEDC4" w14:textId="08CA4F9B" w:rsidR="00934FBD" w:rsidRDefault="00934FBD" w:rsidP="00934FBD">
      <w:pPr>
        <w:rPr>
          <w:lang w:val="sk-SK"/>
        </w:rPr>
      </w:pPr>
      <w:r>
        <w:rPr>
          <w:lang w:val="sk-SK"/>
        </w:rPr>
        <w:t>Polohu</w:t>
      </w:r>
      <w:r w:rsidRPr="00FA362E">
        <w:rPr>
          <w:lang w:val="sk-SK"/>
        </w:rPr>
        <w:t xml:space="preserve"> meraných hemodynamických signálov na ľudskom tele</w:t>
      </w:r>
      <w:r>
        <w:rPr>
          <w:lang w:val="sk-SK"/>
        </w:rPr>
        <w:t xml:space="preserve"> zachytáva</w:t>
      </w:r>
      <w:r w:rsidRPr="00FA362E">
        <w:rPr>
          <w:lang w:val="sk-SK"/>
        </w:rPr>
        <w:t xml:space="preserve"> </w:t>
      </w:r>
      <w:r>
        <w:rPr>
          <w:lang w:val="sk-SK"/>
        </w:rPr>
        <w:fldChar w:fldCharType="begin"/>
      </w:r>
      <w:r>
        <w:rPr>
          <w:lang w:val="sk-SK"/>
        </w:rPr>
        <w:instrText xml:space="preserve"> REF _Ref513755603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Pr>
          <w:lang w:val="sk-SK"/>
        </w:rPr>
        <w:fldChar w:fldCharType="end"/>
      </w:r>
      <w:r>
        <w:rPr>
          <w:lang w:val="sk-SK"/>
        </w:rPr>
        <w:t xml:space="preserve">. </w:t>
      </w:r>
      <w:r w:rsidRPr="00FA362E">
        <w:rPr>
          <w:lang w:val="sk-SK"/>
        </w:rPr>
        <w:t>Všetky signály boli nahrané so vzorkovacou frekvenciou 500Hz a rozlíšením 16 bitov. Pred vzorkovaním bol použitý antialiasingový filter.</w:t>
      </w:r>
    </w:p>
    <w:p w14:paraId="4034A996" w14:textId="77777777" w:rsidR="00934FBD" w:rsidRPr="00FA362E" w:rsidRDefault="00934FBD" w:rsidP="00934FBD">
      <w:pPr>
        <w:jc w:val="center"/>
        <w:rPr>
          <w:lang w:val="sk-SK"/>
        </w:rPr>
      </w:pPr>
      <w:r w:rsidRPr="00FA362E">
        <w:rPr>
          <w:noProof/>
        </w:rPr>
        <w:lastRenderedPageBreak/>
        <w:drawing>
          <wp:inline distT="0" distB="0" distL="0" distR="0" wp14:anchorId="35336027" wp14:editId="0EFC9AED">
            <wp:extent cx="2681605" cy="6945630"/>
            <wp:effectExtent l="0" t="0" r="4445" b="7620"/>
            <wp:docPr id="31" name="Obrázok 31"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3F5AB91C" w14:textId="7EAB978F" w:rsidR="00934FBD" w:rsidRPr="00FA362E" w:rsidRDefault="00934FBD" w:rsidP="00934FBD">
      <w:pPr>
        <w:pStyle w:val="Popis"/>
        <w:rPr>
          <w:vanish/>
          <w:lang w:val="sk-SK"/>
          <w:specVanish/>
        </w:rPr>
      </w:pPr>
      <w:bookmarkStart w:id="187" w:name="_Ref513755603"/>
      <w:bookmarkStart w:id="188" w:name="_Toc51398151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187"/>
      <w:r w:rsidRPr="00FA362E">
        <w:rPr>
          <w:lang w:val="sk-SK"/>
        </w:rPr>
        <w:t>: Poloha meraných hemodynamických signálov na ľudskom tele.</w:t>
      </w:r>
      <w:bookmarkEnd w:id="188"/>
    </w:p>
    <w:p w14:paraId="167C2F68" w14:textId="77777777" w:rsidR="00934FBD" w:rsidRPr="00FA362E" w:rsidRDefault="00934FBD" w:rsidP="00934FBD">
      <w:pPr>
        <w:pStyle w:val="Popis"/>
        <w:rPr>
          <w:lang w:val="sk-SK"/>
        </w:rPr>
      </w:pPr>
      <w:r w:rsidRPr="00FA362E">
        <w:rPr>
          <w:lang w:val="sk-SK"/>
        </w:rPr>
        <w:t xml:space="preserve"> Kanály Zi sú polohy elektród zaznamenávajúce impedanci</w:t>
      </w:r>
      <w:r>
        <w:rPr>
          <w:lang w:val="sk-SK"/>
        </w:rPr>
        <w:t>u</w:t>
      </w:r>
      <w:r w:rsidRPr="00FA362E">
        <w:rPr>
          <w:lang w:val="sk-SK"/>
        </w:rPr>
        <w:t xml:space="preserve">, BP udáva meranie krvného tlaku, EKG elektrokardiogram a HS srdečné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FA362E">
        <w:rPr>
          <w:lang w:val="sk-SK"/>
        </w:rPr>
        <w:t xml:space="preserve"> značí zdroj elektrického prúdu. V spodnej časti obrázku je načrtnutý príklad meraných </w:t>
      </w:r>
      <w:commentRangeStart w:id="189"/>
      <w:r w:rsidRPr="00FA362E">
        <w:rPr>
          <w:lang w:val="sk-SK"/>
        </w:rPr>
        <w:t>signálov</w:t>
      </w:r>
      <w:commentRangeEnd w:id="189"/>
      <w:r w:rsidR="00A03BED">
        <w:rPr>
          <w:rStyle w:val="Odkaznakomentr"/>
          <w:rFonts w:eastAsia="Times New Roman" w:cs="Times New Roman"/>
          <w:spacing w:val="0"/>
          <w:lang w:val="cs-CZ" w:eastAsia="cs-CZ" w:bidi="ar-SA"/>
        </w:rPr>
        <w:commentReference w:id="189"/>
      </w:r>
      <w:r w:rsidRPr="00FA362E">
        <w:rPr>
          <w:lang w:val="sk-SK"/>
        </w:rPr>
        <w:t>.</w:t>
      </w:r>
    </w:p>
    <w:p w14:paraId="1639C669" w14:textId="77777777" w:rsidR="00934FBD" w:rsidRPr="00934FBD" w:rsidRDefault="00934FBD" w:rsidP="00934FBD">
      <w:pPr>
        <w:rPr>
          <w:lang w:val="sk-SK"/>
        </w:rPr>
      </w:pPr>
    </w:p>
    <w:p w14:paraId="2A19F69A" w14:textId="77777777" w:rsidR="00E45212" w:rsidRPr="00E45212" w:rsidRDefault="00E45212" w:rsidP="00E45212">
      <w:pPr>
        <w:pStyle w:val="Nadpis3"/>
        <w:numPr>
          <w:ilvl w:val="2"/>
          <w:numId w:val="32"/>
        </w:numPr>
        <w:rPr>
          <w:lang w:val="sk-SK"/>
        </w:rPr>
      </w:pPr>
      <w:bookmarkStart w:id="190" w:name="_Toc510268147"/>
      <w:bookmarkStart w:id="191" w:name="_Toc513981481"/>
      <w:r w:rsidRPr="00E45212">
        <w:rPr>
          <w:lang w:val="sk-SK"/>
        </w:rPr>
        <w:lastRenderedPageBreak/>
        <w:t>Multikanálový bioimpedančný monitor</w:t>
      </w:r>
      <w:bookmarkEnd w:id="190"/>
      <w:bookmarkEnd w:id="191"/>
    </w:p>
    <w:p w14:paraId="4116415F" w14:textId="77777777" w:rsidR="00E45212" w:rsidRPr="00FA362E" w:rsidRDefault="00E45212" w:rsidP="00E45212">
      <w:pPr>
        <w:rPr>
          <w:lang w:val="sk-SK"/>
        </w:rPr>
      </w:pPr>
    </w:p>
    <w:p w14:paraId="4A02D34C" w14:textId="60BBD154" w:rsidR="00E45212" w:rsidRPr="00FA362E" w:rsidRDefault="00842989" w:rsidP="00E45212">
      <w:pPr>
        <w:rPr>
          <w:color w:val="000000"/>
          <w:lang w:val="sk-SK"/>
        </w:rPr>
      </w:pPr>
      <w:r w:rsidRPr="002B725D">
        <w:rPr>
          <w:lang w:val="sk-SK"/>
        </w:rPr>
        <w:t xml:space="preserve">Na trhu existuje niekoľko bioimpedančných monitorov merajúcich CO </w:t>
      </w:r>
      <w:r w:rsidRPr="002B725D">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 </w:instrText>
      </w:r>
      <w:r w:rsidR="00C6630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EN.CITE.DATA </w:instrText>
      </w:r>
      <w:r w:rsidR="00C66300">
        <w:rPr>
          <w:lang w:val="sk-SK"/>
        </w:rPr>
      </w:r>
      <w:r w:rsidR="00C66300">
        <w:rPr>
          <w:lang w:val="sk-SK"/>
        </w:rPr>
        <w:fldChar w:fldCharType="end"/>
      </w:r>
      <w:r w:rsidRPr="002B725D">
        <w:rPr>
          <w:lang w:val="sk-SK"/>
        </w:rPr>
      </w:r>
      <w:r w:rsidRPr="002B725D">
        <w:rPr>
          <w:lang w:val="sk-SK"/>
        </w:rPr>
        <w:fldChar w:fldCharType="separate"/>
      </w:r>
      <w:r w:rsidR="00C66300">
        <w:rPr>
          <w:noProof/>
          <w:lang w:val="sk-SK"/>
        </w:rPr>
        <w:t>[59, 60]</w:t>
      </w:r>
      <w:r w:rsidRPr="002B725D">
        <w:rPr>
          <w:lang w:val="sk-SK"/>
        </w:rPr>
        <w:fldChar w:fldCharType="end"/>
      </w:r>
      <w:r w:rsidRPr="002B725D">
        <w:rPr>
          <w:lang w:val="sk-SK"/>
        </w:rPr>
        <w:t>. V tejto práci sú spracované dáta nameraná multikanálovým bioimedančným monitoru (MBM; ISIBRNO MPM 14.1, Institute of Scientific Ins</w:t>
      </w:r>
      <w:r>
        <w:rPr>
          <w:lang w:val="sk-SK"/>
        </w:rPr>
        <w:t xml:space="preserve">truments, Brno, Czech Republic). </w:t>
      </w:r>
      <w:r w:rsidR="00E45212" w:rsidRPr="00FA362E">
        <w:rPr>
          <w:lang w:val="sk-SK"/>
        </w:rPr>
        <w:t>MBM monitor nezávisle a simultánne meria impedanciu na 18-tich miestach tela - na hrudníku, rukách, nohách a krku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00E45212" w:rsidRPr="00FA362E">
        <w:rPr>
          <w:color w:val="000000"/>
          <w:lang w:val="sk-SK"/>
        </w:rPr>
        <w:t xml:space="preserve"> na</w:t>
      </w:r>
      <w:r w:rsidR="008F7A5E">
        <w:rPr>
          <w:lang w:val="sk-SK"/>
        </w:rPr>
        <w:t xml:space="preserve"> </w:t>
      </w:r>
      <w:r w:rsidR="008F7A5E">
        <w:rPr>
          <w:lang w:val="sk-SK"/>
        </w:rPr>
        <w:fldChar w:fldCharType="begin"/>
      </w:r>
      <w:r w:rsidR="008F7A5E">
        <w:rPr>
          <w:lang w:val="sk-SK"/>
        </w:rPr>
        <w:instrText xml:space="preserve"> REF _Ref513755603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lang w:val="sk-SK"/>
        </w:rPr>
        <w:fldChar w:fldCharType="end"/>
      </w:r>
      <w:r w:rsidR="00E45212" w:rsidRPr="00FA362E">
        <w:rPr>
          <w:lang w:val="sk-SK"/>
        </w:rPr>
        <w:t>). Pre komplexnosť a priestorové rozloženie ľudského tela nie je možné použiť len jeden zdroj prúdu. 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00E45212" w:rsidRPr="00FA362E">
        <w:rPr>
          <w:color w:val="000000"/>
          <w:lang w:val="sk-SK"/>
        </w:rPr>
        <w:t xml:space="preserv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00E45212" w:rsidRPr="00FA362E">
        <w:rPr>
          <w:lang w:val="sk-SK"/>
        </w:rPr>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E45212" w:rsidRPr="00FA362E">
        <w:rPr>
          <w:color w:val="000000"/>
          <w:lang w:val="sk-SK"/>
        </w:rPr>
        <w:t>)</w:t>
      </w:r>
      <w:r w:rsidR="00E45212" w:rsidRPr="00FA362E">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E45212" w:rsidRPr="00FA362E">
        <w:rPr>
          <w:color w:val="000000"/>
          <w:lang w:val="sk-SK"/>
        </w:rPr>
        <w:t xml:space="preserve">(t) </w:t>
      </w:r>
      <w:r w:rsidR="00E45212" w:rsidRPr="00FA362E">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je meraná podľha Ohmovho zákona:</w:t>
      </w:r>
    </w:p>
    <w:p w14:paraId="6970D7C9" w14:textId="77777777" w:rsidR="00E45212" w:rsidRPr="00FA362E" w:rsidRDefault="00E45212" w:rsidP="00E45212">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511AE839" w14:textId="77777777" w:rsidTr="00AC46BC">
        <w:tc>
          <w:tcPr>
            <w:tcW w:w="704" w:type="dxa"/>
          </w:tcPr>
          <w:p w14:paraId="2913174F" w14:textId="77777777" w:rsidR="00E45212" w:rsidRPr="00FA362E" w:rsidRDefault="00E45212" w:rsidP="00AC46BC">
            <w:pPr>
              <w:jc w:val="center"/>
              <w:rPr>
                <w:color w:val="000000"/>
                <w:lang w:val="sk-SK"/>
              </w:rPr>
            </w:pPr>
          </w:p>
        </w:tc>
        <w:tc>
          <w:tcPr>
            <w:tcW w:w="7088" w:type="dxa"/>
            <w:vAlign w:val="center"/>
          </w:tcPr>
          <w:p w14:paraId="5C71EAA5" w14:textId="77777777" w:rsidR="00E45212" w:rsidRPr="00FA362E" w:rsidRDefault="00E935DB" w:rsidP="00AC46BC">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E45212" w:rsidRPr="00FA362E">
              <w:rPr>
                <w:lang w:val="sk-SK"/>
              </w:rPr>
              <w:t xml:space="preserve"> </w:t>
            </w:r>
          </w:p>
        </w:tc>
        <w:tc>
          <w:tcPr>
            <w:tcW w:w="702" w:type="dxa"/>
            <w:vAlign w:val="center"/>
          </w:tcPr>
          <w:p w14:paraId="19439795" w14:textId="77777777" w:rsidR="00E45212" w:rsidRPr="00FA362E" w:rsidRDefault="00E45212" w:rsidP="00AC46BC">
            <w:pPr>
              <w:jc w:val="center"/>
              <w:rPr>
                <w:color w:val="000000"/>
                <w:lang w:val="sk-SK"/>
              </w:rPr>
            </w:pPr>
            <w:r w:rsidRPr="00FA362E">
              <w:rPr>
                <w:color w:val="000000"/>
                <w:lang w:val="sk-SK"/>
              </w:rPr>
              <w:t>(</w:t>
            </w:r>
            <w:bookmarkStart w:id="192" w:name="MBM_ZUI"/>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40</w:t>
            </w:r>
            <w:r w:rsidRPr="00FA362E">
              <w:rPr>
                <w:color w:val="000000"/>
                <w:lang w:val="sk-SK"/>
              </w:rPr>
              <w:fldChar w:fldCharType="end"/>
            </w:r>
            <w:bookmarkEnd w:id="192"/>
            <w:r w:rsidRPr="00FA362E">
              <w:rPr>
                <w:color w:val="000000"/>
                <w:lang w:val="sk-SK"/>
              </w:rPr>
              <w:t>)</w:t>
            </w:r>
          </w:p>
        </w:tc>
      </w:tr>
    </w:tbl>
    <w:p w14:paraId="104BBC49" w14:textId="77777777" w:rsidR="00E45212" w:rsidRPr="00FA362E" w:rsidRDefault="00E45212" w:rsidP="00E45212">
      <w:pPr>
        <w:rPr>
          <w:color w:val="000000"/>
          <w:lang w:val="sk-SK"/>
        </w:rPr>
      </w:pPr>
    </w:p>
    <w:p w14:paraId="4482ED5F" w14:textId="77777777" w:rsidR="00E45212" w:rsidRPr="00FA362E" w:rsidRDefault="00E45212" w:rsidP="00E45212">
      <w:pPr>
        <w:rPr>
          <w:color w:val="000000"/>
          <w:lang w:val="sk-SK"/>
        </w:rPr>
      </w:pPr>
      <w:r w:rsidRPr="00FA362E">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FA362E">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FA362E">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FA362E">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FA362E">
        <w:rPr>
          <w:color w:val="000000"/>
          <w:lang w:val="sk-SK"/>
        </w:rPr>
        <w:t>(t):</w:t>
      </w:r>
    </w:p>
    <w:p w14:paraId="6DD93FD5" w14:textId="77777777" w:rsidR="00E45212" w:rsidRPr="00FA362E" w:rsidRDefault="00E45212" w:rsidP="00E45212">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47B71622" w14:textId="77777777" w:rsidTr="00AC46BC">
        <w:tc>
          <w:tcPr>
            <w:tcW w:w="704" w:type="dxa"/>
          </w:tcPr>
          <w:p w14:paraId="4272C4EA" w14:textId="77777777" w:rsidR="00E45212" w:rsidRPr="00FA362E" w:rsidRDefault="00E45212" w:rsidP="00AC46BC">
            <w:pPr>
              <w:jc w:val="center"/>
              <w:rPr>
                <w:color w:val="000000"/>
                <w:lang w:val="sk-SK"/>
              </w:rPr>
            </w:pPr>
          </w:p>
        </w:tc>
        <w:tc>
          <w:tcPr>
            <w:tcW w:w="7088" w:type="dxa"/>
            <w:vAlign w:val="center"/>
          </w:tcPr>
          <w:p w14:paraId="47F92CA2" w14:textId="77777777" w:rsidR="00E45212" w:rsidRPr="00FA362E" w:rsidRDefault="00E935DB" w:rsidP="00AC46BC">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14:paraId="3D3224B5" w14:textId="77777777" w:rsidR="00E45212" w:rsidRPr="00FA362E" w:rsidRDefault="00E45212" w:rsidP="00AC46BC">
            <w:pPr>
              <w:jc w:val="center"/>
              <w:rPr>
                <w:color w:val="000000"/>
                <w:lang w:val="sk-SK"/>
              </w:rPr>
            </w:pPr>
            <w:r w:rsidRPr="00FA362E">
              <w:rPr>
                <w:color w:val="000000"/>
                <w:lang w:val="sk-SK"/>
              </w:rPr>
              <w:t>(</w:t>
            </w:r>
            <w:bookmarkStart w:id="193" w:name="MBM_ZRX"/>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41</w:t>
            </w:r>
            <w:r w:rsidRPr="00FA362E">
              <w:rPr>
                <w:color w:val="000000"/>
                <w:lang w:val="sk-SK"/>
              </w:rPr>
              <w:fldChar w:fldCharType="end"/>
            </w:r>
            <w:bookmarkEnd w:id="193"/>
            <w:r w:rsidRPr="00FA362E">
              <w:rPr>
                <w:color w:val="000000"/>
                <w:lang w:val="sk-SK"/>
              </w:rPr>
              <w:t>)</w:t>
            </w:r>
          </w:p>
        </w:tc>
      </w:tr>
    </w:tbl>
    <w:p w14:paraId="55D90325" w14:textId="77777777" w:rsidR="00E45212" w:rsidRPr="00FA362E" w:rsidRDefault="00E45212" w:rsidP="00E45212">
      <w:pPr>
        <w:rPr>
          <w:color w:val="000000"/>
          <w:lang w:val="sk-SK"/>
        </w:rPr>
      </w:pPr>
    </w:p>
    <w:p w14:paraId="015A98C2" w14:textId="751A6563" w:rsidR="00E45212" w:rsidRPr="0043764E" w:rsidRDefault="00E45212" w:rsidP="00E45212">
      <w:pPr>
        <w:rPr>
          <w:color w:val="000000"/>
          <w:lang w:val="sk-SK"/>
        </w:rPr>
      </w:pPr>
      <w:r w:rsidRPr="00FA362E">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FA362E">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FA362E">
        <w:rPr>
          <w:lang w:val="sk-SK"/>
        </w:rPr>
        <w:t xml:space="preserve"> je fáza impedanciena kanály j. </w:t>
      </w:r>
      <w:r w:rsidRPr="00FA362E">
        <w:rPr>
          <w:color w:val="000000"/>
          <w:lang w:val="sk-SK"/>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Pr="00FA362E">
        <w:rPr>
          <w:color w:val="000000"/>
          <w:lang w:val="sk-SK"/>
        </w:rPr>
        <w:t>). Meraný kanál je vždy nala</w:t>
      </w:r>
      <w:r>
        <w:rPr>
          <w:color w:val="000000"/>
          <w:lang w:val="sk-SK"/>
        </w:rPr>
        <w:t xml:space="preserve">dený na jeden zo zdrojov prúdu, ktoré zobrazuje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Pr>
          <w:color w:val="000000"/>
          <w:lang w:val="sk-SK"/>
        </w:rPr>
        <w:t xml:space="preserve"> ako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oMath>
      <w:r>
        <w:rPr>
          <w:color w:val="000000"/>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r>
          <w:rPr>
            <w:rFonts w:ascii="Cambria Math" w:hAnsi="Cambria Math"/>
            <w:color w:val="000000"/>
            <w:lang w:val="sk-SK"/>
          </w:rPr>
          <m:t>.</m:t>
        </m:r>
      </m:oMath>
    </w:p>
    <w:p w14:paraId="0BA2F6B0" w14:textId="77777777" w:rsidR="00E45212" w:rsidRPr="00FA362E" w:rsidRDefault="00E45212" w:rsidP="00E45212">
      <w:pPr>
        <w:rPr>
          <w:lang w:val="sk-SK"/>
        </w:rPr>
      </w:pPr>
      <w:r w:rsidRPr="00FA362E">
        <w:rPr>
          <w:color w:val="000000"/>
          <w:lang w:val="sk-SK"/>
        </w:rPr>
        <w:lastRenderedPageBreak/>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Pr="00FA362E">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Pr="00FA362E">
        <w:rPr>
          <w:lang w:val="sk-SK"/>
        </w:rPr>
        <w:t xml:space="preserve">, ľavá a pravá časť hrude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Pr="00FA362E">
        <w:rPr>
          <w:lang w:val="sk-SK"/>
        </w:rPr>
        <w:t xml:space="preserve">, ľavé a pravé stehno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Pr="00FA362E">
        <w:rPr>
          <w:lang w:val="sk-SK"/>
        </w:rPr>
        <w:t xml:space="preserve">, ľavé a pravé lýtko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Pr="00FA362E">
        <w:rPr>
          <w:lang w:val="sk-SK"/>
        </w:rPr>
        <w:t xml:space="preserve">, ľavé a pravé rameno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Pr="00FA362E">
        <w:rPr>
          <w:lang w:val="sk-SK"/>
        </w:rPr>
        <w:t xml:space="preserve"> a ľavé a pravé predlaktie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Pr="00FA362E">
        <w:rPr>
          <w:lang w:val="sk-SK"/>
        </w:rPr>
        <w:t>.</w:t>
      </w:r>
      <w:r>
        <w:rPr>
          <w:lang w:val="sk-SK"/>
        </w:rPr>
        <w:t xml:space="preserve"> </w:t>
      </w:r>
      <w:r w:rsidRPr="00FA362E">
        <w:rPr>
          <w:lang w:val="sk-SK"/>
        </w:rPr>
        <w:t xml:space="preserve">Zvyšné kanály boli síce zaznamenávané ale neboli spracované hlavne pre proměnnou kvalitu signálu. Tok krvi počas srdečného cyklu moduluje zmeny na základnej impedancií. Zmeny impedancie sú však extrémne malé v porovnaní so základnou impedanciou a zmenami impedancie v dôsledku dýchania. Vlastnosti zmien impedancie kladú vysoké nároky na konštrukciu impedančného monitora. </w:t>
      </w:r>
      <w:commentRangeStart w:id="194"/>
    </w:p>
    <w:commentRangeEnd w:id="194"/>
    <w:p w14:paraId="05DE77DD" w14:textId="10BADD1B" w:rsidR="00E45212" w:rsidRPr="00FA362E" w:rsidRDefault="00E45212" w:rsidP="00E45212">
      <w:pPr>
        <w:rPr>
          <w:lang w:val="sk-SK"/>
        </w:rPr>
      </w:pPr>
      <w:r w:rsidRPr="00FA362E">
        <w:rPr>
          <w:rStyle w:val="Odkaznakomentr"/>
          <w:lang w:val="sk-SK"/>
        </w:rPr>
        <w:commentReference w:id="194"/>
      </w:r>
    </w:p>
    <w:p w14:paraId="42A9018F" w14:textId="04093C8A" w:rsidR="00E45212" w:rsidRPr="00FA362E" w:rsidRDefault="00E45212" w:rsidP="00E45212">
      <w:pPr>
        <w:rPr>
          <w:lang w:val="sk-SK"/>
        </w:rPr>
      </w:pPr>
      <w:r w:rsidRPr="00FA362E">
        <w:rPr>
          <w:noProof/>
          <w:szCs w:val="22"/>
        </w:rPr>
        <w:drawing>
          <wp:anchor distT="71755" distB="71755" distL="114300" distR="114300" simplePos="0" relativeHeight="251842560" behindDoc="0" locked="0" layoutInCell="1" allowOverlap="1" wp14:anchorId="2A8F9E2E" wp14:editId="429260BD">
            <wp:simplePos x="0" y="0"/>
            <wp:positionH relativeFrom="page">
              <wp:posOffset>1790065</wp:posOffset>
            </wp:positionH>
            <wp:positionV relativeFrom="page">
              <wp:posOffset>5810885</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FA362E">
        <w:rPr>
          <w:lang w:val="sk-SK"/>
        </w:rPr>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 Komponenta vo fáze 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Pr="00FA362E">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Pr="00FA362E">
        <w:rPr>
          <w:lang w:val="sk-SK"/>
        </w:rPr>
        <w:t xml:space="preserve">meranej impedancie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_Ref510264846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w:t>
      </w:r>
      <w:r w:rsidRPr="00FA362E">
        <w:rPr>
          <w:lang w:val="sk-SK"/>
        </w:rPr>
        <w:fldChar w:fldCharType="end"/>
      </w:r>
      <w:r w:rsidRPr="00FA362E">
        <w:rPr>
          <w:lang w:val="sk-SK"/>
        </w:rPr>
        <w:t xml:space="preserve"> ukazuje dobrovoľníka počas merania MBM monitorom.</w:t>
      </w:r>
    </w:p>
    <w:p w14:paraId="76C8772E" w14:textId="77777777" w:rsidR="008F7A5E" w:rsidRPr="00FA362E" w:rsidRDefault="00E45212" w:rsidP="008F7A5E">
      <w:pPr>
        <w:pStyle w:val="Popis"/>
        <w:rPr>
          <w:vanish/>
          <w:lang w:val="sk-SK"/>
          <w:specVanish/>
        </w:rPr>
      </w:pPr>
      <w:bookmarkStart w:id="195" w:name="_Ref510264846"/>
      <w:bookmarkStart w:id="196" w:name="_Ref510264825"/>
      <w:bookmarkStart w:id="197" w:name="_Toc51398151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195"/>
      <w:r w:rsidRPr="00FA362E">
        <w:rPr>
          <w:lang w:val="sk-SK"/>
        </w:rPr>
        <w:t>:</w:t>
      </w:r>
      <w:r w:rsidRPr="00FA362E">
        <w:rPr>
          <w:szCs w:val="22"/>
          <w:lang w:val="sk-SK"/>
        </w:rPr>
        <w:t xml:space="preserve"> Dobrovoľník počas </w:t>
      </w:r>
      <w:r w:rsidRPr="00FA362E">
        <w:rPr>
          <w:lang w:val="sk-SK"/>
        </w:rPr>
        <w:t>merania</w:t>
      </w:r>
      <w:r w:rsidRPr="00FA362E">
        <w:rPr>
          <w:szCs w:val="22"/>
          <w:lang w:val="sk-SK"/>
        </w:rPr>
        <w:t xml:space="preserve"> bioimpedančným monitorom MBM</w:t>
      </w:r>
      <w:bookmarkEnd w:id="196"/>
      <w:r w:rsidR="008F7A5E" w:rsidRPr="00FA362E">
        <w:rPr>
          <w:lang w:val="sk-SK"/>
        </w:rPr>
        <w:t>.</w:t>
      </w:r>
      <w:bookmarkEnd w:id="197"/>
    </w:p>
    <w:p w14:paraId="68ADA9D8" w14:textId="6D943F07" w:rsidR="00E45212" w:rsidRPr="00FA362E" w:rsidRDefault="008F7A5E" w:rsidP="00E45212">
      <w:pPr>
        <w:pStyle w:val="Popis"/>
        <w:rPr>
          <w:szCs w:val="22"/>
          <w:lang w:val="sk-SK"/>
        </w:rPr>
      </w:pPr>
      <w:r>
        <w:rPr>
          <w:szCs w:val="22"/>
          <w:lang w:val="sk-SK"/>
        </w:rPr>
        <w:t xml:space="preserve"> Dobrovoľník je </w:t>
      </w:r>
      <w:r w:rsidRPr="00123471">
        <w:rPr>
          <w:szCs w:val="22"/>
          <w:highlight w:val="yellow"/>
          <w:lang w:val="sk-SK"/>
          <w:rPrChange w:id="198" w:author="Pavel Jurak [2]" w:date="2018-05-30T18:30:00Z">
            <w:rPr>
              <w:szCs w:val="22"/>
              <w:lang w:val="sk-SK"/>
            </w:rPr>
          </w:rPrChange>
        </w:rPr>
        <w:t>polepený modrými elektródami</w:t>
      </w:r>
      <w:r>
        <w:rPr>
          <w:szCs w:val="22"/>
          <w:lang w:val="sk-SK"/>
        </w:rPr>
        <w:t>, ktoré slúžia ako zdroje elektrického prúdu, impedanciu snímajúce elektródy a EKG elektródy. Na pravej ruke ma pr</w:t>
      </w:r>
      <w:r w:rsidR="00D047CA">
        <w:rPr>
          <w:szCs w:val="22"/>
          <w:lang w:val="sk-SK"/>
        </w:rPr>
        <w:t>i</w:t>
      </w:r>
      <w:r>
        <w:rPr>
          <w:szCs w:val="22"/>
          <w:lang w:val="sk-SK"/>
        </w:rPr>
        <w:t xml:space="preserve">pevnenú manžetu na meranie arteriálneho krvného tlaku. Vpravo na stole sú </w:t>
      </w:r>
      <w:r w:rsidR="00D047CA">
        <w:rPr>
          <w:szCs w:val="22"/>
          <w:lang w:val="sk-SK"/>
        </w:rPr>
        <w:t>zosilňovače</w:t>
      </w:r>
      <w:r>
        <w:rPr>
          <w:szCs w:val="22"/>
          <w:lang w:val="sk-SK"/>
        </w:rPr>
        <w:t xml:space="preserve"> impedančného signálu a počítač nahrávajúci </w:t>
      </w:r>
      <w:r w:rsidR="00D047CA">
        <w:rPr>
          <w:szCs w:val="22"/>
          <w:lang w:val="sk-SK"/>
        </w:rPr>
        <w:t>namerané signály.</w:t>
      </w:r>
    </w:p>
    <w:p w14:paraId="1A4F1647" w14:textId="4BDB3A63" w:rsidR="00FC1930" w:rsidRDefault="00FC1930" w:rsidP="00CE547F">
      <w:pPr>
        <w:rPr>
          <w:lang w:val="sk-SK"/>
        </w:rPr>
      </w:pPr>
    </w:p>
    <w:p w14:paraId="654985F7" w14:textId="77777777" w:rsidR="00934FBD" w:rsidRPr="00FA362E" w:rsidRDefault="00934FBD" w:rsidP="00934FBD">
      <w:pPr>
        <w:pStyle w:val="Nadpis3"/>
        <w:rPr>
          <w:lang w:val="sk-SK"/>
        </w:rPr>
      </w:pPr>
      <w:bookmarkStart w:id="199" w:name="_Toc510268156"/>
      <w:bookmarkStart w:id="200" w:name="_Toc513981482"/>
      <w:r w:rsidRPr="00FA362E">
        <w:rPr>
          <w:lang w:val="sk-SK"/>
        </w:rPr>
        <w:t>Spracovanie dát</w:t>
      </w:r>
      <w:bookmarkEnd w:id="199"/>
      <w:bookmarkEnd w:id="200"/>
    </w:p>
    <w:p w14:paraId="50A54725" w14:textId="77777777" w:rsidR="00934FBD" w:rsidRPr="00FA362E" w:rsidRDefault="00934FBD" w:rsidP="00934FBD">
      <w:pPr>
        <w:rPr>
          <w:lang w:val="sk-SK"/>
        </w:rPr>
      </w:pPr>
    </w:p>
    <w:p w14:paraId="6FA73E4A" w14:textId="77777777" w:rsidR="00934FBD" w:rsidRPr="00FA362E" w:rsidRDefault="00934FBD" w:rsidP="00934FBD">
      <w:pPr>
        <w:rPr>
          <w:lang w:val="sk-SK"/>
        </w:rPr>
      </w:pPr>
      <w:r w:rsidRPr="00FA362E">
        <w:rPr>
          <w:lang w:val="sk-SK"/>
        </w:rPr>
        <w:t xml:space="preserve">Dáta boli počas merania ukladané na PC. Po meraní boli normalizované a predané k ďalšej analýze. Pred analýzou boli dáta vizuálne skontrolované a pre ďalšiu analýzu boli identifikované záznamy bez výrazných technických artefaktov na bioimpedančnom signály, signály srdečných zvukov, EKG a krvného tlaku. Príčina technických artefaktov na bioimpedančnom signály mohla byť zle nalepená elektróda, alebo odlepenie elektródy počas merania. Technické artefakty majú amplitúdu signálu spravidla rádovo vyššiu ako fyziologický bioimpedančný signál. </w:t>
      </w:r>
    </w:p>
    <w:p w14:paraId="7E0D93A4" w14:textId="77777777" w:rsidR="00934FBD" w:rsidRPr="00FA362E" w:rsidRDefault="00934FBD" w:rsidP="00934FBD">
      <w:pPr>
        <w:rPr>
          <w:lang w:val="sk-SK"/>
        </w:rPr>
      </w:pPr>
    </w:p>
    <w:p w14:paraId="69E5F708" w14:textId="77777777" w:rsidR="00934FBD" w:rsidRPr="00FA362E" w:rsidRDefault="00934FBD" w:rsidP="00934FBD">
      <w:pPr>
        <w:rPr>
          <w:lang w:val="sk-SK"/>
        </w:rPr>
      </w:pPr>
      <w:r w:rsidRPr="00FA362E">
        <w:rPr>
          <w:lang w:val="sk-SK"/>
        </w:rPr>
        <w:t>Pri spracovaní boli identifikované nasledovné problémové priebehy signálu -dZ/dt:</w:t>
      </w:r>
    </w:p>
    <w:p w14:paraId="3642E2DF" w14:textId="77777777" w:rsidR="00934FBD" w:rsidRPr="00FA362E" w:rsidRDefault="00934FBD" w:rsidP="00934FBD">
      <w:pPr>
        <w:pStyle w:val="Odsekzoznamu"/>
        <w:numPr>
          <w:ilvl w:val="0"/>
          <w:numId w:val="28"/>
        </w:numPr>
        <w:rPr>
          <w:lang w:val="sk-SK"/>
        </w:rPr>
      </w:pPr>
      <w:r w:rsidRPr="00FA362E">
        <w:rPr>
          <w:lang w:val="sk-SK"/>
        </w:rPr>
        <w:t>Slabý pomer signál šum, signál máva spravidla výrazne nižšiu amplitúdu oproti kvalitnému signálu (</w:t>
      </w:r>
      <w:commentRangeStart w:id="201"/>
      <w:r w:rsidRPr="00FA362E">
        <w:rPr>
          <w:lang w:val="sk-SK"/>
        </w:rPr>
        <w:fldChar w:fldCharType="begin"/>
      </w:r>
      <w:r w:rsidRPr="00FA362E">
        <w:rPr>
          <w:lang w:val="sk-SK"/>
        </w:rPr>
        <w:instrText xml:space="preserve"> REF _Ref510295431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3</w:t>
      </w:r>
      <w:r w:rsidRPr="00FA362E">
        <w:rPr>
          <w:lang w:val="sk-SK"/>
        </w:rPr>
        <w:fldChar w:fldCharType="end"/>
      </w:r>
      <w:commentRangeEnd w:id="201"/>
      <w:r w:rsidR="006B0346">
        <w:rPr>
          <w:rStyle w:val="Odkaznakomentr"/>
        </w:rPr>
        <w:commentReference w:id="201"/>
      </w:r>
      <w:r w:rsidRPr="00FA362E">
        <w:rPr>
          <w:lang w:val="sk-SK"/>
        </w:rPr>
        <w:t>).</w:t>
      </w:r>
    </w:p>
    <w:p w14:paraId="2C00CC0B" w14:textId="77777777" w:rsidR="00B85020" w:rsidRPr="00FA362E" w:rsidRDefault="00934FBD" w:rsidP="00934FBD">
      <w:pPr>
        <w:pStyle w:val="Popis"/>
        <w:rPr>
          <w:lang w:val="sk-SK"/>
        </w:rPr>
      </w:pPr>
      <w:r w:rsidRPr="00FA362E">
        <w:rPr>
          <w:lang w:val="sk-SK"/>
        </w:rPr>
        <w:t xml:space="preserve">Prítomná druhá špička </w:t>
      </w:r>
      <w:r w:rsidRPr="00FA362E">
        <w:rPr>
          <w:i/>
          <w:lang w:val="sk-SK"/>
        </w:rPr>
        <w:t>-dZ/dt max</w:t>
      </w:r>
      <w:r w:rsidRPr="00FA362E">
        <w:rPr>
          <w:lang w:val="sk-SK"/>
        </w:rPr>
        <w:t xml:space="preserve"> vrámci srdečného cyklu, svojou výškou prevyšuje prvú špičku </w:t>
      </w:r>
      <w:r w:rsidRPr="00FA362E">
        <w:rPr>
          <w:i/>
          <w:lang w:val="sk-SK"/>
        </w:rPr>
        <w:t>-dZ/dt max (</w:t>
      </w:r>
      <w:r w:rsidRPr="00842989">
        <w:rPr>
          <w:i/>
          <w:lang w:val="sk-SK"/>
        </w:rPr>
        <w:fldChar w:fldCharType="begin"/>
      </w:r>
      <w:r w:rsidRPr="00FA362E">
        <w:rPr>
          <w:i/>
          <w:lang w:val="sk-SK"/>
        </w:rPr>
        <w:instrText xml:space="preserve"> REF _Ref510295450 \h </w:instrText>
      </w:r>
      <w:r w:rsidRPr="00842989">
        <w:rPr>
          <w:i/>
          <w:lang w:val="sk-SK"/>
        </w:rPr>
      </w:r>
      <w:r w:rsidRPr="00842989">
        <w:rPr>
          <w:i/>
          <w:lang w:val="sk-SK"/>
        </w:rPr>
        <w:fldChar w:fldCharType="separate"/>
      </w:r>
    </w:p>
    <w:p w14:paraId="6FCE2142" w14:textId="517E579A" w:rsidR="00934FBD" w:rsidRPr="00842989" w:rsidRDefault="00B85020" w:rsidP="00842989">
      <w:pPr>
        <w:pStyle w:val="Popis"/>
        <w:numPr>
          <w:ilvl w:val="0"/>
          <w:numId w:val="28"/>
        </w:numPr>
        <w:rPr>
          <w:lang w:val="sk-SK"/>
        </w:rPr>
      </w:pPr>
      <w:r w:rsidRPr="00FA362E">
        <w:rPr>
          <w:lang w:val="sk-SK"/>
        </w:rPr>
        <w:t xml:space="preserve">Obrázok </w:t>
      </w:r>
      <w:r>
        <w:rPr>
          <w:noProof/>
          <w:lang w:val="sk-SK"/>
        </w:rPr>
        <w:t>3</w:t>
      </w:r>
      <w:r>
        <w:rPr>
          <w:lang w:val="sk-SK"/>
        </w:rPr>
        <w:t>.</w:t>
      </w:r>
      <w:r>
        <w:rPr>
          <w:noProof/>
          <w:lang w:val="sk-SK"/>
        </w:rPr>
        <w:t>4</w:t>
      </w:r>
      <w:r w:rsidR="00934FBD" w:rsidRPr="00842989">
        <w:rPr>
          <w:i/>
          <w:lang w:val="sk-SK"/>
        </w:rPr>
        <w:fldChar w:fldCharType="end"/>
      </w:r>
      <w:r w:rsidR="00934FBD" w:rsidRPr="00842989">
        <w:rPr>
          <w:i/>
          <w:lang w:val="sk-SK"/>
        </w:rPr>
        <w:t>).</w:t>
      </w:r>
    </w:p>
    <w:p w14:paraId="51DEC3BB" w14:textId="77777777" w:rsidR="00934FBD" w:rsidRPr="00FA362E" w:rsidRDefault="00934FBD" w:rsidP="00934FBD">
      <w:pPr>
        <w:pStyle w:val="Odsekzoznamu"/>
        <w:numPr>
          <w:ilvl w:val="0"/>
          <w:numId w:val="28"/>
        </w:numPr>
        <w:rPr>
          <w:lang w:val="sk-SK"/>
        </w:rPr>
      </w:pPr>
      <w:r w:rsidRPr="00FA362E">
        <w:rPr>
          <w:lang w:val="sk-SK"/>
        </w:rPr>
        <w:t xml:space="preserve">Rozdvojený vrchol </w:t>
      </w:r>
      <w:r w:rsidRPr="00FA362E">
        <w:rPr>
          <w:i/>
          <w:lang w:val="sk-SK"/>
        </w:rPr>
        <w:t>-dZ/dt max</w:t>
      </w:r>
      <w:r w:rsidRPr="00FA362E">
        <w:rPr>
          <w:lang w:val="sk-SK"/>
        </w:rPr>
        <w:t xml:space="preserve">, vyskytuje sa hlavne pri výdychu </w:t>
      </w:r>
    </w:p>
    <w:p w14:paraId="6A07C65B" w14:textId="77777777" w:rsidR="00934FBD" w:rsidRPr="00FA362E" w:rsidRDefault="00934FBD" w:rsidP="00934FBD">
      <w:pPr>
        <w:pStyle w:val="Odsekzoznamu"/>
        <w:ind w:left="720"/>
        <w:rPr>
          <w:lang w:val="sk-SK"/>
        </w:rPr>
      </w:pPr>
      <w:r w:rsidRPr="00FA362E">
        <w:rPr>
          <w:lang w:val="sk-SK"/>
        </w:rPr>
        <w:t>(</w:t>
      </w:r>
      <w:r w:rsidRPr="00FA362E">
        <w:rPr>
          <w:lang w:val="sk-SK"/>
        </w:rPr>
        <w:fldChar w:fldCharType="begin"/>
      </w:r>
      <w:r w:rsidRPr="00FA362E">
        <w:rPr>
          <w:lang w:val="sk-SK"/>
        </w:rPr>
        <w:instrText xml:space="preserve"> REF _Ref510295499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5</w:t>
      </w:r>
      <w:r w:rsidRPr="00FA362E">
        <w:rPr>
          <w:lang w:val="sk-SK"/>
        </w:rPr>
        <w:fldChar w:fldCharType="end"/>
      </w:r>
      <w:r w:rsidRPr="00FA362E">
        <w:rPr>
          <w:lang w:val="sk-SK"/>
        </w:rPr>
        <w:t>).</w:t>
      </w:r>
    </w:p>
    <w:p w14:paraId="475180B4" w14:textId="77777777" w:rsidR="00934FBD" w:rsidRPr="00FA362E" w:rsidRDefault="00934FBD" w:rsidP="00934FBD">
      <w:pPr>
        <w:pStyle w:val="Odsekzoznamu"/>
        <w:numPr>
          <w:ilvl w:val="0"/>
          <w:numId w:val="28"/>
        </w:numPr>
        <w:rPr>
          <w:lang w:val="sk-SK"/>
        </w:rPr>
      </w:pPr>
      <w:r w:rsidRPr="00FA362E">
        <w:rPr>
          <w:lang w:val="sk-SK"/>
        </w:rPr>
        <w:t xml:space="preserve">Výrazné rozdiely v amplitúde </w:t>
      </w:r>
      <w:r w:rsidRPr="00FA362E">
        <w:rPr>
          <w:i/>
          <w:lang w:val="sk-SK"/>
        </w:rPr>
        <w:t>-dZ/dt max</w:t>
      </w:r>
      <w:r w:rsidRPr="00FA362E">
        <w:rPr>
          <w:lang w:val="sk-SK"/>
        </w:rPr>
        <w:t>, pravdepodobne nefyziologické (</w:t>
      </w:r>
      <w:r w:rsidRPr="00FA362E">
        <w:rPr>
          <w:lang w:val="sk-SK"/>
        </w:rPr>
        <w:fldChar w:fldCharType="begin"/>
      </w:r>
      <w:r w:rsidRPr="00FA362E">
        <w:rPr>
          <w:lang w:val="sk-SK"/>
        </w:rPr>
        <w:instrText xml:space="preserve"> REF _Ref510295528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6</w:t>
      </w:r>
      <w:r w:rsidRPr="00FA362E">
        <w:rPr>
          <w:lang w:val="sk-SK"/>
        </w:rPr>
        <w:fldChar w:fldCharType="end"/>
      </w:r>
      <w:r w:rsidRPr="00FA362E">
        <w:rPr>
          <w:lang w:val="sk-SK"/>
        </w:rPr>
        <w:t>).</w:t>
      </w:r>
    </w:p>
    <w:p w14:paraId="1CC34598" w14:textId="77777777" w:rsidR="00934FBD" w:rsidRPr="00FA362E" w:rsidRDefault="00934FBD" w:rsidP="00934FBD">
      <w:pPr>
        <w:pStyle w:val="Odsekzoznamu"/>
        <w:ind w:left="720"/>
        <w:rPr>
          <w:lang w:val="sk-SK"/>
        </w:rPr>
      </w:pPr>
    </w:p>
    <w:p w14:paraId="0A51A7A5" w14:textId="77777777" w:rsidR="00934FBD" w:rsidRPr="00FA362E" w:rsidRDefault="00934FBD" w:rsidP="00934FBD">
      <w:pPr>
        <w:jc w:val="center"/>
        <w:rPr>
          <w:lang w:val="sk-SK"/>
        </w:rPr>
      </w:pPr>
      <w:r w:rsidRPr="00FA362E">
        <w:rPr>
          <w:noProof/>
        </w:rPr>
        <w:drawing>
          <wp:inline distT="0" distB="0" distL="0" distR="0" wp14:anchorId="41F3D78E" wp14:editId="42A135C2">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79992D18" w14:textId="6DA4029E" w:rsidR="00934FBD" w:rsidRPr="00FA362E" w:rsidRDefault="00934FBD" w:rsidP="00934FBD">
      <w:pPr>
        <w:pStyle w:val="Popis"/>
        <w:rPr>
          <w:vanish/>
          <w:lang w:val="sk-SK"/>
          <w:specVanish/>
        </w:rPr>
      </w:pPr>
      <w:bookmarkStart w:id="202" w:name="_Ref510295431"/>
      <w:bookmarkStart w:id="203" w:name="_Toc51398152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End w:id="202"/>
      <w:r w:rsidRPr="00FA362E">
        <w:rPr>
          <w:lang w:val="sk-SK"/>
        </w:rPr>
        <w:t>: Problémový tvar signálu -dZ/dt max. Nízky pomer signál-šum</w:t>
      </w:r>
      <w:bookmarkEnd w:id="203"/>
    </w:p>
    <w:p w14:paraId="0463EEDA" w14:textId="77777777" w:rsidR="00934FBD" w:rsidRPr="00FA362E" w:rsidRDefault="00934FBD" w:rsidP="00934FBD">
      <w:pPr>
        <w:pStyle w:val="Popis"/>
        <w:rPr>
          <w:lang w:val="sk-SK"/>
        </w:rPr>
      </w:pPr>
      <w:r w:rsidRPr="00FA362E">
        <w:rPr>
          <w:lang w:val="sk-SK"/>
        </w:rPr>
        <w:t xml:space="preserve">. Modrá krivka je </w:t>
      </w:r>
      <w:r w:rsidRPr="00FA362E">
        <w:rPr>
          <w:i/>
          <w:lang w:val="sk-SK"/>
        </w:rPr>
        <w:t>-dZ/dt</w:t>
      </w:r>
      <w:r w:rsidRPr="00FA362E">
        <w:rPr>
          <w:lang w:val="sk-SK"/>
        </w:rPr>
        <w:t xml:space="preserve"> na kanály 1 (krk). Červená hviezda ukazuje pozíciu R vlny v srdcovom cykle. </w:t>
      </w:r>
    </w:p>
    <w:p w14:paraId="08CEE1DD" w14:textId="77777777" w:rsidR="00934FBD" w:rsidRPr="00FA362E" w:rsidRDefault="00934FBD" w:rsidP="00934FBD">
      <w:pPr>
        <w:pStyle w:val="Popis"/>
        <w:rPr>
          <w:lang w:val="sk-SK"/>
        </w:rPr>
      </w:pPr>
      <w:r w:rsidRPr="00FA362E">
        <w:rPr>
          <w:noProof/>
          <w:lang w:val="cs-CZ" w:eastAsia="cs-CZ" w:bidi="ar-SA"/>
        </w:rPr>
        <w:lastRenderedPageBreak/>
        <w:drawing>
          <wp:inline distT="0" distB="0" distL="0" distR="0" wp14:anchorId="3D981EC8" wp14:editId="0FE1A731">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204" w:name="_Ref510295450"/>
    </w:p>
    <w:p w14:paraId="03BB8566" w14:textId="008F57EF" w:rsidR="00934FBD" w:rsidRPr="00FA362E" w:rsidRDefault="00934FBD" w:rsidP="00934FBD">
      <w:pPr>
        <w:pStyle w:val="Popis"/>
        <w:rPr>
          <w:vanish/>
          <w:lang w:val="sk-SK"/>
          <w:specVanish/>
        </w:rPr>
      </w:pPr>
      <w:bookmarkStart w:id="205" w:name="_Toc51398152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204"/>
      <w:r w:rsidRPr="00FA362E">
        <w:rPr>
          <w:lang w:val="sk-SK"/>
        </w:rPr>
        <w:t xml:space="preserve">: Problémový tvar signálu </w:t>
      </w:r>
      <w:r w:rsidRPr="00FA362E">
        <w:rPr>
          <w:i/>
          <w:lang w:val="sk-SK"/>
        </w:rPr>
        <w:t>-dZ/dt</w:t>
      </w:r>
      <w:r w:rsidRPr="00FA362E">
        <w:rPr>
          <w:lang w:val="sk-SK"/>
        </w:rPr>
        <w:t>. V signály prítomný druhý vrchol -dZ/dt max</w:t>
      </w:r>
      <w:bookmarkEnd w:id="205"/>
    </w:p>
    <w:p w14:paraId="4BF950AD" w14:textId="77777777" w:rsidR="00934FBD" w:rsidRPr="00FA362E" w:rsidRDefault="00934FBD" w:rsidP="00934FBD">
      <w:pPr>
        <w:pStyle w:val="Popis"/>
        <w:rPr>
          <w:lang w:val="sk-SK"/>
        </w:rPr>
      </w:pPr>
      <w:r w:rsidRPr="00FA362E">
        <w:rPr>
          <w:lang w:val="sk-SK"/>
        </w:rPr>
        <w:t xml:space="preserve">, amplitúdov prevyšuje prvý vrchol dZ/dt max. Zhora zelená krvka je signál Z0 na kanály 15, dole modrá krivka je </w:t>
      </w:r>
      <w:r w:rsidRPr="00FA362E">
        <w:rPr>
          <w:i/>
          <w:lang w:val="sk-SK"/>
        </w:rPr>
        <w:t>-dZ/dt</w:t>
      </w:r>
      <w:r w:rsidRPr="00FA362E">
        <w:rPr>
          <w:lang w:val="sk-SK"/>
        </w:rPr>
        <w:t xml:space="preserve"> na kanály 15 (ruka). Červená hviezda ukazuje pozíciu R vlny v srdečnom cykle.</w:t>
      </w:r>
    </w:p>
    <w:p w14:paraId="3698E6A6" w14:textId="77777777" w:rsidR="00934FBD" w:rsidRPr="00FA362E" w:rsidRDefault="00934FBD" w:rsidP="00934FBD">
      <w:pPr>
        <w:rPr>
          <w:lang w:val="sk-SK" w:eastAsia="en-US" w:bidi="en-US"/>
        </w:rPr>
      </w:pPr>
    </w:p>
    <w:p w14:paraId="22D53411" w14:textId="77777777" w:rsidR="00934FBD" w:rsidRPr="00FA362E" w:rsidRDefault="00934FBD" w:rsidP="00934FBD">
      <w:pPr>
        <w:keepNext/>
        <w:jc w:val="center"/>
        <w:rPr>
          <w:lang w:val="sk-SK"/>
        </w:rPr>
      </w:pPr>
      <w:r w:rsidRPr="00FA362E">
        <w:rPr>
          <w:noProof/>
        </w:rPr>
        <w:drawing>
          <wp:inline distT="0" distB="0" distL="0" distR="0" wp14:anchorId="5ED7AFAE" wp14:editId="137B9ED9">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3B27C5" w14:textId="319700E4" w:rsidR="00934FBD" w:rsidRPr="00FA362E" w:rsidRDefault="00934FBD" w:rsidP="00934FBD">
      <w:pPr>
        <w:pStyle w:val="Popis"/>
        <w:rPr>
          <w:vanish/>
          <w:lang w:val="sk-SK"/>
          <w:specVanish/>
        </w:rPr>
      </w:pPr>
      <w:bookmarkStart w:id="206" w:name="_Ref510295499"/>
      <w:bookmarkStart w:id="207" w:name="_Toc51398152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206"/>
      <w:r w:rsidRPr="00FA362E">
        <w:rPr>
          <w:lang w:val="sk-SK"/>
        </w:rPr>
        <w:t xml:space="preserve">: Problémový tvar signálu </w:t>
      </w:r>
      <w:r w:rsidRPr="00FA362E">
        <w:rPr>
          <w:i/>
          <w:lang w:val="sk-SK"/>
        </w:rPr>
        <w:t>-dZ/dt</w:t>
      </w:r>
      <w:r w:rsidRPr="00FA362E">
        <w:rPr>
          <w:lang w:val="sk-SK"/>
        </w:rPr>
        <w:t>. Vrchol -dZ/dt max je rozdvojený</w:t>
      </w:r>
      <w:bookmarkEnd w:id="207"/>
    </w:p>
    <w:p w14:paraId="4071A83A" w14:textId="77777777" w:rsidR="00934FBD" w:rsidRPr="00FA362E" w:rsidRDefault="00934FBD" w:rsidP="00934FBD">
      <w:pPr>
        <w:pStyle w:val="Popis"/>
        <w:rPr>
          <w:lang w:val="sk-SK"/>
        </w:rPr>
      </w:pPr>
      <w:r w:rsidRPr="00FA362E">
        <w:rPr>
          <w:lang w:val="sk-SK"/>
        </w:rPr>
        <w:t xml:space="preserve">. Zhora zelená krvka je signál Z0 na kanály 4, dole modrá krivka je </w:t>
      </w:r>
      <w:r w:rsidRPr="00FA362E">
        <w:rPr>
          <w:i/>
          <w:lang w:val="sk-SK"/>
        </w:rPr>
        <w:t>-dZ/dt</w:t>
      </w:r>
      <w:r w:rsidRPr="00FA362E">
        <w:rPr>
          <w:lang w:val="sk-SK"/>
        </w:rPr>
        <w:t xml:space="preserve"> na kanály 4 (hruď). Červená hviezda ukazuje pozíciu R vlny v srdečnom cykle.</w:t>
      </w:r>
    </w:p>
    <w:p w14:paraId="634F95FB" w14:textId="77777777" w:rsidR="00934FBD" w:rsidRPr="00FA362E" w:rsidRDefault="00934FBD" w:rsidP="00934FBD">
      <w:pPr>
        <w:rPr>
          <w:lang w:val="sk-SK"/>
        </w:rPr>
      </w:pPr>
    </w:p>
    <w:p w14:paraId="7F39A103" w14:textId="77777777" w:rsidR="00934FBD" w:rsidRPr="00FA362E" w:rsidRDefault="00934FBD" w:rsidP="00934FBD">
      <w:pPr>
        <w:jc w:val="center"/>
        <w:rPr>
          <w:lang w:val="sk-SK"/>
        </w:rPr>
      </w:pPr>
      <w:r w:rsidRPr="00FA362E">
        <w:rPr>
          <w:noProof/>
        </w:rPr>
        <w:drawing>
          <wp:inline distT="0" distB="0" distL="0" distR="0" wp14:anchorId="0889AF3F" wp14:editId="2514B125">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0E2E055" w14:textId="302052B1" w:rsidR="00934FBD" w:rsidRPr="00FA362E" w:rsidRDefault="00934FBD" w:rsidP="00934FBD">
      <w:pPr>
        <w:pStyle w:val="Popis"/>
        <w:rPr>
          <w:vanish/>
          <w:lang w:val="sk-SK"/>
          <w:specVanish/>
        </w:rPr>
      </w:pPr>
      <w:bookmarkStart w:id="208" w:name="_Ref510295528"/>
      <w:bookmarkStart w:id="209" w:name="_Toc51398152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End w:id="208"/>
      <w:r w:rsidRPr="00FA362E">
        <w:rPr>
          <w:lang w:val="sk-SK"/>
        </w:rPr>
        <w:t xml:space="preserve">: Problémový tvar signálu </w:t>
      </w:r>
      <w:r w:rsidRPr="00FA362E">
        <w:rPr>
          <w:i/>
          <w:lang w:val="sk-SK"/>
        </w:rPr>
        <w:t xml:space="preserve">-dZ/dt. </w:t>
      </w:r>
      <w:r w:rsidRPr="00FA362E">
        <w:rPr>
          <w:lang w:val="sk-SK"/>
        </w:rPr>
        <w:t xml:space="preserve">Pravdepodobne nefyziologické rozdiely v po sebe nasledujúcich hodnotách </w:t>
      </w:r>
      <w:r w:rsidRPr="00FA362E">
        <w:rPr>
          <w:i/>
          <w:lang w:val="sk-SK"/>
        </w:rPr>
        <w:t>-dZ/dt max</w:t>
      </w:r>
      <w:bookmarkEnd w:id="209"/>
    </w:p>
    <w:p w14:paraId="7AC4FA9C" w14:textId="77777777" w:rsidR="00934FBD" w:rsidRPr="00FA362E" w:rsidRDefault="00934FBD" w:rsidP="00934FBD">
      <w:pPr>
        <w:pStyle w:val="Popis"/>
        <w:rPr>
          <w:lang w:val="sk-SK"/>
        </w:rPr>
      </w:pPr>
      <w:r w:rsidRPr="00FA362E">
        <w:rPr>
          <w:i/>
          <w:lang w:val="sk-SK"/>
        </w:rPr>
        <w:t xml:space="preserve">. </w:t>
      </w:r>
      <w:r w:rsidRPr="00FA362E">
        <w:rPr>
          <w:lang w:val="sk-SK"/>
        </w:rPr>
        <w:t xml:space="preserve">Modrá krivka je </w:t>
      </w:r>
      <w:r w:rsidRPr="00FA362E">
        <w:rPr>
          <w:i/>
          <w:lang w:val="sk-SK"/>
        </w:rPr>
        <w:t>-dZ/dt</w:t>
      </w:r>
      <w:r w:rsidRPr="00FA362E">
        <w:rPr>
          <w:lang w:val="sk-SK"/>
        </w:rPr>
        <w:t xml:space="preserve"> na kanály 15 (ruka). Červená hviezda ukazuje pozíciu R vlny v srdečnom </w:t>
      </w:r>
      <w:commentRangeStart w:id="210"/>
      <w:r w:rsidRPr="00FA362E">
        <w:rPr>
          <w:lang w:val="sk-SK"/>
        </w:rPr>
        <w:t>cykle</w:t>
      </w:r>
      <w:commentRangeEnd w:id="210"/>
      <w:r w:rsidR="00123471">
        <w:rPr>
          <w:rStyle w:val="Odkaznakomentr"/>
          <w:rFonts w:eastAsia="Times New Roman" w:cs="Times New Roman"/>
          <w:spacing w:val="0"/>
          <w:lang w:val="cs-CZ" w:eastAsia="cs-CZ" w:bidi="ar-SA"/>
        </w:rPr>
        <w:commentReference w:id="210"/>
      </w:r>
      <w:r w:rsidRPr="00FA362E">
        <w:rPr>
          <w:lang w:val="sk-SK"/>
        </w:rPr>
        <w:t>.</w:t>
      </w:r>
    </w:p>
    <w:p w14:paraId="71CF3BCA" w14:textId="77777777" w:rsidR="00934FBD" w:rsidRPr="006C0833" w:rsidRDefault="00934FBD" w:rsidP="00934FBD">
      <w:pPr>
        <w:pStyle w:val="Popis"/>
        <w:rPr>
          <w:i/>
        </w:rPr>
      </w:pPr>
    </w:p>
    <w:p w14:paraId="36359DCF" w14:textId="0ABDAE42" w:rsidR="00934FBD" w:rsidRPr="005242E4" w:rsidRDefault="00934FBD" w:rsidP="00934FBD">
      <w:pPr>
        <w:rPr>
          <w:lang w:val="sk-SK" w:eastAsia="en-US" w:bidi="en-US"/>
        </w:rPr>
      </w:pPr>
      <w:r w:rsidRPr="00FA362E">
        <w:rPr>
          <w:lang w:val="sk-SK" w:eastAsia="en-US" w:bidi="en-US"/>
        </w:rPr>
        <w:t xml:space="preserve">Záznamy s problémovými tvarmi signálov sú buď vylúčené z ďalšieho spracovania, </w:t>
      </w:r>
      <w:commentRangeStart w:id="211"/>
      <w:r w:rsidRPr="00FA362E">
        <w:rPr>
          <w:lang w:val="sk-SK" w:eastAsia="en-US" w:bidi="en-US"/>
        </w:rPr>
        <w:t xml:space="preserve">alebo je upravený algoritmus </w:t>
      </w:r>
      <w:commentRangeEnd w:id="211"/>
      <w:r w:rsidRPr="00FA362E">
        <w:rPr>
          <w:rStyle w:val="Odkaznakomentr"/>
          <w:lang w:val="sk-SK"/>
        </w:rPr>
        <w:commentReference w:id="211"/>
      </w:r>
      <w:r w:rsidRPr="00FA362E">
        <w:rPr>
          <w:lang w:val="sk-SK" w:eastAsia="en-US" w:bidi="en-US"/>
        </w:rPr>
        <w:t>na spracovanie signálov, tak aby nedochádzalo k nesprávnej detekcií parametrov.</w:t>
      </w:r>
      <w:r w:rsidR="00842989">
        <w:rPr>
          <w:lang w:val="sk-SK" w:eastAsia="en-US" w:bidi="en-US"/>
        </w:rPr>
        <w:t xml:space="preserve"> Signály s nízkym pomerom signál šum boli vylúčen</w:t>
      </w:r>
      <w:r w:rsidR="005242E4">
        <w:rPr>
          <w:lang w:val="sk-SK" w:eastAsia="en-US" w:bidi="en-US"/>
        </w:rPr>
        <w:t>é.</w:t>
      </w:r>
      <w:r w:rsidR="00842989">
        <w:rPr>
          <w:lang w:val="sk-SK" w:eastAsia="en-US" w:bidi="en-US"/>
        </w:rPr>
        <w:t xml:space="preserve"> </w:t>
      </w:r>
      <w:r w:rsidR="005242E4">
        <w:rPr>
          <w:lang w:val="sk-SK" w:eastAsia="en-US" w:bidi="en-US"/>
        </w:rPr>
        <w:t>P</w:t>
      </w:r>
      <w:r w:rsidR="00842989">
        <w:rPr>
          <w:lang w:val="sk-SK" w:eastAsia="en-US" w:bidi="en-US"/>
        </w:rPr>
        <w:t xml:space="preserve">ri prítomnej druhej špičke boli zužované úseky RR intervalu v ktorých sa detekovalo </w:t>
      </w:r>
      <w:r w:rsidR="00842989" w:rsidRPr="00FA362E">
        <w:rPr>
          <w:i/>
          <w:lang w:val="sk-SK"/>
        </w:rPr>
        <w:t>-dZ/dt max</w:t>
      </w:r>
      <w:r w:rsidR="005242E4">
        <w:rPr>
          <w:i/>
          <w:lang w:val="sk-SK"/>
        </w:rPr>
        <w:t>.</w:t>
      </w:r>
      <w:r w:rsidR="00842989">
        <w:rPr>
          <w:i/>
          <w:lang w:val="sk-SK"/>
        </w:rPr>
        <w:t xml:space="preserve"> </w:t>
      </w:r>
      <w:r w:rsidR="00842989">
        <w:rPr>
          <w:lang w:val="sk-SK"/>
        </w:rPr>
        <w:t xml:space="preserve">Pri rozdvojenej špičke bolo detekovaná poloha </w:t>
      </w:r>
      <w:r w:rsidR="00842989" w:rsidRPr="00FA362E">
        <w:rPr>
          <w:i/>
          <w:lang w:val="sk-SK"/>
        </w:rPr>
        <w:t>-dZ/dt max</w:t>
      </w:r>
      <w:r w:rsidR="00842989">
        <w:rPr>
          <w:i/>
          <w:lang w:val="sk-SK"/>
        </w:rPr>
        <w:t xml:space="preserve"> </w:t>
      </w:r>
      <w:r w:rsidR="00842989">
        <w:rPr>
          <w:lang w:val="sk-SK"/>
        </w:rPr>
        <w:t xml:space="preserve">ako tažisko </w:t>
      </w:r>
      <w:r w:rsidR="005242E4">
        <w:rPr>
          <w:lang w:val="sk-SK"/>
        </w:rPr>
        <w:t xml:space="preserve">krivky </w:t>
      </w:r>
      <w:r w:rsidR="005242E4" w:rsidRPr="00FA362E">
        <w:rPr>
          <w:i/>
          <w:lang w:val="sk-SK"/>
        </w:rPr>
        <w:t>-dZ/dt max</w:t>
      </w:r>
      <w:r w:rsidR="005242E4">
        <w:rPr>
          <w:i/>
          <w:lang w:val="sk-SK"/>
        </w:rPr>
        <w:t xml:space="preserve">. </w:t>
      </w:r>
      <w:r w:rsidR="006C0833">
        <w:rPr>
          <w:lang w:val="sk-SK"/>
        </w:rPr>
        <w:t>P</w:t>
      </w:r>
      <w:r w:rsidR="005242E4">
        <w:rPr>
          <w:lang w:val="sk-SK"/>
        </w:rPr>
        <w:t xml:space="preserve">ri výrazných rozdieloch v amplitúde </w:t>
      </w:r>
      <w:r w:rsidR="005242E4" w:rsidRPr="00FA362E">
        <w:rPr>
          <w:i/>
          <w:lang w:val="sk-SK"/>
        </w:rPr>
        <w:t>-dZ/dt max</w:t>
      </w:r>
      <w:r w:rsidR="005242E4">
        <w:rPr>
          <w:i/>
          <w:lang w:val="sk-SK"/>
        </w:rPr>
        <w:t xml:space="preserve"> </w:t>
      </w:r>
      <w:r w:rsidR="005242E4">
        <w:rPr>
          <w:lang w:val="sk-SK"/>
        </w:rPr>
        <w:t>bol takýto signál ponechaný pre hodnotenie, keďže sa vyskytoval veľmi výnimočne a nemáme dokaz o tom že je nefyziologický.</w:t>
      </w:r>
    </w:p>
    <w:p w14:paraId="1D06D8F9" w14:textId="77777777" w:rsidR="00934FBD" w:rsidRPr="00FA362E" w:rsidRDefault="00934FBD" w:rsidP="00CE547F">
      <w:pPr>
        <w:rPr>
          <w:lang w:val="sk-SK"/>
        </w:rPr>
      </w:pPr>
    </w:p>
    <w:p w14:paraId="0F89D828" w14:textId="7D6EBCD6" w:rsidR="00CE547F" w:rsidRPr="00FA362E" w:rsidRDefault="00CE547F" w:rsidP="00CE547F">
      <w:pPr>
        <w:pStyle w:val="Nadpis3"/>
        <w:rPr>
          <w:lang w:val="sk-SK"/>
        </w:rPr>
      </w:pPr>
      <w:bookmarkStart w:id="212" w:name="_Toc510268151"/>
      <w:bookmarkStart w:id="213" w:name="_Toc513981483"/>
      <w:r w:rsidRPr="00FA362E">
        <w:rPr>
          <w:lang w:val="sk-SK"/>
        </w:rPr>
        <w:t xml:space="preserve">Detekcia </w:t>
      </w:r>
      <w:r w:rsidR="006C0833">
        <w:rPr>
          <w:lang w:val="sk-SK"/>
        </w:rPr>
        <w:t>prvého srdečného zvuku (</w:t>
      </w:r>
      <w:r w:rsidRPr="00FA362E">
        <w:rPr>
          <w:lang w:val="sk-SK"/>
        </w:rPr>
        <w:t>S1</w:t>
      </w:r>
      <w:bookmarkEnd w:id="212"/>
      <w:r w:rsidR="006C0833">
        <w:rPr>
          <w:lang w:val="sk-SK"/>
        </w:rPr>
        <w:t>)</w:t>
      </w:r>
      <w:bookmarkEnd w:id="213"/>
    </w:p>
    <w:p w14:paraId="36363852" w14:textId="77777777" w:rsidR="00CE547F" w:rsidRPr="00FA362E" w:rsidRDefault="00CE547F" w:rsidP="00CE547F">
      <w:pPr>
        <w:rPr>
          <w:lang w:val="sk-SK"/>
        </w:rPr>
      </w:pPr>
    </w:p>
    <w:p w14:paraId="2E1279C5" w14:textId="270332A0" w:rsidR="00E45212" w:rsidRPr="00FA362E" w:rsidRDefault="00CE547F" w:rsidP="00E45212">
      <w:pPr>
        <w:rPr>
          <w:lang w:val="sk-SK"/>
        </w:rPr>
      </w:pPr>
      <w:r w:rsidRPr="00FA362E">
        <w:rPr>
          <w:lang w:val="sk-SK"/>
        </w:rPr>
        <w:t xml:space="preserve">S1 je prvým zvukom po R-vlne. Frekvenčný rozsah nie je z literatúry jasný. Jeden zdroj tvrdí že jeho spektrum je v pásme 50-150Hz </w:t>
      </w:r>
      <w:r w:rsidRPr="00FA362E">
        <w:rPr>
          <w:lang w:val="sk-SK"/>
        </w:rPr>
        <w:fldChar w:fldCharType="begin"/>
      </w:r>
      <w:r w:rsidR="00C66300">
        <w:rPr>
          <w:lang w:val="sk-SK"/>
        </w:rPr>
        <w:instrText xml:space="preserve"> ADDIN EN.CITE &lt;EndNote&gt;&lt;Cite&gt;&lt;Author&gt;Djebbari&lt;/Author&gt;&lt;Year&gt;2000&lt;/Year&gt;&lt;IDText&gt;Short-time Fourier transform analysis of the phonocardiogram signal&lt;/IDText&gt;&lt;DisplayText&gt;[61]&lt;/DisplayText&gt;&lt;record&gt;&lt;keywords&gt;&lt;keyword&gt;Computer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FA362E">
        <w:rPr>
          <w:lang w:val="sk-SK"/>
        </w:rPr>
        <w:fldChar w:fldCharType="separate"/>
      </w:r>
      <w:r w:rsidR="00C66300">
        <w:rPr>
          <w:noProof/>
          <w:lang w:val="sk-SK"/>
        </w:rPr>
        <w:t>[61]</w:t>
      </w:r>
      <w:r w:rsidRPr="00FA362E">
        <w:rPr>
          <w:lang w:val="sk-SK"/>
        </w:rPr>
        <w:fldChar w:fldCharType="end"/>
      </w:r>
      <w:r w:rsidRPr="00FA362E">
        <w:rPr>
          <w:lang w:val="sk-SK"/>
        </w:rPr>
        <w:t xml:space="preserve">, iný že to je 20-150Hz </w:t>
      </w:r>
      <w:r w:rsidRPr="00FA362E">
        <w:rPr>
          <w:lang w:val="sk-SK"/>
        </w:rPr>
        <w:fldChar w:fldCharType="begin"/>
      </w:r>
      <w:r w:rsidR="00C66300">
        <w:rPr>
          <w:lang w:val="sk-SK"/>
        </w:rPr>
        <w:instrText xml:space="preserve"> ADDIN EN.CITE &lt;EndNote&gt;&lt;Cite&gt;&lt;Author&gt;J. Zhong&lt;/Author&gt;&lt;Year&gt;2013&lt;/Year&gt;&lt;IDText&gt;Automatic heart sound signal analysis with reused multi-scale wavelet transform&lt;/IDText&gt;&lt;DisplayText&gt;[62]&lt;/DisplayText&gt;&lt;record&gt;&lt;titles&gt;&lt;title&gt;Automatic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FA362E">
        <w:rPr>
          <w:lang w:val="sk-SK"/>
        </w:rPr>
        <w:fldChar w:fldCharType="separate"/>
      </w:r>
      <w:r w:rsidR="00C66300">
        <w:rPr>
          <w:noProof/>
          <w:lang w:val="sk-SK"/>
        </w:rPr>
        <w:t>[62]</w:t>
      </w:r>
      <w:r w:rsidRPr="00FA362E">
        <w:rPr>
          <w:lang w:val="sk-SK"/>
        </w:rPr>
        <w:fldChar w:fldCharType="end"/>
      </w:r>
      <w:r w:rsidRPr="00FA362E">
        <w:rPr>
          <w:lang w:val="sk-SK"/>
        </w:rPr>
        <w:t xml:space="preserve">. Na odfiltrovanie užitočnej zložky HS z nameraného signálu sa používa filtrovanie za pomoci </w:t>
      </w:r>
      <w:r w:rsidR="00CA3240">
        <w:rPr>
          <w:lang w:val="sk-SK"/>
        </w:rPr>
        <w:t xml:space="preserve">dikrétnej vlnkovej transformácie (Discrete Wavelet Transform – </w:t>
      </w:r>
      <w:commentRangeStart w:id="214"/>
      <w:r w:rsidRPr="00FA362E">
        <w:rPr>
          <w:lang w:val="sk-SK"/>
        </w:rPr>
        <w:t>DWT</w:t>
      </w:r>
      <w:commentRangeEnd w:id="214"/>
      <w:r w:rsidR="00CA3240">
        <w:rPr>
          <w:lang w:val="sk-SK"/>
        </w:rPr>
        <w:t>)</w:t>
      </w:r>
      <w:r w:rsidRPr="00FA362E">
        <w:rPr>
          <w:rStyle w:val="Odkaznakomentr"/>
          <w:lang w:val="sk-SK"/>
        </w:rPr>
        <w:commentReference w:id="214"/>
      </w:r>
      <w:r w:rsidRPr="00FA362E">
        <w:rPr>
          <w:lang w:val="sk-SK"/>
        </w:rPr>
        <w:t xml:space="preserve">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FA362E">
        <w:rPr>
          <w:lang w:val="sk-SK"/>
        </w:rPr>
        <w:fldChar w:fldCharType="begin"/>
      </w:r>
      <w:r w:rsidR="00C66300">
        <w:rPr>
          <w:lang w:val="sk-SK"/>
        </w:rPr>
        <w:instrText xml:space="preserve"> ADDIN EN.CITE &lt;EndNote&gt;&lt;Cite&gt;&lt;Author&gt;El-Segaier&lt;/Author&gt;&lt;Year&gt;2005&lt;/Year&gt;&lt;IDText&gt;Computer-based detection and analysis of heart sound and murmur&lt;/IDText&gt;&lt;DisplayText&gt;[63]&lt;/DisplayText&gt;&lt;record&gt;&lt;dates&gt;&lt;pub-dates&gt;&lt;date&gt;Jul&lt;/date&gt;&lt;/pub-dates&gt;&lt;year&gt;2005&lt;/year&gt;&lt;/dates&gt;&lt;keywords&gt;&lt;keyword&gt;detection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FA362E">
        <w:rPr>
          <w:lang w:val="sk-SK"/>
        </w:rPr>
        <w:fldChar w:fldCharType="separate"/>
      </w:r>
      <w:r w:rsidR="00C66300">
        <w:rPr>
          <w:noProof/>
          <w:lang w:val="sk-SK"/>
        </w:rPr>
        <w:t>[63]</w:t>
      </w:r>
      <w:r w:rsidRPr="00FA362E">
        <w:rPr>
          <w:lang w:val="sk-SK"/>
        </w:rPr>
        <w:fldChar w:fldCharType="end"/>
      </w:r>
      <w:r w:rsidRPr="00FA362E">
        <w:rPr>
          <w:lang w:val="sk-SK"/>
        </w:rPr>
        <w:t xml:space="preserve">, DWT bola znova použitá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 xml:space="preserve"> alebo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neurónové siete </w:t>
      </w:r>
      <w:r w:rsidRPr="00FA362E">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[66]</w:t>
      </w:r>
      <w:r w:rsidRPr="00FA362E">
        <w:rPr>
          <w:lang w:val="sk-SK"/>
        </w:rPr>
        <w:fldChar w:fldCharType="end"/>
      </w:r>
      <w:r w:rsidRPr="00FA362E">
        <w:rPr>
          <w:lang w:val="sk-SK"/>
        </w:rPr>
        <w:t xml:space="preserve">. </w:t>
      </w:r>
      <w:r w:rsidR="00E45212" w:rsidRPr="00FA362E">
        <w:rPr>
          <w:lang w:val="sk-SK"/>
        </w:rPr>
        <w:t xml:space="preserve">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00E45212" w:rsidRPr="00FA362E">
        <w:rPr>
          <w:lang w:val="sk-SK"/>
        </w:rPr>
        <w:fldChar w:fldCharType="begin"/>
      </w:r>
      <w:r w:rsidR="00C66300">
        <w:rPr>
          <w:lang w:val="sk-SK"/>
        </w:rPr>
        <w:instrText xml:space="preserve"> ADDIN EN.CITE &lt;EndNote&gt;&lt;Cite&gt;&lt;Author&gt;Debbal&lt;/Author&gt;&lt;Year&gt;2007&lt;/Year&gt;&lt;IDText&gt;Time-frequency analysis of the first and the second heartbeat sounds&lt;/IDText&gt;&lt;DisplayText&gt;[67]&lt;/DisplayText&gt;&lt;record&gt;&lt;dates&gt;&lt;pub-dates&gt;&lt;date&gt;Jan&lt;/date&gt;&lt;/pub-dates&gt;&lt;year&gt;2007&lt;/year&gt;&lt;/dates&gt;&lt;keywords&gt;&lt;keyword&gt;first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00E45212" w:rsidRPr="00FA362E">
        <w:rPr>
          <w:lang w:val="sk-SK"/>
        </w:rPr>
        <w:fldChar w:fldCharType="separate"/>
      </w:r>
      <w:r w:rsidR="00C66300">
        <w:rPr>
          <w:noProof/>
          <w:lang w:val="sk-SK"/>
        </w:rPr>
        <w:t>[67]</w:t>
      </w:r>
      <w:r w:rsidR="00E45212" w:rsidRPr="00FA362E">
        <w:rPr>
          <w:lang w:val="sk-SK"/>
        </w:rPr>
        <w:fldChar w:fldCharType="end"/>
      </w:r>
      <w:r w:rsidR="00E45212" w:rsidRPr="00FA362E">
        <w:rPr>
          <w:lang w:val="sk-SK"/>
        </w:rPr>
        <w:t xml:space="preserve">. S1 je vyvolaný dvoma udalosťami a to zatvorením dvojcípej (M1 – mitral) a trojcípej (T1 - tricuspid) chlopne. </w:t>
      </w:r>
      <w:r w:rsidR="00E45212" w:rsidRPr="00FA362E">
        <w:rPr>
          <w:lang w:val="sk-SK"/>
        </w:rPr>
        <w:fldChar w:fldCharType="begin"/>
      </w:r>
      <w:r w:rsidR="00E45212" w:rsidRPr="00FA362E">
        <w:rPr>
          <w:lang w:val="sk-SK"/>
        </w:rPr>
        <w:instrText xml:space="preserve"> REF _Ref510259744 \h </w:instrText>
      </w:r>
      <w:r w:rsidR="00E45212" w:rsidRPr="00FA362E">
        <w:rPr>
          <w:lang w:val="sk-SK"/>
        </w:rPr>
      </w:r>
      <w:r w:rsidR="00E45212"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7</w:t>
      </w:r>
      <w:r w:rsidR="00E45212" w:rsidRPr="00FA362E">
        <w:rPr>
          <w:lang w:val="sk-SK"/>
        </w:rPr>
        <w:fldChar w:fldCharType="end"/>
      </w:r>
      <w:r w:rsidR="00E45212" w:rsidRPr="00FA362E">
        <w:rPr>
          <w:lang w:val="sk-SK"/>
        </w:rPr>
        <w:t xml:space="preserve"> </w:t>
      </w:r>
      <w:r w:rsidR="00D047CA">
        <w:rPr>
          <w:lang w:val="sk-SK"/>
        </w:rPr>
        <w:t xml:space="preserve">a </w:t>
      </w:r>
      <w:r w:rsidR="00D047CA">
        <w:rPr>
          <w:lang w:val="sk-SK"/>
        </w:rPr>
        <w:fldChar w:fldCharType="begin"/>
      </w:r>
      <w:r w:rsidR="00D047CA">
        <w:rPr>
          <w:lang w:val="sk-SK"/>
        </w:rPr>
        <w:instrText xml:space="preserve"> REF _Ref513977795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8</w:t>
      </w:r>
      <w:r w:rsidR="00D047CA">
        <w:rPr>
          <w:lang w:val="sk-SK"/>
        </w:rPr>
        <w:fldChar w:fldCharType="end"/>
      </w:r>
      <w:r w:rsidR="00D047CA">
        <w:rPr>
          <w:lang w:val="sk-SK"/>
        </w:rPr>
        <w:t xml:space="preserve"> znázorňujú spektrum prvého srdečného zvuku u dvoch dobrovoľníkov. Spektrum bolo priemerované počas 5 minútového merania. Vidíme, že spektrá majú rozny tvar, čo naznačuje potrebu filtrovať srdečné zvuky pre každého individuálne prispôsobeným filtrom. </w:t>
      </w:r>
      <w:r w:rsidR="00D047CA">
        <w:rPr>
          <w:lang w:val="sk-SK"/>
        </w:rPr>
        <w:fldChar w:fldCharType="begin"/>
      </w:r>
      <w:r w:rsidR="00D047CA">
        <w:rPr>
          <w:lang w:val="sk-SK"/>
        </w:rPr>
        <w:instrText xml:space="preserve"> REF _Ref513977929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9</w:t>
      </w:r>
      <w:r w:rsidR="00D047CA">
        <w:rPr>
          <w:lang w:val="sk-SK"/>
        </w:rPr>
        <w:fldChar w:fldCharType="end"/>
      </w:r>
      <w:r w:rsidR="00D047CA">
        <w:rPr>
          <w:lang w:val="sk-SK"/>
        </w:rPr>
        <w:t xml:space="preserve"> znázorňuje priemerované spektrum pre 30 dobrovoľníkov.</w:t>
      </w:r>
    </w:p>
    <w:p w14:paraId="15D64499" w14:textId="77777777" w:rsidR="00E45212" w:rsidRPr="00FA362E" w:rsidRDefault="00E45212" w:rsidP="00E45212">
      <w:pPr>
        <w:jc w:val="center"/>
        <w:rPr>
          <w:lang w:val="sk-SK"/>
        </w:rPr>
      </w:pPr>
      <w:r w:rsidRPr="00FA362E">
        <w:rPr>
          <w:noProof/>
        </w:rPr>
        <w:lastRenderedPageBreak/>
        <w:drawing>
          <wp:inline distT="0" distB="0" distL="0" distR="0" wp14:anchorId="40237870" wp14:editId="2BD04265">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81266BD" w14:textId="0811290F" w:rsidR="00E45212" w:rsidRPr="00FA362E" w:rsidRDefault="00E45212" w:rsidP="00E45212">
      <w:pPr>
        <w:pStyle w:val="Popis"/>
        <w:rPr>
          <w:vanish/>
          <w:color w:val="000000"/>
          <w:szCs w:val="22"/>
          <w:lang w:val="sk-SK"/>
          <w:specVanish/>
        </w:rPr>
      </w:pPr>
      <w:bookmarkStart w:id="215" w:name="_Ref510259744"/>
      <w:bookmarkStart w:id="216" w:name="_Toc51398152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215"/>
      <w:r w:rsidRPr="00FA362E">
        <w:rPr>
          <w:lang w:val="sk-SK"/>
        </w:rPr>
        <w:t>:</w:t>
      </w:r>
      <w:r w:rsidRPr="00FA362E">
        <w:rPr>
          <w:szCs w:val="22"/>
          <w:lang w:val="sk-SK"/>
        </w:rPr>
        <w:t xml:space="preserve"> Spektrum prvého srdečného zvuku S1 subjektu A.</w:t>
      </w:r>
      <w:bookmarkEnd w:id="216"/>
    </w:p>
    <w:p w14:paraId="54FC5399" w14:textId="77777777" w:rsidR="00E45212" w:rsidRPr="00FA362E" w:rsidRDefault="00E45212" w:rsidP="00E45212">
      <w:pPr>
        <w:pStyle w:val="Popis"/>
        <w:rPr>
          <w:lang w:val="sk-SK"/>
        </w:rPr>
      </w:pPr>
      <w:r w:rsidRPr="00FA362E">
        <w:rPr>
          <w:lang w:val="sk-SK"/>
        </w:rPr>
        <w:t xml:space="preserve"> Spektrum bolo priemerované z prvého srdečného zvuku počas 5 minútového merania v kľude.</w:t>
      </w:r>
    </w:p>
    <w:p w14:paraId="6F2006D8" w14:textId="77777777" w:rsidR="00E45212" w:rsidRPr="00FA362E" w:rsidRDefault="00E45212" w:rsidP="00E45212">
      <w:pPr>
        <w:rPr>
          <w:lang w:val="sk-SK" w:eastAsia="en-US" w:bidi="en-US"/>
        </w:rPr>
      </w:pPr>
    </w:p>
    <w:p w14:paraId="3AB38CBF" w14:textId="77777777" w:rsidR="00E45212" w:rsidRPr="00FA362E" w:rsidRDefault="00E45212" w:rsidP="00E45212">
      <w:pPr>
        <w:jc w:val="center"/>
        <w:rPr>
          <w:lang w:val="sk-SK" w:eastAsia="en-US" w:bidi="en-US"/>
        </w:rPr>
      </w:pPr>
      <w:r w:rsidRPr="00FA362E">
        <w:rPr>
          <w:noProof/>
        </w:rPr>
        <w:drawing>
          <wp:inline distT="0" distB="0" distL="0" distR="0" wp14:anchorId="6F8FF122" wp14:editId="00229A65">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152B5408" w14:textId="2E45C15F" w:rsidR="00E45212" w:rsidRPr="00FA362E" w:rsidRDefault="00E45212" w:rsidP="00E45212">
      <w:pPr>
        <w:pStyle w:val="Popis"/>
        <w:rPr>
          <w:vanish/>
          <w:color w:val="000000"/>
          <w:szCs w:val="22"/>
          <w:lang w:val="sk-SK"/>
          <w:specVanish/>
        </w:rPr>
      </w:pPr>
      <w:bookmarkStart w:id="217" w:name="_Ref513977795"/>
      <w:bookmarkStart w:id="218" w:name="_Toc51398152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bookmarkEnd w:id="217"/>
      <w:r w:rsidRPr="00FA362E">
        <w:rPr>
          <w:lang w:val="sk-SK"/>
        </w:rPr>
        <w:t xml:space="preserve"> </w:t>
      </w:r>
      <w:r w:rsidRPr="00FA362E">
        <w:rPr>
          <w:szCs w:val="22"/>
          <w:lang w:val="sk-SK"/>
        </w:rPr>
        <w:t>Spektrum prvého srdečného zvuku S1 subjektu B.</w:t>
      </w:r>
      <w:bookmarkEnd w:id="218"/>
    </w:p>
    <w:p w14:paraId="3A4365D0" w14:textId="77777777" w:rsidR="00E45212" w:rsidRPr="00FA362E" w:rsidRDefault="00E45212" w:rsidP="00E45212">
      <w:pPr>
        <w:pStyle w:val="Popis"/>
        <w:rPr>
          <w:lang w:val="sk-SK"/>
        </w:rPr>
      </w:pPr>
      <w:r w:rsidRPr="00FA362E">
        <w:rPr>
          <w:lang w:val="sk-SK"/>
        </w:rPr>
        <w:t xml:space="preserve"> Spektrum bolo priemerované z prvého srdečného zvuku počas 5 minútového merania v kľude.</w:t>
      </w:r>
    </w:p>
    <w:p w14:paraId="46A5AB2A" w14:textId="77777777" w:rsidR="00E45212" w:rsidRPr="00FA362E" w:rsidRDefault="00E45212" w:rsidP="00E45212">
      <w:pPr>
        <w:pStyle w:val="Popis"/>
        <w:rPr>
          <w:lang w:val="sk-SK"/>
        </w:rPr>
      </w:pPr>
    </w:p>
    <w:p w14:paraId="5CA4327D" w14:textId="77777777" w:rsidR="00E45212" w:rsidRPr="00FA362E" w:rsidRDefault="00E45212" w:rsidP="00E45212">
      <w:pPr>
        <w:jc w:val="center"/>
        <w:rPr>
          <w:lang w:val="sk-SK" w:eastAsia="en-US" w:bidi="en-US"/>
        </w:rPr>
      </w:pPr>
      <w:r w:rsidRPr="00FA362E">
        <w:rPr>
          <w:noProof/>
        </w:rPr>
        <w:drawing>
          <wp:inline distT="0" distB="0" distL="0" distR="0" wp14:anchorId="4A89BDAD" wp14:editId="213E7D67">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2231C326" w14:textId="368F8828" w:rsidR="00E45212" w:rsidRPr="00FA362E" w:rsidRDefault="00E45212" w:rsidP="00E45212">
      <w:pPr>
        <w:pStyle w:val="Popis"/>
        <w:rPr>
          <w:vanish/>
          <w:color w:val="000000"/>
          <w:szCs w:val="22"/>
          <w:lang w:val="sk-SK"/>
          <w:specVanish/>
        </w:rPr>
      </w:pPr>
      <w:bookmarkStart w:id="219" w:name="_Ref513977929"/>
      <w:bookmarkStart w:id="220" w:name="_Toc51398152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219"/>
      <w:r w:rsidRPr="00FA362E">
        <w:rPr>
          <w:szCs w:val="22"/>
          <w:lang w:val="sk-SK"/>
        </w:rPr>
        <w:t xml:space="preserve"> Spektrum prvého srdečného zvuku S1 pre 30 ľudí.</w:t>
      </w:r>
      <w:bookmarkEnd w:id="220"/>
    </w:p>
    <w:p w14:paraId="6A184532" w14:textId="77777777" w:rsidR="00E45212" w:rsidRPr="00FA362E" w:rsidRDefault="00E45212" w:rsidP="00E45212">
      <w:pPr>
        <w:pStyle w:val="Popis"/>
        <w:rPr>
          <w:lang w:val="sk-SK"/>
        </w:rPr>
      </w:pPr>
      <w:r w:rsidRPr="00FA362E">
        <w:rPr>
          <w:lang w:val="sk-SK"/>
        </w:rPr>
        <w:t xml:space="preserve"> Spektrum bolo najskôr priemerované z prvého srdečného zvuku počas 5 minútového merania pre každého dobrovoľníka v kľude. Tieto priemerné spektrá boli následne priemerované pre všetkých dobrovoľníkov.</w:t>
      </w:r>
    </w:p>
    <w:p w14:paraId="52B1C017" w14:textId="77777777" w:rsidR="00E45212" w:rsidRPr="00FA362E" w:rsidRDefault="00E45212" w:rsidP="00CE547F">
      <w:pPr>
        <w:rPr>
          <w:lang w:val="sk-SK"/>
        </w:rPr>
      </w:pPr>
    </w:p>
    <w:p w14:paraId="5D858272" w14:textId="77777777" w:rsidR="000C5D02" w:rsidRDefault="00CE547F" w:rsidP="00CE547F">
      <w:pPr>
        <w:rPr>
          <w:lang w:val="sk-SK"/>
        </w:rPr>
      </w:pPr>
      <w:r w:rsidRPr="00FA362E">
        <w:rPr>
          <w:lang w:val="sk-SK"/>
        </w:rPr>
        <w:lastRenderedPageBreak/>
        <w:t xml:space="preserve">Nasledujúci </w:t>
      </w:r>
      <w:commentRangeStart w:id="221"/>
      <w:r w:rsidRPr="00FA362E">
        <w:rPr>
          <w:lang w:val="sk-SK"/>
        </w:rPr>
        <w:t xml:space="preserve">experiment </w:t>
      </w:r>
      <w:r w:rsidR="00CA3240">
        <w:rPr>
          <w:lang w:val="sk-SK"/>
        </w:rPr>
        <w:t>testuje a stanovuje</w:t>
      </w:r>
      <w:r w:rsidRPr="00FA362E">
        <w:rPr>
          <w:lang w:val="sk-SK"/>
        </w:rPr>
        <w:t xml:space="preserve"> </w:t>
      </w:r>
      <w:commentRangeEnd w:id="221"/>
      <w:r w:rsidRPr="00FA362E">
        <w:rPr>
          <w:rStyle w:val="Odkaznakomentr"/>
          <w:lang w:val="sk-SK"/>
        </w:rPr>
        <w:commentReference w:id="221"/>
      </w:r>
      <w:r w:rsidRPr="00FA362E">
        <w:rPr>
          <w:lang w:val="sk-SK"/>
        </w:rPr>
        <w:t>optimálny typ metódy predspracovania a optimálne hranice pre filtrované pásmo. Signál bol frekvenčne filtrovaný za použitia DWT a fourierovej transformácie. K stanoveniu kritéria pre hodnotenie optimálnosti filtrácie</w:t>
      </w:r>
      <w:r w:rsidR="000C5D02">
        <w:rPr>
          <w:lang w:val="sk-SK"/>
        </w:rPr>
        <w:t xml:space="preserve"> bol vybraný nasledovný postup:</w:t>
      </w:r>
    </w:p>
    <w:p w14:paraId="654003E3" w14:textId="77777777" w:rsidR="000C5D02" w:rsidRDefault="00CE547F" w:rsidP="000C5D02">
      <w:pPr>
        <w:pStyle w:val="Odsekzoznamu"/>
        <w:numPr>
          <w:ilvl w:val="0"/>
          <w:numId w:val="31"/>
        </w:numPr>
        <w:rPr>
          <w:lang w:val="sk-SK"/>
        </w:rPr>
      </w:pPr>
      <w:commentRangeStart w:id="222"/>
      <w:r w:rsidRPr="000C5D02">
        <w:rPr>
          <w:lang w:val="sk-SK"/>
        </w:rPr>
        <w:t xml:space="preserve">Po filtrácií boli detekované S1 v každom R-R intervaly. </w:t>
      </w:r>
    </w:p>
    <w:p w14:paraId="724C97CF" w14:textId="77777777" w:rsidR="000C5D02" w:rsidRDefault="00CE547F" w:rsidP="000C5D02">
      <w:pPr>
        <w:pStyle w:val="Odsekzoznamu"/>
        <w:numPr>
          <w:ilvl w:val="0"/>
          <w:numId w:val="31"/>
        </w:numPr>
        <w:rPr>
          <w:lang w:val="sk-SK"/>
        </w:rPr>
      </w:pPr>
      <w:r w:rsidRPr="000C5D02">
        <w:rPr>
          <w:lang w:val="sk-SK"/>
        </w:rPr>
        <w:t xml:space="preserve">Bola spočítaná vzdialenosť každého S1 od R-vlny ktorá mu predchádza. </w:t>
      </w:r>
    </w:p>
    <w:p w14:paraId="2461AA6B" w14:textId="77777777" w:rsidR="000C5D02" w:rsidRDefault="00CE547F" w:rsidP="000C5D02">
      <w:pPr>
        <w:pStyle w:val="Odsekzoznamu"/>
        <w:numPr>
          <w:ilvl w:val="0"/>
          <w:numId w:val="31"/>
        </w:numPr>
        <w:rPr>
          <w:lang w:val="sk-SK"/>
        </w:rPr>
      </w:pPr>
      <w:r w:rsidRPr="000C5D02">
        <w:rPr>
          <w:lang w:val="sk-SK"/>
        </w:rPr>
        <w:t xml:space="preserve">Tieto vzdialenosť boli korelované s hodnotami respiračnej krivky. </w:t>
      </w:r>
    </w:p>
    <w:p w14:paraId="3BC5156F" w14:textId="77777777" w:rsidR="000C5D02" w:rsidRDefault="000C5D02" w:rsidP="000C5D02">
      <w:pPr>
        <w:pStyle w:val="Odsekzoznamu"/>
        <w:ind w:left="780"/>
        <w:rPr>
          <w:lang w:val="sk-SK"/>
        </w:rPr>
      </w:pPr>
    </w:p>
    <w:p w14:paraId="52159674" w14:textId="3E50E044" w:rsidR="00CE547F" w:rsidRPr="00FA362E" w:rsidRDefault="00CE547F" w:rsidP="00FC1930">
      <w:pPr>
        <w:rPr>
          <w:lang w:val="sk-SK"/>
        </w:rPr>
      </w:pPr>
      <w:r w:rsidRPr="000C5D02">
        <w:rPr>
          <w:lang w:val="sk-SK"/>
        </w:rPr>
        <w:t>Predpokladáme, že vzdialenosť S1 od R-vlny by mala korelovať s dýchaním</w:t>
      </w:r>
      <w:commentRangeEnd w:id="222"/>
      <w:r w:rsidRPr="00FA362E">
        <w:rPr>
          <w:rStyle w:val="Odkaznakomentr"/>
          <w:lang w:val="sk-SK"/>
        </w:rPr>
        <w:commentReference w:id="222"/>
      </w:r>
      <w:r w:rsidRPr="000C5D02">
        <w:rPr>
          <w:lang w:val="sk-SK"/>
        </w:rPr>
        <w:t xml:space="preserve">.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2139D3D5" w14:textId="77777777" w:rsidR="00CE547F" w:rsidRPr="00FA362E" w:rsidRDefault="00CE547F" w:rsidP="00CE547F">
      <w:pPr>
        <w:rPr>
          <w:lang w:val="sk-SK"/>
        </w:rPr>
      </w:pPr>
    </w:p>
    <w:p w14:paraId="4280573D" w14:textId="77777777" w:rsidR="00CE547F" w:rsidRPr="00FA362E" w:rsidRDefault="00CE547F" w:rsidP="00CE547F">
      <w:pPr>
        <w:pStyle w:val="Nadpis4"/>
        <w:rPr>
          <w:lang w:val="sk-SK"/>
        </w:rPr>
      </w:pPr>
      <w:bookmarkStart w:id="223" w:name="_Toc386404214"/>
      <w:r w:rsidRPr="00FA362E">
        <w:rPr>
          <w:lang w:val="sk-SK"/>
        </w:rPr>
        <w:t>Filtrácia fourierovou transformáciou</w:t>
      </w:r>
      <w:bookmarkEnd w:id="223"/>
    </w:p>
    <w:p w14:paraId="509F963A" w14:textId="77777777" w:rsidR="00CE547F" w:rsidRPr="00FA362E" w:rsidRDefault="00CE547F" w:rsidP="00CE547F">
      <w:pPr>
        <w:tabs>
          <w:tab w:val="left" w:pos="2920"/>
        </w:tabs>
        <w:rPr>
          <w:lang w:val="sk-SK"/>
        </w:rPr>
      </w:pPr>
    </w:p>
    <w:p w14:paraId="15530B76" w14:textId="2D38CCAD" w:rsidR="00CE547F" w:rsidRPr="00FA362E" w:rsidRDefault="00CE547F" w:rsidP="00CE547F">
      <w:pPr>
        <w:rPr>
          <w:i/>
          <w:lang w:val="sk-SK"/>
        </w:rPr>
      </w:pPr>
      <w:r w:rsidRPr="00FA362E">
        <w:rPr>
          <w:lang w:val="sk-SK"/>
        </w:rPr>
        <w:t>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w:t>
      </w:r>
      <w:r w:rsidR="008F7A5E">
        <w:rPr>
          <w:lang w:val="sk-SK"/>
        </w:rPr>
        <w:t xml:space="preserve"> </w:t>
      </w:r>
      <w:r w:rsidR="008F7A5E">
        <w:rPr>
          <w:lang w:val="sk-SK"/>
        </w:rPr>
        <w:fldChar w:fldCharType="begin"/>
      </w:r>
      <w:r w:rsidR="008F7A5E">
        <w:rPr>
          <w:lang w:val="sk-SK"/>
        </w:rPr>
        <w:instrText xml:space="preserve"> REF _Ref513977171 \h </w:instrText>
      </w:r>
      <w:r w:rsidR="008F7A5E">
        <w:rPr>
          <w:lang w:val="sk-SK"/>
        </w:rPr>
      </w:r>
      <w:r w:rsidR="008F7A5E">
        <w:rPr>
          <w:lang w:val="sk-SK"/>
        </w:rPr>
        <w:fldChar w:fldCharType="separate"/>
      </w:r>
      <w:r w:rsidR="00B85020">
        <w:t xml:space="preserve">Tabuľka </w:t>
      </w:r>
      <w:r w:rsidR="00B85020">
        <w:rPr>
          <w:noProof/>
        </w:rPr>
        <w:t>3</w:t>
      </w:r>
      <w:r w:rsidR="008F7A5E">
        <w:rPr>
          <w:lang w:val="sk-SK"/>
        </w:rPr>
        <w:fldChar w:fldCharType="end"/>
      </w:r>
      <w:r w:rsidRPr="00FA362E">
        <w:rPr>
          <w:lang w:val="sk-SK"/>
        </w:rPr>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FA362E">
        <w:rPr>
          <w:i/>
          <w:lang w:val="sk-SK"/>
        </w:rPr>
        <w:t>filfilt.</w:t>
      </w:r>
    </w:p>
    <w:p w14:paraId="2DEB5FEC" w14:textId="77777777" w:rsidR="00CE547F" w:rsidRPr="00FA362E" w:rsidRDefault="00CE547F" w:rsidP="00CE547F">
      <w:pPr>
        <w:rPr>
          <w:lang w:val="sk-SK"/>
        </w:rPr>
      </w:pPr>
    </w:p>
    <w:p w14:paraId="39CBA119" w14:textId="77777777" w:rsidR="00CE547F" w:rsidRDefault="00CE547F" w:rsidP="00CE547F">
      <w:pPr>
        <w:jc w:val="center"/>
        <w:rPr>
          <w:sz w:val="22"/>
          <w:szCs w:val="22"/>
          <w:lang w:val="sk-SK"/>
        </w:rPr>
      </w:pPr>
      <w:r w:rsidRPr="00FA362E">
        <w:rPr>
          <w:noProof/>
          <w:sz w:val="22"/>
          <w:szCs w:val="22"/>
        </w:rPr>
        <w:drawing>
          <wp:inline distT="0" distB="0" distL="0" distR="0" wp14:anchorId="715A1711" wp14:editId="2833E30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545F69D1" w14:textId="12BDB612" w:rsidR="00D047CA" w:rsidRPr="00FA362E" w:rsidRDefault="00CE547F" w:rsidP="00D047CA">
      <w:pPr>
        <w:pStyle w:val="Popis"/>
        <w:rPr>
          <w:vanish/>
          <w:color w:val="000000"/>
          <w:szCs w:val="22"/>
          <w:lang w:val="sk-SK"/>
          <w:specVanish/>
        </w:rPr>
      </w:pPr>
      <w:bookmarkStart w:id="224" w:name="_Ref513977171"/>
      <w:bookmarkStart w:id="225" w:name="_Toc513981542"/>
      <w:r>
        <w:t xml:space="preserve">Tabuľka </w:t>
      </w:r>
      <w:r>
        <w:fldChar w:fldCharType="begin"/>
      </w:r>
      <w:r>
        <w:instrText xml:space="preserve"> SEQ Tabuľka \* ARABIC </w:instrText>
      </w:r>
      <w:r>
        <w:fldChar w:fldCharType="separate"/>
      </w:r>
      <w:r w:rsidR="00B85020">
        <w:rPr>
          <w:noProof/>
        </w:rPr>
        <w:t>3</w:t>
      </w:r>
      <w:r>
        <w:fldChar w:fldCharType="end"/>
      </w:r>
      <w:bookmarkEnd w:id="224"/>
      <w:r>
        <w:t>:</w:t>
      </w:r>
      <w:r w:rsidRPr="005137DA">
        <w:rPr>
          <w:lang w:val="sk-SK"/>
        </w:rPr>
        <w:t xml:space="preserve"> </w:t>
      </w:r>
      <w:r w:rsidRPr="00FA362E">
        <w:rPr>
          <w:lang w:val="sk-SK"/>
        </w:rPr>
        <w:t>T</w:t>
      </w:r>
      <w:r w:rsidRPr="00FA362E">
        <w:rPr>
          <w:szCs w:val="22"/>
          <w:lang w:val="sk-SK"/>
        </w:rPr>
        <w:t>abuľka pásmových filtrov so spodnými a hornými hraničnými frekvenciami.</w:t>
      </w:r>
      <w:bookmarkEnd w:id="225"/>
      <w:r w:rsidR="00D047CA" w:rsidRPr="00D047CA">
        <w:rPr>
          <w:vanish/>
          <w:color w:val="000000"/>
          <w:szCs w:val="22"/>
          <w:lang w:val="sk-SK"/>
          <w:specVanish/>
        </w:rPr>
        <w:t xml:space="preserve"> </w:t>
      </w:r>
    </w:p>
    <w:p w14:paraId="53F0170B" w14:textId="635521F0" w:rsidR="00CE547F" w:rsidRPr="00FA362E" w:rsidRDefault="00D047CA" w:rsidP="00D047CA">
      <w:pPr>
        <w:pStyle w:val="Popis"/>
        <w:rPr>
          <w:szCs w:val="22"/>
          <w:lang w:val="sk-SK"/>
        </w:rPr>
      </w:pPr>
      <w:r>
        <w:rPr>
          <w:szCs w:val="22"/>
          <w:lang w:val="sk-SK"/>
        </w:rPr>
        <w:t xml:space="preserve"> </w:t>
      </w:r>
      <w:r w:rsidRPr="00FA362E">
        <w:rPr>
          <w:lang w:val="sk-SK"/>
        </w:rPr>
        <w:t>Napríklad filter označený ako f30 má spodnú hranicu 15Hz a hornú hranicu 30 Hz</w:t>
      </w:r>
    </w:p>
    <w:p w14:paraId="3CB0EE78" w14:textId="77777777" w:rsidR="00CE547F" w:rsidRPr="00FA362E" w:rsidRDefault="00CE547F" w:rsidP="00CE547F">
      <w:pPr>
        <w:pStyle w:val="Popis"/>
        <w:rPr>
          <w:szCs w:val="22"/>
          <w:lang w:val="sk-SK"/>
        </w:rPr>
      </w:pPr>
    </w:p>
    <w:p w14:paraId="6AB93387" w14:textId="77777777" w:rsidR="00CE547F" w:rsidRPr="00FA362E" w:rsidRDefault="00CE547F" w:rsidP="00CE547F">
      <w:pPr>
        <w:pStyle w:val="Nadpis4"/>
        <w:rPr>
          <w:lang w:val="sk-SK"/>
        </w:rPr>
      </w:pPr>
      <w:bookmarkStart w:id="226" w:name="_Toc386404215"/>
      <w:r w:rsidRPr="00FA362E">
        <w:rPr>
          <w:lang w:val="sk-SK"/>
        </w:rPr>
        <w:t>DWT</w:t>
      </w:r>
      <w:bookmarkEnd w:id="226"/>
    </w:p>
    <w:p w14:paraId="5DFABC40" w14:textId="77777777" w:rsidR="00CE547F" w:rsidRPr="00FA362E" w:rsidRDefault="00CE547F" w:rsidP="00CE547F">
      <w:pPr>
        <w:rPr>
          <w:lang w:val="sk-SK"/>
        </w:rPr>
      </w:pPr>
    </w:p>
    <w:p w14:paraId="731F7C15" w14:textId="1B033C2E" w:rsidR="00CE547F" w:rsidRDefault="00CE547F" w:rsidP="00CE547F">
      <w:pPr>
        <w:tabs>
          <w:tab w:val="left" w:pos="3230"/>
        </w:tabs>
        <w:rPr>
          <w:lang w:val="sk-SK"/>
        </w:rPr>
      </w:pPr>
      <w:r w:rsidRPr="00FA362E">
        <w:rPr>
          <w:lang w:val="sk-SK"/>
        </w:rPr>
        <w:t xml:space="preserve">Druhou metódou filtrácie je DWT. K filtrácií boli použité banky filtrov z rodiny Daubichies číslo 4 a 14 (db4, db14) a banka filtrov z rodiny Coiflet číslo 2 (coif2). Tieto banky filtrov hodnotila štúdia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FA362E">
        <w:rPr>
          <w:lang w:val="sk-SK"/>
        </w:rPr>
        <w:fldChar w:fldCharType="begin"/>
      </w:r>
      <w:r w:rsidRPr="00FA362E">
        <w:rPr>
          <w:lang w:val="sk-SK"/>
        </w:rPr>
        <w:instrText xml:space="preserve"> REF _Ref510260215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4</w:t>
      </w:r>
      <w:r w:rsidRPr="00FA362E">
        <w:rPr>
          <w:lang w:val="sk-SK"/>
        </w:rPr>
        <w:fldChar w:fldCharType="end"/>
      </w:r>
      <w:r w:rsidR="000C5D02">
        <w:rPr>
          <w:lang w:val="sk-SK"/>
        </w:rPr>
        <w:t>.</w:t>
      </w:r>
    </w:p>
    <w:p w14:paraId="04EFBBA7" w14:textId="77777777" w:rsidR="000C5D02" w:rsidRPr="00FA362E" w:rsidRDefault="000C5D02" w:rsidP="00CE547F">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CE547F" w:rsidRPr="00FA362E" w14:paraId="594E6E93" w14:textId="77777777" w:rsidTr="00452ADC">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E82EB0" w14:textId="77777777" w:rsidR="00CE547F" w:rsidRPr="00FA362E" w:rsidRDefault="00CE547F" w:rsidP="00452ADC">
            <w:pPr>
              <w:jc w:val="center"/>
              <w:rPr>
                <w:color w:val="000000"/>
                <w:szCs w:val="24"/>
                <w:lang w:val="sk-SK"/>
              </w:rPr>
            </w:pPr>
            <w:r w:rsidRPr="00FA362E">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7B53CF8E" w14:textId="77777777" w:rsidR="00CE547F" w:rsidRPr="00FA362E" w:rsidRDefault="00CE547F" w:rsidP="00452ADC">
            <w:pPr>
              <w:jc w:val="center"/>
              <w:rPr>
                <w:color w:val="000000"/>
                <w:szCs w:val="24"/>
                <w:lang w:val="sk-SK"/>
              </w:rPr>
            </w:pPr>
            <w:r w:rsidRPr="00FA362E">
              <w:rPr>
                <w:color w:val="000000"/>
                <w:lang w:val="sk-SK"/>
              </w:rPr>
              <w:t>pásmo [Hz]</w:t>
            </w:r>
          </w:p>
        </w:tc>
      </w:tr>
      <w:tr w:rsidR="00CE547F" w:rsidRPr="00FA362E" w14:paraId="778A607E"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30F4DE23" w14:textId="77777777" w:rsidR="00CE547F" w:rsidRPr="00FA362E" w:rsidRDefault="00CE547F" w:rsidP="00452ADC">
            <w:pPr>
              <w:jc w:val="center"/>
              <w:rPr>
                <w:color w:val="000000"/>
                <w:szCs w:val="24"/>
                <w:lang w:val="sk-SK"/>
              </w:rPr>
            </w:pPr>
            <w:r w:rsidRPr="00FA362E">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14:paraId="3CFAAB4C" w14:textId="77777777" w:rsidR="00CE547F" w:rsidRPr="00FA362E" w:rsidRDefault="00CE547F" w:rsidP="00452ADC">
            <w:pPr>
              <w:jc w:val="center"/>
              <w:rPr>
                <w:color w:val="000000"/>
                <w:szCs w:val="24"/>
                <w:lang w:val="sk-SK"/>
              </w:rPr>
            </w:pPr>
            <w:r w:rsidRPr="00FA362E">
              <w:rPr>
                <w:color w:val="000000"/>
                <w:lang w:val="sk-SK"/>
              </w:rPr>
              <w:t>125,0-250,0</w:t>
            </w:r>
          </w:p>
        </w:tc>
      </w:tr>
      <w:tr w:rsidR="00CE547F" w:rsidRPr="00FA362E" w14:paraId="0CFCCCCD"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2A4B278" w14:textId="77777777" w:rsidR="00CE547F" w:rsidRPr="00FA362E" w:rsidRDefault="00CE547F" w:rsidP="00452ADC">
            <w:pPr>
              <w:jc w:val="center"/>
              <w:rPr>
                <w:color w:val="000000"/>
                <w:szCs w:val="24"/>
                <w:lang w:val="sk-SK"/>
              </w:rPr>
            </w:pPr>
            <w:r w:rsidRPr="00FA362E">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14:paraId="535F6043" w14:textId="77777777" w:rsidR="00CE547F" w:rsidRPr="00FA362E" w:rsidRDefault="00CE547F" w:rsidP="00452ADC">
            <w:pPr>
              <w:jc w:val="center"/>
              <w:rPr>
                <w:color w:val="000000"/>
                <w:szCs w:val="24"/>
                <w:lang w:val="sk-SK"/>
              </w:rPr>
            </w:pPr>
            <w:r w:rsidRPr="00FA362E">
              <w:rPr>
                <w:color w:val="000000"/>
                <w:lang w:val="sk-SK"/>
              </w:rPr>
              <w:t>62,5-125,0</w:t>
            </w:r>
          </w:p>
        </w:tc>
      </w:tr>
      <w:tr w:rsidR="00CE547F" w:rsidRPr="00FA362E" w14:paraId="659307D1" w14:textId="77777777" w:rsidTr="00452ADC">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9497B82" w14:textId="77777777" w:rsidR="00CE547F" w:rsidRPr="00FA362E" w:rsidRDefault="00CE547F" w:rsidP="00452ADC">
            <w:pPr>
              <w:jc w:val="center"/>
              <w:rPr>
                <w:color w:val="000000"/>
                <w:szCs w:val="24"/>
                <w:lang w:val="sk-SK"/>
              </w:rPr>
            </w:pPr>
            <w:r w:rsidRPr="00FA362E">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14:paraId="73141C6A" w14:textId="77777777" w:rsidR="00CE547F" w:rsidRPr="00FA362E" w:rsidRDefault="00CE547F" w:rsidP="00452ADC">
            <w:pPr>
              <w:jc w:val="center"/>
              <w:rPr>
                <w:color w:val="000000"/>
                <w:szCs w:val="24"/>
                <w:lang w:val="sk-SK"/>
              </w:rPr>
            </w:pPr>
            <w:r w:rsidRPr="00FA362E">
              <w:rPr>
                <w:color w:val="000000"/>
                <w:lang w:val="sk-SK"/>
              </w:rPr>
              <w:t>31,3-62,5</w:t>
            </w:r>
          </w:p>
        </w:tc>
      </w:tr>
      <w:tr w:rsidR="00CE547F" w:rsidRPr="00FA362E" w14:paraId="1C664C65"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49FB9C3" w14:textId="77777777" w:rsidR="00CE547F" w:rsidRPr="00FA362E" w:rsidRDefault="00CE547F" w:rsidP="00452ADC">
            <w:pPr>
              <w:jc w:val="center"/>
              <w:rPr>
                <w:color w:val="000000"/>
                <w:szCs w:val="24"/>
                <w:lang w:val="sk-SK"/>
              </w:rPr>
            </w:pPr>
            <w:r w:rsidRPr="00FA362E">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14:paraId="0EA649B5" w14:textId="77777777" w:rsidR="00CE547F" w:rsidRPr="00FA362E" w:rsidRDefault="00CE547F" w:rsidP="00452ADC">
            <w:pPr>
              <w:jc w:val="center"/>
              <w:rPr>
                <w:color w:val="000000"/>
                <w:szCs w:val="24"/>
                <w:lang w:val="sk-SK"/>
              </w:rPr>
            </w:pPr>
            <w:r w:rsidRPr="00FA362E">
              <w:rPr>
                <w:color w:val="000000"/>
                <w:lang w:val="sk-SK"/>
              </w:rPr>
              <w:t>15,6-31,3</w:t>
            </w:r>
          </w:p>
        </w:tc>
      </w:tr>
      <w:tr w:rsidR="00CE547F" w:rsidRPr="00FA362E" w14:paraId="4CA28CB7" w14:textId="77777777" w:rsidTr="00452ADC">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B8D758B" w14:textId="77777777" w:rsidR="00CE547F" w:rsidRPr="00FA362E" w:rsidRDefault="00CE547F" w:rsidP="00452ADC">
            <w:pPr>
              <w:jc w:val="center"/>
              <w:rPr>
                <w:color w:val="000000"/>
                <w:szCs w:val="24"/>
                <w:lang w:val="sk-SK"/>
              </w:rPr>
            </w:pPr>
            <w:r w:rsidRPr="00FA362E">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14:paraId="1CE3077A" w14:textId="77777777" w:rsidR="00CE547F" w:rsidRPr="00FA362E" w:rsidRDefault="00CE547F" w:rsidP="00452ADC">
            <w:pPr>
              <w:jc w:val="center"/>
              <w:rPr>
                <w:color w:val="000000"/>
                <w:szCs w:val="24"/>
                <w:lang w:val="sk-SK"/>
              </w:rPr>
            </w:pPr>
            <w:r w:rsidRPr="00FA362E">
              <w:rPr>
                <w:color w:val="000000"/>
                <w:lang w:val="sk-SK"/>
              </w:rPr>
              <w:t>7,8-15,6</w:t>
            </w:r>
          </w:p>
        </w:tc>
      </w:tr>
    </w:tbl>
    <w:p w14:paraId="12FD2791" w14:textId="77777777" w:rsidR="00CE547F" w:rsidRPr="00FA362E" w:rsidRDefault="00CE547F" w:rsidP="00CE547F">
      <w:pPr>
        <w:pStyle w:val="Popis"/>
        <w:spacing w:before="240"/>
        <w:rPr>
          <w:szCs w:val="22"/>
          <w:lang w:val="sk-SK"/>
        </w:rPr>
      </w:pPr>
      <w:bookmarkStart w:id="227" w:name="_Ref510260215"/>
      <w:bookmarkStart w:id="228" w:name="_Ref510260211"/>
      <w:bookmarkStart w:id="229" w:name="_Toc510268061"/>
      <w:bookmarkStart w:id="230" w:name="_Toc513584972"/>
      <w:bookmarkStart w:id="231" w:name="_Toc51398154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4</w:t>
      </w:r>
      <w:r w:rsidRPr="00FA362E">
        <w:rPr>
          <w:lang w:val="sk-SK"/>
        </w:rPr>
        <w:fldChar w:fldCharType="end"/>
      </w:r>
      <w:bookmarkEnd w:id="227"/>
      <w:r w:rsidRPr="00FA362E">
        <w:rPr>
          <w:lang w:val="sk-SK"/>
        </w:rPr>
        <w:t>:</w:t>
      </w:r>
      <w:r w:rsidRPr="00FA362E">
        <w:rPr>
          <w:szCs w:val="22"/>
          <w:lang w:val="sk-SK"/>
        </w:rPr>
        <w:t xml:space="preserve"> Stupne rozkladu DWT a im prislúchajúce frekvenčné pásma.</w:t>
      </w:r>
      <w:bookmarkEnd w:id="228"/>
      <w:bookmarkEnd w:id="229"/>
      <w:bookmarkEnd w:id="230"/>
      <w:bookmarkEnd w:id="231"/>
    </w:p>
    <w:p w14:paraId="14E3AC69" w14:textId="77777777" w:rsidR="00CE547F" w:rsidRPr="00FA362E" w:rsidRDefault="00CE547F" w:rsidP="00CE547F">
      <w:pPr>
        <w:rPr>
          <w:lang w:val="sk-SK"/>
        </w:rPr>
      </w:pPr>
    </w:p>
    <w:p w14:paraId="7D59FD9A" w14:textId="77777777" w:rsidR="00CE547F" w:rsidRPr="00FA362E" w:rsidRDefault="00CE547F" w:rsidP="00CE547F">
      <w:pPr>
        <w:rPr>
          <w:lang w:val="sk-SK"/>
        </w:rPr>
      </w:pPr>
      <w:r w:rsidRPr="00FA362E">
        <w:rPr>
          <w:lang w:val="sk-SK"/>
        </w:rPr>
        <w:t>Po rozložení signálu na detaily sa signál rekonštruuje z vybraných detailov následovne.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FA362E">
        <w:rPr>
          <w:lang w:val="sk-SK"/>
        </w:rPr>
        <w:t xml:space="preserve"> </w:t>
      </w:r>
      <w:r w:rsidRPr="00FA362E">
        <w:rPr>
          <w:rFonts w:eastAsiaTheme="minorEastAsia"/>
          <w:lang w:val="sk-SK"/>
        </w:rPr>
        <w:t>ako</w:t>
      </w:r>
      <w:r w:rsidRPr="00FA362E">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FA362E">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w:t>
      </w:r>
      <w:r w:rsidRPr="00FA362E">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FA362E">
        <w:rPr>
          <w:lang w:val="sk-SK"/>
        </w:rPr>
        <w:t xml:space="preserve"> vyjadruje vzorec (</w:t>
      </w:r>
      <w:r w:rsidRPr="00FA362E">
        <w:rPr>
          <w:lang w:val="sk-SK"/>
        </w:rPr>
        <w:fldChar w:fldCharType="begin"/>
      </w:r>
      <w:r w:rsidRPr="00FA362E">
        <w:rPr>
          <w:lang w:val="sk-SK"/>
        </w:rPr>
        <w:instrText xml:space="preserve"> REF dwt \h </w:instrText>
      </w:r>
      <w:r w:rsidRPr="00FA362E">
        <w:rPr>
          <w:lang w:val="sk-SK"/>
        </w:rPr>
      </w:r>
      <w:r w:rsidRPr="00FA362E">
        <w:rPr>
          <w:lang w:val="sk-SK"/>
        </w:rPr>
        <w:fldChar w:fldCharType="separate"/>
      </w:r>
      <w:r w:rsidR="00B85020">
        <w:rPr>
          <w:noProof/>
          <w:color w:val="000000"/>
          <w:lang w:val="sk-SK"/>
        </w:rPr>
        <w:t>42</w:t>
      </w:r>
      <w:r w:rsidRPr="00FA362E">
        <w:rPr>
          <w:lang w:val="sk-SK"/>
        </w:rPr>
        <w:fldChar w:fldCharType="end"/>
      </w:r>
      <w:r w:rsidRPr="00FA362E">
        <w:rPr>
          <w:lang w:val="sk-SK"/>
        </w:rPr>
        <w:t>):</w:t>
      </w:r>
    </w:p>
    <w:p w14:paraId="0062E566"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0551C53" w14:textId="77777777" w:rsidTr="00452ADC">
        <w:tc>
          <w:tcPr>
            <w:tcW w:w="704" w:type="dxa"/>
          </w:tcPr>
          <w:p w14:paraId="6D07359F" w14:textId="77777777" w:rsidR="00CE547F" w:rsidRPr="00FA362E" w:rsidRDefault="00CE547F" w:rsidP="00452ADC">
            <w:pPr>
              <w:jc w:val="center"/>
              <w:rPr>
                <w:color w:val="000000"/>
                <w:lang w:val="sk-SK"/>
              </w:rPr>
            </w:pPr>
          </w:p>
        </w:tc>
        <w:tc>
          <w:tcPr>
            <w:tcW w:w="7088" w:type="dxa"/>
            <w:vAlign w:val="center"/>
          </w:tcPr>
          <w:p w14:paraId="48A0FE1D" w14:textId="77777777" w:rsidR="00CE547F" w:rsidRPr="00FA362E" w:rsidRDefault="00CE547F" w:rsidP="00452ADC">
            <w:pPr>
              <w:jc w:val="center"/>
              <w:rPr>
                <w:color w:val="000000"/>
                <w:lang w:val="sk-SK"/>
              </w:rPr>
            </w:pPr>
            <w:r w:rsidRPr="00FA362E">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63416F3B" w14:textId="77777777" w:rsidR="00CE547F" w:rsidRPr="00FA362E" w:rsidRDefault="00CE547F" w:rsidP="00452ADC">
            <w:pPr>
              <w:jc w:val="center"/>
              <w:rPr>
                <w:color w:val="000000"/>
                <w:lang w:val="sk-SK"/>
              </w:rPr>
            </w:pPr>
            <w:r w:rsidRPr="00FA362E">
              <w:rPr>
                <w:color w:val="000000"/>
                <w:lang w:val="sk-SK"/>
              </w:rPr>
              <w:t>(</w:t>
            </w:r>
            <w:bookmarkStart w:id="232" w:name="dw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42</w:t>
            </w:r>
            <w:r w:rsidRPr="00FA362E">
              <w:rPr>
                <w:color w:val="000000"/>
                <w:lang w:val="sk-SK"/>
              </w:rPr>
              <w:fldChar w:fldCharType="end"/>
            </w:r>
            <w:bookmarkEnd w:id="232"/>
            <w:r w:rsidRPr="00FA362E">
              <w:rPr>
                <w:color w:val="000000"/>
                <w:lang w:val="sk-SK"/>
              </w:rPr>
              <w:t>)</w:t>
            </w:r>
          </w:p>
        </w:tc>
      </w:tr>
    </w:tbl>
    <w:p w14:paraId="3C2C7997" w14:textId="77777777" w:rsidR="00CE547F" w:rsidRPr="00FA362E" w:rsidRDefault="00CE547F" w:rsidP="00CE547F">
      <w:pPr>
        <w:rPr>
          <w:lang w:val="sk-SK"/>
        </w:rPr>
      </w:pPr>
    </w:p>
    <w:p w14:paraId="11415CBE" w14:textId="385A3D94"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A362E">
        <w:rPr>
          <w:rFonts w:eastAsiaTheme="minorEastAsia"/>
          <w:lang w:val="sk-SK"/>
        </w:rPr>
        <w:t xml:space="preserve">. Pri zjednocovaní si vždy určíme spodnú a hornú hranicu zjednotenia. Spodná je označená písmenom </w:t>
      </w:r>
      <w:r w:rsidRPr="00FA362E">
        <w:rPr>
          <w:rFonts w:eastAsiaTheme="minorEastAsia"/>
          <w:i/>
          <w:lang w:val="sk-SK"/>
        </w:rPr>
        <w:t>l</w:t>
      </w:r>
      <w:r w:rsidRPr="00FA362E">
        <w:rPr>
          <w:rFonts w:eastAsiaTheme="minorEastAsia"/>
          <w:lang w:val="sk-SK"/>
        </w:rPr>
        <w:t xml:space="preserve">  a horná písmenom </w:t>
      </w:r>
      <w:r w:rsidRPr="00FA362E">
        <w:rPr>
          <w:rFonts w:eastAsiaTheme="minorEastAsia"/>
          <w:i/>
          <w:lang w:val="sk-SK"/>
        </w:rPr>
        <w:t>h</w:t>
      </w:r>
      <w:r w:rsidRPr="00FA362E">
        <w:rPr>
          <w:rFonts w:eastAsiaTheme="minorEastAsia"/>
          <w:lang w:val="sk-SK"/>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FA362E">
        <w:rPr>
          <w:rFonts w:eastAsiaTheme="minorEastAsia"/>
          <w:lang w:val="sk-SK"/>
        </w:rPr>
        <w:fldChar w:fldCharType="begin"/>
      </w:r>
      <w:r w:rsidRPr="00FA362E">
        <w:rPr>
          <w:rFonts w:eastAsiaTheme="minorEastAsia"/>
          <w:lang w:val="sk-SK"/>
        </w:rPr>
        <w:instrText xml:space="preserve"> REF _Ref510260338 \h </w:instrText>
      </w:r>
      <w:r w:rsidRPr="00FA362E">
        <w:rPr>
          <w:rFonts w:eastAsiaTheme="minorEastAsia"/>
          <w:lang w:val="sk-SK"/>
        </w:rPr>
      </w:r>
      <w:r w:rsidRPr="00FA362E">
        <w:rPr>
          <w:rFonts w:eastAsiaTheme="minorEastAsia"/>
          <w:lang w:val="sk-SK"/>
        </w:rPr>
        <w:fldChar w:fldCharType="separate"/>
      </w:r>
      <w:r w:rsidR="00B85020" w:rsidRPr="00FA362E">
        <w:rPr>
          <w:lang w:val="sk-SK"/>
        </w:rPr>
        <w:t xml:space="preserve">Tabuľka </w:t>
      </w:r>
      <w:r w:rsidR="00B85020">
        <w:rPr>
          <w:noProof/>
          <w:lang w:val="sk-SK"/>
        </w:rPr>
        <w:t>5</w:t>
      </w:r>
      <w:r w:rsidRPr="00FA362E">
        <w:rPr>
          <w:rFonts w:eastAsiaTheme="minorEastAsia"/>
          <w:lang w:val="sk-SK"/>
        </w:rPr>
        <w:fldChar w:fldCharType="end"/>
      </w:r>
      <w:r w:rsidRPr="00FA362E">
        <w:rPr>
          <w:rFonts w:eastAsiaTheme="minorEastAsia"/>
          <w:lang w:val="sk-SK"/>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FA362E">
        <w:rPr>
          <w:rFonts w:eastAsiaTheme="minorEastAsia"/>
          <w:lang w:val="sk-SK"/>
        </w:rPr>
        <w:fldChar w:fldCharType="begin"/>
      </w:r>
      <w:r w:rsidR="00C66300">
        <w:rPr>
          <w:rFonts w:eastAsiaTheme="minorEastAsia"/>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rFonts w:eastAsiaTheme="minorEastAsia"/>
          <w:lang w:val="sk-SK"/>
        </w:rPr>
        <w:fldChar w:fldCharType="separate"/>
      </w:r>
      <w:r w:rsidR="00C66300">
        <w:rPr>
          <w:rFonts w:eastAsiaTheme="minorEastAsia"/>
          <w:noProof/>
          <w:lang w:val="sk-SK"/>
        </w:rPr>
        <w:t>[64]</w:t>
      </w:r>
      <w:r w:rsidRPr="00FA362E">
        <w:rPr>
          <w:rFonts w:eastAsiaTheme="minorEastAsia"/>
          <w:lang w:val="sk-SK"/>
        </w:rPr>
        <w:fldChar w:fldCharType="end"/>
      </w:r>
      <w:r w:rsidRPr="00FA362E">
        <w:rPr>
          <w:rFonts w:eastAsiaTheme="minorEastAsia"/>
          <w:lang w:val="sk-SK"/>
        </w:rPr>
        <w:t>.</w:t>
      </w:r>
    </w:p>
    <w:p w14:paraId="138F920F" w14:textId="77777777" w:rsidR="00CE547F" w:rsidRPr="00FA362E" w:rsidRDefault="00CE547F" w:rsidP="00CE547F">
      <w:pPr>
        <w:rPr>
          <w:lang w:val="sk-SK"/>
        </w:rPr>
      </w:pP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CE547F" w:rsidRPr="00FA362E" w14:paraId="7ED81330"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05E3034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14:paraId="710236C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960" w:type="dxa"/>
            <w:tcBorders>
              <w:top w:val="nil"/>
              <w:left w:val="nil"/>
              <w:bottom w:val="nil"/>
              <w:right w:val="nil"/>
            </w:tcBorders>
            <w:shd w:val="clear" w:color="auto" w:fill="auto"/>
            <w:noWrap/>
            <w:vAlign w:val="bottom"/>
            <w:hideMark/>
          </w:tcPr>
          <w:p w14:paraId="7CFC44A9"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960" w:type="dxa"/>
            <w:tcBorders>
              <w:top w:val="nil"/>
              <w:left w:val="nil"/>
              <w:bottom w:val="nil"/>
              <w:right w:val="nil"/>
            </w:tcBorders>
            <w:shd w:val="clear" w:color="auto" w:fill="auto"/>
            <w:noWrap/>
            <w:vAlign w:val="bottom"/>
            <w:hideMark/>
          </w:tcPr>
          <w:p w14:paraId="74E2F59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960" w:type="dxa"/>
            <w:tcBorders>
              <w:top w:val="nil"/>
              <w:left w:val="nil"/>
              <w:bottom w:val="nil"/>
              <w:right w:val="nil"/>
            </w:tcBorders>
            <w:shd w:val="clear" w:color="auto" w:fill="auto"/>
            <w:noWrap/>
            <w:vAlign w:val="bottom"/>
            <w:hideMark/>
          </w:tcPr>
          <w:p w14:paraId="41F5695E"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r>
      <w:tr w:rsidR="00CE547F" w:rsidRPr="00FA362E" w14:paraId="26BE2FDB"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426502B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14:paraId="3824E34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14:paraId="7A30876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14:paraId="32C7DF2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14:paraId="38C989F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f4</w:t>
            </w:r>
          </w:p>
        </w:tc>
      </w:tr>
      <w:tr w:rsidR="00CE547F" w:rsidRPr="00FA362E" w14:paraId="11485C08"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693EB2B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14:paraId="255AB4E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f5</w:t>
            </w:r>
          </w:p>
        </w:tc>
        <w:tc>
          <w:tcPr>
            <w:tcW w:w="960" w:type="dxa"/>
            <w:tcBorders>
              <w:top w:val="nil"/>
              <w:left w:val="nil"/>
              <w:bottom w:val="nil"/>
              <w:right w:val="nil"/>
            </w:tcBorders>
            <w:shd w:val="clear" w:color="auto" w:fill="auto"/>
            <w:noWrap/>
            <w:vAlign w:val="bottom"/>
            <w:hideMark/>
          </w:tcPr>
          <w:p w14:paraId="23DAD20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f6</w:t>
            </w:r>
          </w:p>
        </w:tc>
        <w:tc>
          <w:tcPr>
            <w:tcW w:w="960" w:type="dxa"/>
            <w:tcBorders>
              <w:top w:val="nil"/>
              <w:left w:val="nil"/>
              <w:bottom w:val="nil"/>
              <w:right w:val="nil"/>
            </w:tcBorders>
            <w:shd w:val="clear" w:color="auto" w:fill="auto"/>
            <w:noWrap/>
            <w:vAlign w:val="bottom"/>
            <w:hideMark/>
          </w:tcPr>
          <w:p w14:paraId="1CB7C3F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14:paraId="50E58C6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f8</w:t>
            </w:r>
          </w:p>
        </w:tc>
      </w:tr>
      <w:tr w:rsidR="00CE547F" w:rsidRPr="00FA362E" w14:paraId="61AEFC99"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FFF68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14:paraId="2449E5C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42008A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f9</w:t>
            </w:r>
          </w:p>
        </w:tc>
        <w:tc>
          <w:tcPr>
            <w:tcW w:w="960" w:type="dxa"/>
            <w:tcBorders>
              <w:top w:val="nil"/>
              <w:left w:val="nil"/>
              <w:bottom w:val="nil"/>
              <w:right w:val="nil"/>
            </w:tcBorders>
            <w:shd w:val="clear" w:color="auto" w:fill="auto"/>
            <w:noWrap/>
            <w:vAlign w:val="bottom"/>
            <w:hideMark/>
          </w:tcPr>
          <w:p w14:paraId="29BF4251"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14:paraId="295FF7B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f11</w:t>
            </w:r>
          </w:p>
        </w:tc>
      </w:tr>
      <w:tr w:rsidR="00CE547F" w:rsidRPr="00FA362E" w14:paraId="247B7F86"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11D609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14:paraId="2F10112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166E956E" w14:textId="77777777" w:rsidR="00CE547F" w:rsidRPr="00FA362E" w:rsidRDefault="00CE547F" w:rsidP="00452ADC">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14:paraId="2B67606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14:paraId="37E9EED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f13</w:t>
            </w:r>
          </w:p>
        </w:tc>
      </w:tr>
      <w:tr w:rsidR="00CE547F" w:rsidRPr="00FA362E" w14:paraId="206477B1"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30D808F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14:paraId="6ADD3BB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44957C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CB8C42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14:paraId="674A171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f14</w:t>
            </w:r>
          </w:p>
        </w:tc>
      </w:tr>
    </w:tbl>
    <w:p w14:paraId="5A33D8EE" w14:textId="121617CD" w:rsidR="00D047CA" w:rsidRPr="00FA362E" w:rsidRDefault="00CE547F" w:rsidP="00D047CA">
      <w:pPr>
        <w:pStyle w:val="Popis"/>
        <w:rPr>
          <w:vanish/>
          <w:color w:val="000000"/>
          <w:szCs w:val="22"/>
          <w:lang w:val="sk-SK"/>
          <w:specVanish/>
        </w:rPr>
      </w:pPr>
      <w:bookmarkStart w:id="233" w:name="_Ref510260338"/>
      <w:bookmarkStart w:id="234" w:name="_Toc510268062"/>
      <w:bookmarkStart w:id="235" w:name="_Toc513584973"/>
      <w:bookmarkStart w:id="236" w:name="_Toc513981544"/>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5</w:t>
      </w:r>
      <w:r w:rsidRPr="00FA362E">
        <w:rPr>
          <w:lang w:val="sk-SK"/>
        </w:rPr>
        <w:fldChar w:fldCharType="end"/>
      </w:r>
      <w:bookmarkEnd w:id="233"/>
      <w:r w:rsidRPr="00FA362E">
        <w:rPr>
          <w:lang w:val="sk-SK"/>
        </w:rPr>
        <w:t>:</w:t>
      </w:r>
      <w:r w:rsidRPr="00FA362E">
        <w:rPr>
          <w:szCs w:val="22"/>
          <w:lang w:val="sk-SK"/>
        </w:rPr>
        <w:t xml:space="preserve"> Tabuľka filtrov DWT s najnižším (pravý stĺpec) a najvyšším (prvý riadok) stupňom rozkladu.</w:t>
      </w:r>
      <w:bookmarkEnd w:id="234"/>
      <w:bookmarkEnd w:id="235"/>
      <w:bookmarkEnd w:id="236"/>
      <w:r w:rsidR="00D047CA" w:rsidRPr="00D047CA">
        <w:rPr>
          <w:vanish/>
          <w:color w:val="000000"/>
          <w:szCs w:val="22"/>
          <w:lang w:val="sk-SK"/>
          <w:specVanish/>
        </w:rPr>
        <w:t xml:space="preserve"> </w:t>
      </w:r>
    </w:p>
    <w:p w14:paraId="49508CD4" w14:textId="3E8E7C2C" w:rsidR="00CE547F" w:rsidRPr="00FA362E" w:rsidRDefault="00D047CA" w:rsidP="00CE547F">
      <w:pPr>
        <w:pStyle w:val="Popis"/>
        <w:spacing w:before="240"/>
        <w:rPr>
          <w:szCs w:val="22"/>
          <w:lang w:val="sk-SK"/>
        </w:rPr>
      </w:pPr>
      <w:r>
        <w:rPr>
          <w:szCs w:val="22"/>
          <w:lang w:val="sk-SK"/>
        </w:rPr>
        <w:t xml:space="preserve"> </w:t>
      </w:r>
      <w:r w:rsidRPr="00FA362E">
        <w:rPr>
          <w:rFonts w:eastAsiaTheme="minorEastAsia"/>
          <w:lang w:val="sk-SK"/>
        </w:rPr>
        <w:t>Napríklad filter f11 má spodnú hranicu zjednotenia 3 hornú hranicu 5, vznikol tak zjednotením detailov 3,4 a 5.</w:t>
      </w:r>
    </w:p>
    <w:p w14:paraId="32377E74" w14:textId="77777777" w:rsidR="00CE547F" w:rsidRPr="00FA362E" w:rsidRDefault="00CE547F" w:rsidP="00CE547F">
      <w:pPr>
        <w:rPr>
          <w:sz w:val="22"/>
          <w:szCs w:val="22"/>
          <w:lang w:val="sk-SK"/>
        </w:rPr>
      </w:pPr>
      <w:r w:rsidRPr="00FA362E">
        <w:rPr>
          <w:rFonts w:eastAsiaTheme="minorEastAsia"/>
          <w:lang w:val="sk-SK"/>
        </w:rPr>
        <w:t>Filter označený ako f9 má spodnú hranicu rozkladu 3 a hornú takisto 3. Vznikol teda z jediného detailu číslo 3.</w:t>
      </w:r>
    </w:p>
    <w:p w14:paraId="15FAEF07" w14:textId="77777777" w:rsidR="00CE547F" w:rsidRPr="00FA362E" w:rsidRDefault="00CE547F" w:rsidP="00CE547F">
      <w:pPr>
        <w:pStyle w:val="Nadpis4"/>
        <w:rPr>
          <w:lang w:val="sk-SK"/>
        </w:rPr>
      </w:pPr>
      <w:bookmarkStart w:id="237" w:name="_Toc386404216"/>
      <w:r w:rsidRPr="00FA362E">
        <w:rPr>
          <w:lang w:val="sk-SK"/>
        </w:rPr>
        <w:t>Hodnotenie optimálnosti filtrácie</w:t>
      </w:r>
      <w:bookmarkEnd w:id="237"/>
      <w:r w:rsidRPr="00FA362E">
        <w:rPr>
          <w:lang w:val="sk-SK"/>
        </w:rPr>
        <w:tab/>
      </w:r>
    </w:p>
    <w:p w14:paraId="56B08C93" w14:textId="77777777" w:rsidR="00CE547F" w:rsidRPr="00FA362E" w:rsidRDefault="00CE547F" w:rsidP="00CE547F">
      <w:pPr>
        <w:tabs>
          <w:tab w:val="left" w:pos="7140"/>
        </w:tabs>
        <w:rPr>
          <w:lang w:val="sk-SK"/>
        </w:rPr>
      </w:pPr>
    </w:p>
    <w:p w14:paraId="4E0DC39C" w14:textId="1F92EF0A" w:rsidR="00CE547F" w:rsidRPr="00FA362E" w:rsidRDefault="00CE547F" w:rsidP="00CE547F">
      <w:pPr>
        <w:tabs>
          <w:tab w:val="left" w:pos="7140"/>
        </w:tabs>
        <w:rPr>
          <w:lang w:val="sk-SK"/>
        </w:rPr>
      </w:pPr>
      <w:r w:rsidRPr="00FA362E">
        <w:rPr>
          <w:lang w:val="sk-SK"/>
        </w:rPr>
        <w:lastRenderedPageBreak/>
        <w:t>Po odfiltrovaní signálu bola spočítaná obálka normalizovaným Shanonovým algoritmom (</w:t>
      </w:r>
      <w:r w:rsidRPr="00FA362E">
        <w:rPr>
          <w:i/>
          <w:lang w:val="sk-SK"/>
        </w:rPr>
        <w:t>Normalized Average Shannon energy detection Algorithm</w:t>
      </w:r>
      <w:r w:rsidRPr="00FA362E">
        <w:rPr>
          <w:lang w:val="sk-SK"/>
        </w:rPr>
        <w:t xml:space="preserve">) – NASA (3)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w:t>
      </w:r>
    </w:p>
    <w:p w14:paraId="01161A35" w14:textId="77777777" w:rsidR="00CE547F" w:rsidRPr="00FA362E" w:rsidRDefault="00CE547F" w:rsidP="00CE547F">
      <w:pPr>
        <w:rPr>
          <w:lang w:val="sk-SK"/>
        </w:rPr>
      </w:pPr>
    </w:p>
    <w:p w14:paraId="47F81142"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41BF9B3" w14:textId="77777777" w:rsidTr="00452ADC">
        <w:tc>
          <w:tcPr>
            <w:tcW w:w="704" w:type="dxa"/>
          </w:tcPr>
          <w:p w14:paraId="12BAFF0D" w14:textId="77777777" w:rsidR="00CE547F" w:rsidRPr="00FA362E" w:rsidRDefault="00CE547F" w:rsidP="00452ADC">
            <w:pPr>
              <w:jc w:val="center"/>
              <w:rPr>
                <w:color w:val="000000"/>
                <w:lang w:val="sk-SK"/>
              </w:rPr>
            </w:pPr>
          </w:p>
        </w:tc>
        <w:tc>
          <w:tcPr>
            <w:tcW w:w="7088" w:type="dxa"/>
            <w:vAlign w:val="center"/>
          </w:tcPr>
          <w:p w14:paraId="2AD74E25" w14:textId="77777777" w:rsidR="00CE547F" w:rsidRPr="00FA362E" w:rsidRDefault="00E935DB" w:rsidP="00452ADC">
            <w:pPr>
              <w:jc w:val="center"/>
              <w:rPr>
                <w:color w:val="000000"/>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CE547F" w:rsidRPr="00FA362E">
              <w:rPr>
                <w:lang w:val="sk-SK"/>
              </w:rPr>
              <w:t>.</w:t>
            </w:r>
          </w:p>
        </w:tc>
        <w:tc>
          <w:tcPr>
            <w:tcW w:w="702" w:type="dxa"/>
            <w:vAlign w:val="center"/>
          </w:tcPr>
          <w:p w14:paraId="20DDB2AA" w14:textId="77777777" w:rsidR="00CE547F" w:rsidRPr="00FA362E" w:rsidRDefault="00CE547F" w:rsidP="00452ADC">
            <w:pPr>
              <w:jc w:val="center"/>
              <w:rPr>
                <w:color w:val="000000"/>
                <w:lang w:val="sk-SK"/>
              </w:rPr>
            </w:pPr>
            <w:r w:rsidRPr="00FA362E">
              <w:rPr>
                <w:color w:val="000000"/>
                <w:lang w:val="sk-SK"/>
              </w:rPr>
              <w:t>(</w:t>
            </w: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43</w:t>
            </w:r>
            <w:r w:rsidRPr="00FA362E">
              <w:rPr>
                <w:color w:val="000000"/>
                <w:lang w:val="sk-SK"/>
              </w:rPr>
              <w:fldChar w:fldCharType="end"/>
            </w:r>
            <w:r w:rsidRPr="00FA362E">
              <w:rPr>
                <w:color w:val="000000"/>
                <w:lang w:val="sk-SK"/>
              </w:rPr>
              <w:t>)</w:t>
            </w:r>
          </w:p>
        </w:tc>
      </w:tr>
    </w:tbl>
    <w:p w14:paraId="70472EFA" w14:textId="77777777" w:rsidR="00CE547F" w:rsidRPr="00FA362E" w:rsidRDefault="00CE547F" w:rsidP="00CE547F">
      <w:pPr>
        <w:tabs>
          <w:tab w:val="left" w:pos="7140"/>
        </w:tabs>
        <w:rPr>
          <w:lang w:val="sk-SK"/>
        </w:rPr>
      </w:pPr>
    </w:p>
    <w:p w14:paraId="75E21CD6" w14:textId="7CF15D5C" w:rsidR="00CE547F" w:rsidRPr="00FA362E" w:rsidRDefault="00CE547F" w:rsidP="00CE547F">
      <w:pPr>
        <w:rPr>
          <w:lang w:val="sk-SK"/>
        </w:rPr>
      </w:pPr>
      <w:r w:rsidRPr="00FA362E">
        <w:rPr>
          <w:lang w:val="sk-SK"/>
        </w:rPr>
        <w:t xml:space="preserve">Obálku spočítanú pomocou NASA je zachytáva </w:t>
      </w:r>
      <w:r w:rsidR="008F7A5E">
        <w:rPr>
          <w:lang w:val="sk-SK"/>
        </w:rPr>
        <w:fldChar w:fldCharType="begin"/>
      </w:r>
      <w:r w:rsidR="008F7A5E">
        <w:rPr>
          <w:lang w:val="sk-SK"/>
        </w:rPr>
        <w:instrText xml:space="preserve"> REF _Ref513977304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F7A5E">
        <w:rPr>
          <w:lang w:val="sk-SK"/>
        </w:rPr>
        <w:fldChar w:fldCharType="end"/>
      </w:r>
      <w:r w:rsidR="00D047CA">
        <w:rPr>
          <w:lang w:val="sk-SK"/>
        </w:rPr>
        <w:t xml:space="preserve"> </w:t>
      </w:r>
      <w:r w:rsidRPr="00FA362E">
        <w:rPr>
          <w:lang w:val="sk-SK"/>
        </w:rPr>
        <w:t xml:space="preserve">kde je ako prvá krivka zhora </w:t>
      </w:r>
      <w:r w:rsidR="00D047CA">
        <w:rPr>
          <w:lang w:val="sk-SK"/>
        </w:rPr>
        <w:t>čiernej</w:t>
      </w:r>
      <w:r w:rsidRPr="00FA362E">
        <w:rPr>
          <w:lang w:val="sk-SK"/>
        </w:rPr>
        <w:t xml:space="preserve"> farby</w:t>
      </w:r>
      <w:r w:rsidR="00D047CA">
        <w:rPr>
          <w:lang w:val="sk-SK"/>
        </w:rPr>
        <w:t>,</w:t>
      </w:r>
      <w:r w:rsidRPr="00FA362E">
        <w:rPr>
          <w:lang w:val="sk-SK"/>
        </w:rPr>
        <w:t xml:space="preserve"> zobrazuje</w:t>
      </w:r>
      <w:r w:rsidR="00D047CA">
        <w:rPr>
          <w:lang w:val="sk-SK"/>
        </w:rPr>
        <w:t xml:space="preserve"> priebeh počas zhruba 1 sekundy.</w:t>
      </w:r>
      <w:r w:rsidRPr="00FA362E">
        <w:rPr>
          <w:lang w:val="sk-SK"/>
        </w:rPr>
        <w:t xml:space="preserve">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srdečného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w:t>
      </w:r>
      <w:r w:rsidR="00841AD8" w:rsidRPr="00FA362E">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w:t>
      </w:r>
      <w:r w:rsidR="00841AD8">
        <w:rPr>
          <w:lang w:val="sk-SK"/>
        </w:rPr>
        <w:t>červenej</w:t>
      </w:r>
      <w:r w:rsidR="00841AD8" w:rsidRPr="00FA362E">
        <w:rPr>
          <w:lang w:val="sk-SK"/>
        </w:rPr>
        <w:t xml:space="preserve"> a </w:t>
      </w:r>
      <w:r w:rsidR="00841AD8">
        <w:rPr>
          <w:lang w:val="sk-SK"/>
        </w:rPr>
        <w:t>žltej</w:t>
      </w:r>
      <w:r w:rsidR="00841AD8" w:rsidRPr="00FA362E">
        <w:rPr>
          <w:lang w:val="sk-SK"/>
        </w:rPr>
        <w:t xml:space="preserve"> farby. V mieste kde sa tieto integrály pretnú je ťažiskom obálky S1. Ťažisko je vyznačené ako </w:t>
      </w:r>
      <w:r w:rsidR="00841AD8">
        <w:rPr>
          <w:lang w:val="sk-SK"/>
        </w:rPr>
        <w:t>červený</w:t>
      </w:r>
      <w:r w:rsidR="00841AD8" w:rsidRPr="00FA362E">
        <w:rPr>
          <w:lang w:val="sk-SK"/>
        </w:rPr>
        <w:t xml:space="preserve">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w:t>
      </w:r>
      <w:r w:rsidR="00841AD8" w:rsidRPr="00841AD8">
        <w:rPr>
          <w:lang w:val="sk-SK"/>
        </w:rPr>
        <w:t xml:space="preserve"> </w:t>
      </w:r>
      <w:r w:rsidR="00841AD8" w:rsidRPr="00FA362E">
        <w:rPr>
          <w:lang w:val="sk-SK"/>
        </w:rPr>
        <w:t>vzdialenosti. Krivku R-S1 zachytáva v spodnej ča</w:t>
      </w:r>
      <w:r w:rsidR="00841AD8">
        <w:rPr>
          <w:lang w:val="sk-SK"/>
        </w:rPr>
        <w:t xml:space="preserve">sti </w:t>
      </w:r>
      <w:r w:rsidR="00841AD8">
        <w:rPr>
          <w:lang w:val="sk-SK"/>
        </w:rPr>
        <w:fldChar w:fldCharType="begin"/>
      </w:r>
      <w:r w:rsidR="00841AD8">
        <w:rPr>
          <w:lang w:val="sk-SK"/>
        </w:rPr>
        <w:instrText xml:space="preserve"> REF _Ref513977304 \h </w:instrText>
      </w:r>
      <w:r w:rsidR="00841AD8">
        <w:rPr>
          <w:lang w:val="sk-SK"/>
        </w:rPr>
      </w:r>
      <w:r w:rsidR="00841AD8">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41AD8">
        <w:rPr>
          <w:lang w:val="sk-SK"/>
        </w:rPr>
        <w:fldChar w:fldCharType="end"/>
      </w:r>
      <w:r w:rsidR="00841AD8" w:rsidRPr="00FA362E">
        <w:rPr>
          <w:lang w:val="sk-SK"/>
        </w:rPr>
        <w:t xml:space="preserve"> - </w:t>
      </w:r>
      <w:r w:rsidR="00841AD8">
        <w:rPr>
          <w:lang w:val="sk-SK"/>
        </w:rPr>
        <w:t>prvá</w:t>
      </w:r>
      <w:r w:rsidR="00841AD8" w:rsidRPr="00FA362E">
        <w:rPr>
          <w:lang w:val="sk-SK"/>
        </w:rPr>
        <w:t xml:space="preserve"> zdola </w:t>
      </w:r>
      <w:r w:rsidR="00841AD8">
        <w:rPr>
          <w:lang w:val="sk-SK"/>
        </w:rPr>
        <w:t>zelenej</w:t>
      </w:r>
      <w:r w:rsidR="00841AD8" w:rsidRPr="00FA362E">
        <w:rPr>
          <w:lang w:val="sk-SK"/>
        </w:rPr>
        <w:t xml:space="preserve"> farby. Ďalej je spočítaná respiračná krivka a to tak, že hrudníkovú impedanciu je filtrovaná filtrom typu spodná priepusť s hraničnou frekvenciou 0,8 Hz. Priebeh respiračnej krivky zachyt</w:t>
      </w:r>
      <w:r w:rsidR="00841AD8">
        <w:rPr>
          <w:lang w:val="sk-SK"/>
        </w:rPr>
        <w:t>áva</w:t>
      </w:r>
      <w:r w:rsidR="00841AD8" w:rsidRPr="00FA362E">
        <w:rPr>
          <w:lang w:val="sk-SK"/>
        </w:rPr>
        <w:t xml:space="preserve"> v spodnej časti </w:t>
      </w:r>
      <w:r w:rsidR="00841AD8">
        <w:rPr>
          <w:lang w:val="sk-SK"/>
        </w:rPr>
        <w:t>–</w:t>
      </w:r>
      <w:r w:rsidR="00841AD8" w:rsidRPr="00FA362E">
        <w:rPr>
          <w:lang w:val="sk-SK"/>
        </w:rPr>
        <w:t xml:space="preserve"> </w:t>
      </w:r>
      <w:r w:rsidR="00841AD8">
        <w:rPr>
          <w:lang w:val="sk-SK"/>
        </w:rPr>
        <w:t>druhá</w:t>
      </w:r>
      <w:r w:rsidR="00841AD8" w:rsidRPr="00FA362E">
        <w:rPr>
          <w:lang w:val="sk-SK"/>
        </w:rPr>
        <w:t xml:space="preserve"> krivka zdola modrej farby. To že dýchanie môže ovplyvňovať R-S1 vzdialenosť ešte neznamená, že pri maximálnom nádychu bude R-S1</w:t>
      </w:r>
    </w:p>
    <w:p w14:paraId="7E792CDB" w14:textId="090BB0B5" w:rsidR="00CE547F" w:rsidRPr="00FA362E" w:rsidRDefault="00544D5F" w:rsidP="00CE547F">
      <w:pPr>
        <w:rPr>
          <w:lang w:val="sk-SK"/>
        </w:rPr>
      </w:pPr>
      <w:r>
        <w:rPr>
          <w:noProof/>
        </w:rPr>
        <w:lastRenderedPageBreak/>
        <w:pict w14:anchorId="1E4A00BF">
          <v:shape id="_x0000_i1026" type="#_x0000_t75" style="width:424.9pt;height:400.4pt">
            <v:imagedata r:id="rId44" o:title="obalkyHS2"/>
          </v:shape>
        </w:pict>
      </w:r>
    </w:p>
    <w:p w14:paraId="609C6AC1" w14:textId="2BE3F409" w:rsidR="00CE547F" w:rsidRPr="00FA362E" w:rsidRDefault="00CE547F" w:rsidP="00CE547F">
      <w:pPr>
        <w:pStyle w:val="Popis"/>
        <w:rPr>
          <w:vanish/>
          <w:szCs w:val="22"/>
          <w:lang w:val="sk-SK"/>
          <w:specVanish/>
        </w:rPr>
      </w:pPr>
      <w:bookmarkStart w:id="238" w:name="_Ref510260483"/>
      <w:bookmarkStart w:id="239" w:name="_Ref513977304"/>
      <w:bookmarkStart w:id="240" w:name="_Toc51398152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238"/>
      <w:bookmarkEnd w:id="239"/>
      <w:r w:rsidRPr="00FA362E">
        <w:rPr>
          <w:lang w:val="sk-SK"/>
        </w:rPr>
        <w:t>: Detekcia prvého srdečného zvuku – S1</w:t>
      </w:r>
      <w:bookmarkEnd w:id="240"/>
    </w:p>
    <w:p w14:paraId="6BB85CDB" w14:textId="490A51FD" w:rsidR="00CE547F" w:rsidRPr="00FA362E" w:rsidRDefault="00CE547F" w:rsidP="00CE547F">
      <w:pPr>
        <w:pStyle w:val="Popis"/>
        <w:rPr>
          <w:szCs w:val="22"/>
          <w:lang w:val="sk-SK"/>
        </w:rPr>
      </w:pPr>
      <w:r w:rsidRPr="00FA362E">
        <w:rPr>
          <w:lang w:val="sk-SK"/>
        </w:rPr>
        <w:t>.</w:t>
      </w:r>
      <w:r w:rsidRPr="00FA362E">
        <w:rPr>
          <w:szCs w:val="22"/>
          <w:lang w:val="sk-SK"/>
        </w:rPr>
        <w:t xml:space="preserve"> Horná časť obrázku: </w:t>
      </w:r>
      <w:commentRangeStart w:id="241"/>
      <w:r w:rsidRPr="00FA362E">
        <w:rPr>
          <w:szCs w:val="22"/>
          <w:lang w:val="sk-SK"/>
        </w:rPr>
        <w:t xml:space="preserve">20-80Hz obálka HS (červená) s integrálmi (zelená a modrá) načrtajúcimi počítanie ťažiska, ďalej HS filtrovaný v pásme 20-80Hz (ružová) a posledná EKG (azúrová), </w:t>
      </w:r>
      <w:commentRangeEnd w:id="241"/>
      <w:r w:rsidR="007D2129">
        <w:rPr>
          <w:rStyle w:val="Odkaznakomentr"/>
          <w:rFonts w:eastAsia="Times New Roman" w:cs="Times New Roman"/>
          <w:spacing w:val="0"/>
          <w:lang w:val="cs-CZ" w:eastAsia="cs-CZ" w:bidi="ar-SA"/>
        </w:rPr>
        <w:commentReference w:id="241"/>
      </w:r>
      <w:r w:rsidRPr="00FA362E">
        <w:rPr>
          <w:szCs w:val="22"/>
          <w:lang w:val="sk-SK"/>
        </w:rPr>
        <w:t xml:space="preserve">spodná časť obrázku: respiračná krivka (modrá), </w:t>
      </w:r>
      <w:commentRangeStart w:id="242"/>
      <w:r w:rsidRPr="00FA362E">
        <w:rPr>
          <w:szCs w:val="22"/>
          <w:lang w:val="sk-SK"/>
        </w:rPr>
        <w:t xml:space="preserve">R-S1 </w:t>
      </w:r>
      <w:commentRangeEnd w:id="242"/>
      <w:r w:rsidR="0010005E">
        <w:rPr>
          <w:rStyle w:val="Odkaznakomentr"/>
          <w:rFonts w:eastAsia="Times New Roman" w:cs="Times New Roman"/>
          <w:spacing w:val="0"/>
          <w:lang w:val="cs-CZ" w:eastAsia="cs-CZ" w:bidi="ar-SA"/>
        </w:rPr>
        <w:commentReference w:id="242"/>
      </w:r>
      <w:r w:rsidRPr="00FA362E">
        <w:rPr>
          <w:szCs w:val="22"/>
          <w:lang w:val="sk-SK"/>
        </w:rPr>
        <w:t xml:space="preserve">krivka (červená), obálka HS (zelená). </w:t>
      </w:r>
      <w:ins w:id="243" w:author="Pavel Jurak" w:date="2018-05-31T09:09:00Z">
        <w:r w:rsidR="0010005E">
          <w:rPr>
            <w:szCs w:val="22"/>
            <w:lang w:val="sk-SK"/>
          </w:rPr>
          <w:t>Horizontální o</w:t>
        </w:r>
      </w:ins>
      <w:del w:id="244" w:author="Pavel Jurak" w:date="2018-05-31T09:09:00Z">
        <w:r w:rsidRPr="00FA362E" w:rsidDel="0010005E">
          <w:rPr>
            <w:szCs w:val="22"/>
            <w:lang w:val="sk-SK"/>
          </w:rPr>
          <w:delText>O</w:delText>
        </w:r>
      </w:del>
      <w:r w:rsidRPr="00FA362E">
        <w:rPr>
          <w:szCs w:val="22"/>
          <w:lang w:val="sk-SK"/>
        </w:rPr>
        <w:t xml:space="preserve">sa </w:t>
      </w:r>
      <w:del w:id="245" w:author="Pavel Jurak" w:date="2018-05-31T09:09:00Z">
        <w:r w:rsidRPr="00FA362E" w:rsidDel="0010005E">
          <w:rPr>
            <w:szCs w:val="22"/>
            <w:lang w:val="sk-SK"/>
          </w:rPr>
          <w:delText>X</w:delText>
        </w:r>
      </w:del>
      <w:r w:rsidRPr="00FA362E">
        <w:rPr>
          <w:szCs w:val="22"/>
          <w:lang w:val="sk-SK"/>
        </w:rPr>
        <w:t xml:space="preserve"> reprezentuje čas v sekundách, časová mierka je rozdielna v hornej a dolnej časti obrázku.</w:t>
      </w:r>
    </w:p>
    <w:p w14:paraId="76BE6186" w14:textId="615CF350" w:rsidR="00B85020" w:rsidRPr="00E948A0" w:rsidRDefault="00CE547F" w:rsidP="005F7C91">
      <w:pPr>
        <w:rPr>
          <w:vanish/>
          <w:lang w:val="sk-SK"/>
        </w:rPr>
      </w:pPr>
      <w:r w:rsidRPr="00FA362E">
        <w:rPr>
          <w:lang w:val="sk-SK"/>
        </w:rPr>
        <w:t>minimálna. Je celkom možné že vzdialenosť R-S1 bude reagovať s oneskorením, prípadne s predstihom na nádych, alebo výdych. To že k takýmto posunom môže dochádzať je zobrazené aj na respiračnej a R-S1 krivke (</w:t>
      </w:r>
      <w:r w:rsidR="002808C6">
        <w:rPr>
          <w:lang w:val="sk-SK"/>
        </w:rPr>
        <w:fldChar w:fldCharType="begin"/>
      </w:r>
      <w:r w:rsidR="002808C6">
        <w:rPr>
          <w:lang w:val="sk-SK"/>
        </w:rPr>
        <w:instrText xml:space="preserve"> REF _Ref513977304 \h </w:instrText>
      </w:r>
      <w:r w:rsidR="002808C6">
        <w:rPr>
          <w:lang w:val="sk-SK"/>
        </w:rPr>
      </w:r>
      <w:r w:rsidR="002808C6">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2808C6">
        <w:rPr>
          <w:lang w:val="sk-SK"/>
        </w:rPr>
        <w:fldChar w:fldCharType="end"/>
      </w:r>
      <w:r w:rsidRPr="00FA362E">
        <w:rPr>
          <w:lang w:val="sk-SK"/>
        </w:rPr>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FA362E">
        <w:rPr>
          <w:lang w:val="sk-SK"/>
        </w:rPr>
        <w:lastRenderedPageBreak/>
        <w:t xml:space="preserve">Každú z týchto kriviek sme korelovali s respiračnou krivkou. </w:t>
      </w:r>
      <w:r w:rsidR="00841AD8" w:rsidRPr="00FA362E">
        <w:rPr>
          <w:lang w:val="sk-SK"/>
        </w:rPr>
        <w:t>korelačných koeficientov respirácie s R-S1 krivkou pri posune R-S1 od 1 po 10 R-R intervalov. Toto je meranie pri hlbokom dýchaní. Krivka korelácie m</w:t>
      </w:r>
      <w:r w:rsidR="00841AD8">
        <w:rPr>
          <w:lang w:val="sk-SK"/>
        </w:rPr>
        <w:t>á</w:t>
      </w:r>
      <w:r w:rsidR="00841AD8" w:rsidRPr="00FA362E">
        <w:rPr>
          <w:lang w:val="sk-SK"/>
        </w:rPr>
        <w:t xml:space="preserve"> periodický priebeh s periódou zhruba 11 R-R intervalov, čo približne odpovedá jednému nádychu a výdychu.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r w:rsidR="00B85020" w:rsidRPr="00FA362E">
        <w:rPr>
          <w:lang w:val="sk-SK"/>
        </w:rPr>
        <w:t xml:space="preserve"> Obrázok </w:t>
      </w:r>
      <w:r w:rsidR="00B85020">
        <w:rPr>
          <w:noProof/>
          <w:lang w:val="sk-SK"/>
        </w:rPr>
        <w:t>3</w:t>
      </w:r>
      <w:r w:rsidR="00B85020">
        <w:rPr>
          <w:lang w:val="sk-SK"/>
        </w:rPr>
        <w:t>.</w:t>
      </w:r>
      <w:r w:rsidR="00B85020">
        <w:rPr>
          <w:noProof/>
          <w:lang w:val="sk-SK"/>
        </w:rPr>
        <w:t>11</w:t>
      </w:r>
      <w:r w:rsidR="00B85020" w:rsidRPr="00FA362E">
        <w:rPr>
          <w:lang w:val="sk-SK"/>
        </w:rPr>
        <w:fldChar w:fldCharType="end"/>
      </w:r>
      <w:r w:rsidR="00B85020">
        <w:rPr>
          <w:lang w:val="sk-SK"/>
        </w:rPr>
        <w:t xml:space="preserve"> </w:t>
      </w:r>
      <w:r w:rsidRPr="00FA362E">
        <w:rPr>
          <w:lang w:val="sk-SK"/>
        </w:rPr>
        <w:t>zobrazuje výsledné hodnoty</w:t>
      </w:r>
      <w:r w:rsidR="00B85020">
        <w:rPr>
          <w:lang w:val="sk-SK"/>
        </w:rPr>
        <w:t>.</w:t>
      </w:r>
    </w:p>
    <w:p w14:paraId="32BE18E0" w14:textId="00B04EBD" w:rsidR="00CE547F" w:rsidRPr="002808C6" w:rsidRDefault="00CE547F" w:rsidP="005F7C91">
      <w:pPr>
        <w:rPr>
          <w:vanish/>
          <w:lang w:val="sk-SK"/>
        </w:rPr>
      </w:pPr>
      <w:r w:rsidRPr="00FA362E">
        <w:rPr>
          <w:lang w:val="sk-SK"/>
        </w:rPr>
        <w:t xml:space="preserve"> </w:t>
      </w:r>
      <w:bookmarkStart w:id="246" w:name="_Ref510260788"/>
      <w:r w:rsidR="00452ADC">
        <w:rPr>
          <w:noProof/>
        </w:rPr>
        <w:drawing>
          <wp:inline distT="0" distB="0" distL="0" distR="0" wp14:anchorId="5258472E" wp14:editId="1FAFA1FB">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14:paraId="33EAE051" w14:textId="54AC41B1" w:rsidR="00B85020" w:rsidRPr="00FA362E" w:rsidRDefault="00CE547F" w:rsidP="00B85020">
      <w:pPr>
        <w:pStyle w:val="Popis"/>
        <w:rPr>
          <w:vanish/>
          <w:szCs w:val="22"/>
          <w:lang w:val="sk-SK"/>
          <w:specVanish/>
        </w:rPr>
      </w:pPr>
      <w:r w:rsidRPr="00FA362E">
        <w:rPr>
          <w:lang w:val="sk-SK"/>
        </w:rPr>
        <w:t xml:space="preserve"> </w:t>
      </w:r>
      <w:bookmarkStart w:id="247" w:name="_Toc51398152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246"/>
      <w:r w:rsidRPr="00FA362E">
        <w:rPr>
          <w:lang w:val="sk-SK"/>
        </w:rPr>
        <w:t>: Korelačne koeficienty respiračnej krivky a 10 oneskorených R-S1 kriviek.</w:t>
      </w:r>
      <w:bookmarkEnd w:id="247"/>
    </w:p>
    <w:p w14:paraId="73E9DC60" w14:textId="5184C38B" w:rsidR="00CE547F" w:rsidRPr="00FA362E" w:rsidRDefault="00CE547F" w:rsidP="002808C6">
      <w:pPr>
        <w:rPr>
          <w:vanish/>
          <w:lang w:val="sk-SK"/>
        </w:rPr>
      </w:pPr>
    </w:p>
    <w:p w14:paraId="26E22DB9" w14:textId="77777777" w:rsidR="00B85020" w:rsidRDefault="00B85020" w:rsidP="00B85020">
      <w:pPr>
        <w:rPr>
          <w:lang w:val="sk-SK"/>
        </w:rPr>
      </w:pPr>
    </w:p>
    <w:p w14:paraId="468AC6E9" w14:textId="5351C249" w:rsidR="00B85020" w:rsidRPr="002808C6" w:rsidRDefault="00CE547F" w:rsidP="005F7C91">
      <w:pPr>
        <w:rPr>
          <w:vanish/>
          <w:lang w:val="sk-SK"/>
        </w:rPr>
      </w:pPr>
      <w:r w:rsidRPr="00FA362E">
        <w:rPr>
          <w:lang w:val="sk-SK"/>
        </w:rPr>
        <w:t xml:space="preserve"> </w:t>
      </w:r>
      <w:r w:rsidR="00B85020" w:rsidRPr="00FA362E">
        <w:rPr>
          <w:lang w:val="sk-SK"/>
        </w:rPr>
        <w:t xml:space="preserve">Vidíme, že maximum kladnej korelácie je zhruba 0,6. Maximum kladnej korelácie je prehlásené za koreláciu respiračnej </w:t>
      </w:r>
      <w:r w:rsidR="00B85020">
        <w:rPr>
          <w:lang w:val="sk-SK"/>
        </w:rPr>
        <w:t xml:space="preserve"> </w:t>
      </w:r>
      <w:r w:rsidR="00B85020" w:rsidRPr="00FA362E">
        <w:rPr>
          <w:lang w:val="sk-SK"/>
        </w:rPr>
        <w:t xml:space="preserve">krivky a R-S1 krivky pre daný filter. Čím vyššia korelácia, tým lepšia detekcia S1. Korelácie filtrov namiesto ich poradových čísiel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p>
    <w:p w14:paraId="6DB8506C" w14:textId="1BED9F95" w:rsidR="00CE547F" w:rsidRPr="00FA362E" w:rsidRDefault="00B85020" w:rsidP="00B85020">
      <w:pPr>
        <w:rPr>
          <w:lang w:val="sk-SK"/>
        </w:rPr>
      </w:pPr>
      <w:r w:rsidRPr="00FA362E">
        <w:rPr>
          <w:lang w:val="sk-SK"/>
        </w:rPr>
        <w:t xml:space="preserve"> Obrázok </w:t>
      </w:r>
      <w:r>
        <w:rPr>
          <w:noProof/>
          <w:lang w:val="sk-SK"/>
        </w:rPr>
        <w:t>3</w:t>
      </w:r>
      <w:r>
        <w:rPr>
          <w:lang w:val="sk-SK"/>
        </w:rPr>
        <w:t>.</w:t>
      </w:r>
      <w:r>
        <w:rPr>
          <w:noProof/>
          <w:lang w:val="sk-SK"/>
        </w:rPr>
        <w:t>11</w:t>
      </w:r>
      <w:r w:rsidRPr="00FA362E">
        <w:rPr>
          <w:lang w:val="sk-SK"/>
        </w:rPr>
        <w:fldChar w:fldCharType="end"/>
      </w:r>
    </w:p>
    <w:p w14:paraId="3A5490DA" w14:textId="6CE4F6A9" w:rsidR="00E6236F" w:rsidRDefault="00B85020" w:rsidP="000C5D02">
      <w:pPr>
        <w:rPr>
          <w:lang w:val="sk-SK"/>
        </w:rPr>
      </w:pPr>
      <w:r w:rsidRPr="00FA362E">
        <w:rPr>
          <w:noProof/>
        </w:rPr>
        <w:lastRenderedPageBreak/>
        <w:drawing>
          <wp:anchor distT="36195" distB="36195" distL="114300" distR="114300" simplePos="0" relativeHeight="251659264" behindDoc="0" locked="0" layoutInCell="1" allowOverlap="1" wp14:anchorId="0C47C0B2" wp14:editId="6B875FAD">
            <wp:simplePos x="0" y="0"/>
            <wp:positionH relativeFrom="margin">
              <wp:align>right</wp:align>
            </wp:positionH>
            <wp:positionV relativeFrom="paragraph">
              <wp:posOffset>256628</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E547F" w:rsidRPr="00FA362E">
        <w:rPr>
          <w:lang w:val="sk-SK"/>
        </w:rPr>
        <w:t xml:space="preserve"> zachytáva</w:t>
      </w:r>
      <w:r w:rsidR="000C5D02">
        <w:rPr>
          <w:lang w:val="sk-SK"/>
        </w:rPr>
        <w:t xml:space="preserve"> </w:t>
      </w:r>
      <w:r w:rsidR="002808C6">
        <w:rPr>
          <w:lang w:val="sk-SK"/>
        </w:rPr>
        <w:fldChar w:fldCharType="begin"/>
      </w:r>
      <w:r w:rsidR="002808C6">
        <w:rPr>
          <w:lang w:val="sk-SK"/>
        </w:rPr>
        <w:instrText xml:space="preserve"> REF _Ref513978532 \h </w:instrText>
      </w:r>
      <w:r w:rsidR="002808C6">
        <w:rPr>
          <w:lang w:val="sk-SK"/>
        </w:rPr>
      </w:r>
      <w:r w:rsidR="002808C6">
        <w:rPr>
          <w:lang w:val="sk-SK"/>
        </w:rPr>
        <w:fldChar w:fldCharType="separate"/>
      </w:r>
      <w:r>
        <w:t xml:space="preserve">Tabuľka </w:t>
      </w:r>
      <w:r>
        <w:rPr>
          <w:noProof/>
        </w:rPr>
        <w:t>6</w:t>
      </w:r>
      <w:r w:rsidR="002808C6">
        <w:rPr>
          <w:lang w:val="sk-SK"/>
        </w:rPr>
        <w:fldChar w:fldCharType="end"/>
      </w:r>
      <w:r w:rsidR="002808C6">
        <w:rPr>
          <w:lang w:val="sk-SK"/>
        </w:rPr>
        <w:t xml:space="preserve"> </w:t>
      </w:r>
      <w:r w:rsidR="00CE547F" w:rsidRPr="00FA362E">
        <w:rPr>
          <w:lang w:val="sk-SK"/>
        </w:rPr>
        <w:t>V hornej časti tabuľky sú zobrazené</w:t>
      </w:r>
      <w:bookmarkStart w:id="248" w:name="_Toc510268063"/>
      <w:bookmarkStart w:id="249" w:name="_Toc513584974"/>
      <w:r w:rsidR="00CE547F" w:rsidRPr="00FA362E">
        <w:rPr>
          <w:sz w:val="22"/>
          <w:szCs w:val="22"/>
          <w:lang w:val="sk-SK"/>
        </w:rPr>
        <w:t xml:space="preserve"> </w:t>
      </w:r>
      <w:r w:rsidR="00E6236F" w:rsidRPr="00FA362E">
        <w:rPr>
          <w:lang w:val="sk-SK"/>
        </w:rPr>
        <w:t>výsledky korelácií dobrovoľníka</w:t>
      </w:r>
    </w:p>
    <w:p w14:paraId="3FB15467" w14:textId="32B535FD" w:rsidR="00CE547F" w:rsidRPr="00FA362E" w:rsidRDefault="002808C6" w:rsidP="00E6236F">
      <w:pPr>
        <w:pStyle w:val="Popis"/>
        <w:rPr>
          <w:vanish/>
          <w:szCs w:val="22"/>
          <w:lang w:val="sk-SK"/>
          <w:specVanish/>
        </w:rPr>
      </w:pPr>
      <w:bookmarkStart w:id="250" w:name="_Ref513978532"/>
      <w:bookmarkStart w:id="251" w:name="_Toc513981545"/>
      <w:r>
        <w:t xml:space="preserve">Tabuľka </w:t>
      </w:r>
      <w:r>
        <w:fldChar w:fldCharType="begin"/>
      </w:r>
      <w:r>
        <w:instrText xml:space="preserve"> SEQ Tabuľka \* ARABIC </w:instrText>
      </w:r>
      <w:r>
        <w:fldChar w:fldCharType="separate"/>
      </w:r>
      <w:r w:rsidR="00B85020">
        <w:rPr>
          <w:noProof/>
        </w:rPr>
        <w:t>6</w:t>
      </w:r>
      <w:r>
        <w:fldChar w:fldCharType="end"/>
      </w:r>
      <w:bookmarkEnd w:id="250"/>
      <w:r w:rsidR="00E6236F">
        <w:t xml:space="preserve">: </w:t>
      </w:r>
      <w:r w:rsidR="00E6236F">
        <w:rPr>
          <w:szCs w:val="22"/>
          <w:lang w:val="sk-SK"/>
        </w:rPr>
        <w:t>Maxima</w:t>
      </w:r>
      <w:r w:rsidR="00E6236F" w:rsidRPr="00FA362E">
        <w:rPr>
          <w:szCs w:val="22"/>
          <w:lang w:val="sk-SK"/>
        </w:rPr>
        <w:t xml:space="preserve"> </w:t>
      </w:r>
      <w:r w:rsidR="00E6236F">
        <w:rPr>
          <w:szCs w:val="22"/>
          <w:lang w:val="sk-SK"/>
        </w:rPr>
        <w:t>k</w:t>
      </w:r>
      <w:commentRangeStart w:id="252"/>
      <w:r w:rsidR="00E6236F" w:rsidRPr="00FA362E">
        <w:rPr>
          <w:szCs w:val="22"/>
          <w:lang w:val="sk-SK"/>
        </w:rPr>
        <w:t>oreláci</w:t>
      </w:r>
      <w:commentRangeEnd w:id="252"/>
      <w:r w:rsidR="00E6236F" w:rsidRPr="00FA362E">
        <w:rPr>
          <w:rStyle w:val="Odkaznakomentr"/>
          <w:lang w:val="sk-SK"/>
        </w:rPr>
        <w:commentReference w:id="252"/>
      </w:r>
      <w:r w:rsidR="00E6236F">
        <w:rPr>
          <w:szCs w:val="22"/>
          <w:lang w:val="sk-SK"/>
        </w:rPr>
        <w:t>í</w:t>
      </w:r>
      <w:r w:rsidR="00E6236F" w:rsidRPr="00FA362E">
        <w:rPr>
          <w:szCs w:val="22"/>
          <w:lang w:val="sk-SK"/>
        </w:rPr>
        <w:t xml:space="preserve"> medzi respiráciou a S1 po </w:t>
      </w:r>
      <w:r w:rsidR="00CE547F" w:rsidRPr="00FA362E">
        <w:rPr>
          <w:szCs w:val="22"/>
          <w:lang w:val="sk-SK"/>
        </w:rPr>
        <w:t>filtrácií rôznymi pásmovými filtrami</w:t>
      </w:r>
      <w:bookmarkEnd w:id="248"/>
      <w:bookmarkEnd w:id="249"/>
      <w:bookmarkEnd w:id="251"/>
    </w:p>
    <w:p w14:paraId="10FFC8C4" w14:textId="77777777" w:rsidR="00CE547F" w:rsidRPr="00FA362E" w:rsidRDefault="00CE547F" w:rsidP="00CE547F">
      <w:pPr>
        <w:pStyle w:val="Popis"/>
        <w:rPr>
          <w:vanish/>
          <w:lang w:val="sk-SK"/>
          <w:specVanish/>
        </w:rPr>
      </w:pPr>
      <w:r w:rsidRPr="00FA362E">
        <w:rPr>
          <w:lang w:val="sk-SK"/>
        </w:rPr>
        <w:t xml:space="preserve">. </w:t>
      </w:r>
      <w:r w:rsidRPr="00FA362E">
        <w:rPr>
          <w:szCs w:val="22"/>
          <w:lang w:val="sk-SK"/>
        </w:rPr>
        <w:t>Čísla v tabuľkách reprezentujú korelácie medzi R-S1 funkciou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FC5B669" w14:textId="77777777" w:rsidR="00CE547F" w:rsidRPr="00FA362E" w:rsidRDefault="00CE547F" w:rsidP="00CE547F">
      <w:pPr>
        <w:rPr>
          <w:lang w:val="sk-SK"/>
        </w:rPr>
      </w:pPr>
      <w:r w:rsidRPr="00FA362E">
        <w:rPr>
          <w:lang w:val="sk-SK"/>
        </w:rPr>
        <w:t xml:space="preserve"> </w:t>
      </w:r>
    </w:p>
    <w:p w14:paraId="211D0E98" w14:textId="77777777" w:rsidR="00B85020" w:rsidRPr="00FA362E" w:rsidRDefault="00CE547F" w:rsidP="00CE547F">
      <w:pPr>
        <w:rPr>
          <w:vanish/>
          <w:lang w:val="sk-SK"/>
        </w:rPr>
      </w:pPr>
      <w:r w:rsidRPr="00FA362E">
        <w:rPr>
          <w:lang w:val="sk-SK"/>
        </w:rPr>
        <w:t xml:space="preserve">číslo 32 a dobrovoľníka číslo 55 pri hlbokom dýchaní a filtrácií fourierovou transformáciou. </w:t>
      </w:r>
      <w:r w:rsidR="00954D34">
        <w:rPr>
          <w:lang w:val="sk-SK"/>
        </w:rPr>
        <w:fldChar w:fldCharType="begin"/>
      </w:r>
      <w:r w:rsidR="00954D34">
        <w:rPr>
          <w:lang w:val="sk-SK"/>
        </w:rPr>
        <w:instrText xml:space="preserve"> REF _Ref513894977 \h </w:instrText>
      </w:r>
      <w:r w:rsidR="00954D34">
        <w:rPr>
          <w:lang w:val="sk-SK"/>
        </w:rPr>
      </w:r>
      <w:r w:rsidR="00954D34">
        <w:rPr>
          <w:lang w:val="sk-SK"/>
        </w:rPr>
        <w:fldChar w:fldCharType="separate"/>
      </w:r>
      <w:r w:rsidR="00B85020">
        <w:t xml:space="preserve">Tabuľka </w:t>
      </w:r>
      <w:r w:rsidR="00B85020">
        <w:rPr>
          <w:noProof/>
        </w:rPr>
        <w:t>8</w:t>
      </w:r>
      <w:r w:rsidR="00954D34">
        <w:rPr>
          <w:lang w:val="sk-SK"/>
        </w:rPr>
        <w:fldChar w:fldCharType="end"/>
      </w:r>
      <w:r w:rsidR="00954D34">
        <w:rPr>
          <w:lang w:val="sk-SK"/>
        </w:rPr>
        <w:t xml:space="preserve"> </w:t>
      </w:r>
      <w:r w:rsidRPr="00FA362E">
        <w:rPr>
          <w:lang w:val="sk-SK"/>
        </w:rPr>
        <w:t xml:space="preserve">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 </w:t>
      </w:r>
      <w:r w:rsidRPr="00FA362E">
        <w:rPr>
          <w:lang w:val="sk-SK"/>
        </w:rPr>
        <w:lastRenderedPageBreak/>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FA362E">
        <w:rPr>
          <w:lang w:val="sk-SK"/>
        </w:rPr>
        <w:fldChar w:fldCharType="begin"/>
      </w:r>
      <w:r w:rsidRPr="00FA362E">
        <w:rPr>
          <w:lang w:val="sk-SK"/>
        </w:rPr>
        <w:instrText xml:space="preserve"> REF _Ref510262471 \h </w:instrText>
      </w:r>
      <w:r w:rsidRPr="00FA362E">
        <w:rPr>
          <w:lang w:val="sk-SK"/>
        </w:rPr>
      </w:r>
      <w:r w:rsidRPr="00FA362E">
        <w:rPr>
          <w:lang w:val="sk-SK"/>
        </w:rPr>
        <w:fldChar w:fldCharType="separate"/>
      </w:r>
    </w:p>
    <w:p w14:paraId="584DF571" w14:textId="3F299A64" w:rsidR="00CE547F" w:rsidRPr="00FA362E" w:rsidRDefault="00B85020" w:rsidP="00CE547F">
      <w:pPr>
        <w:rPr>
          <w:vanish/>
          <w:lang w:val="sk-SK"/>
        </w:rPr>
      </w:pPr>
      <w:r w:rsidRPr="00FA362E">
        <w:rPr>
          <w:lang w:val="sk-SK"/>
        </w:rPr>
        <w:t xml:space="preserve">Tabuľka </w:t>
      </w:r>
      <w:r>
        <w:rPr>
          <w:noProof/>
          <w:lang w:val="sk-SK"/>
        </w:rPr>
        <w:t>7</w:t>
      </w:r>
      <w:r w:rsidR="00CE547F" w:rsidRPr="00FA362E">
        <w:rPr>
          <w:lang w:val="sk-SK"/>
        </w:rPr>
        <w:fldChar w:fldCharType="end"/>
      </w:r>
      <w:r w:rsidR="00CE547F" w:rsidRPr="00FA362E">
        <w:rPr>
          <w:lang w:val="sk-SK"/>
        </w:rPr>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CE547F" w:rsidRPr="00FA362E">
        <w:rPr>
          <w:lang w:val="sk-SK"/>
        </w:rPr>
        <w:lastRenderedPageBreak/>
        <w:t xml:space="preserve">DWT, dosahuje preto o niečo vyšších </w:t>
      </w:r>
      <w:r w:rsidR="00CE547F" w:rsidRPr="00FA362E">
        <w:rPr>
          <w:noProof/>
          <w:szCs w:val="22"/>
        </w:rPr>
        <w:drawing>
          <wp:inline distT="0" distB="0" distL="0" distR="0" wp14:anchorId="2BFB2AAB" wp14:editId="5DA0A9FA">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253" w:name="_Ref510262471"/>
    </w:p>
    <w:p w14:paraId="41CDC4B9" w14:textId="4806D3ED" w:rsidR="00CE547F" w:rsidRPr="00FA362E" w:rsidRDefault="00CE547F" w:rsidP="00CE547F">
      <w:pPr>
        <w:pStyle w:val="Popis"/>
        <w:rPr>
          <w:vanish/>
          <w:lang w:val="sk-SK"/>
        </w:rPr>
      </w:pPr>
      <w:bookmarkStart w:id="254" w:name="_Toc510268064"/>
      <w:bookmarkStart w:id="255" w:name="_Toc513584975"/>
      <w:bookmarkStart w:id="256" w:name="_Toc513981546"/>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7</w:t>
      </w:r>
      <w:r w:rsidRPr="00FA362E">
        <w:rPr>
          <w:lang w:val="sk-SK"/>
        </w:rPr>
        <w:fldChar w:fldCharType="end"/>
      </w:r>
      <w:bookmarkEnd w:id="253"/>
      <w:r w:rsidRPr="00FA362E">
        <w:rPr>
          <w:lang w:val="sk-SK"/>
        </w:rPr>
        <w:t>: Mediány korelácií medzi R-S1 krivkou a respiráciou 30 dobrovoľníkov</w:t>
      </w:r>
      <w:bookmarkEnd w:id="254"/>
      <w:bookmarkEnd w:id="255"/>
      <w:bookmarkEnd w:id="256"/>
      <w:r w:rsidRPr="00FA362E">
        <w:rPr>
          <w:vanish/>
          <w:lang w:val="sk-SK"/>
          <w:specVanish/>
        </w:rPr>
        <w:t xml:space="preserve"> </w:t>
      </w:r>
    </w:p>
    <w:p w14:paraId="0E00C16E" w14:textId="77777777" w:rsidR="00CE547F" w:rsidRPr="00FA362E" w:rsidRDefault="00CE547F" w:rsidP="00CE547F">
      <w:pPr>
        <w:rPr>
          <w:vanish/>
          <w:lang w:val="sk-SK"/>
        </w:rPr>
      </w:pPr>
    </w:p>
    <w:p w14:paraId="4E0952BB" w14:textId="77777777" w:rsidR="00CE547F" w:rsidRPr="00FA362E" w:rsidRDefault="00CE547F" w:rsidP="00CE547F">
      <w:pPr>
        <w:rPr>
          <w:vanish/>
          <w:lang w:val="sk-SK"/>
          <w:specVanish/>
        </w:rPr>
      </w:pPr>
      <w:r w:rsidRPr="00FA362E">
        <w:rPr>
          <w:lang w:val="sk-SK"/>
        </w:rPr>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6B7AB7F" w14:textId="77777777" w:rsidR="00CE547F" w:rsidRPr="00FA362E" w:rsidRDefault="00CE547F" w:rsidP="00CE547F">
      <w:pPr>
        <w:tabs>
          <w:tab w:val="left" w:pos="7140"/>
        </w:tabs>
        <w:rPr>
          <w:lang w:val="sk-SK"/>
        </w:rPr>
      </w:pPr>
      <w:r w:rsidRPr="00FA362E">
        <w:rPr>
          <w:lang w:val="sk-SK"/>
        </w:rPr>
        <w:t xml:space="preserve"> </w:t>
      </w:r>
    </w:p>
    <w:p w14:paraId="5F3AFFA0" w14:textId="77777777" w:rsidR="00CE547F" w:rsidRPr="00FA362E" w:rsidRDefault="00CE547F" w:rsidP="00CE547F">
      <w:pPr>
        <w:pStyle w:val="Nadpis3"/>
        <w:rPr>
          <w:lang w:val="sk-SK"/>
        </w:rPr>
      </w:pPr>
      <w:bookmarkStart w:id="257" w:name="_Toc510268152"/>
      <w:bookmarkStart w:id="258" w:name="_Toc513981484"/>
      <w:r w:rsidRPr="00FA362E">
        <w:rPr>
          <w:lang w:val="sk-SK"/>
        </w:rPr>
        <w:t>Detekcia srdečného zvuku S2</w:t>
      </w:r>
      <w:bookmarkEnd w:id="257"/>
      <w:bookmarkEnd w:id="258"/>
    </w:p>
    <w:p w14:paraId="756D8AD1" w14:textId="77777777" w:rsidR="00CE547F" w:rsidRPr="00FA362E" w:rsidRDefault="00CE547F" w:rsidP="00CE547F">
      <w:pPr>
        <w:tabs>
          <w:tab w:val="left" w:pos="7140"/>
        </w:tabs>
        <w:rPr>
          <w:lang w:val="sk-SK"/>
        </w:rPr>
      </w:pPr>
    </w:p>
    <w:p w14:paraId="06737123" w14:textId="77777777" w:rsidR="00CE547F" w:rsidRPr="00FA362E" w:rsidRDefault="00CE547F" w:rsidP="00CE547F">
      <w:pPr>
        <w:tabs>
          <w:tab w:val="left" w:pos="7140"/>
        </w:tabs>
        <w:rPr>
          <w:lang w:val="sk-SK"/>
        </w:rPr>
      </w:pPr>
      <w:r w:rsidRPr="00FA362E">
        <w:rPr>
          <w:lang w:val="sk-SK"/>
        </w:rPr>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31D86C08" w14:textId="77777777" w:rsidR="00CE547F" w:rsidRPr="00FA362E" w:rsidRDefault="00CE547F" w:rsidP="00CE547F">
      <w:pPr>
        <w:tabs>
          <w:tab w:val="left" w:pos="7140"/>
        </w:tabs>
        <w:rPr>
          <w:lang w:val="sk-SK"/>
        </w:rPr>
      </w:pPr>
    </w:p>
    <w:p w14:paraId="56B52A06" w14:textId="77777777" w:rsidR="00CE547F" w:rsidRPr="00FA362E" w:rsidRDefault="00CE547F" w:rsidP="00CE547F">
      <w:pPr>
        <w:pStyle w:val="Nadpis2"/>
        <w:rPr>
          <w:lang w:val="sk-SK"/>
        </w:rPr>
      </w:pPr>
      <w:bookmarkStart w:id="259" w:name="_Toc386404213"/>
      <w:bookmarkStart w:id="260" w:name="_Toc510268153"/>
      <w:bookmarkStart w:id="261" w:name="_Toc513981485"/>
      <w:r w:rsidRPr="00FA362E">
        <w:rPr>
          <w:lang w:val="sk-SK"/>
        </w:rPr>
        <w:t xml:space="preserve">Detekcia </w:t>
      </w:r>
      <w:bookmarkEnd w:id="259"/>
      <w:r w:rsidRPr="00FA362E">
        <w:rPr>
          <w:lang w:val="sk-SK"/>
        </w:rPr>
        <w:t>bioimpedančných parametrov</w:t>
      </w:r>
      <w:bookmarkEnd w:id="260"/>
      <w:bookmarkEnd w:id="261"/>
    </w:p>
    <w:p w14:paraId="7F1A0E14" w14:textId="59DCFD51" w:rsidR="00CE547F" w:rsidRPr="00FA362E" w:rsidRDefault="00CE547F" w:rsidP="00CE547F">
      <w:pPr>
        <w:rPr>
          <w:lang w:val="sk-SK"/>
        </w:rPr>
      </w:pPr>
      <w:r w:rsidRPr="00FA362E">
        <w:rPr>
          <w:lang w:val="sk-SK"/>
        </w:rPr>
        <w:t xml:space="preserve">Impedančná kardiografia </w:t>
      </w:r>
      <w:r w:rsidR="00E6236F">
        <w:rPr>
          <w:lang w:val="sk-SK"/>
        </w:rPr>
        <w:t xml:space="preserve">dosahuje nízku presnosť pri odhade absolútnych srdečného výdaja </w:t>
      </w:r>
      <w:r w:rsidRPr="00FA362E">
        <w:rPr>
          <w:rStyle w:val="Odkaznakomentr"/>
          <w:lang w:val="sk-SK"/>
        </w:rPr>
        <w:commentReference w:id="262"/>
      </w:r>
      <w:r w:rsidRPr="00FA362E">
        <w:rPr>
          <w:lang w:val="sk-SK"/>
        </w:rPr>
        <w:t xml:space="preserve">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sú zmeny v objeme </w:t>
      </w:r>
      <w:r w:rsidRPr="00FA362E">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[68]</w:t>
      </w:r>
      <w:r w:rsidRPr="00FA362E">
        <w:rPr>
          <w:lang w:val="sk-SK"/>
        </w:rPr>
        <w:fldChar w:fldCharType="end"/>
      </w:r>
      <w:r w:rsidRPr="00FA362E">
        <w:rPr>
          <w:lang w:val="sk-SK"/>
        </w:rPr>
        <w:t xml:space="preserve"> a rýchlosti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krvi v artériách počas srdečného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Je preto doležité rozšíriť znalosti o vzťahoch tohto parametra s inými hemodynamickými parametrami. Takisto je potrebné upresniť vzájomný vzťah impedančných parametrov a iných hemodynamických parametrov ako arteriálny krvný tlak, srdečné zvuky a RR intervali. </w:t>
      </w:r>
      <w:commentRangeStart w:id="263"/>
      <w:r w:rsidRPr="00FA362E">
        <w:rPr>
          <w:lang w:val="sk-SK"/>
        </w:rPr>
        <w:t>Až bud</w:t>
      </w:r>
      <w:r w:rsidR="00FC1930">
        <w:rPr>
          <w:lang w:val="sk-SK"/>
        </w:rPr>
        <w:t xml:space="preserve">ú presnejšie známe vplyvy </w:t>
      </w:r>
      <w:r w:rsidR="00AC46BC">
        <w:rPr>
          <w:lang w:val="sk-SK"/>
        </w:rPr>
        <w:t xml:space="preserve">jednotlivých </w:t>
      </w:r>
      <w:r w:rsidR="00FC1930">
        <w:rPr>
          <w:lang w:val="sk-SK"/>
        </w:rPr>
        <w:t xml:space="preserve">zdrojov </w:t>
      </w:r>
      <w:r w:rsidR="00AC46BC">
        <w:rPr>
          <w:lang w:val="sk-SK"/>
        </w:rPr>
        <w:t>na modulujáciu</w:t>
      </w:r>
      <w:r w:rsidR="00FC1930">
        <w:rPr>
          <w:lang w:val="sk-SK"/>
        </w:rPr>
        <w:t xml:space="preserve"> signál</w:t>
      </w:r>
      <w:r w:rsidR="00AC46BC">
        <w:rPr>
          <w:lang w:val="sk-SK"/>
        </w:rPr>
        <w:t>u</w:t>
      </w:r>
      <w:r w:rsidRPr="00FA362E">
        <w:rPr>
          <w:lang w:val="sk-SK"/>
        </w:rPr>
        <w:t xml:space="preserve"> </w:t>
      </w:r>
      <w:commentRangeEnd w:id="263"/>
      <w:r w:rsidRPr="00FA362E">
        <w:rPr>
          <w:rStyle w:val="Odkaznakomentr"/>
          <w:lang w:val="sk-SK"/>
        </w:rPr>
        <w:commentReference w:id="263"/>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budeme vedieť navrhnúť presnejšie modely ktoré ho budú používať nielen na výpočet SV a CO. </w:t>
      </w:r>
    </w:p>
    <w:p w14:paraId="33023405" w14:textId="77777777" w:rsidR="00CE547F" w:rsidRPr="00FA362E" w:rsidRDefault="00CE547F" w:rsidP="00CE547F">
      <w:pPr>
        <w:rPr>
          <w:lang w:val="sk-SK"/>
        </w:rPr>
      </w:pPr>
    </w:p>
    <w:p w14:paraId="5CF72C46" w14:textId="77777777" w:rsidR="00CE547F" w:rsidRPr="00FA362E" w:rsidRDefault="00CE547F" w:rsidP="00CE547F">
      <w:pPr>
        <w:pStyle w:val="Nadpis3"/>
        <w:rPr>
          <w:lang w:val="sk-SK"/>
        </w:rPr>
      </w:pPr>
      <w:bookmarkStart w:id="264" w:name="_Toc510268157"/>
      <w:bookmarkStart w:id="265" w:name="_Toc513981486"/>
      <w:r w:rsidRPr="00FA362E">
        <w:rPr>
          <w:lang w:val="sk-SK"/>
        </w:rPr>
        <w:t>Úvod do navrhnutej metodiky</w:t>
      </w:r>
      <w:bookmarkEnd w:id="264"/>
      <w:bookmarkEnd w:id="265"/>
    </w:p>
    <w:p w14:paraId="116A6B40" w14:textId="77777777" w:rsidR="00CE547F" w:rsidRPr="00FA362E" w:rsidRDefault="00CE547F" w:rsidP="00CE547F">
      <w:pPr>
        <w:rPr>
          <w:lang w:val="sk-SK"/>
        </w:rPr>
      </w:pPr>
    </w:p>
    <w:p w14:paraId="3AA1265B" w14:textId="77777777" w:rsidR="00CE547F" w:rsidRPr="00FA362E" w:rsidRDefault="00CE547F" w:rsidP="00CE547F">
      <w:pPr>
        <w:rPr>
          <w:lang w:val="sk-SK"/>
        </w:rPr>
      </w:pPr>
      <w:r w:rsidRPr="00FA362E">
        <w:rPr>
          <w:lang w:val="sk-SK"/>
        </w:rPr>
        <w:t>Pre vyšetrenie vzťahov medzi impedančnými parametrami boli detekované nasledujúce parametre:</w:t>
      </w:r>
    </w:p>
    <w:p w14:paraId="53493C10" w14:textId="77777777" w:rsidR="00CE547F" w:rsidRPr="00FA362E" w:rsidRDefault="00CE547F" w:rsidP="00CE547F">
      <w:pPr>
        <w:rPr>
          <w:lang w:val="sk-SK"/>
        </w:rPr>
      </w:pPr>
    </w:p>
    <w:p w14:paraId="3B9204D5" w14:textId="77777777" w:rsidR="00CE547F" w:rsidRPr="00FA362E" w:rsidRDefault="00CE547F" w:rsidP="00CE547F">
      <w:pPr>
        <w:pStyle w:val="Odsekzoznamu"/>
        <w:numPr>
          <w:ilvl w:val="0"/>
          <w:numId w:val="22"/>
        </w:numPr>
        <w:rPr>
          <w:b/>
          <w:i/>
          <w:lang w:val="sk-SK"/>
        </w:rPr>
      </w:pPr>
      <m:oMath>
        <m:r>
          <m:rPr>
            <m:sty m:val="bi"/>
          </m:rPr>
          <w:rPr>
            <w:rFonts w:ascii="Cambria Math" w:hAnsi="Cambria Math"/>
            <w:lang w:val="sk-SK"/>
          </w:rPr>
          <w:lastRenderedPageBreak/>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i/>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FA362E">
        <w:rPr>
          <w:lang w:val="sk-SK"/>
        </w:rPr>
        <w:t xml:space="preserve">) </w:t>
      </w:r>
      <w:r w:rsidRPr="00FA362E">
        <w:rPr>
          <w:b/>
          <w:i/>
          <w:lang w:val="sk-SK"/>
        </w:rPr>
        <w:t>(</w:t>
      </w:r>
      <w:r w:rsidRPr="00FA362E">
        <w:rPr>
          <w:lang w:val="sk-SK"/>
        </w:rPr>
        <w:t>Ω)</w:t>
      </w:r>
    </w:p>
    <w:p w14:paraId="6BD0431B" w14:textId="77777777" w:rsidR="00CE547F" w:rsidRPr="00FA362E" w:rsidRDefault="00CE547F" w:rsidP="00CE547F">
      <w:pPr>
        <w:pStyle w:val="Odsekzoznamu"/>
        <w:numPr>
          <w:ilvl w:val="0"/>
          <w:numId w:val="22"/>
        </w:numPr>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FA362E">
        <w:rPr>
          <w:b/>
          <w:lang w:val="sk-SK"/>
        </w:rPr>
        <w:t xml:space="preserve"> (</w:t>
      </w:r>
      <w:r w:rsidRPr="00FA362E">
        <w:rPr>
          <w:lang w:val="sk-SK"/>
        </w:rPr>
        <w:t>Ω/s)</w:t>
      </w:r>
    </w:p>
    <w:p w14:paraId="2FAB59F2" w14:textId="77777777" w:rsidR="00CE547F" w:rsidRPr="00FA362E" w:rsidRDefault="00CE547F" w:rsidP="00CE547F">
      <w:pPr>
        <w:pStyle w:val="Odsekzoznamu"/>
        <w:numPr>
          <w:ilvl w:val="0"/>
          <w:numId w:val="22"/>
        </w:numPr>
        <w:rPr>
          <w:lang w:val="sk-SK"/>
        </w:rPr>
      </w:pPr>
      <w:r w:rsidRPr="00FA362E">
        <w:rPr>
          <w:lang w:val="sk-SK"/>
        </w:rPr>
        <w:t>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lang w:val="sk-SK"/>
        </w:rPr>
        <w:t xml:space="preserve"> - Pulse Wave Transit Time) (s)</w:t>
      </w:r>
    </w:p>
    <w:p w14:paraId="5BA66B8F" w14:textId="77777777" w:rsidR="00CE547F" w:rsidRPr="00FA362E" w:rsidRDefault="00CE547F" w:rsidP="00CE547F">
      <w:pPr>
        <w:pStyle w:val="Odsekzoznamu"/>
        <w:numPr>
          <w:ilvl w:val="0"/>
          <w:numId w:val="22"/>
        </w:numPr>
        <w:rPr>
          <w:lang w:val="sk-SK"/>
        </w:rPr>
      </w:pPr>
      <w:r w:rsidRPr="00FA362E">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 xml:space="preserve"> - </w:t>
      </w:r>
      <w:r w:rsidRPr="00FA362E">
        <w:rPr>
          <w:lang w:val="sk-SK"/>
        </w:rPr>
        <w:t>Pulse Wave Velocitu) (s/m)</w:t>
      </w:r>
    </w:p>
    <w:p w14:paraId="1A793434" w14:textId="77777777" w:rsidR="00CE547F" w:rsidRPr="00FA362E" w:rsidRDefault="00CE547F" w:rsidP="00CE547F">
      <w:pPr>
        <w:pStyle w:val="Odsekzoznamu"/>
        <w:numPr>
          <w:ilvl w:val="0"/>
          <w:numId w:val="22"/>
        </w:numPr>
        <w:rPr>
          <w:lang w:val="sk-SK"/>
        </w:rPr>
      </w:pPr>
      <w:r w:rsidRPr="00FA362E">
        <w:rPr>
          <w:lang w:val="sk-SK"/>
        </w:rPr>
        <w:t>Systolický krvný tlak (</w:t>
      </w:r>
      <w:r w:rsidRPr="00FA362E">
        <w:rPr>
          <w:b/>
          <w:lang w:val="sk-SK"/>
        </w:rPr>
        <w:t>SBP</w:t>
      </w:r>
      <w:r w:rsidRPr="00FA362E">
        <w:rPr>
          <w:lang w:val="sk-SK"/>
        </w:rPr>
        <w:t>) (mmHg)</w:t>
      </w:r>
    </w:p>
    <w:p w14:paraId="36D46DE8" w14:textId="77777777" w:rsidR="00CE547F" w:rsidRPr="00FA362E" w:rsidRDefault="00CE547F" w:rsidP="00CE547F">
      <w:pPr>
        <w:pStyle w:val="Odsekzoznamu"/>
        <w:numPr>
          <w:ilvl w:val="0"/>
          <w:numId w:val="22"/>
        </w:numPr>
        <w:rPr>
          <w:lang w:val="sk-SK"/>
        </w:rPr>
      </w:pPr>
      <w:r w:rsidRPr="00FA362E">
        <w:rPr>
          <w:lang w:val="sk-SK"/>
        </w:rPr>
        <w:t>Diastolický krvný tlak (</w:t>
      </w:r>
      <w:r w:rsidRPr="00FA362E">
        <w:rPr>
          <w:b/>
          <w:lang w:val="sk-SK"/>
        </w:rPr>
        <w:t>DBP</w:t>
      </w:r>
      <w:r w:rsidRPr="00FA362E">
        <w:rPr>
          <w:lang w:val="sk-SK"/>
        </w:rPr>
        <w:t>) (mmHg)</w:t>
      </w:r>
    </w:p>
    <w:p w14:paraId="0E892DE8" w14:textId="77777777" w:rsidR="00CE547F" w:rsidRPr="00FA362E" w:rsidRDefault="00CE547F" w:rsidP="00CE547F">
      <w:pPr>
        <w:pStyle w:val="Odsekzoznamu"/>
        <w:numPr>
          <w:ilvl w:val="0"/>
          <w:numId w:val="22"/>
        </w:numPr>
        <w:rPr>
          <w:lang w:val="sk-SK"/>
        </w:rPr>
      </w:pPr>
      <w:r w:rsidRPr="00FA362E">
        <w:rPr>
          <w:lang w:val="sk-SK"/>
        </w:rPr>
        <w:t>Pulzný tlak (</w:t>
      </w:r>
      <w:r w:rsidRPr="00FA362E">
        <w:rPr>
          <w:b/>
          <w:lang w:val="sk-SK"/>
        </w:rPr>
        <w:t>PP</w:t>
      </w:r>
      <w:r w:rsidRPr="00FA362E">
        <w:rPr>
          <w:lang w:val="sk-SK"/>
        </w:rPr>
        <w:t>) (mmHg)</w:t>
      </w:r>
    </w:p>
    <w:p w14:paraId="3FB2E1D7" w14:textId="77777777" w:rsidR="00CE547F" w:rsidRPr="00FA362E" w:rsidRDefault="00CE547F" w:rsidP="00CE547F">
      <w:pPr>
        <w:pStyle w:val="Odsekzoznamu"/>
        <w:numPr>
          <w:ilvl w:val="0"/>
          <w:numId w:val="22"/>
        </w:numPr>
        <w:rPr>
          <w:lang w:val="sk-SK"/>
        </w:rPr>
      </w:pPr>
      <w:r w:rsidRPr="00FA362E">
        <w:rPr>
          <w:lang w:val="sk-SK"/>
        </w:rPr>
        <w:t>Stredný tlak (</w:t>
      </w:r>
      <w:r w:rsidRPr="00FA362E">
        <w:rPr>
          <w:b/>
          <w:lang w:val="sk-SK"/>
        </w:rPr>
        <w:t>MBP</w:t>
      </w:r>
      <w:r w:rsidRPr="00FA362E">
        <w:rPr>
          <w:lang w:val="sk-SK"/>
        </w:rPr>
        <w:t>) (mmHg)</w:t>
      </w:r>
    </w:p>
    <w:p w14:paraId="4C8ED6A9" w14:textId="77777777" w:rsidR="00CE547F" w:rsidRPr="00FA362E" w:rsidRDefault="00CE547F" w:rsidP="00CE547F">
      <w:pPr>
        <w:pStyle w:val="Odsekzoznamu"/>
        <w:numPr>
          <w:ilvl w:val="0"/>
          <w:numId w:val="22"/>
        </w:numPr>
        <w:rPr>
          <w:lang w:val="sk-SK"/>
        </w:rPr>
      </w:pPr>
      <w:r w:rsidRPr="00FA362E">
        <w:rPr>
          <w:lang w:val="sk-SK"/>
        </w:rPr>
        <w:t>Vzdialenosť SBP od R vlny (</w:t>
      </w:r>
      <w:r w:rsidRPr="00FA362E">
        <w:rPr>
          <w:b/>
          <w:lang w:val="sk-SK"/>
        </w:rPr>
        <w:t>R-SBP</w:t>
      </w:r>
      <w:r w:rsidRPr="00FA362E">
        <w:rPr>
          <w:lang w:val="sk-SK"/>
        </w:rPr>
        <w:t>) (s)</w:t>
      </w:r>
    </w:p>
    <w:p w14:paraId="1ECDFE45" w14:textId="77777777" w:rsidR="00CE547F" w:rsidRPr="00FA362E" w:rsidRDefault="00CE547F" w:rsidP="00CE547F">
      <w:pPr>
        <w:pStyle w:val="Odsekzoznamu"/>
        <w:numPr>
          <w:ilvl w:val="0"/>
          <w:numId w:val="22"/>
        </w:numPr>
        <w:rPr>
          <w:lang w:val="sk-SK"/>
        </w:rPr>
      </w:pPr>
      <w:r w:rsidRPr="00FA362E">
        <w:rPr>
          <w:lang w:val="sk-SK"/>
        </w:rPr>
        <w:t>Vzdialenosť DBP od R vlny (</w:t>
      </w:r>
      <w:r w:rsidRPr="00FA362E">
        <w:rPr>
          <w:b/>
          <w:lang w:val="sk-SK"/>
        </w:rPr>
        <w:t>R-DBP</w:t>
      </w:r>
      <w:r w:rsidRPr="00FA362E">
        <w:rPr>
          <w:lang w:val="sk-SK"/>
        </w:rPr>
        <w:t>) (s)</w:t>
      </w:r>
    </w:p>
    <w:p w14:paraId="5FA04D9E" w14:textId="77777777" w:rsidR="00CE547F" w:rsidRPr="00FA362E" w:rsidRDefault="00CE547F" w:rsidP="00CE547F">
      <w:pPr>
        <w:pStyle w:val="Odsekzoznamu"/>
        <w:numPr>
          <w:ilvl w:val="0"/>
          <w:numId w:val="22"/>
        </w:numPr>
        <w:rPr>
          <w:lang w:val="sk-SK"/>
        </w:rPr>
      </w:pPr>
      <w:r w:rsidRPr="00FA362E">
        <w:rPr>
          <w:lang w:val="sk-SK"/>
        </w:rPr>
        <w:t>Vzdialenosť S1 od R vlny (</w:t>
      </w:r>
      <w:r w:rsidRPr="00FA362E">
        <w:rPr>
          <w:b/>
          <w:lang w:val="sk-SK"/>
        </w:rPr>
        <w:t>R-SBP</w:t>
      </w:r>
      <w:r w:rsidRPr="00FA362E">
        <w:rPr>
          <w:lang w:val="sk-SK"/>
        </w:rPr>
        <w:t>) (s)</w:t>
      </w:r>
    </w:p>
    <w:p w14:paraId="23CE9B37" w14:textId="77777777" w:rsidR="00CE547F" w:rsidRPr="00FA362E" w:rsidRDefault="00CE547F" w:rsidP="00CE547F">
      <w:pPr>
        <w:pStyle w:val="Odsekzoznamu"/>
        <w:numPr>
          <w:ilvl w:val="0"/>
          <w:numId w:val="22"/>
        </w:numPr>
        <w:rPr>
          <w:lang w:val="sk-SK"/>
        </w:rPr>
      </w:pPr>
      <w:r w:rsidRPr="00FA362E">
        <w:rPr>
          <w:lang w:val="sk-SK"/>
        </w:rPr>
        <w:t>Vzdialenosť S2 od R vlny (</w:t>
      </w:r>
      <w:r w:rsidRPr="00FA362E">
        <w:rPr>
          <w:b/>
          <w:lang w:val="sk-SK"/>
        </w:rPr>
        <w:t>R-SBP</w:t>
      </w:r>
      <w:r w:rsidRPr="00FA362E">
        <w:rPr>
          <w:lang w:val="sk-SK"/>
        </w:rPr>
        <w:t>) (s)</w:t>
      </w:r>
    </w:p>
    <w:p w14:paraId="48254746" w14:textId="77777777" w:rsidR="00CE547F" w:rsidRPr="00FA362E" w:rsidRDefault="00CE547F" w:rsidP="00CE547F">
      <w:pPr>
        <w:pStyle w:val="Odsekzoznamu"/>
        <w:numPr>
          <w:ilvl w:val="0"/>
          <w:numId w:val="22"/>
        </w:numPr>
        <w:rPr>
          <w:lang w:val="sk-SK"/>
        </w:rPr>
      </w:pPr>
      <w:r w:rsidRPr="00FA362E">
        <w:rPr>
          <w:lang w:val="sk-SK"/>
        </w:rPr>
        <w:t>Čas medzi S1 a S2 (</w:t>
      </w:r>
      <w:r w:rsidRPr="00FA362E">
        <w:rPr>
          <w:b/>
          <w:lang w:val="sk-SK"/>
        </w:rPr>
        <w:t>S1-S2</w:t>
      </w:r>
      <w:r w:rsidRPr="00FA362E">
        <w:rPr>
          <w:lang w:val="sk-SK"/>
        </w:rPr>
        <w:t>) (s)</w:t>
      </w:r>
    </w:p>
    <w:p w14:paraId="592C2E68" w14:textId="77777777" w:rsidR="00CE547F" w:rsidRPr="00FA362E" w:rsidRDefault="00CE547F" w:rsidP="00CE547F">
      <w:pPr>
        <w:pStyle w:val="Odsekzoznamu"/>
        <w:numPr>
          <w:ilvl w:val="0"/>
          <w:numId w:val="22"/>
        </w:numPr>
        <w:rPr>
          <w:lang w:val="sk-SK"/>
        </w:rPr>
      </w:pPr>
      <w:r w:rsidRPr="00FA362E">
        <w:rPr>
          <w:lang w:val="sk-SK"/>
        </w:rPr>
        <w:t>Interval medzi dvoma R vlnami (</w:t>
      </w:r>
      <w:r w:rsidRPr="00FA362E">
        <w:rPr>
          <w:b/>
          <w:lang w:val="sk-SK"/>
        </w:rPr>
        <w:t>RR</w:t>
      </w:r>
      <w:r w:rsidRPr="00FA362E">
        <w:rPr>
          <w:lang w:val="sk-SK"/>
        </w:rPr>
        <w:t>) (s)</w:t>
      </w:r>
    </w:p>
    <w:p w14:paraId="0EFD2DCA" w14:textId="77777777" w:rsidR="00CE547F" w:rsidRPr="00FA362E" w:rsidRDefault="00CE547F" w:rsidP="00CE547F">
      <w:pPr>
        <w:pStyle w:val="Odsekzoznamu"/>
        <w:numPr>
          <w:ilvl w:val="0"/>
          <w:numId w:val="22"/>
        </w:numPr>
        <w:rPr>
          <w:lang w:val="sk-SK"/>
        </w:rPr>
      </w:pPr>
      <w:r w:rsidRPr="00FA362E">
        <w:rPr>
          <w:lang w:val="sk-SK"/>
        </w:rPr>
        <w:t xml:space="preserve">Respiračná krivka </w:t>
      </w:r>
      <w:r w:rsidRPr="00FA362E">
        <w:rPr>
          <w:b/>
          <w:i/>
          <w:lang w:val="sk-SK"/>
        </w:rPr>
        <w:t>(</w:t>
      </w:r>
      <w:r w:rsidRPr="00FA362E">
        <w:rPr>
          <w:lang w:val="sk-SK"/>
        </w:rPr>
        <w:t>Ω)</w:t>
      </w:r>
    </w:p>
    <w:p w14:paraId="21D26857" w14:textId="77777777" w:rsidR="00CE547F" w:rsidRPr="00FA362E" w:rsidRDefault="00CE547F" w:rsidP="00CE547F">
      <w:pPr>
        <w:rPr>
          <w:lang w:val="sk-SK"/>
        </w:rPr>
      </w:pPr>
    </w:p>
    <w:p w14:paraId="1FF98FCC" w14:textId="77777777" w:rsidR="00CE547F" w:rsidRPr="00FA362E" w:rsidRDefault="00CE547F" w:rsidP="00CE547F">
      <w:pPr>
        <w:rPr>
          <w:lang w:val="sk-SK"/>
        </w:rPr>
      </w:pPr>
      <w:r w:rsidRPr="00FA362E">
        <w:rPr>
          <w:lang w:val="sk-SK"/>
        </w:rPr>
        <w:t xml:space="preserve">Detekované parametre sú znázornené na </w:t>
      </w:r>
      <w:r w:rsidRPr="00FA362E">
        <w:rPr>
          <w:lang w:val="sk-SK"/>
        </w:rPr>
        <w:fldChar w:fldCharType="begin"/>
      </w:r>
      <w:r w:rsidRPr="00FA362E">
        <w:rPr>
          <w:lang w:val="sk-SK"/>
        </w:rPr>
        <w:instrText xml:space="preserve"> REF _Ref509143679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12</w:t>
      </w:r>
      <w:r w:rsidRPr="00FA362E">
        <w:rPr>
          <w:lang w:val="sk-SK"/>
        </w:rPr>
        <w:fldChar w:fldCharType="end"/>
      </w:r>
      <w:r w:rsidRPr="00FA362E">
        <w:rPr>
          <w:lang w:val="sk-SK"/>
        </w:rPr>
        <w:t>.</w:t>
      </w:r>
    </w:p>
    <w:p w14:paraId="440E55CF" w14:textId="77777777" w:rsidR="00CE547F" w:rsidRPr="00FA362E" w:rsidRDefault="00CE547F" w:rsidP="00CE547F">
      <w:pPr>
        <w:jc w:val="center"/>
        <w:rPr>
          <w:lang w:val="sk-SK"/>
        </w:rPr>
      </w:pPr>
      <w:r w:rsidRPr="00FA362E">
        <w:rPr>
          <w:noProof/>
        </w:rPr>
        <w:lastRenderedPageBreak/>
        <w:drawing>
          <wp:inline distT="0" distB="0" distL="0" distR="0" wp14:anchorId="470E24AC" wp14:editId="04A1B500">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74FEB1B9" w14:textId="10548CC4" w:rsidR="00CE547F" w:rsidRPr="00FA362E" w:rsidRDefault="00CE547F" w:rsidP="00CE547F">
      <w:pPr>
        <w:pStyle w:val="Popis"/>
        <w:rPr>
          <w:vanish/>
          <w:lang w:val="sk-SK"/>
          <w:specVanish/>
        </w:rPr>
      </w:pPr>
      <w:bookmarkStart w:id="266" w:name="_Ref509143679"/>
      <w:bookmarkStart w:id="267" w:name="_Toc51398152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12</w:t>
      </w:r>
      <w:r w:rsidR="00A53D98">
        <w:rPr>
          <w:lang w:val="sk-SK"/>
        </w:rPr>
        <w:fldChar w:fldCharType="end"/>
      </w:r>
      <w:bookmarkEnd w:id="266"/>
      <w:r w:rsidRPr="00FA362E">
        <w:rPr>
          <w:lang w:val="sk-SK"/>
        </w:rPr>
        <w:t>: Detekcia parametrov obehovej sústavy</w:t>
      </w:r>
      <w:bookmarkEnd w:id="267"/>
    </w:p>
    <w:p w14:paraId="69F50A01" w14:textId="77777777" w:rsidR="00CE547F" w:rsidRPr="00FA362E" w:rsidRDefault="00CE547F" w:rsidP="00CE547F">
      <w:pPr>
        <w:rPr>
          <w:rFonts w:eastAsiaTheme="majorEastAsia" w:cstheme="majorBidi"/>
          <w:spacing w:val="10"/>
          <w:sz w:val="22"/>
          <w:szCs w:val="18"/>
          <w:lang w:val="sk-SK" w:eastAsia="en-US" w:bidi="en-US"/>
        </w:rPr>
      </w:pPr>
      <w:r w:rsidRPr="00FA362E">
        <w:rPr>
          <w:lang w:val="sk-SK"/>
        </w:rPr>
        <w:t xml:space="preserve">. </w:t>
      </w:r>
      <w:r w:rsidRPr="00FA362E">
        <w:rPr>
          <w:rFonts w:eastAsiaTheme="majorEastAsia" w:cstheme="majorBidi"/>
          <w:spacing w:val="10"/>
          <w:sz w:val="22"/>
          <w:szCs w:val="18"/>
          <w:lang w:val="sk-SK" w:eastAsia="en-US" w:bidi="en-US"/>
        </w:rPr>
        <w:t>Zhora signály: EKG, Z0, dZ/dtmax, krvný tlak-BP, HS</w:t>
      </w:r>
    </w:p>
    <w:p w14:paraId="788DB5AE" w14:textId="77777777" w:rsidR="00CE547F" w:rsidRPr="00FA362E" w:rsidRDefault="00CE547F" w:rsidP="00CE547F">
      <w:pPr>
        <w:pStyle w:val="Popis"/>
        <w:rPr>
          <w:lang w:val="sk-SK"/>
        </w:rPr>
      </w:pPr>
    </w:p>
    <w:p w14:paraId="6F7FD4EF" w14:textId="08ADD456"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sa dá použiť na monitorovanie respirácie </w:t>
      </w:r>
      <w:r w:rsidRPr="00FA362E">
        <w:rPr>
          <w:lang w:val="sk-SK"/>
        </w:rPr>
        <w:fldChar w:fldCharType="begin"/>
      </w:r>
      <w:r w:rsidR="00C66300">
        <w:rPr>
          <w:lang w:val="sk-SK"/>
        </w:rPr>
        <w:instrText xml:space="preserve"> ADDIN EN.CITE &lt;EndNote&gt;&lt;Cite&gt;&lt;Author&gt;Seppä&lt;/Author&gt;&lt;Year&gt;2014&lt;/Year&gt;&lt;IDText&gt;Development and clinical application of impedance pneumography technique&lt;/IDText&gt;&lt;DisplayText&gt;[69]&lt;/DisplayText&gt;&lt;record&gt;&lt;isbn&gt;978-952-15-3388-4&lt;/isbn&gt;&lt;work-type&gt;Doctoral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FA362E">
        <w:rPr>
          <w:lang w:val="sk-SK"/>
        </w:rPr>
        <w:fldChar w:fldCharType="separate"/>
      </w:r>
      <w:r w:rsidR="00C66300">
        <w:rPr>
          <w:noProof/>
          <w:lang w:val="sk-SK"/>
        </w:rPr>
        <w:t>[69]</w:t>
      </w:r>
      <w:r w:rsidRPr="00FA362E">
        <w:rPr>
          <w:lang w:val="sk-SK"/>
        </w:rPr>
        <w:fldChar w:fldCharType="end"/>
      </w:r>
      <w:r w:rsidRPr="00FA362E">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mimo hrudníka nie je ovplyvnený plnením vzduchu pľúcami, preto priamo odráža zmenu množstva krvi v danom mieste. Absolútny odhad množstva krvi z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nie je pre heterogénne prostredie tela pravdepodobne možný.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preto používame len na určenie relatívnych zmien v množstve krvi v danej časti tela.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bola získaná filtráciou bioimpedancie na kanále </w:t>
      </w:r>
      <w:r w:rsidRPr="00FA362E">
        <w:rPr>
          <w:i/>
          <w:lang w:val="sk-SK"/>
        </w:rPr>
        <w:t>i</w:t>
      </w:r>
      <w:r w:rsidRPr="00FA362E">
        <w:rPr>
          <w:lang w:val="sk-SK"/>
        </w:rPr>
        <w:t xml:space="preserve"> filtrom typu spodná priepusť s hraničnou frekvenciou 0.75 Hz. Všetky parametre detekujeme ako </w:t>
      </w:r>
      <w:r w:rsidRPr="00FA362E">
        <w:rPr>
          <w:lang w:val="sk-SK"/>
        </w:rPr>
        <w:lastRenderedPageBreak/>
        <w:t xml:space="preserve">jednu hodnotu pre jeden srdečný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srdečného cyklu.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rádovo menšie hodnoty v porovnaní so základnou impedanciou </w:t>
      </w:r>
      <m:oMath>
        <m:r>
          <w:rPr>
            <w:rFonts w:ascii="Cambria Math" w:hAnsi="Cambria Math"/>
            <w:color w:val="000000"/>
            <w:lang w:val="sk-SK"/>
          </w:rPr>
          <m:t>Z0</m:t>
        </m:r>
      </m:oMath>
      <w:r w:rsidRPr="00FA362E">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menej ako 1%</w:t>
      </w:r>
      <w:r w:rsidRPr="00FA362E">
        <w:rPr>
          <w:lang w:val="sk-SK"/>
        </w:rPr>
        <w:t xml:space="preserve"> zo </w:t>
      </w:r>
      <m:oMath>
        <m:r>
          <w:rPr>
            <w:rFonts w:ascii="Cambria Math" w:hAnsi="Cambria Math"/>
            <w:color w:val="000000"/>
            <w:lang w:val="sk-SK"/>
          </w:rPr>
          <m:t>Z0</m:t>
        </m:r>
      </m:oMath>
      <w:r w:rsidRPr="00FA362E">
        <w:rPr>
          <w:color w:val="000000"/>
          <w:lang w:val="sk-SK"/>
        </w:rPr>
        <w:t>. Môžeme preto povedať, že</w:t>
      </w:r>
      <w:r w:rsidRPr="00FA362E">
        <w:rPr>
          <w:lang w:val="sk-SK"/>
        </w:rPr>
        <w:t xml:space="preserve"> parameter </w:t>
      </w:r>
      <m:oMath>
        <m:r>
          <w:rPr>
            <w:rFonts w:ascii="Cambria Math" w:hAnsi="Cambria Math"/>
            <w:color w:val="000000"/>
            <w:lang w:val="sk-SK"/>
          </w:rPr>
          <m:t>Z0</m:t>
        </m:r>
      </m:oMath>
      <w:r w:rsidRPr="00FA362E">
        <w:rPr>
          <w:color w:val="000000"/>
          <w:lang w:val="sk-SK"/>
        </w:rPr>
        <w:t xml:space="preserve"> </w:t>
      </w:r>
      <w:r w:rsidRPr="00FA362E">
        <w:rPr>
          <w:lang w:val="sk-SK"/>
        </w:rPr>
        <w:t>odráža množstvo krvi v danom úseku. Vieme že 80% krvi sa pritom nachádza v žilách. Parameter Z0 meraný na jednotlivých úsekoch preto odráža množstvo krvi v jednotlivých častiach tela.</w:t>
      </w:r>
    </w:p>
    <w:p w14:paraId="1618D76D" w14:textId="77777777" w:rsidR="00CE547F" w:rsidRPr="00FA362E" w:rsidRDefault="00CE547F" w:rsidP="00CE547F">
      <w:pPr>
        <w:rPr>
          <w:lang w:val="sk-SK"/>
        </w:rPr>
      </w:pPr>
    </w:p>
    <w:p w14:paraId="520D3B27" w14:textId="77777777"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udáva maximum toku krvi počas srdečného cyklu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srdečného cyklu. Hodnotu tohto parametru získame pre každý srdečný cyklus počas merania.</w:t>
      </w:r>
    </w:p>
    <w:p w14:paraId="60A316BD" w14:textId="77777777" w:rsidR="00CE547F" w:rsidRPr="00FA362E" w:rsidRDefault="00CE547F" w:rsidP="00CE547F">
      <w:pPr>
        <w:rPr>
          <w:lang w:val="sk-SK"/>
        </w:rPr>
      </w:pPr>
    </w:p>
    <w:p w14:paraId="6BAC4D1D" w14:textId="77777777" w:rsidR="00CE547F" w:rsidRPr="00FA362E" w:rsidRDefault="00CE547F" w:rsidP="00CE547F">
      <w:pPr>
        <w:rPr>
          <w:lang w:val="sk-SK"/>
        </w:rPr>
      </w:pPr>
      <w:r w:rsidRPr="00FA362E">
        <w:rPr>
          <w:lang w:val="sk-SK"/>
        </w:rPr>
        <w:t>Parameter 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w:t>
      </w:r>
      <w:r w:rsidRPr="00FA362E">
        <w:rPr>
          <w:lang w:val="sk-SK"/>
        </w:rPr>
        <w:t xml:space="preserve"> udáva časový interval medzi R vlnou na EKG a maximom toku krvi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w:t>
      </w:r>
    </w:p>
    <w:p w14:paraId="4C17466C" w14:textId="77777777" w:rsidR="00CE547F" w:rsidRPr="00FA362E" w:rsidRDefault="00CE547F" w:rsidP="00CE547F">
      <w:pPr>
        <w:rPr>
          <w:lang w:val="sk-SK"/>
        </w:rPr>
      </w:pPr>
    </w:p>
    <w:p w14:paraId="33F584DC" w14:textId="77777777" w:rsidR="00CE547F" w:rsidRPr="00FA362E" w:rsidRDefault="00CE547F" w:rsidP="00CE547F">
      <w:pPr>
        <w:rPr>
          <w:lang w:val="sk-SK"/>
        </w:rPr>
      </w:pPr>
      <w:r w:rsidRPr="00FA362E">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w:t>
      </w:r>
      <w:r w:rsidRPr="00FA362E">
        <w:rPr>
          <w:lang w:val="sk-SK"/>
        </w:rPr>
        <w:t xml:space="preserve"> je spočítaný ako rozdiel dvoch časov šírenia pulznej vlny na miestach </w:t>
      </w:r>
      <w:r w:rsidRPr="00FA362E">
        <w:rPr>
          <w:i/>
          <w:lang w:val="sk-SK"/>
        </w:rPr>
        <w:t>i</w:t>
      </w:r>
      <w:r w:rsidRPr="00FA362E">
        <w:rPr>
          <w:lang w:val="sk-SK"/>
        </w:rPr>
        <w:t> a </w:t>
      </w:r>
      <w:r w:rsidRPr="00FA362E">
        <w:rPr>
          <w:i/>
          <w:lang w:val="sk-SK"/>
        </w:rPr>
        <w:t xml:space="preserve">j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FA362E">
        <w:rPr>
          <w:b/>
          <w:lang w:val="sk-SK"/>
        </w:rPr>
        <w:t xml:space="preserve">) </w:t>
      </w:r>
      <w:r w:rsidRPr="00FA362E">
        <w:rPr>
          <w:lang w:val="sk-SK"/>
        </w:rPr>
        <w:t>a následne vydelený vzdialenosťou týchto dvoch miest.</w:t>
      </w:r>
    </w:p>
    <w:p w14:paraId="6CF6CDC7" w14:textId="77777777" w:rsidR="00CE547F" w:rsidRPr="00FA362E" w:rsidRDefault="00CE547F" w:rsidP="00CE547F">
      <w:pPr>
        <w:rPr>
          <w:lang w:val="sk-SK"/>
        </w:rPr>
      </w:pPr>
    </w:p>
    <w:p w14:paraId="53412DAC" w14:textId="77777777" w:rsidR="00CE547F" w:rsidRPr="00FA362E" w:rsidRDefault="00CE547F" w:rsidP="00CE547F">
      <w:pPr>
        <w:rPr>
          <w:lang w:val="sk-SK"/>
        </w:rPr>
      </w:pPr>
      <w:r w:rsidRPr="00FA362E">
        <w:rPr>
          <w:lang w:val="sk-SK"/>
        </w:rPr>
        <w:t>Parameter Systolický arteriálny krvný tlak (</w:t>
      </w:r>
      <w:r w:rsidRPr="00FA362E">
        <w:rPr>
          <w:b/>
          <w:lang w:val="sk-SK"/>
        </w:rPr>
        <w:t>SBP</w:t>
      </w:r>
      <w:r w:rsidRPr="00FA362E">
        <w:rPr>
          <w:lang w:val="sk-SK"/>
        </w:rPr>
        <w:t>) je detekovaný ako lokálne maximum arteriálneho krvného tlaku počas srdečného cyklu.</w:t>
      </w:r>
    </w:p>
    <w:p w14:paraId="06820C5C" w14:textId="77777777" w:rsidR="00CE547F" w:rsidRPr="00FA362E" w:rsidRDefault="00CE547F" w:rsidP="00CE547F">
      <w:pPr>
        <w:rPr>
          <w:lang w:val="sk-SK"/>
        </w:rPr>
      </w:pPr>
    </w:p>
    <w:p w14:paraId="4620D5FA" w14:textId="77777777" w:rsidR="00CE547F" w:rsidRPr="00FA362E" w:rsidRDefault="00CE547F" w:rsidP="00CE547F">
      <w:pPr>
        <w:rPr>
          <w:lang w:val="sk-SK"/>
        </w:rPr>
      </w:pPr>
      <w:r w:rsidRPr="00FA362E">
        <w:rPr>
          <w:lang w:val="sk-SK"/>
        </w:rPr>
        <w:t>Parameter Diastolický arteriálny krvný tlak (</w:t>
      </w:r>
      <w:r w:rsidRPr="00FA362E">
        <w:rPr>
          <w:b/>
          <w:lang w:val="sk-SK"/>
        </w:rPr>
        <w:t>DBP</w:t>
      </w:r>
      <w:r w:rsidRPr="00FA362E">
        <w:rPr>
          <w:lang w:val="sk-SK"/>
        </w:rPr>
        <w:t>) je detekovaný ako lokálne minimum arteriálneho krvného tlaku počas srdečného cyklu.</w:t>
      </w:r>
    </w:p>
    <w:p w14:paraId="74BDA644" w14:textId="77777777" w:rsidR="00CE547F" w:rsidRPr="00FA362E" w:rsidRDefault="00CE547F" w:rsidP="00CE547F">
      <w:pPr>
        <w:rPr>
          <w:lang w:val="sk-SK"/>
        </w:rPr>
      </w:pPr>
    </w:p>
    <w:p w14:paraId="2AA085BA" w14:textId="77777777" w:rsidR="00CE547F" w:rsidRPr="00FA362E" w:rsidRDefault="00CE547F" w:rsidP="00CE547F">
      <w:pPr>
        <w:rPr>
          <w:lang w:val="sk-SK"/>
        </w:rPr>
      </w:pPr>
      <w:r w:rsidRPr="00FA362E">
        <w:rPr>
          <w:lang w:val="sk-SK"/>
        </w:rPr>
        <w:t>Parameter Pulzný tlak (</w:t>
      </w:r>
      <w:r w:rsidRPr="00FA362E">
        <w:rPr>
          <w:b/>
          <w:lang w:val="sk-SK"/>
        </w:rPr>
        <w:t>PP</w:t>
      </w:r>
      <w:r w:rsidRPr="00FA362E">
        <w:rPr>
          <w:lang w:val="sk-SK"/>
        </w:rPr>
        <w:t>) je spočítaný ako rozdiel systolického tlaku a diastolického tlaku.</w:t>
      </w:r>
    </w:p>
    <w:p w14:paraId="6B36F055" w14:textId="77777777" w:rsidR="00CE547F" w:rsidRPr="00FA362E" w:rsidRDefault="00CE547F" w:rsidP="00CE547F">
      <w:pPr>
        <w:rPr>
          <w:lang w:val="sk-SK"/>
        </w:rPr>
      </w:pPr>
    </w:p>
    <w:p w14:paraId="35AEDCD3" w14:textId="77777777" w:rsidR="00CE547F" w:rsidRPr="00FA362E" w:rsidRDefault="00CE547F" w:rsidP="00CE547F">
      <w:pPr>
        <w:rPr>
          <w:lang w:val="sk-SK"/>
        </w:rPr>
      </w:pPr>
      <w:r w:rsidRPr="00FA362E">
        <w:rPr>
          <w:lang w:val="sk-SK"/>
        </w:rPr>
        <w:lastRenderedPageBreak/>
        <w:t>Parameter Stredný tlak (</w:t>
      </w:r>
      <w:r w:rsidRPr="00FA362E">
        <w:rPr>
          <w:b/>
          <w:lang w:val="sk-SK"/>
        </w:rPr>
        <w:t>MBP</w:t>
      </w:r>
      <w:r w:rsidRPr="00FA362E">
        <w:rPr>
          <w:lang w:val="sk-SK"/>
        </w:rPr>
        <w:t>) je spočítaný ako 1/3 pulzného tlaku + diastolický tlak.</w:t>
      </w:r>
    </w:p>
    <w:p w14:paraId="105A4C84" w14:textId="77777777" w:rsidR="00CE547F" w:rsidRPr="00FA362E" w:rsidRDefault="00CE547F" w:rsidP="00CE547F">
      <w:pPr>
        <w:rPr>
          <w:lang w:val="sk-SK"/>
        </w:rPr>
      </w:pPr>
    </w:p>
    <w:p w14:paraId="733630D4" w14:textId="77777777" w:rsidR="00CE547F" w:rsidRPr="00FA362E" w:rsidRDefault="00CE547F" w:rsidP="00CE547F">
      <w:pPr>
        <w:rPr>
          <w:lang w:val="sk-SK"/>
        </w:rPr>
      </w:pPr>
      <w:r w:rsidRPr="00FA362E">
        <w:rPr>
          <w:lang w:val="sk-SK"/>
        </w:rPr>
        <w:t>Parameter Vzdialenosť SBP od R vlny (</w:t>
      </w:r>
      <w:r w:rsidRPr="00FA362E">
        <w:rPr>
          <w:b/>
          <w:lang w:val="sk-SK"/>
        </w:rPr>
        <w:t>R-SBP</w:t>
      </w:r>
      <w:r w:rsidRPr="00FA362E">
        <w:rPr>
          <w:lang w:val="sk-SK"/>
        </w:rPr>
        <w:t>) je časové oneskorenie systolického krvného tlaku od R vlny.</w:t>
      </w:r>
    </w:p>
    <w:p w14:paraId="00FC1CCC" w14:textId="77777777" w:rsidR="00CE547F" w:rsidRPr="00FA362E" w:rsidRDefault="00CE547F" w:rsidP="00CE547F">
      <w:pPr>
        <w:rPr>
          <w:lang w:val="sk-SK"/>
        </w:rPr>
      </w:pPr>
    </w:p>
    <w:p w14:paraId="62E96140" w14:textId="77777777" w:rsidR="00CE547F" w:rsidRPr="00FA362E" w:rsidRDefault="00CE547F" w:rsidP="00CE547F">
      <w:pPr>
        <w:rPr>
          <w:lang w:val="sk-SK"/>
        </w:rPr>
      </w:pPr>
      <w:r w:rsidRPr="00FA362E">
        <w:rPr>
          <w:lang w:val="sk-SK"/>
        </w:rPr>
        <w:t>Parameter Vzdialenosť DBP od R vlny (</w:t>
      </w:r>
      <w:r w:rsidRPr="00FA362E">
        <w:rPr>
          <w:b/>
          <w:lang w:val="sk-SK"/>
        </w:rPr>
        <w:t>R-DBP</w:t>
      </w:r>
      <w:r w:rsidRPr="00FA362E">
        <w:rPr>
          <w:lang w:val="sk-SK"/>
        </w:rPr>
        <w:t>) je časové oneskorenie diastolického krvného tlaku od R vlny.</w:t>
      </w:r>
    </w:p>
    <w:p w14:paraId="2E44B55C" w14:textId="77777777" w:rsidR="00CE547F" w:rsidRPr="00FA362E" w:rsidRDefault="00CE547F" w:rsidP="00CE547F">
      <w:pPr>
        <w:rPr>
          <w:lang w:val="sk-SK"/>
        </w:rPr>
      </w:pPr>
    </w:p>
    <w:p w14:paraId="1CEE58F3" w14:textId="77777777" w:rsidR="00CE547F" w:rsidRPr="00FA362E" w:rsidRDefault="00CE547F" w:rsidP="00CE547F">
      <w:pPr>
        <w:rPr>
          <w:lang w:val="sk-SK"/>
        </w:rPr>
      </w:pPr>
      <w:r w:rsidRPr="00FA362E">
        <w:rPr>
          <w:lang w:val="sk-SK"/>
        </w:rPr>
        <w:t>Parameter Vzdialenosť S1 od R vlny (</w:t>
      </w:r>
      <w:r w:rsidRPr="00FA362E">
        <w:rPr>
          <w:b/>
          <w:lang w:val="sk-SK"/>
        </w:rPr>
        <w:t>R-S1</w:t>
      </w:r>
      <w:r w:rsidRPr="00FA362E">
        <w:rPr>
          <w:lang w:val="sk-SK"/>
        </w:rPr>
        <w:t>) je časové oneskorenie srdečného zvuku S1 od R vlny.</w:t>
      </w:r>
    </w:p>
    <w:p w14:paraId="7ED72389" w14:textId="77777777" w:rsidR="00CE547F" w:rsidRPr="00FA362E" w:rsidRDefault="00CE547F" w:rsidP="00CE547F">
      <w:pPr>
        <w:rPr>
          <w:lang w:val="sk-SK"/>
        </w:rPr>
      </w:pPr>
    </w:p>
    <w:p w14:paraId="1E7B46FE" w14:textId="77777777" w:rsidR="00CE547F" w:rsidRPr="00FA362E" w:rsidRDefault="00CE547F" w:rsidP="00CE547F">
      <w:pPr>
        <w:rPr>
          <w:lang w:val="sk-SK"/>
        </w:rPr>
      </w:pPr>
      <w:r w:rsidRPr="00FA362E">
        <w:rPr>
          <w:lang w:val="sk-SK"/>
        </w:rPr>
        <w:t>Parameter Vzdialenosť S2 od R vlny (</w:t>
      </w:r>
      <w:r w:rsidRPr="00FA362E">
        <w:rPr>
          <w:b/>
          <w:lang w:val="sk-SK"/>
        </w:rPr>
        <w:t>R-S2</w:t>
      </w:r>
      <w:r w:rsidRPr="00FA362E">
        <w:rPr>
          <w:lang w:val="sk-SK"/>
        </w:rPr>
        <w:t>) je časové oneskorenie srdečného zvuku S2 od R vlny.</w:t>
      </w:r>
    </w:p>
    <w:p w14:paraId="7A5F3A70" w14:textId="77777777" w:rsidR="00CE547F" w:rsidRPr="00FA362E" w:rsidRDefault="00CE547F" w:rsidP="00CE547F">
      <w:pPr>
        <w:rPr>
          <w:lang w:val="sk-SK"/>
        </w:rPr>
      </w:pPr>
    </w:p>
    <w:p w14:paraId="3251D56C" w14:textId="77777777" w:rsidR="00CE547F" w:rsidRPr="00FA362E" w:rsidRDefault="00CE547F" w:rsidP="00CE547F">
      <w:pPr>
        <w:rPr>
          <w:lang w:val="sk-SK"/>
        </w:rPr>
      </w:pPr>
      <w:r w:rsidRPr="00FA362E">
        <w:rPr>
          <w:lang w:val="sk-SK"/>
        </w:rPr>
        <w:t>Parameter Čas medzi S1 a S2 (</w:t>
      </w:r>
      <w:r w:rsidRPr="00FA362E">
        <w:rPr>
          <w:b/>
          <w:lang w:val="sk-SK"/>
        </w:rPr>
        <w:t>S1-S2</w:t>
      </w:r>
      <w:r w:rsidRPr="00FA362E">
        <w:rPr>
          <w:lang w:val="sk-SK"/>
        </w:rPr>
        <w:t>) ) je časové oneskorenie srdečného zvuku S2 od srdečného zvuku S1.</w:t>
      </w:r>
    </w:p>
    <w:p w14:paraId="08755818" w14:textId="77777777" w:rsidR="00CE547F" w:rsidRPr="00FA362E" w:rsidRDefault="00CE547F" w:rsidP="00CE547F">
      <w:pPr>
        <w:rPr>
          <w:lang w:val="sk-SK"/>
        </w:rPr>
      </w:pPr>
    </w:p>
    <w:p w14:paraId="18C14B9D" w14:textId="77777777" w:rsidR="00CE547F" w:rsidRPr="00FA362E" w:rsidRDefault="00CE547F" w:rsidP="00CE547F">
      <w:pPr>
        <w:rPr>
          <w:lang w:val="sk-SK"/>
        </w:rPr>
      </w:pPr>
      <w:r w:rsidRPr="00FA362E">
        <w:rPr>
          <w:lang w:val="sk-SK"/>
        </w:rPr>
        <w:t>Parameter Interval medzi dvoma R vlnami (</w:t>
      </w:r>
      <w:r w:rsidRPr="00FA362E">
        <w:rPr>
          <w:b/>
          <w:lang w:val="sk-SK"/>
        </w:rPr>
        <w:t>RR</w:t>
      </w:r>
      <w:r w:rsidRPr="00FA362E">
        <w:rPr>
          <w:lang w:val="sk-SK"/>
        </w:rPr>
        <w:t>) je časové oneskorenie medzi dvoma za sebou nasledujúcimi R vlnami.</w:t>
      </w:r>
    </w:p>
    <w:p w14:paraId="4A7E9708" w14:textId="77777777" w:rsidR="00CE547F" w:rsidRPr="00FA362E" w:rsidRDefault="00CE547F" w:rsidP="00CE547F">
      <w:pPr>
        <w:rPr>
          <w:lang w:val="sk-SK"/>
        </w:rPr>
      </w:pPr>
    </w:p>
    <w:p w14:paraId="7574F54E" w14:textId="79C18E5D" w:rsidR="00CE547F" w:rsidRPr="00FA362E" w:rsidRDefault="00CE547F" w:rsidP="00CE547F">
      <w:pPr>
        <w:rPr>
          <w:lang w:val="sk-SK"/>
        </w:rPr>
      </w:pPr>
      <w:r w:rsidRPr="00FA362E">
        <w:rPr>
          <w:lang w:val="sk-SK"/>
        </w:rPr>
        <w:t xml:space="preserve">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FA362E">
        <w:rPr>
          <w:b/>
          <w:lang w:val="sk-SK"/>
        </w:rPr>
        <w:t xml:space="preserve">, </w:t>
      </w:r>
      <w:r w:rsidRPr="00FA362E">
        <w:rPr>
          <w:lang w:val="sk-SK"/>
        </w:rPr>
        <w:t>čo je</w:t>
      </w:r>
      <w:r w:rsidRPr="00FA362E">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na 4-tom kanály - hrudník. Pomalé zmeny impedancie odrážajú plnenie pľúc vzduchom a teda respiráciu </w:t>
      </w:r>
      <w:r w:rsidRPr="00FA362E">
        <w:rPr>
          <w:lang w:val="sk-SK"/>
        </w:rPr>
        <w:fldChar w:fldCharType="begin"/>
      </w:r>
      <w:r w:rsidR="00C66300">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devices&lt;/IDText&gt;&lt;DisplayText&gt;[70]&lt;/DisplayText&gt;&lt;record&gt;&lt;dates&gt;&lt;pub-dates&gt;&lt;date&gt;Mar&lt;/date&gt;&lt;/pub-dates&gt;&lt;year&gt;2017&lt;/year&gt;&lt;/dates&gt;&lt;keywords&gt;&lt;keyword&gt;Electrical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FA362E">
        <w:rPr>
          <w:lang w:val="sk-SK"/>
        </w:rPr>
        <w:fldChar w:fldCharType="separate"/>
      </w:r>
      <w:r w:rsidR="00C66300">
        <w:rPr>
          <w:noProof/>
          <w:lang w:val="sk-SK"/>
        </w:rPr>
        <w:t>[70]</w:t>
      </w:r>
      <w:r w:rsidRPr="00FA362E">
        <w:rPr>
          <w:lang w:val="sk-SK"/>
        </w:rPr>
        <w:fldChar w:fldCharType="end"/>
      </w:r>
      <w:r w:rsidRPr="00FA362E">
        <w:rPr>
          <w:lang w:val="sk-SK"/>
        </w:rPr>
        <w:t>.</w:t>
      </w:r>
    </w:p>
    <w:p w14:paraId="22F3A4A7" w14:textId="77777777" w:rsidR="00CE547F" w:rsidRPr="00FA362E" w:rsidRDefault="00CE547F" w:rsidP="00CE547F">
      <w:pPr>
        <w:pStyle w:val="Nadpis3"/>
        <w:rPr>
          <w:lang w:val="sk-SK"/>
        </w:rPr>
      </w:pPr>
      <w:bookmarkStart w:id="268" w:name="_Toc510268158"/>
      <w:bookmarkStart w:id="269" w:name="_Toc513981487"/>
      <w:r w:rsidRPr="00FA362E">
        <w:rPr>
          <w:lang w:val="sk-SK"/>
        </w:rPr>
        <w:t>Popisná štatistika</w:t>
      </w:r>
      <w:bookmarkEnd w:id="268"/>
      <w:r w:rsidRPr="00FA362E">
        <w:rPr>
          <w:lang w:val="sk-SK"/>
        </w:rPr>
        <w:t xml:space="preserve"> - spontánne dýchanie</w:t>
      </w:r>
      <w:bookmarkEnd w:id="269"/>
    </w:p>
    <w:p w14:paraId="7800631F" w14:textId="77777777" w:rsidR="00CE547F" w:rsidRPr="00FA362E" w:rsidRDefault="00CE547F" w:rsidP="00CE547F">
      <w:pPr>
        <w:rPr>
          <w:lang w:val="sk-SK"/>
        </w:rPr>
      </w:pPr>
    </w:p>
    <w:p w14:paraId="41E78EE7" w14:textId="59A33205" w:rsidR="00CE547F" w:rsidRPr="00FA362E" w:rsidRDefault="00473089" w:rsidP="00CE547F">
      <w:pPr>
        <w:rPr>
          <w:lang w:val="sk-SK"/>
        </w:rPr>
      </w:pPr>
      <w:r>
        <w:rPr>
          <w:lang w:val="sk-SK"/>
        </w:rPr>
        <w:t xml:space="preserve">Impedančná kardiografia používa pre odhad srdečného výdaja bioimpedančné parametre: </w:t>
      </w:r>
      <w:r w:rsidRPr="00FA362E">
        <w:rPr>
          <w:lang w:val="sk-SK"/>
        </w:rPr>
        <w:t xml:space="preserve">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a odvodený parameter</w:t>
      </w:r>
      <w:r w:rsidRPr="00FA362E">
        <w:rPr>
          <w:lang w:val="sk-SK"/>
        </w:rPr>
        <w:t xml:space="preserv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Táto kapitola uvádza popisnú štatistiku týchto parametrov počas spontánneho dýchania. </w:t>
      </w:r>
      <w:r w:rsidR="00CE547F" w:rsidRPr="00FA362E">
        <w:rPr>
          <w:lang w:val="sk-SK"/>
        </w:rPr>
        <w:t xml:space="preserve">Pre každý parameter bola detekovaná jedna hodnota pre jeden srdečný cyklus. Označme počet srdečných cyklov počas 5 minútového merania ako N. Pre každý parameter potom </w:t>
      </w:r>
      <w:r w:rsidR="00CE547F" w:rsidRPr="00FA362E">
        <w:rPr>
          <w:lang w:val="sk-SK"/>
        </w:rPr>
        <w:lastRenderedPageBreak/>
        <w:t xml:space="preserve">dostaneme pole hodnôt dĺžky N. </w:t>
      </w:r>
      <w:r>
        <w:rPr>
          <w:lang w:val="sk-SK"/>
        </w:rPr>
        <w:t xml:space="preserve">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473089">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modrú krivku. </w:t>
      </w:r>
      <w:r w:rsidR="00CE547F" w:rsidRPr="00FA362E">
        <w:rPr>
          <w:lang w:val="sk-SK"/>
        </w:rPr>
        <w:t xml:space="preserve">Bola spočítaná priemerná hodnota poľa parametrov 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E547F" w:rsidRPr="00FA362E">
        <w:rPr>
          <w:lang w:val="sk-SK"/>
        </w:rPr>
        <w:t xml:space="preserve"> a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r>
                  <w:rPr>
                    <w:rFonts w:ascii="Cambria Math" w:hAnsi="Cambria Math"/>
                    <w:lang w:val="sk-SK"/>
                  </w:rPr>
                  <m:t>Z0</m:t>
                </m:r>
              </m:den>
            </m:f>
          </m:e>
        </m:rad>
      </m:oMath>
      <w:r w:rsidR="00CE547F" w:rsidRPr="00FA362E">
        <w:rPr>
          <w:lang w:val="sk-SK"/>
        </w:rPr>
        <w:t xml:space="preserve">. </w:t>
      </w:r>
      <w:r w:rsidR="0054035E">
        <w:rPr>
          <w:lang w:val="sk-SK"/>
        </w:rPr>
        <w:t>Dos</w:t>
      </w:r>
      <w:r w:rsidR="00CE547F" w:rsidRPr="00FA362E">
        <w:rPr>
          <w:lang w:val="sk-SK"/>
        </w:rPr>
        <w:t xml:space="preserve">taneme tak pre každý parameter jednu priemernú hodnotu počas </w:t>
      </w:r>
      <w:r w:rsidR="00CE547F" w:rsidRPr="00FA362E">
        <w:rPr>
          <w:noProof/>
        </w:rPr>
        <mc:AlternateContent>
          <mc:Choice Requires="wps">
            <w:drawing>
              <wp:anchor distT="0" distB="0" distL="114300" distR="114300" simplePos="0" relativeHeight="251665408" behindDoc="0" locked="0" layoutInCell="1" allowOverlap="1" wp14:anchorId="37E36E67" wp14:editId="2B0F3C6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87BFAA" w14:textId="77777777" w:rsidR="006A11AF" w:rsidRDefault="00E935D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7E36E67" id="BlokTextu 3" o:spid="_x0000_s1034" type="#_x0000_t202" style="position:absolute;left:0;text-align:left;margin-left:0;margin-top:-189.3pt;width:80.25pt;height:39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2B87BFAA" w14:textId="77777777" w:rsidR="006A11AF" w:rsidRDefault="006A11AF"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w10:wrap anchorx="page"/>
              </v:shape>
            </w:pict>
          </mc:Fallback>
        </mc:AlternateContent>
      </w:r>
      <w:r w:rsidR="00CE547F" w:rsidRPr="00FA362E">
        <w:rPr>
          <w:lang w:val="sk-SK"/>
        </w:rPr>
        <w:t xml:space="preserve">merania. </w:t>
      </w:r>
      <w:r>
        <w:rPr>
          <w:lang w:val="sk-SK"/>
        </w:rPr>
        <w:t xml:space="preserve">Priemernú hodnotu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žltú čiaru. Priemerná hodnota je ďalej považovaná za hodnotu parametra počas merania. </w:t>
      </w:r>
    </w:p>
    <w:p w14:paraId="6B620A75" w14:textId="77777777" w:rsidR="00CE547F" w:rsidRPr="00FA362E" w:rsidRDefault="00CE547F" w:rsidP="00CE547F">
      <w:pPr>
        <w:jc w:val="center"/>
        <w:rPr>
          <w:lang w:val="sk-SK"/>
        </w:rPr>
      </w:pPr>
    </w:p>
    <w:p w14:paraId="2B3822D7" w14:textId="5039BF8D" w:rsidR="00CE547F" w:rsidRPr="00FA362E" w:rsidRDefault="00544D5F" w:rsidP="00CE547F">
      <w:pPr>
        <w:jc w:val="center"/>
        <w:rPr>
          <w:lang w:val="sk-SK"/>
        </w:rPr>
      </w:pPr>
      <w:r>
        <w:rPr>
          <w:noProof/>
        </w:rPr>
        <w:pict w14:anchorId="479D8041">
          <v:shape id="_x0000_i1027" type="#_x0000_t75" style="width:425pt;height:225.45pt">
            <v:imagedata r:id="rId49" o:title="dZ3b"/>
          </v:shape>
        </w:pict>
      </w:r>
    </w:p>
    <w:p w14:paraId="239D6128" w14:textId="7B42E9C3" w:rsidR="00CE547F" w:rsidRPr="00FA362E" w:rsidRDefault="00CE547F" w:rsidP="00CE547F">
      <w:pPr>
        <w:pStyle w:val="Popis"/>
        <w:rPr>
          <w:vanish/>
          <w:lang w:val="sk-SK"/>
          <w:specVanish/>
        </w:rPr>
      </w:pPr>
      <w:bookmarkStart w:id="270" w:name="_Ref513892756"/>
      <w:bookmarkStart w:id="271" w:name="_Toc51398153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13</w:t>
      </w:r>
      <w:r w:rsidR="00A53D98">
        <w:rPr>
          <w:lang w:val="sk-SK"/>
        </w:rPr>
        <w:fldChar w:fldCharType="end"/>
      </w:r>
      <w:bookmarkEnd w:id="270"/>
      <w:r w:rsidRPr="00FA362E">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w:t>
      </w:r>
      <w:bookmarkEnd w:id="271"/>
      <w:r w:rsidRPr="00FA362E">
        <w:rPr>
          <w:lang w:val="sk-SK"/>
        </w:rPr>
        <w:t xml:space="preserve"> </w:t>
      </w:r>
    </w:p>
    <w:p w14:paraId="67A50735" w14:textId="52E015AC" w:rsidR="00CE547F" w:rsidRPr="00063C6D" w:rsidRDefault="00CE547F" w:rsidP="00CE547F">
      <w:pPr>
        <w:pStyle w:val="Popis"/>
        <w:rPr>
          <w:lang w:val="sk-SK"/>
        </w:rPr>
      </w:pPr>
      <w:r w:rsidRPr="00FA362E">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FA362E">
        <w:rPr>
          <w:b/>
          <w:lang w:val="sk-SK"/>
        </w:rPr>
        <w:t xml:space="preserve"> </w:t>
      </w:r>
      <w:r w:rsidRPr="00FA362E">
        <w:rPr>
          <w:lang w:val="sk-SK"/>
        </w:rPr>
        <w:t>pre jedného dobrovoľníka počas 5 minútového merania. Z detekovaných hodnôt bola spočítana priemerná hodnota – čierna plná čiara (Mean = 0,91) a smerodatná odchylka (std = 0,19) – prerušovaná čierna čiara.</w:t>
      </w:r>
      <w:r w:rsidR="00063C6D">
        <w:rPr>
          <w:lang w:val="sk-SK"/>
        </w:rPr>
        <w:t xml:space="preserve"> Žltá čiara zobrazuje priemernú hodnotu parametra počas merania, čo považujeme za</w:t>
      </w:r>
      <w:ins w:id="272" w:author="Pavel Jurak" w:date="2018-06-01T10:32:00Z">
        <w:r w:rsidR="00C33CB1">
          <w:rPr>
            <w:lang w:val="sk-SK"/>
          </w:rPr>
          <w:t xml:space="preserve"> </w:t>
        </w:r>
      </w:ins>
      <w:r w:rsidR="00063C6D">
        <w:rPr>
          <w:lang w:val="sk-SK"/>
        </w:rPr>
        <w:t>hodnotu parametra počas merania a červená čiara smerodatnú odchylku parametra počas merania, čo považujeme za výchylku parametra počas mernaia.</w:t>
      </w:r>
    </w:p>
    <w:p w14:paraId="7A1E4A20" w14:textId="4B96BC40" w:rsidR="00CE547F" w:rsidRDefault="00CE547F" w:rsidP="00CE547F">
      <w:pPr>
        <w:rPr>
          <w:lang w:val="sk-SK"/>
        </w:rPr>
      </w:pPr>
      <w:r w:rsidRPr="00FA362E">
        <w:rPr>
          <w:lang w:val="sk-SK"/>
        </w:rPr>
        <w:t>Označme tieto priemerné hodnoty ako popisné hodnoty pre daného dobrovoľníka. Aby sme zistili aká je hodnota parametrov naprieč všetkými meranými dobrovoľníkmi, spočítali sme popisnú štatistiku parametrov. Spočítali sme priemernú hodnotu a</w:t>
      </w:r>
      <w:r w:rsidR="00AE4A53">
        <w:rPr>
          <w:lang w:val="sk-SK"/>
        </w:rPr>
        <w:t> smerodatnú odchylku</w:t>
      </w:r>
      <w:r w:rsidRPr="00FA362E">
        <w:rPr>
          <w:lang w:val="sk-SK"/>
        </w:rPr>
        <w:t xml:space="preserve"> popisných hodnôt </w:t>
      </w:r>
      <w:r w:rsidR="00AE4A53">
        <w:rPr>
          <w:lang w:val="en-US"/>
        </w:rPr>
        <w:t>(h</w:t>
      </w:r>
      <w:r w:rsidR="00473089">
        <w:rPr>
          <w:lang w:val="en-US"/>
        </w:rPr>
        <w:t>odnoty parametru po</w:t>
      </w:r>
      <w:r w:rsidR="00473089">
        <w:rPr>
          <w:lang w:val="sk-SK"/>
        </w:rPr>
        <w:t>č</w:t>
      </w:r>
      <w:r w:rsidR="00473089">
        <w:rPr>
          <w:lang w:val="en-US"/>
        </w:rPr>
        <w:t xml:space="preserve">as merania) </w:t>
      </w:r>
      <w:r w:rsidRPr="00FA362E">
        <w:rPr>
          <w:lang w:val="sk-SK"/>
        </w:rPr>
        <w:t xml:space="preserve">dobrovoľníkov. </w:t>
      </w:r>
      <w:r w:rsidR="00292C99">
        <w:rPr>
          <w:lang w:val="sk-SK"/>
        </w:rPr>
        <w:t>Popisnú štatistiku pre h</w:t>
      </w:r>
      <w:r w:rsidR="00473089">
        <w:rPr>
          <w:lang w:val="sk-SK"/>
        </w:rPr>
        <w:t>odnotu parametra počas merania</w:t>
      </w:r>
      <w:r w:rsidRPr="00FA362E">
        <w:rPr>
          <w:lang w:val="sk-SK"/>
        </w:rPr>
        <w:t xml:space="preserve">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uvádza </w:t>
      </w:r>
      <w:r w:rsidR="00292C99">
        <w:rPr>
          <w:lang w:val="sk-SK"/>
        </w:rPr>
        <w:fldChar w:fldCharType="begin"/>
      </w:r>
      <w:r w:rsidR="00292C99">
        <w:rPr>
          <w:lang w:val="sk-SK"/>
        </w:rPr>
        <w:instrText xml:space="preserve"> REF _Ref513894977 \h </w:instrText>
      </w:r>
      <w:r w:rsidR="00292C99">
        <w:rPr>
          <w:lang w:val="sk-SK"/>
        </w:rPr>
      </w:r>
      <w:r w:rsidR="00292C99">
        <w:rPr>
          <w:lang w:val="sk-SK"/>
        </w:rPr>
        <w:fldChar w:fldCharType="separate"/>
      </w:r>
      <w:r w:rsidR="00B85020">
        <w:t xml:space="preserve">Tabuľka </w:t>
      </w:r>
      <w:r w:rsidR="00B85020">
        <w:rPr>
          <w:noProof/>
        </w:rPr>
        <w:t>8</w:t>
      </w:r>
      <w:r w:rsidR="00292C99">
        <w:rPr>
          <w:lang w:val="sk-SK"/>
        </w:rPr>
        <w:fldChar w:fldCharType="end"/>
      </w:r>
      <w:r w:rsidR="00292C99">
        <w:rPr>
          <w:lang w:val="sk-SK"/>
        </w:rPr>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6A7E77" w:rsidRPr="007610A7" w14:paraId="2485D326" w14:textId="77777777" w:rsidTr="006A7E77">
        <w:trPr>
          <w:trHeight w:val="781"/>
        </w:trPr>
        <w:tc>
          <w:tcPr>
            <w:tcW w:w="8698" w:type="dxa"/>
            <w:gridSpan w:val="15"/>
            <w:tcBorders>
              <w:top w:val="single" w:sz="4" w:space="0" w:color="auto"/>
              <w:left w:val="nil"/>
              <w:bottom w:val="nil"/>
              <w:right w:val="nil"/>
            </w:tcBorders>
            <w:shd w:val="clear" w:color="auto" w:fill="auto"/>
            <w:noWrap/>
            <w:vAlign w:val="bottom"/>
            <w:hideMark/>
          </w:tcPr>
          <w:p w14:paraId="144CFC40" w14:textId="0FC66B7F" w:rsidR="006A7E77" w:rsidRPr="006A7E77" w:rsidRDefault="006A7E77" w:rsidP="006A7E77">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075D6203" w14:textId="02FF397C" w:rsidR="006A7E77" w:rsidRPr="007610A7" w:rsidRDefault="006A7E77"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96180CE" w14:textId="77777777" w:rsidTr="006A7E77">
        <w:trPr>
          <w:trHeight w:val="1470"/>
        </w:trPr>
        <w:tc>
          <w:tcPr>
            <w:tcW w:w="604" w:type="dxa"/>
            <w:tcBorders>
              <w:top w:val="single" w:sz="4" w:space="0" w:color="auto"/>
              <w:left w:val="nil"/>
              <w:bottom w:val="nil"/>
              <w:right w:val="nil"/>
            </w:tcBorders>
            <w:shd w:val="clear" w:color="auto" w:fill="auto"/>
            <w:noWrap/>
            <w:vAlign w:val="bottom"/>
            <w:hideMark/>
          </w:tcPr>
          <w:p w14:paraId="770EA82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0854F998" w14:textId="77777777" w:rsidR="00CE547F" w:rsidRPr="007610A7" w:rsidRDefault="00CE547F" w:rsidP="00452ADC">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tcBorders>
              <w:top w:val="single" w:sz="4" w:space="0" w:color="auto"/>
              <w:left w:val="nil"/>
              <w:bottom w:val="nil"/>
              <w:right w:val="nil"/>
            </w:tcBorders>
            <w:shd w:val="clear" w:color="auto" w:fill="auto"/>
            <w:noWrap/>
            <w:vAlign w:val="bottom"/>
            <w:hideMark/>
          </w:tcPr>
          <w:p w14:paraId="3EF7F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tcBorders>
              <w:top w:val="single" w:sz="4" w:space="0" w:color="auto"/>
              <w:left w:val="nil"/>
              <w:bottom w:val="nil"/>
              <w:right w:val="nil"/>
            </w:tcBorders>
            <w:shd w:val="clear" w:color="auto" w:fill="auto"/>
            <w:noWrap/>
            <w:vAlign w:val="bottom"/>
            <w:hideMark/>
          </w:tcPr>
          <w:p w14:paraId="4AA1BB1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788288" behindDoc="0" locked="0" layoutInCell="1" allowOverlap="1" wp14:anchorId="044B39DA" wp14:editId="54F7202F">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956D4B" w14:textId="77777777" w:rsidR="006A11AF" w:rsidRDefault="00E935D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44B39DA" id="_x0000_s1035" type="#_x0000_t202" style="position:absolute;left:0;text-align:left;margin-left:.2pt;margin-top:-34.25pt;width:11.3pt;height:12.9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D956D4B" w14:textId="77777777" w:rsidR="006A11AF" w:rsidRDefault="006A11AF"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tcBorders>
              <w:top w:val="single" w:sz="4" w:space="0" w:color="auto"/>
              <w:left w:val="nil"/>
              <w:bottom w:val="nil"/>
              <w:right w:val="nil"/>
            </w:tcBorders>
            <w:shd w:val="clear" w:color="auto" w:fill="auto"/>
            <w:noWrap/>
            <w:vAlign w:val="bottom"/>
            <w:hideMark/>
          </w:tcPr>
          <w:p w14:paraId="39934E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6343DCF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tcBorders>
              <w:top w:val="single" w:sz="4" w:space="0" w:color="auto"/>
              <w:left w:val="nil"/>
              <w:bottom w:val="nil"/>
              <w:right w:val="nil"/>
            </w:tcBorders>
            <w:shd w:val="clear" w:color="auto" w:fill="auto"/>
            <w:noWrap/>
            <w:vAlign w:val="bottom"/>
            <w:hideMark/>
          </w:tcPr>
          <w:p w14:paraId="3D80507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tcBorders>
              <w:top w:val="single" w:sz="4" w:space="0" w:color="auto"/>
              <w:left w:val="nil"/>
              <w:bottom w:val="nil"/>
              <w:right w:val="nil"/>
            </w:tcBorders>
            <w:shd w:val="clear" w:color="auto" w:fill="auto"/>
            <w:noWrap/>
            <w:vAlign w:val="bottom"/>
            <w:hideMark/>
          </w:tcPr>
          <w:p w14:paraId="7E9C88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tcBorders>
              <w:top w:val="single" w:sz="4" w:space="0" w:color="auto"/>
              <w:left w:val="nil"/>
              <w:bottom w:val="nil"/>
              <w:right w:val="nil"/>
            </w:tcBorders>
            <w:shd w:val="clear" w:color="auto" w:fill="auto"/>
            <w:noWrap/>
            <w:vAlign w:val="bottom"/>
            <w:hideMark/>
          </w:tcPr>
          <w:p w14:paraId="56352B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789312" behindDoc="0" locked="0" layoutInCell="1" allowOverlap="1" wp14:anchorId="279AA08E" wp14:editId="720E2AF2">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tcBorders>
              <w:top w:val="single" w:sz="4" w:space="0" w:color="auto"/>
              <w:left w:val="nil"/>
              <w:bottom w:val="nil"/>
              <w:right w:val="nil"/>
            </w:tcBorders>
            <w:shd w:val="clear" w:color="auto" w:fill="auto"/>
            <w:noWrap/>
            <w:vAlign w:val="bottom"/>
            <w:hideMark/>
          </w:tcPr>
          <w:p w14:paraId="50C6F3D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tcBorders>
              <w:top w:val="single" w:sz="4" w:space="0" w:color="auto"/>
              <w:left w:val="nil"/>
              <w:bottom w:val="nil"/>
              <w:right w:val="nil"/>
            </w:tcBorders>
            <w:shd w:val="clear" w:color="auto" w:fill="auto"/>
            <w:noWrap/>
            <w:vAlign w:val="bottom"/>
            <w:hideMark/>
          </w:tcPr>
          <w:p w14:paraId="7B85F87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tcBorders>
              <w:top w:val="single" w:sz="4" w:space="0" w:color="auto"/>
              <w:left w:val="nil"/>
              <w:bottom w:val="nil"/>
              <w:right w:val="nil"/>
            </w:tcBorders>
            <w:shd w:val="clear" w:color="auto" w:fill="auto"/>
            <w:noWrap/>
            <w:vAlign w:val="bottom"/>
            <w:hideMark/>
          </w:tcPr>
          <w:p w14:paraId="5D99D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tcBorders>
              <w:top w:val="single" w:sz="4" w:space="0" w:color="auto"/>
              <w:left w:val="nil"/>
              <w:bottom w:val="nil"/>
              <w:right w:val="nil"/>
            </w:tcBorders>
            <w:shd w:val="clear" w:color="auto" w:fill="auto"/>
            <w:noWrap/>
            <w:vAlign w:val="bottom"/>
            <w:hideMark/>
          </w:tcPr>
          <w:p w14:paraId="7256AE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tcBorders>
              <w:top w:val="single" w:sz="4" w:space="0" w:color="auto"/>
              <w:left w:val="nil"/>
              <w:bottom w:val="nil"/>
              <w:right w:val="nil"/>
            </w:tcBorders>
            <w:shd w:val="clear" w:color="auto" w:fill="auto"/>
            <w:noWrap/>
            <w:vAlign w:val="bottom"/>
            <w:hideMark/>
          </w:tcPr>
          <w:p w14:paraId="0264E7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790336" behindDoc="0" locked="0" layoutInCell="1" allowOverlap="1" wp14:anchorId="24926B12" wp14:editId="20224D69">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10C7B72" w14:textId="77777777" w:rsidR="006A11AF" w:rsidRDefault="00E935DB" w:rsidP="00CE547F">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4926B12" id="_x0000_s1036" type="#_x0000_t202" style="position:absolute;left:0;text-align:left;margin-left:-33.6pt;margin-top:-46.5pt;width:80.25pt;height:39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510C7B72" w14:textId="77777777" w:rsidR="006A11AF" w:rsidRDefault="006A11AF" w:rsidP="00CE547F">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7420CCE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50AA0CB" w14:textId="77777777" w:rsidTr="006A7E77">
        <w:trPr>
          <w:trHeight w:val="207"/>
        </w:trPr>
        <w:tc>
          <w:tcPr>
            <w:tcW w:w="604" w:type="dxa"/>
            <w:tcBorders>
              <w:top w:val="nil"/>
              <w:left w:val="nil"/>
              <w:bottom w:val="single" w:sz="4" w:space="0" w:color="auto"/>
              <w:right w:val="nil"/>
            </w:tcBorders>
            <w:shd w:val="clear" w:color="auto" w:fill="auto"/>
            <w:noWrap/>
            <w:vAlign w:val="bottom"/>
            <w:hideMark/>
          </w:tcPr>
          <w:p w14:paraId="1C9722F3"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6D247C0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2BB6D1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5" w:type="dxa"/>
            <w:tcBorders>
              <w:top w:val="single" w:sz="4" w:space="0" w:color="auto"/>
              <w:left w:val="nil"/>
              <w:bottom w:val="single" w:sz="4" w:space="0" w:color="auto"/>
              <w:right w:val="nil"/>
            </w:tcBorders>
            <w:shd w:val="clear" w:color="auto" w:fill="auto"/>
            <w:noWrap/>
            <w:vAlign w:val="bottom"/>
            <w:hideMark/>
          </w:tcPr>
          <w:p w14:paraId="1F8CA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tcBorders>
              <w:top w:val="single" w:sz="4" w:space="0" w:color="auto"/>
              <w:left w:val="nil"/>
              <w:bottom w:val="single" w:sz="4" w:space="0" w:color="auto"/>
              <w:right w:val="nil"/>
            </w:tcBorders>
            <w:shd w:val="clear" w:color="auto" w:fill="auto"/>
            <w:noWrap/>
            <w:vAlign w:val="bottom"/>
            <w:hideMark/>
          </w:tcPr>
          <w:p w14:paraId="718615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tcBorders>
              <w:top w:val="nil"/>
              <w:left w:val="nil"/>
              <w:bottom w:val="nil"/>
              <w:right w:val="nil"/>
            </w:tcBorders>
            <w:shd w:val="clear" w:color="auto" w:fill="auto"/>
            <w:noWrap/>
            <w:vAlign w:val="bottom"/>
            <w:hideMark/>
          </w:tcPr>
          <w:p w14:paraId="3FFF183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59616" behindDoc="0" locked="0" layoutInCell="1" allowOverlap="1" wp14:anchorId="5F006DA4" wp14:editId="2E7B04C5">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C10B3A5" id="Textové pole 1223"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384FC4A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67370A2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458CBCA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60640" behindDoc="0" locked="0" layoutInCell="1" allowOverlap="1" wp14:anchorId="4072CB63" wp14:editId="0EF17C4B">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65C7521" id="Textové pole 1222" o:spid="_x0000_s1026" type="#_x0000_t202" style="position:absolute;margin-left:30pt;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61664" behindDoc="0" locked="0" layoutInCell="1" allowOverlap="1" wp14:anchorId="613A0F3A" wp14:editId="0B6716F0">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15E757A" id="Textové pole 1221" o:spid="_x0000_s1026" type="#_x0000_t202" style="position:absolute;margin-left:30pt;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4192" behindDoc="0" locked="0" layoutInCell="1" allowOverlap="1" wp14:anchorId="0CE7BA20" wp14:editId="30DC154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A057DB" id="Textové pole 1220" o:spid="_x0000_s1026" type="#_x0000_t202" style="position:absolute;margin-left:30pt;margin-top:13.5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5216" behindDoc="0" locked="0" layoutInCell="1" allowOverlap="1" wp14:anchorId="0629DCE1" wp14:editId="0F0B562B">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D0A37A3" id="Textové pole 1219" o:spid="_x0000_s1026" type="#_x0000_t202" style="position:absolute;margin-left:30pt;margin-top:13.5pt;width:0;height:13.5pt;z-index:2517852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6240" behindDoc="0" locked="0" layoutInCell="1" allowOverlap="1" wp14:anchorId="40F56C77" wp14:editId="224ED797">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E90F13" id="Textové pole 1218" o:spid="_x0000_s1026" type="#_x0000_t202" style="position:absolute;margin-left:30pt;margin-top:13.5pt;width:0;height:13.5pt;z-index:2517862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432E27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214" w:type="dxa"/>
            <w:tcBorders>
              <w:top w:val="nil"/>
              <w:left w:val="nil"/>
              <w:bottom w:val="nil"/>
              <w:right w:val="nil"/>
            </w:tcBorders>
            <w:shd w:val="clear" w:color="auto" w:fill="auto"/>
            <w:noWrap/>
            <w:vAlign w:val="bottom"/>
            <w:hideMark/>
          </w:tcPr>
          <w:p w14:paraId="5CB371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37" w:type="dxa"/>
            <w:tcBorders>
              <w:top w:val="single" w:sz="4" w:space="0" w:color="auto"/>
              <w:left w:val="nil"/>
              <w:bottom w:val="single" w:sz="4" w:space="0" w:color="auto"/>
              <w:right w:val="nil"/>
            </w:tcBorders>
            <w:shd w:val="clear" w:color="auto" w:fill="auto"/>
            <w:noWrap/>
            <w:vAlign w:val="bottom"/>
            <w:hideMark/>
          </w:tcPr>
          <w:p w14:paraId="6B0E96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299F4CF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5F5843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583284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6A7E77" w:rsidRPr="007610A7" w14:paraId="7C48E28A" w14:textId="77777777" w:rsidTr="006A7E77">
        <w:trPr>
          <w:trHeight w:val="300"/>
        </w:trPr>
        <w:tc>
          <w:tcPr>
            <w:tcW w:w="604" w:type="dxa"/>
            <w:tcBorders>
              <w:top w:val="nil"/>
              <w:left w:val="nil"/>
              <w:bottom w:val="nil"/>
              <w:right w:val="nil"/>
            </w:tcBorders>
            <w:shd w:val="clear" w:color="auto" w:fill="auto"/>
            <w:noWrap/>
            <w:vAlign w:val="bottom"/>
            <w:hideMark/>
          </w:tcPr>
          <w:p w14:paraId="23C75A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9" w:type="dxa"/>
            <w:tcBorders>
              <w:top w:val="nil"/>
              <w:left w:val="nil"/>
              <w:bottom w:val="nil"/>
              <w:right w:val="nil"/>
            </w:tcBorders>
            <w:shd w:val="clear" w:color="auto" w:fill="auto"/>
            <w:noWrap/>
            <w:vAlign w:val="bottom"/>
            <w:hideMark/>
          </w:tcPr>
          <w:p w14:paraId="31DEF0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33.12</w:t>
            </w:r>
          </w:p>
        </w:tc>
        <w:tc>
          <w:tcPr>
            <w:tcW w:w="297" w:type="dxa"/>
            <w:tcBorders>
              <w:top w:val="nil"/>
              <w:left w:val="nil"/>
              <w:bottom w:val="nil"/>
              <w:right w:val="nil"/>
            </w:tcBorders>
            <w:shd w:val="clear" w:color="auto" w:fill="auto"/>
            <w:noWrap/>
            <w:vAlign w:val="bottom"/>
            <w:hideMark/>
          </w:tcPr>
          <w:p w14:paraId="50C498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10E18E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5.73</w:t>
            </w:r>
          </w:p>
        </w:tc>
        <w:tc>
          <w:tcPr>
            <w:tcW w:w="512" w:type="dxa"/>
            <w:tcBorders>
              <w:top w:val="nil"/>
              <w:left w:val="nil"/>
              <w:bottom w:val="nil"/>
              <w:right w:val="nil"/>
            </w:tcBorders>
            <w:shd w:val="clear" w:color="auto" w:fill="auto"/>
            <w:noWrap/>
            <w:vAlign w:val="bottom"/>
            <w:hideMark/>
          </w:tcPr>
          <w:p w14:paraId="34DE8F7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tcBorders>
              <w:top w:val="nil"/>
              <w:left w:val="nil"/>
              <w:bottom w:val="nil"/>
              <w:right w:val="nil"/>
            </w:tcBorders>
            <w:shd w:val="clear" w:color="auto" w:fill="auto"/>
            <w:noWrap/>
            <w:vAlign w:val="bottom"/>
            <w:hideMark/>
          </w:tcPr>
          <w:p w14:paraId="5931B2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2688" behindDoc="0" locked="0" layoutInCell="1" allowOverlap="1" wp14:anchorId="45B184D6" wp14:editId="4641DC6F">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D543087" id="Textové pole 1217"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2867C9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1.15</w:t>
            </w:r>
          </w:p>
        </w:tc>
        <w:tc>
          <w:tcPr>
            <w:tcW w:w="308" w:type="dxa"/>
            <w:tcBorders>
              <w:top w:val="nil"/>
              <w:left w:val="nil"/>
              <w:bottom w:val="nil"/>
              <w:right w:val="nil"/>
            </w:tcBorders>
            <w:shd w:val="clear" w:color="auto" w:fill="auto"/>
            <w:noWrap/>
            <w:vAlign w:val="bottom"/>
            <w:hideMark/>
          </w:tcPr>
          <w:p w14:paraId="5C65CD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882AC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0.48</w:t>
            </w:r>
          </w:p>
        </w:tc>
        <w:tc>
          <w:tcPr>
            <w:tcW w:w="507" w:type="dxa"/>
            <w:tcBorders>
              <w:top w:val="nil"/>
              <w:left w:val="nil"/>
              <w:bottom w:val="nil"/>
              <w:right w:val="nil"/>
            </w:tcBorders>
            <w:shd w:val="clear" w:color="auto" w:fill="auto"/>
            <w:noWrap/>
            <w:vAlign w:val="bottom"/>
            <w:hideMark/>
          </w:tcPr>
          <w:p w14:paraId="581863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214" w:type="dxa"/>
            <w:tcBorders>
              <w:top w:val="single" w:sz="4" w:space="0" w:color="auto"/>
              <w:left w:val="nil"/>
              <w:bottom w:val="nil"/>
              <w:right w:val="nil"/>
            </w:tcBorders>
            <w:shd w:val="clear" w:color="auto" w:fill="auto"/>
            <w:noWrap/>
            <w:vAlign w:val="bottom"/>
            <w:hideMark/>
          </w:tcPr>
          <w:p w14:paraId="3A9FD76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nil"/>
              <w:right w:val="nil"/>
            </w:tcBorders>
            <w:shd w:val="clear" w:color="auto" w:fill="auto"/>
            <w:noWrap/>
            <w:vAlign w:val="bottom"/>
            <w:hideMark/>
          </w:tcPr>
          <w:p w14:paraId="21188D2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45EAC94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B37D1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0.032</w:t>
            </w:r>
          </w:p>
        </w:tc>
        <w:tc>
          <w:tcPr>
            <w:tcW w:w="507" w:type="dxa"/>
            <w:tcBorders>
              <w:top w:val="nil"/>
              <w:left w:val="nil"/>
              <w:bottom w:val="nil"/>
              <w:right w:val="nil"/>
            </w:tcBorders>
            <w:shd w:val="clear" w:color="auto" w:fill="auto"/>
            <w:noWrap/>
            <w:vAlign w:val="bottom"/>
            <w:hideMark/>
          </w:tcPr>
          <w:p w14:paraId="076D0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221DD416" w14:textId="77777777" w:rsidTr="006A7E77">
        <w:trPr>
          <w:trHeight w:val="300"/>
        </w:trPr>
        <w:tc>
          <w:tcPr>
            <w:tcW w:w="604" w:type="dxa"/>
            <w:tcBorders>
              <w:top w:val="nil"/>
              <w:left w:val="nil"/>
              <w:bottom w:val="nil"/>
              <w:right w:val="nil"/>
            </w:tcBorders>
            <w:shd w:val="clear" w:color="auto" w:fill="auto"/>
            <w:noWrap/>
            <w:vAlign w:val="bottom"/>
            <w:hideMark/>
          </w:tcPr>
          <w:p w14:paraId="1327B96D"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9" w:type="dxa"/>
            <w:tcBorders>
              <w:top w:val="nil"/>
              <w:left w:val="nil"/>
              <w:bottom w:val="nil"/>
              <w:right w:val="nil"/>
            </w:tcBorders>
            <w:shd w:val="clear" w:color="auto" w:fill="auto"/>
            <w:noWrap/>
            <w:vAlign w:val="bottom"/>
            <w:hideMark/>
          </w:tcPr>
          <w:p w14:paraId="760156A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32.59</w:t>
            </w:r>
          </w:p>
        </w:tc>
        <w:tc>
          <w:tcPr>
            <w:tcW w:w="297" w:type="dxa"/>
            <w:tcBorders>
              <w:top w:val="nil"/>
              <w:left w:val="nil"/>
              <w:bottom w:val="nil"/>
              <w:right w:val="nil"/>
            </w:tcBorders>
            <w:shd w:val="clear" w:color="auto" w:fill="auto"/>
            <w:noWrap/>
            <w:vAlign w:val="bottom"/>
            <w:hideMark/>
          </w:tcPr>
          <w:p w14:paraId="2C6606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106FD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6.14</w:t>
            </w:r>
          </w:p>
        </w:tc>
        <w:tc>
          <w:tcPr>
            <w:tcW w:w="512" w:type="dxa"/>
            <w:tcBorders>
              <w:top w:val="nil"/>
              <w:left w:val="nil"/>
              <w:bottom w:val="nil"/>
              <w:right w:val="nil"/>
            </w:tcBorders>
            <w:shd w:val="clear" w:color="auto" w:fill="auto"/>
            <w:noWrap/>
            <w:vAlign w:val="bottom"/>
            <w:hideMark/>
          </w:tcPr>
          <w:p w14:paraId="6427CC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tcBorders>
              <w:top w:val="nil"/>
              <w:left w:val="nil"/>
              <w:bottom w:val="nil"/>
              <w:right w:val="nil"/>
            </w:tcBorders>
            <w:shd w:val="clear" w:color="auto" w:fill="auto"/>
            <w:noWrap/>
            <w:vAlign w:val="bottom"/>
            <w:hideMark/>
          </w:tcPr>
          <w:p w14:paraId="65D2660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3712" behindDoc="0" locked="0" layoutInCell="1" allowOverlap="1" wp14:anchorId="67B26E3B" wp14:editId="433BBA74">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D0AFEA" id="Textové pole 1216"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53A0BA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308" w:type="dxa"/>
            <w:tcBorders>
              <w:top w:val="nil"/>
              <w:left w:val="nil"/>
              <w:bottom w:val="nil"/>
              <w:right w:val="nil"/>
            </w:tcBorders>
            <w:shd w:val="clear" w:color="auto" w:fill="auto"/>
            <w:noWrap/>
            <w:vAlign w:val="bottom"/>
            <w:hideMark/>
          </w:tcPr>
          <w:p w14:paraId="5818698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B9436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07" w:type="dxa"/>
            <w:tcBorders>
              <w:top w:val="nil"/>
              <w:left w:val="nil"/>
              <w:bottom w:val="nil"/>
              <w:right w:val="nil"/>
            </w:tcBorders>
            <w:shd w:val="clear" w:color="auto" w:fill="auto"/>
            <w:noWrap/>
            <w:vAlign w:val="bottom"/>
            <w:hideMark/>
          </w:tcPr>
          <w:p w14:paraId="3FFDC4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40.3</w:t>
            </w:r>
          </w:p>
        </w:tc>
        <w:tc>
          <w:tcPr>
            <w:tcW w:w="214" w:type="dxa"/>
            <w:tcBorders>
              <w:top w:val="nil"/>
              <w:left w:val="nil"/>
              <w:bottom w:val="nil"/>
              <w:right w:val="nil"/>
            </w:tcBorders>
            <w:shd w:val="clear" w:color="auto" w:fill="auto"/>
            <w:noWrap/>
            <w:vAlign w:val="bottom"/>
            <w:hideMark/>
          </w:tcPr>
          <w:p w14:paraId="056341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4BDD9F3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1032CE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819F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507" w:type="dxa"/>
            <w:tcBorders>
              <w:top w:val="nil"/>
              <w:left w:val="nil"/>
              <w:bottom w:val="nil"/>
              <w:right w:val="nil"/>
            </w:tcBorders>
            <w:shd w:val="clear" w:color="auto" w:fill="auto"/>
            <w:noWrap/>
            <w:vAlign w:val="bottom"/>
            <w:hideMark/>
          </w:tcPr>
          <w:p w14:paraId="674D78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1FBF2ACA" w14:textId="77777777" w:rsidTr="006A7E77">
        <w:trPr>
          <w:trHeight w:val="300"/>
        </w:trPr>
        <w:tc>
          <w:tcPr>
            <w:tcW w:w="604" w:type="dxa"/>
            <w:tcBorders>
              <w:top w:val="nil"/>
              <w:left w:val="nil"/>
              <w:bottom w:val="nil"/>
              <w:right w:val="nil"/>
            </w:tcBorders>
            <w:shd w:val="clear" w:color="auto" w:fill="auto"/>
            <w:noWrap/>
            <w:vAlign w:val="bottom"/>
            <w:hideMark/>
          </w:tcPr>
          <w:p w14:paraId="6D5E194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9" w:type="dxa"/>
            <w:tcBorders>
              <w:top w:val="nil"/>
              <w:left w:val="nil"/>
              <w:bottom w:val="nil"/>
              <w:right w:val="nil"/>
            </w:tcBorders>
            <w:shd w:val="clear" w:color="auto" w:fill="auto"/>
            <w:noWrap/>
            <w:vAlign w:val="bottom"/>
            <w:hideMark/>
          </w:tcPr>
          <w:p w14:paraId="4DFC5E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19.48</w:t>
            </w:r>
          </w:p>
        </w:tc>
        <w:tc>
          <w:tcPr>
            <w:tcW w:w="297" w:type="dxa"/>
            <w:tcBorders>
              <w:top w:val="nil"/>
              <w:left w:val="nil"/>
              <w:bottom w:val="nil"/>
              <w:right w:val="nil"/>
            </w:tcBorders>
            <w:shd w:val="clear" w:color="auto" w:fill="auto"/>
            <w:noWrap/>
            <w:vAlign w:val="bottom"/>
            <w:hideMark/>
          </w:tcPr>
          <w:p w14:paraId="65C73C5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76317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3.69</w:t>
            </w:r>
          </w:p>
        </w:tc>
        <w:tc>
          <w:tcPr>
            <w:tcW w:w="512" w:type="dxa"/>
            <w:tcBorders>
              <w:top w:val="nil"/>
              <w:left w:val="nil"/>
              <w:bottom w:val="nil"/>
              <w:right w:val="nil"/>
            </w:tcBorders>
            <w:shd w:val="clear" w:color="auto" w:fill="auto"/>
            <w:noWrap/>
            <w:vAlign w:val="bottom"/>
            <w:hideMark/>
          </w:tcPr>
          <w:p w14:paraId="1F95A5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18.9</w:t>
            </w:r>
          </w:p>
        </w:tc>
        <w:tc>
          <w:tcPr>
            <w:tcW w:w="190" w:type="dxa"/>
            <w:tcBorders>
              <w:top w:val="nil"/>
              <w:left w:val="nil"/>
              <w:bottom w:val="nil"/>
              <w:right w:val="nil"/>
            </w:tcBorders>
            <w:shd w:val="clear" w:color="auto" w:fill="auto"/>
            <w:noWrap/>
            <w:vAlign w:val="bottom"/>
            <w:hideMark/>
          </w:tcPr>
          <w:p w14:paraId="4B0BA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4736" behindDoc="0" locked="0" layoutInCell="1" allowOverlap="1" wp14:anchorId="656CD8FE" wp14:editId="1BCD74D9">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9C52B04" id="Textové pole 1215"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5760" behindDoc="0" locked="0" layoutInCell="1" allowOverlap="1" wp14:anchorId="340863E0" wp14:editId="40EC674F">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9E2A78A" id="Textové pole 1214"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96223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1.63</w:t>
            </w:r>
          </w:p>
        </w:tc>
        <w:tc>
          <w:tcPr>
            <w:tcW w:w="308" w:type="dxa"/>
            <w:tcBorders>
              <w:top w:val="nil"/>
              <w:left w:val="nil"/>
              <w:bottom w:val="nil"/>
              <w:right w:val="nil"/>
            </w:tcBorders>
            <w:shd w:val="clear" w:color="auto" w:fill="auto"/>
            <w:noWrap/>
            <w:vAlign w:val="bottom"/>
            <w:hideMark/>
          </w:tcPr>
          <w:p w14:paraId="64F051C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27E2A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507" w:type="dxa"/>
            <w:tcBorders>
              <w:top w:val="nil"/>
              <w:left w:val="nil"/>
              <w:bottom w:val="nil"/>
              <w:right w:val="nil"/>
            </w:tcBorders>
            <w:shd w:val="clear" w:color="auto" w:fill="auto"/>
            <w:noWrap/>
            <w:vAlign w:val="bottom"/>
            <w:hideMark/>
          </w:tcPr>
          <w:p w14:paraId="6D2661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36.6</w:t>
            </w:r>
          </w:p>
        </w:tc>
        <w:tc>
          <w:tcPr>
            <w:tcW w:w="214" w:type="dxa"/>
            <w:tcBorders>
              <w:top w:val="nil"/>
              <w:left w:val="nil"/>
              <w:bottom w:val="nil"/>
              <w:right w:val="nil"/>
            </w:tcBorders>
            <w:shd w:val="clear" w:color="auto" w:fill="auto"/>
            <w:noWrap/>
            <w:vAlign w:val="bottom"/>
            <w:hideMark/>
          </w:tcPr>
          <w:p w14:paraId="7478B1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549774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E73054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1D9FB2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0.036</w:t>
            </w:r>
          </w:p>
        </w:tc>
        <w:tc>
          <w:tcPr>
            <w:tcW w:w="507" w:type="dxa"/>
            <w:tcBorders>
              <w:top w:val="nil"/>
              <w:left w:val="nil"/>
              <w:bottom w:val="nil"/>
              <w:right w:val="nil"/>
            </w:tcBorders>
            <w:shd w:val="clear" w:color="auto" w:fill="auto"/>
            <w:noWrap/>
            <w:vAlign w:val="bottom"/>
            <w:hideMark/>
          </w:tcPr>
          <w:p w14:paraId="1288A8C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73B2A819" w14:textId="77777777" w:rsidTr="006A7E77">
        <w:trPr>
          <w:trHeight w:val="300"/>
        </w:trPr>
        <w:tc>
          <w:tcPr>
            <w:tcW w:w="604" w:type="dxa"/>
            <w:tcBorders>
              <w:top w:val="nil"/>
              <w:left w:val="nil"/>
              <w:bottom w:val="nil"/>
              <w:right w:val="nil"/>
            </w:tcBorders>
            <w:shd w:val="clear" w:color="auto" w:fill="auto"/>
            <w:noWrap/>
            <w:vAlign w:val="bottom"/>
            <w:hideMark/>
          </w:tcPr>
          <w:p w14:paraId="03D95B1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9" w:type="dxa"/>
            <w:tcBorders>
              <w:top w:val="nil"/>
              <w:left w:val="nil"/>
              <w:bottom w:val="nil"/>
              <w:right w:val="nil"/>
            </w:tcBorders>
            <w:shd w:val="clear" w:color="auto" w:fill="auto"/>
            <w:noWrap/>
            <w:vAlign w:val="bottom"/>
            <w:hideMark/>
          </w:tcPr>
          <w:p w14:paraId="4487E3F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19.87</w:t>
            </w:r>
          </w:p>
        </w:tc>
        <w:tc>
          <w:tcPr>
            <w:tcW w:w="297" w:type="dxa"/>
            <w:tcBorders>
              <w:top w:val="nil"/>
              <w:left w:val="nil"/>
              <w:bottom w:val="nil"/>
              <w:right w:val="nil"/>
            </w:tcBorders>
            <w:shd w:val="clear" w:color="auto" w:fill="auto"/>
            <w:noWrap/>
            <w:vAlign w:val="bottom"/>
            <w:hideMark/>
          </w:tcPr>
          <w:p w14:paraId="2C420C9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7CE9F9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3.77</w:t>
            </w:r>
          </w:p>
        </w:tc>
        <w:tc>
          <w:tcPr>
            <w:tcW w:w="512" w:type="dxa"/>
            <w:tcBorders>
              <w:top w:val="nil"/>
              <w:left w:val="nil"/>
              <w:bottom w:val="nil"/>
              <w:right w:val="nil"/>
            </w:tcBorders>
            <w:shd w:val="clear" w:color="auto" w:fill="auto"/>
            <w:noWrap/>
            <w:vAlign w:val="bottom"/>
            <w:hideMark/>
          </w:tcPr>
          <w:p w14:paraId="3705A0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19</w:t>
            </w:r>
          </w:p>
        </w:tc>
        <w:tc>
          <w:tcPr>
            <w:tcW w:w="190" w:type="dxa"/>
            <w:tcBorders>
              <w:top w:val="nil"/>
              <w:left w:val="nil"/>
              <w:bottom w:val="nil"/>
              <w:right w:val="nil"/>
            </w:tcBorders>
            <w:shd w:val="clear" w:color="auto" w:fill="auto"/>
            <w:noWrap/>
            <w:vAlign w:val="bottom"/>
            <w:hideMark/>
          </w:tcPr>
          <w:p w14:paraId="6DFD64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6784" behindDoc="0" locked="0" layoutInCell="1" allowOverlap="1" wp14:anchorId="484420DC" wp14:editId="78AD659F">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DB53DE6" id="Textové pole 1213"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7808" behindDoc="0" locked="0" layoutInCell="1" allowOverlap="1" wp14:anchorId="2F206C77" wp14:editId="09EDD3B2">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483743D" id="Textové pole 1212"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D062A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1.56</w:t>
            </w:r>
          </w:p>
        </w:tc>
        <w:tc>
          <w:tcPr>
            <w:tcW w:w="308" w:type="dxa"/>
            <w:tcBorders>
              <w:top w:val="nil"/>
              <w:left w:val="nil"/>
              <w:bottom w:val="nil"/>
              <w:right w:val="nil"/>
            </w:tcBorders>
            <w:shd w:val="clear" w:color="auto" w:fill="auto"/>
            <w:noWrap/>
            <w:vAlign w:val="bottom"/>
            <w:hideMark/>
          </w:tcPr>
          <w:p w14:paraId="6086C4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D24B60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7264" behindDoc="0" locked="0" layoutInCell="1" allowOverlap="1" wp14:anchorId="03DF0B91" wp14:editId="1ECB5A1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41FDD6C" id="Textové pole 1211" o:spid="_x0000_s1026" type="#_x0000_t202" style="position:absolute;margin-left:40.5pt;margin-top:12pt;width:0;height:13.5pt;z-index:2517872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7610A7">
              <w:rPr>
                <w:rFonts w:ascii="Calibri" w:hAnsi="Calibri" w:cs="Calibri"/>
                <w:color w:val="000000"/>
                <w:sz w:val="20"/>
                <w:lang w:val="sk-SK"/>
              </w:rPr>
              <w:t>0.56</w:t>
            </w:r>
          </w:p>
        </w:tc>
        <w:tc>
          <w:tcPr>
            <w:tcW w:w="507" w:type="dxa"/>
            <w:tcBorders>
              <w:top w:val="nil"/>
              <w:left w:val="nil"/>
              <w:bottom w:val="nil"/>
              <w:right w:val="nil"/>
            </w:tcBorders>
            <w:shd w:val="clear" w:color="auto" w:fill="auto"/>
            <w:noWrap/>
            <w:vAlign w:val="bottom"/>
            <w:hideMark/>
          </w:tcPr>
          <w:p w14:paraId="7468FD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w:t>
            </w:r>
          </w:p>
        </w:tc>
        <w:tc>
          <w:tcPr>
            <w:tcW w:w="214" w:type="dxa"/>
            <w:tcBorders>
              <w:top w:val="nil"/>
              <w:left w:val="nil"/>
              <w:bottom w:val="nil"/>
              <w:right w:val="nil"/>
            </w:tcBorders>
            <w:shd w:val="clear" w:color="auto" w:fill="auto"/>
            <w:noWrap/>
            <w:vAlign w:val="bottom"/>
            <w:hideMark/>
          </w:tcPr>
          <w:p w14:paraId="7AE106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C7BF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B1324C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877A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0.034</w:t>
            </w:r>
          </w:p>
        </w:tc>
        <w:tc>
          <w:tcPr>
            <w:tcW w:w="507" w:type="dxa"/>
            <w:tcBorders>
              <w:top w:val="nil"/>
              <w:left w:val="nil"/>
              <w:bottom w:val="nil"/>
              <w:right w:val="nil"/>
            </w:tcBorders>
            <w:shd w:val="clear" w:color="auto" w:fill="auto"/>
            <w:noWrap/>
            <w:vAlign w:val="bottom"/>
            <w:hideMark/>
          </w:tcPr>
          <w:p w14:paraId="11F4B43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12</w:t>
            </w:r>
          </w:p>
        </w:tc>
      </w:tr>
      <w:tr w:rsidR="006A7E77" w:rsidRPr="007610A7" w14:paraId="52BBA577" w14:textId="77777777" w:rsidTr="006A7E77">
        <w:trPr>
          <w:trHeight w:val="300"/>
        </w:trPr>
        <w:tc>
          <w:tcPr>
            <w:tcW w:w="604" w:type="dxa"/>
            <w:tcBorders>
              <w:top w:val="nil"/>
              <w:left w:val="nil"/>
              <w:bottom w:val="nil"/>
              <w:right w:val="nil"/>
            </w:tcBorders>
            <w:shd w:val="clear" w:color="auto" w:fill="auto"/>
            <w:noWrap/>
            <w:vAlign w:val="bottom"/>
            <w:hideMark/>
          </w:tcPr>
          <w:p w14:paraId="27E7CC8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9" w:type="dxa"/>
            <w:tcBorders>
              <w:top w:val="nil"/>
              <w:left w:val="nil"/>
              <w:bottom w:val="nil"/>
              <w:right w:val="nil"/>
            </w:tcBorders>
            <w:shd w:val="clear" w:color="auto" w:fill="auto"/>
            <w:noWrap/>
            <w:vAlign w:val="bottom"/>
            <w:hideMark/>
          </w:tcPr>
          <w:p w14:paraId="029E443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51.65</w:t>
            </w:r>
          </w:p>
        </w:tc>
        <w:tc>
          <w:tcPr>
            <w:tcW w:w="297" w:type="dxa"/>
            <w:tcBorders>
              <w:top w:val="nil"/>
              <w:left w:val="nil"/>
              <w:bottom w:val="nil"/>
              <w:right w:val="nil"/>
            </w:tcBorders>
            <w:shd w:val="clear" w:color="auto" w:fill="auto"/>
            <w:noWrap/>
            <w:vAlign w:val="bottom"/>
            <w:hideMark/>
          </w:tcPr>
          <w:p w14:paraId="0CABBE6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33B4801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11.47</w:t>
            </w:r>
          </w:p>
        </w:tc>
        <w:tc>
          <w:tcPr>
            <w:tcW w:w="512" w:type="dxa"/>
            <w:tcBorders>
              <w:top w:val="nil"/>
              <w:left w:val="nil"/>
              <w:bottom w:val="nil"/>
              <w:right w:val="nil"/>
            </w:tcBorders>
            <w:shd w:val="clear" w:color="auto" w:fill="auto"/>
            <w:noWrap/>
            <w:vAlign w:val="bottom"/>
            <w:hideMark/>
          </w:tcPr>
          <w:p w14:paraId="2EA3AB5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22.2</w:t>
            </w:r>
          </w:p>
        </w:tc>
        <w:tc>
          <w:tcPr>
            <w:tcW w:w="190" w:type="dxa"/>
            <w:tcBorders>
              <w:top w:val="nil"/>
              <w:left w:val="nil"/>
              <w:bottom w:val="nil"/>
              <w:right w:val="nil"/>
            </w:tcBorders>
            <w:shd w:val="clear" w:color="auto" w:fill="auto"/>
            <w:noWrap/>
            <w:vAlign w:val="bottom"/>
            <w:hideMark/>
          </w:tcPr>
          <w:p w14:paraId="57F04EB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8832" behindDoc="0" locked="0" layoutInCell="1" allowOverlap="1" wp14:anchorId="7A4D23AF" wp14:editId="7C5EFB43">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79B38EE" id="Textové pole 1210"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9856" behindDoc="0" locked="0" layoutInCell="1" allowOverlap="1" wp14:anchorId="62DA41EF" wp14:editId="6A204CC2">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18A6B69" id="Textové pole 1209"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909274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0.62</w:t>
            </w:r>
          </w:p>
        </w:tc>
        <w:tc>
          <w:tcPr>
            <w:tcW w:w="308" w:type="dxa"/>
            <w:tcBorders>
              <w:top w:val="nil"/>
              <w:left w:val="nil"/>
              <w:bottom w:val="nil"/>
              <w:right w:val="nil"/>
            </w:tcBorders>
            <w:shd w:val="clear" w:color="auto" w:fill="auto"/>
            <w:noWrap/>
            <w:vAlign w:val="bottom"/>
            <w:hideMark/>
          </w:tcPr>
          <w:p w14:paraId="2F3487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D42798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0.21</w:t>
            </w:r>
          </w:p>
        </w:tc>
        <w:tc>
          <w:tcPr>
            <w:tcW w:w="507" w:type="dxa"/>
            <w:tcBorders>
              <w:top w:val="nil"/>
              <w:left w:val="nil"/>
              <w:bottom w:val="nil"/>
              <w:right w:val="nil"/>
            </w:tcBorders>
            <w:shd w:val="clear" w:color="auto" w:fill="auto"/>
            <w:noWrap/>
            <w:vAlign w:val="bottom"/>
            <w:hideMark/>
          </w:tcPr>
          <w:p w14:paraId="4A3E24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33.6</w:t>
            </w:r>
          </w:p>
        </w:tc>
        <w:tc>
          <w:tcPr>
            <w:tcW w:w="214" w:type="dxa"/>
            <w:tcBorders>
              <w:top w:val="nil"/>
              <w:left w:val="nil"/>
              <w:bottom w:val="nil"/>
              <w:right w:val="nil"/>
            </w:tcBorders>
            <w:shd w:val="clear" w:color="auto" w:fill="auto"/>
            <w:noWrap/>
            <w:vAlign w:val="bottom"/>
            <w:hideMark/>
          </w:tcPr>
          <w:p w14:paraId="4D02ED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458273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44E5C93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E661B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0.010</w:t>
            </w:r>
          </w:p>
        </w:tc>
        <w:tc>
          <w:tcPr>
            <w:tcW w:w="507" w:type="dxa"/>
            <w:tcBorders>
              <w:top w:val="nil"/>
              <w:left w:val="nil"/>
              <w:bottom w:val="nil"/>
              <w:right w:val="nil"/>
            </w:tcBorders>
            <w:shd w:val="clear" w:color="auto" w:fill="auto"/>
            <w:noWrap/>
            <w:vAlign w:val="bottom"/>
            <w:hideMark/>
          </w:tcPr>
          <w:p w14:paraId="6E4B1D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6A7E77" w:rsidRPr="007610A7" w14:paraId="6B9B127C" w14:textId="77777777" w:rsidTr="006A7E77">
        <w:trPr>
          <w:trHeight w:val="300"/>
        </w:trPr>
        <w:tc>
          <w:tcPr>
            <w:tcW w:w="604" w:type="dxa"/>
            <w:tcBorders>
              <w:top w:val="nil"/>
              <w:left w:val="nil"/>
              <w:bottom w:val="nil"/>
              <w:right w:val="nil"/>
            </w:tcBorders>
            <w:shd w:val="clear" w:color="auto" w:fill="auto"/>
            <w:noWrap/>
            <w:vAlign w:val="bottom"/>
            <w:hideMark/>
          </w:tcPr>
          <w:p w14:paraId="03C79E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9" w:type="dxa"/>
            <w:tcBorders>
              <w:top w:val="nil"/>
              <w:left w:val="nil"/>
              <w:bottom w:val="nil"/>
              <w:right w:val="nil"/>
            </w:tcBorders>
            <w:shd w:val="clear" w:color="auto" w:fill="auto"/>
            <w:noWrap/>
            <w:vAlign w:val="bottom"/>
            <w:hideMark/>
          </w:tcPr>
          <w:p w14:paraId="1C0FA75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51.22</w:t>
            </w:r>
          </w:p>
        </w:tc>
        <w:tc>
          <w:tcPr>
            <w:tcW w:w="297" w:type="dxa"/>
            <w:tcBorders>
              <w:top w:val="nil"/>
              <w:left w:val="nil"/>
              <w:bottom w:val="nil"/>
              <w:right w:val="nil"/>
            </w:tcBorders>
            <w:shd w:val="clear" w:color="auto" w:fill="auto"/>
            <w:noWrap/>
            <w:vAlign w:val="bottom"/>
            <w:hideMark/>
          </w:tcPr>
          <w:p w14:paraId="1F9297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55CFE71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10.59</w:t>
            </w:r>
          </w:p>
        </w:tc>
        <w:tc>
          <w:tcPr>
            <w:tcW w:w="512" w:type="dxa"/>
            <w:tcBorders>
              <w:top w:val="nil"/>
              <w:left w:val="nil"/>
              <w:bottom w:val="nil"/>
              <w:right w:val="nil"/>
            </w:tcBorders>
            <w:shd w:val="clear" w:color="auto" w:fill="auto"/>
            <w:noWrap/>
            <w:vAlign w:val="bottom"/>
            <w:hideMark/>
          </w:tcPr>
          <w:p w14:paraId="23E10A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w:t>
            </w:r>
          </w:p>
        </w:tc>
        <w:tc>
          <w:tcPr>
            <w:tcW w:w="190" w:type="dxa"/>
            <w:tcBorders>
              <w:top w:val="nil"/>
              <w:left w:val="nil"/>
              <w:bottom w:val="nil"/>
              <w:right w:val="nil"/>
            </w:tcBorders>
            <w:shd w:val="clear" w:color="auto" w:fill="auto"/>
            <w:noWrap/>
            <w:vAlign w:val="bottom"/>
            <w:hideMark/>
          </w:tcPr>
          <w:p w14:paraId="0B5E17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0880" behindDoc="0" locked="0" layoutInCell="1" allowOverlap="1" wp14:anchorId="742D8DA2" wp14:editId="129F73EB">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2C2B762" id="Textové pole 1208"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1904" behindDoc="0" locked="0" layoutInCell="1" allowOverlap="1" wp14:anchorId="0A2EBFC9" wp14:editId="3E804B73">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948B10A" id="Textové pole 1207"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3C8464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0.61</w:t>
            </w:r>
          </w:p>
        </w:tc>
        <w:tc>
          <w:tcPr>
            <w:tcW w:w="308" w:type="dxa"/>
            <w:tcBorders>
              <w:top w:val="nil"/>
              <w:left w:val="nil"/>
              <w:bottom w:val="nil"/>
              <w:right w:val="nil"/>
            </w:tcBorders>
            <w:shd w:val="clear" w:color="auto" w:fill="auto"/>
            <w:noWrap/>
            <w:vAlign w:val="bottom"/>
            <w:hideMark/>
          </w:tcPr>
          <w:p w14:paraId="253DA6B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932149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07" w:type="dxa"/>
            <w:tcBorders>
              <w:top w:val="nil"/>
              <w:left w:val="nil"/>
              <w:bottom w:val="nil"/>
              <w:right w:val="nil"/>
            </w:tcBorders>
            <w:shd w:val="clear" w:color="auto" w:fill="auto"/>
            <w:noWrap/>
            <w:vAlign w:val="bottom"/>
            <w:hideMark/>
          </w:tcPr>
          <w:p w14:paraId="214D020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32.7</w:t>
            </w:r>
          </w:p>
        </w:tc>
        <w:tc>
          <w:tcPr>
            <w:tcW w:w="214" w:type="dxa"/>
            <w:tcBorders>
              <w:top w:val="nil"/>
              <w:left w:val="nil"/>
              <w:bottom w:val="nil"/>
              <w:right w:val="nil"/>
            </w:tcBorders>
            <w:shd w:val="clear" w:color="auto" w:fill="auto"/>
            <w:noWrap/>
            <w:vAlign w:val="bottom"/>
            <w:hideMark/>
          </w:tcPr>
          <w:p w14:paraId="2254B0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F38C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B5BAB5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6C9ECB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507" w:type="dxa"/>
            <w:tcBorders>
              <w:top w:val="nil"/>
              <w:left w:val="nil"/>
              <w:bottom w:val="nil"/>
              <w:right w:val="nil"/>
            </w:tcBorders>
            <w:shd w:val="clear" w:color="auto" w:fill="auto"/>
            <w:noWrap/>
            <w:vAlign w:val="bottom"/>
            <w:hideMark/>
          </w:tcPr>
          <w:p w14:paraId="1B8C2C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3A804AB3" w14:textId="77777777" w:rsidTr="006A7E77">
        <w:trPr>
          <w:trHeight w:val="300"/>
        </w:trPr>
        <w:tc>
          <w:tcPr>
            <w:tcW w:w="604" w:type="dxa"/>
            <w:tcBorders>
              <w:top w:val="nil"/>
              <w:left w:val="nil"/>
              <w:bottom w:val="nil"/>
              <w:right w:val="nil"/>
            </w:tcBorders>
            <w:shd w:val="clear" w:color="auto" w:fill="auto"/>
            <w:noWrap/>
            <w:vAlign w:val="bottom"/>
            <w:hideMark/>
          </w:tcPr>
          <w:p w14:paraId="372101E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9" w:type="dxa"/>
            <w:tcBorders>
              <w:top w:val="nil"/>
              <w:left w:val="nil"/>
              <w:bottom w:val="nil"/>
              <w:right w:val="nil"/>
            </w:tcBorders>
            <w:shd w:val="clear" w:color="auto" w:fill="auto"/>
            <w:noWrap/>
            <w:vAlign w:val="bottom"/>
            <w:hideMark/>
          </w:tcPr>
          <w:p w14:paraId="0851DE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111.31</w:t>
            </w:r>
          </w:p>
        </w:tc>
        <w:tc>
          <w:tcPr>
            <w:tcW w:w="297" w:type="dxa"/>
            <w:tcBorders>
              <w:top w:val="nil"/>
              <w:left w:val="nil"/>
              <w:bottom w:val="nil"/>
              <w:right w:val="nil"/>
            </w:tcBorders>
            <w:shd w:val="clear" w:color="auto" w:fill="auto"/>
            <w:noWrap/>
            <w:vAlign w:val="bottom"/>
            <w:hideMark/>
          </w:tcPr>
          <w:p w14:paraId="47D910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D6872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17.78</w:t>
            </w:r>
          </w:p>
        </w:tc>
        <w:tc>
          <w:tcPr>
            <w:tcW w:w="512" w:type="dxa"/>
            <w:tcBorders>
              <w:top w:val="nil"/>
              <w:left w:val="nil"/>
              <w:bottom w:val="nil"/>
              <w:right w:val="nil"/>
            </w:tcBorders>
            <w:shd w:val="clear" w:color="auto" w:fill="auto"/>
            <w:noWrap/>
            <w:vAlign w:val="bottom"/>
            <w:hideMark/>
          </w:tcPr>
          <w:p w14:paraId="5AF419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w:t>
            </w:r>
          </w:p>
        </w:tc>
        <w:tc>
          <w:tcPr>
            <w:tcW w:w="190" w:type="dxa"/>
            <w:tcBorders>
              <w:top w:val="nil"/>
              <w:left w:val="nil"/>
              <w:bottom w:val="nil"/>
              <w:right w:val="nil"/>
            </w:tcBorders>
            <w:shd w:val="clear" w:color="auto" w:fill="auto"/>
            <w:noWrap/>
            <w:vAlign w:val="bottom"/>
            <w:hideMark/>
          </w:tcPr>
          <w:p w14:paraId="618347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2928" behindDoc="0" locked="0" layoutInCell="1" allowOverlap="1" wp14:anchorId="5ADB54EA" wp14:editId="2B55828E">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C1B2FD7" id="Textové pole 1206"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3952" behindDoc="0" locked="0" layoutInCell="1" allowOverlap="1" wp14:anchorId="0A7E4A7F" wp14:editId="29FC9380">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3AAED99" id="Textové pole 1205"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531BD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1.60</w:t>
            </w:r>
          </w:p>
        </w:tc>
        <w:tc>
          <w:tcPr>
            <w:tcW w:w="308" w:type="dxa"/>
            <w:tcBorders>
              <w:top w:val="nil"/>
              <w:left w:val="nil"/>
              <w:bottom w:val="nil"/>
              <w:right w:val="nil"/>
            </w:tcBorders>
            <w:shd w:val="clear" w:color="auto" w:fill="auto"/>
            <w:noWrap/>
            <w:vAlign w:val="bottom"/>
            <w:hideMark/>
          </w:tcPr>
          <w:p w14:paraId="036073F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64D37D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0.49</w:t>
            </w:r>
          </w:p>
        </w:tc>
        <w:tc>
          <w:tcPr>
            <w:tcW w:w="507" w:type="dxa"/>
            <w:tcBorders>
              <w:top w:val="nil"/>
              <w:left w:val="nil"/>
              <w:bottom w:val="nil"/>
              <w:right w:val="nil"/>
            </w:tcBorders>
            <w:shd w:val="clear" w:color="auto" w:fill="auto"/>
            <w:noWrap/>
            <w:vAlign w:val="bottom"/>
            <w:hideMark/>
          </w:tcPr>
          <w:p w14:paraId="7B64625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30.6</w:t>
            </w:r>
          </w:p>
        </w:tc>
        <w:tc>
          <w:tcPr>
            <w:tcW w:w="214" w:type="dxa"/>
            <w:tcBorders>
              <w:top w:val="nil"/>
              <w:left w:val="nil"/>
              <w:bottom w:val="nil"/>
              <w:right w:val="nil"/>
            </w:tcBorders>
            <w:shd w:val="clear" w:color="auto" w:fill="auto"/>
            <w:noWrap/>
            <w:vAlign w:val="bottom"/>
            <w:hideMark/>
          </w:tcPr>
          <w:p w14:paraId="551E5E2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90EEC6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1C8F733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64422B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507" w:type="dxa"/>
            <w:tcBorders>
              <w:top w:val="nil"/>
              <w:left w:val="nil"/>
              <w:bottom w:val="nil"/>
              <w:right w:val="nil"/>
            </w:tcBorders>
            <w:shd w:val="clear" w:color="auto" w:fill="auto"/>
            <w:noWrap/>
            <w:vAlign w:val="bottom"/>
            <w:hideMark/>
          </w:tcPr>
          <w:p w14:paraId="3EF43AC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6A7E77" w:rsidRPr="007610A7" w14:paraId="7F9D48BC" w14:textId="77777777" w:rsidTr="006A7E77">
        <w:trPr>
          <w:trHeight w:val="300"/>
        </w:trPr>
        <w:tc>
          <w:tcPr>
            <w:tcW w:w="604" w:type="dxa"/>
            <w:tcBorders>
              <w:top w:val="nil"/>
              <w:left w:val="nil"/>
              <w:bottom w:val="nil"/>
              <w:right w:val="nil"/>
            </w:tcBorders>
            <w:shd w:val="clear" w:color="auto" w:fill="auto"/>
            <w:noWrap/>
            <w:vAlign w:val="bottom"/>
            <w:hideMark/>
          </w:tcPr>
          <w:p w14:paraId="66BE7D6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9" w:type="dxa"/>
            <w:tcBorders>
              <w:top w:val="nil"/>
              <w:left w:val="nil"/>
              <w:bottom w:val="nil"/>
              <w:right w:val="nil"/>
            </w:tcBorders>
            <w:shd w:val="clear" w:color="auto" w:fill="auto"/>
            <w:noWrap/>
            <w:vAlign w:val="bottom"/>
            <w:hideMark/>
          </w:tcPr>
          <w:p w14:paraId="34DDEA7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110.70</w:t>
            </w:r>
          </w:p>
        </w:tc>
        <w:tc>
          <w:tcPr>
            <w:tcW w:w="297" w:type="dxa"/>
            <w:tcBorders>
              <w:top w:val="nil"/>
              <w:left w:val="nil"/>
              <w:bottom w:val="nil"/>
              <w:right w:val="nil"/>
            </w:tcBorders>
            <w:shd w:val="clear" w:color="auto" w:fill="auto"/>
            <w:noWrap/>
            <w:vAlign w:val="bottom"/>
            <w:hideMark/>
          </w:tcPr>
          <w:p w14:paraId="40783EA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00876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16.76</w:t>
            </w:r>
          </w:p>
        </w:tc>
        <w:tc>
          <w:tcPr>
            <w:tcW w:w="512" w:type="dxa"/>
            <w:tcBorders>
              <w:top w:val="nil"/>
              <w:left w:val="nil"/>
              <w:bottom w:val="nil"/>
              <w:right w:val="nil"/>
            </w:tcBorders>
            <w:shd w:val="clear" w:color="auto" w:fill="auto"/>
            <w:noWrap/>
            <w:vAlign w:val="bottom"/>
            <w:hideMark/>
          </w:tcPr>
          <w:p w14:paraId="3FBE3E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tcBorders>
              <w:top w:val="nil"/>
              <w:left w:val="nil"/>
              <w:bottom w:val="nil"/>
              <w:right w:val="nil"/>
            </w:tcBorders>
            <w:shd w:val="clear" w:color="auto" w:fill="auto"/>
            <w:noWrap/>
            <w:vAlign w:val="bottom"/>
            <w:hideMark/>
          </w:tcPr>
          <w:p w14:paraId="00825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4976" behindDoc="0" locked="0" layoutInCell="1" allowOverlap="1" wp14:anchorId="59B3532A" wp14:editId="4F8A5EE7">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438BD47" id="Textové pole 1204"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6000" behindDoc="0" locked="0" layoutInCell="1" allowOverlap="1" wp14:anchorId="0A67AC4C" wp14:editId="4649940F">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3E39787" id="Textové pole 1203"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F677F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1.57</w:t>
            </w:r>
          </w:p>
        </w:tc>
        <w:tc>
          <w:tcPr>
            <w:tcW w:w="308" w:type="dxa"/>
            <w:tcBorders>
              <w:top w:val="nil"/>
              <w:left w:val="nil"/>
              <w:bottom w:val="nil"/>
              <w:right w:val="nil"/>
            </w:tcBorders>
            <w:shd w:val="clear" w:color="auto" w:fill="auto"/>
            <w:noWrap/>
            <w:vAlign w:val="bottom"/>
            <w:hideMark/>
          </w:tcPr>
          <w:p w14:paraId="4164048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50ED2A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0.42</w:t>
            </w:r>
          </w:p>
        </w:tc>
        <w:tc>
          <w:tcPr>
            <w:tcW w:w="507" w:type="dxa"/>
            <w:tcBorders>
              <w:top w:val="nil"/>
              <w:left w:val="nil"/>
              <w:bottom w:val="nil"/>
              <w:right w:val="nil"/>
            </w:tcBorders>
            <w:shd w:val="clear" w:color="auto" w:fill="auto"/>
            <w:noWrap/>
            <w:vAlign w:val="bottom"/>
            <w:hideMark/>
          </w:tcPr>
          <w:p w14:paraId="14B4086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26.5</w:t>
            </w:r>
          </w:p>
        </w:tc>
        <w:tc>
          <w:tcPr>
            <w:tcW w:w="214" w:type="dxa"/>
            <w:tcBorders>
              <w:top w:val="nil"/>
              <w:left w:val="nil"/>
              <w:bottom w:val="nil"/>
              <w:right w:val="nil"/>
            </w:tcBorders>
            <w:shd w:val="clear" w:color="auto" w:fill="auto"/>
            <w:noWrap/>
            <w:vAlign w:val="bottom"/>
            <w:hideMark/>
          </w:tcPr>
          <w:p w14:paraId="59B3A9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C83B2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436B13E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DE687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0FF9DCE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26596205" w14:textId="77777777" w:rsidTr="006A7E77">
        <w:trPr>
          <w:trHeight w:val="300"/>
        </w:trPr>
        <w:tc>
          <w:tcPr>
            <w:tcW w:w="604" w:type="dxa"/>
            <w:tcBorders>
              <w:top w:val="nil"/>
              <w:left w:val="nil"/>
              <w:bottom w:val="nil"/>
              <w:right w:val="nil"/>
            </w:tcBorders>
            <w:shd w:val="clear" w:color="auto" w:fill="auto"/>
            <w:noWrap/>
            <w:vAlign w:val="bottom"/>
            <w:hideMark/>
          </w:tcPr>
          <w:p w14:paraId="4FFC4FE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9" w:type="dxa"/>
            <w:tcBorders>
              <w:top w:val="nil"/>
              <w:left w:val="nil"/>
              <w:bottom w:val="nil"/>
              <w:right w:val="nil"/>
            </w:tcBorders>
            <w:shd w:val="clear" w:color="auto" w:fill="auto"/>
            <w:noWrap/>
            <w:vAlign w:val="bottom"/>
            <w:hideMark/>
          </w:tcPr>
          <w:p w14:paraId="1D932C3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60.19</w:t>
            </w:r>
          </w:p>
        </w:tc>
        <w:tc>
          <w:tcPr>
            <w:tcW w:w="297" w:type="dxa"/>
            <w:tcBorders>
              <w:top w:val="nil"/>
              <w:left w:val="nil"/>
              <w:bottom w:val="nil"/>
              <w:right w:val="nil"/>
            </w:tcBorders>
            <w:shd w:val="clear" w:color="auto" w:fill="auto"/>
            <w:noWrap/>
            <w:vAlign w:val="bottom"/>
            <w:hideMark/>
          </w:tcPr>
          <w:p w14:paraId="3213E9C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FC99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20.71</w:t>
            </w:r>
          </w:p>
        </w:tc>
        <w:tc>
          <w:tcPr>
            <w:tcW w:w="512" w:type="dxa"/>
            <w:tcBorders>
              <w:top w:val="nil"/>
              <w:left w:val="nil"/>
              <w:bottom w:val="nil"/>
              <w:right w:val="nil"/>
            </w:tcBorders>
            <w:shd w:val="clear" w:color="auto" w:fill="auto"/>
            <w:noWrap/>
            <w:vAlign w:val="bottom"/>
            <w:hideMark/>
          </w:tcPr>
          <w:p w14:paraId="359A1A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34.4</w:t>
            </w:r>
          </w:p>
        </w:tc>
        <w:tc>
          <w:tcPr>
            <w:tcW w:w="190" w:type="dxa"/>
            <w:tcBorders>
              <w:top w:val="nil"/>
              <w:left w:val="nil"/>
              <w:bottom w:val="nil"/>
              <w:right w:val="nil"/>
            </w:tcBorders>
            <w:shd w:val="clear" w:color="auto" w:fill="auto"/>
            <w:noWrap/>
            <w:vAlign w:val="bottom"/>
            <w:hideMark/>
          </w:tcPr>
          <w:p w14:paraId="73E7EC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7024" behindDoc="0" locked="0" layoutInCell="1" allowOverlap="1" wp14:anchorId="0FC1E2FC" wp14:editId="1C2DA7BA">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6DF74D5" id="Textové pole 1202"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8048" behindDoc="0" locked="0" layoutInCell="1" allowOverlap="1" wp14:anchorId="1E885DAB" wp14:editId="707E2D74">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D08275D" id="Textové pole 1201"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7A052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0.74</w:t>
            </w:r>
          </w:p>
        </w:tc>
        <w:tc>
          <w:tcPr>
            <w:tcW w:w="308" w:type="dxa"/>
            <w:tcBorders>
              <w:top w:val="nil"/>
              <w:left w:val="nil"/>
              <w:bottom w:val="nil"/>
              <w:right w:val="nil"/>
            </w:tcBorders>
            <w:shd w:val="clear" w:color="auto" w:fill="auto"/>
            <w:noWrap/>
            <w:vAlign w:val="bottom"/>
            <w:hideMark/>
          </w:tcPr>
          <w:p w14:paraId="1B23E80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B8A40D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11E67D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54.4</w:t>
            </w:r>
          </w:p>
        </w:tc>
        <w:tc>
          <w:tcPr>
            <w:tcW w:w="214" w:type="dxa"/>
            <w:tcBorders>
              <w:top w:val="nil"/>
              <w:left w:val="nil"/>
              <w:bottom w:val="nil"/>
              <w:right w:val="nil"/>
            </w:tcBorders>
            <w:shd w:val="clear" w:color="auto" w:fill="auto"/>
            <w:noWrap/>
            <w:vAlign w:val="bottom"/>
            <w:hideMark/>
          </w:tcPr>
          <w:p w14:paraId="526B77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7FCD4A3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1A63B5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13F34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0.016</w:t>
            </w:r>
          </w:p>
        </w:tc>
        <w:tc>
          <w:tcPr>
            <w:tcW w:w="507" w:type="dxa"/>
            <w:tcBorders>
              <w:top w:val="nil"/>
              <w:left w:val="nil"/>
              <w:bottom w:val="nil"/>
              <w:right w:val="nil"/>
            </w:tcBorders>
            <w:shd w:val="clear" w:color="auto" w:fill="auto"/>
            <w:noWrap/>
            <w:vAlign w:val="bottom"/>
            <w:hideMark/>
          </w:tcPr>
          <w:p w14:paraId="50C165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6A7E77" w:rsidRPr="007610A7" w14:paraId="573E80F5" w14:textId="77777777" w:rsidTr="006A7E77">
        <w:trPr>
          <w:trHeight w:val="300"/>
        </w:trPr>
        <w:tc>
          <w:tcPr>
            <w:tcW w:w="604" w:type="dxa"/>
            <w:tcBorders>
              <w:top w:val="nil"/>
              <w:left w:val="nil"/>
              <w:bottom w:val="nil"/>
              <w:right w:val="nil"/>
            </w:tcBorders>
            <w:shd w:val="clear" w:color="auto" w:fill="auto"/>
            <w:noWrap/>
            <w:vAlign w:val="bottom"/>
            <w:hideMark/>
          </w:tcPr>
          <w:p w14:paraId="4E12221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14</w:t>
            </w:r>
          </w:p>
        </w:tc>
        <w:tc>
          <w:tcPr>
            <w:tcW w:w="849" w:type="dxa"/>
            <w:tcBorders>
              <w:top w:val="nil"/>
              <w:left w:val="nil"/>
              <w:bottom w:val="nil"/>
              <w:right w:val="nil"/>
            </w:tcBorders>
            <w:shd w:val="clear" w:color="auto" w:fill="auto"/>
            <w:noWrap/>
            <w:vAlign w:val="bottom"/>
            <w:hideMark/>
          </w:tcPr>
          <w:p w14:paraId="28B3E3F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62.93</w:t>
            </w:r>
          </w:p>
        </w:tc>
        <w:tc>
          <w:tcPr>
            <w:tcW w:w="297" w:type="dxa"/>
            <w:tcBorders>
              <w:top w:val="nil"/>
              <w:left w:val="nil"/>
              <w:bottom w:val="nil"/>
              <w:right w:val="nil"/>
            </w:tcBorders>
            <w:shd w:val="clear" w:color="auto" w:fill="auto"/>
            <w:noWrap/>
            <w:vAlign w:val="bottom"/>
            <w:hideMark/>
          </w:tcPr>
          <w:p w14:paraId="183D595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049A2E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21.61</w:t>
            </w:r>
          </w:p>
        </w:tc>
        <w:tc>
          <w:tcPr>
            <w:tcW w:w="512" w:type="dxa"/>
            <w:tcBorders>
              <w:top w:val="nil"/>
              <w:left w:val="nil"/>
              <w:bottom w:val="nil"/>
              <w:right w:val="nil"/>
            </w:tcBorders>
            <w:shd w:val="clear" w:color="auto" w:fill="auto"/>
            <w:noWrap/>
            <w:vAlign w:val="bottom"/>
            <w:hideMark/>
          </w:tcPr>
          <w:p w14:paraId="29F436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34.3</w:t>
            </w:r>
          </w:p>
        </w:tc>
        <w:tc>
          <w:tcPr>
            <w:tcW w:w="190" w:type="dxa"/>
            <w:tcBorders>
              <w:top w:val="nil"/>
              <w:left w:val="nil"/>
              <w:bottom w:val="nil"/>
              <w:right w:val="nil"/>
            </w:tcBorders>
            <w:shd w:val="clear" w:color="auto" w:fill="auto"/>
            <w:noWrap/>
            <w:vAlign w:val="bottom"/>
            <w:hideMark/>
          </w:tcPr>
          <w:p w14:paraId="18DBFF6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9072" behindDoc="0" locked="0" layoutInCell="1" allowOverlap="1" wp14:anchorId="33A2AE28" wp14:editId="0300077B">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982387" id="Textové pole 1200"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0096" behindDoc="0" locked="0" layoutInCell="1" allowOverlap="1" wp14:anchorId="332BB015" wp14:editId="2E0EEA87">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7C354D4" id="Textové pole 1199"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AE2EF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308" w:type="dxa"/>
            <w:tcBorders>
              <w:top w:val="nil"/>
              <w:left w:val="nil"/>
              <w:bottom w:val="nil"/>
              <w:right w:val="nil"/>
            </w:tcBorders>
            <w:shd w:val="clear" w:color="auto" w:fill="auto"/>
            <w:noWrap/>
            <w:vAlign w:val="bottom"/>
            <w:hideMark/>
          </w:tcPr>
          <w:p w14:paraId="7F0B32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B90F4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32FC66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54.8</w:t>
            </w:r>
          </w:p>
        </w:tc>
        <w:tc>
          <w:tcPr>
            <w:tcW w:w="214" w:type="dxa"/>
            <w:tcBorders>
              <w:top w:val="nil"/>
              <w:left w:val="nil"/>
              <w:bottom w:val="nil"/>
              <w:right w:val="nil"/>
            </w:tcBorders>
            <w:shd w:val="clear" w:color="auto" w:fill="auto"/>
            <w:noWrap/>
            <w:vAlign w:val="bottom"/>
            <w:hideMark/>
          </w:tcPr>
          <w:p w14:paraId="17F677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6549B8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96" w:type="dxa"/>
            <w:tcBorders>
              <w:top w:val="nil"/>
              <w:left w:val="nil"/>
              <w:bottom w:val="nil"/>
              <w:right w:val="nil"/>
            </w:tcBorders>
            <w:shd w:val="clear" w:color="auto" w:fill="auto"/>
            <w:noWrap/>
            <w:vAlign w:val="bottom"/>
            <w:hideMark/>
          </w:tcPr>
          <w:p w14:paraId="582A8B3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32B3E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0.013</w:t>
            </w:r>
          </w:p>
        </w:tc>
        <w:tc>
          <w:tcPr>
            <w:tcW w:w="507" w:type="dxa"/>
            <w:tcBorders>
              <w:top w:val="nil"/>
              <w:left w:val="nil"/>
              <w:bottom w:val="nil"/>
              <w:right w:val="nil"/>
            </w:tcBorders>
            <w:shd w:val="clear" w:color="auto" w:fill="auto"/>
            <w:noWrap/>
            <w:vAlign w:val="bottom"/>
            <w:hideMark/>
          </w:tcPr>
          <w:p w14:paraId="5D0300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1A33F7FA" w14:textId="77777777" w:rsidTr="006A7E77">
        <w:trPr>
          <w:trHeight w:val="300"/>
        </w:trPr>
        <w:tc>
          <w:tcPr>
            <w:tcW w:w="604" w:type="dxa"/>
            <w:tcBorders>
              <w:top w:val="nil"/>
              <w:left w:val="nil"/>
              <w:bottom w:val="nil"/>
              <w:right w:val="nil"/>
            </w:tcBorders>
            <w:shd w:val="clear" w:color="auto" w:fill="auto"/>
            <w:noWrap/>
            <w:vAlign w:val="bottom"/>
            <w:hideMark/>
          </w:tcPr>
          <w:p w14:paraId="13E61E1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9" w:type="dxa"/>
            <w:tcBorders>
              <w:top w:val="nil"/>
              <w:left w:val="nil"/>
              <w:bottom w:val="nil"/>
              <w:right w:val="nil"/>
            </w:tcBorders>
            <w:shd w:val="clear" w:color="auto" w:fill="auto"/>
            <w:noWrap/>
            <w:vAlign w:val="bottom"/>
            <w:hideMark/>
          </w:tcPr>
          <w:p w14:paraId="7E1DC93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121.90</w:t>
            </w:r>
          </w:p>
        </w:tc>
        <w:tc>
          <w:tcPr>
            <w:tcW w:w="297" w:type="dxa"/>
            <w:tcBorders>
              <w:top w:val="nil"/>
              <w:left w:val="nil"/>
              <w:bottom w:val="nil"/>
              <w:right w:val="nil"/>
            </w:tcBorders>
            <w:shd w:val="clear" w:color="auto" w:fill="auto"/>
            <w:noWrap/>
            <w:vAlign w:val="bottom"/>
            <w:hideMark/>
          </w:tcPr>
          <w:p w14:paraId="57BE75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9FC3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26.42</w:t>
            </w:r>
          </w:p>
        </w:tc>
        <w:tc>
          <w:tcPr>
            <w:tcW w:w="512" w:type="dxa"/>
            <w:tcBorders>
              <w:top w:val="nil"/>
              <w:left w:val="nil"/>
              <w:bottom w:val="nil"/>
              <w:right w:val="nil"/>
            </w:tcBorders>
            <w:shd w:val="clear" w:color="auto" w:fill="auto"/>
            <w:noWrap/>
            <w:vAlign w:val="bottom"/>
            <w:hideMark/>
          </w:tcPr>
          <w:p w14:paraId="4C299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21.7</w:t>
            </w:r>
          </w:p>
        </w:tc>
        <w:tc>
          <w:tcPr>
            <w:tcW w:w="190" w:type="dxa"/>
            <w:tcBorders>
              <w:top w:val="nil"/>
              <w:left w:val="nil"/>
              <w:bottom w:val="nil"/>
              <w:right w:val="nil"/>
            </w:tcBorders>
            <w:shd w:val="clear" w:color="auto" w:fill="auto"/>
            <w:noWrap/>
            <w:vAlign w:val="bottom"/>
            <w:hideMark/>
          </w:tcPr>
          <w:p w14:paraId="73C9433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1120" behindDoc="0" locked="0" layoutInCell="1" allowOverlap="1" wp14:anchorId="0D47FFCF" wp14:editId="1E2D559C">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9337226" id="Textové pole 1198" o:spid="_x0000_s1026" type="#_x0000_t202" style="position:absolute;margin-left:0;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2144" behindDoc="0" locked="0" layoutInCell="1" allowOverlap="1" wp14:anchorId="4C39F7FF" wp14:editId="66EBBF8F">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CEAC662" id="Textové pole 1197" o:spid="_x0000_s1026" type="#_x0000_t202" style="position:absolute;margin-left:0;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B23A91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1.92</w:t>
            </w:r>
          </w:p>
        </w:tc>
        <w:tc>
          <w:tcPr>
            <w:tcW w:w="308" w:type="dxa"/>
            <w:tcBorders>
              <w:top w:val="nil"/>
              <w:left w:val="nil"/>
              <w:bottom w:val="nil"/>
              <w:right w:val="nil"/>
            </w:tcBorders>
            <w:shd w:val="clear" w:color="auto" w:fill="auto"/>
            <w:noWrap/>
            <w:vAlign w:val="bottom"/>
            <w:hideMark/>
          </w:tcPr>
          <w:p w14:paraId="721A754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C1104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07" w:type="dxa"/>
            <w:tcBorders>
              <w:top w:val="nil"/>
              <w:left w:val="nil"/>
              <w:bottom w:val="nil"/>
              <w:right w:val="nil"/>
            </w:tcBorders>
            <w:shd w:val="clear" w:color="auto" w:fill="auto"/>
            <w:noWrap/>
            <w:vAlign w:val="bottom"/>
            <w:hideMark/>
          </w:tcPr>
          <w:p w14:paraId="33DEAE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35.1</w:t>
            </w:r>
          </w:p>
        </w:tc>
        <w:tc>
          <w:tcPr>
            <w:tcW w:w="214" w:type="dxa"/>
            <w:tcBorders>
              <w:top w:val="nil"/>
              <w:left w:val="nil"/>
              <w:bottom w:val="nil"/>
              <w:right w:val="nil"/>
            </w:tcBorders>
            <w:shd w:val="clear" w:color="auto" w:fill="auto"/>
            <w:noWrap/>
            <w:vAlign w:val="bottom"/>
            <w:hideMark/>
          </w:tcPr>
          <w:p w14:paraId="00E2DF2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1A98C2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717CAD7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71685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15F95B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511EE2F9" w14:textId="77777777" w:rsidTr="006A7E77">
        <w:trPr>
          <w:trHeight w:val="300"/>
        </w:trPr>
        <w:tc>
          <w:tcPr>
            <w:tcW w:w="604" w:type="dxa"/>
            <w:tcBorders>
              <w:top w:val="nil"/>
              <w:left w:val="nil"/>
              <w:bottom w:val="single" w:sz="4" w:space="0" w:color="auto"/>
              <w:right w:val="nil"/>
            </w:tcBorders>
            <w:shd w:val="clear" w:color="auto" w:fill="auto"/>
            <w:noWrap/>
            <w:vAlign w:val="bottom"/>
            <w:hideMark/>
          </w:tcPr>
          <w:p w14:paraId="56BCF3D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9" w:type="dxa"/>
            <w:tcBorders>
              <w:top w:val="nil"/>
              <w:left w:val="nil"/>
              <w:bottom w:val="single" w:sz="4" w:space="0" w:color="auto"/>
              <w:right w:val="nil"/>
            </w:tcBorders>
            <w:shd w:val="clear" w:color="auto" w:fill="auto"/>
            <w:noWrap/>
            <w:vAlign w:val="bottom"/>
            <w:hideMark/>
          </w:tcPr>
          <w:p w14:paraId="29E30D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127.20</w:t>
            </w:r>
          </w:p>
        </w:tc>
        <w:tc>
          <w:tcPr>
            <w:tcW w:w="297" w:type="dxa"/>
            <w:tcBorders>
              <w:top w:val="nil"/>
              <w:left w:val="nil"/>
              <w:bottom w:val="single" w:sz="4" w:space="0" w:color="auto"/>
              <w:right w:val="nil"/>
            </w:tcBorders>
            <w:shd w:val="clear" w:color="auto" w:fill="auto"/>
            <w:noWrap/>
            <w:vAlign w:val="bottom"/>
            <w:hideMark/>
          </w:tcPr>
          <w:p w14:paraId="067DF0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single" w:sz="4" w:space="0" w:color="auto"/>
              <w:right w:val="nil"/>
            </w:tcBorders>
            <w:shd w:val="clear" w:color="auto" w:fill="auto"/>
            <w:noWrap/>
            <w:vAlign w:val="bottom"/>
            <w:hideMark/>
          </w:tcPr>
          <w:p w14:paraId="2879DD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30.24</w:t>
            </w:r>
          </w:p>
        </w:tc>
        <w:tc>
          <w:tcPr>
            <w:tcW w:w="512" w:type="dxa"/>
            <w:tcBorders>
              <w:top w:val="nil"/>
              <w:left w:val="nil"/>
              <w:bottom w:val="single" w:sz="4" w:space="0" w:color="auto"/>
              <w:right w:val="nil"/>
            </w:tcBorders>
            <w:shd w:val="clear" w:color="auto" w:fill="auto"/>
            <w:noWrap/>
            <w:vAlign w:val="bottom"/>
            <w:hideMark/>
          </w:tcPr>
          <w:p w14:paraId="66304B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23.8</w:t>
            </w:r>
          </w:p>
        </w:tc>
        <w:tc>
          <w:tcPr>
            <w:tcW w:w="190" w:type="dxa"/>
            <w:tcBorders>
              <w:top w:val="nil"/>
              <w:left w:val="nil"/>
              <w:bottom w:val="single" w:sz="4" w:space="0" w:color="auto"/>
              <w:right w:val="nil"/>
            </w:tcBorders>
            <w:shd w:val="clear" w:color="auto" w:fill="auto"/>
            <w:noWrap/>
            <w:vAlign w:val="bottom"/>
            <w:hideMark/>
          </w:tcPr>
          <w:p w14:paraId="65C6C0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3168" behindDoc="0" locked="0" layoutInCell="1" allowOverlap="1" wp14:anchorId="7D20CD8D" wp14:editId="6E7A9D0C">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55479B" id="Textové pole 1196" o:spid="_x0000_s1026" type="#_x0000_t202" style="position:absolute;margin-left:0;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36" w:type="dxa"/>
            <w:tcBorders>
              <w:top w:val="nil"/>
              <w:left w:val="nil"/>
              <w:bottom w:val="single" w:sz="4" w:space="0" w:color="auto"/>
              <w:right w:val="nil"/>
            </w:tcBorders>
            <w:shd w:val="clear" w:color="auto" w:fill="auto"/>
            <w:noWrap/>
            <w:vAlign w:val="bottom"/>
            <w:hideMark/>
          </w:tcPr>
          <w:p w14:paraId="14C8CAA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2.37</w:t>
            </w:r>
          </w:p>
        </w:tc>
        <w:tc>
          <w:tcPr>
            <w:tcW w:w="308" w:type="dxa"/>
            <w:tcBorders>
              <w:top w:val="nil"/>
              <w:left w:val="nil"/>
              <w:bottom w:val="single" w:sz="4" w:space="0" w:color="auto"/>
              <w:right w:val="nil"/>
            </w:tcBorders>
            <w:shd w:val="clear" w:color="auto" w:fill="auto"/>
            <w:noWrap/>
            <w:vAlign w:val="bottom"/>
            <w:hideMark/>
          </w:tcPr>
          <w:p w14:paraId="76127B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3E213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0.90</w:t>
            </w:r>
          </w:p>
        </w:tc>
        <w:tc>
          <w:tcPr>
            <w:tcW w:w="507" w:type="dxa"/>
            <w:tcBorders>
              <w:top w:val="nil"/>
              <w:left w:val="nil"/>
              <w:bottom w:val="single" w:sz="4" w:space="0" w:color="auto"/>
              <w:right w:val="nil"/>
            </w:tcBorders>
            <w:shd w:val="clear" w:color="auto" w:fill="auto"/>
            <w:noWrap/>
            <w:vAlign w:val="bottom"/>
            <w:hideMark/>
          </w:tcPr>
          <w:p w14:paraId="1C545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37.9</w:t>
            </w:r>
          </w:p>
        </w:tc>
        <w:tc>
          <w:tcPr>
            <w:tcW w:w="214" w:type="dxa"/>
            <w:tcBorders>
              <w:top w:val="nil"/>
              <w:left w:val="nil"/>
              <w:bottom w:val="single" w:sz="4" w:space="0" w:color="auto"/>
              <w:right w:val="nil"/>
            </w:tcBorders>
            <w:shd w:val="clear" w:color="auto" w:fill="auto"/>
            <w:noWrap/>
            <w:vAlign w:val="bottom"/>
            <w:hideMark/>
          </w:tcPr>
          <w:p w14:paraId="6BD0CE1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single" w:sz="4" w:space="0" w:color="auto"/>
              <w:right w:val="nil"/>
            </w:tcBorders>
            <w:shd w:val="clear" w:color="auto" w:fill="auto"/>
            <w:noWrap/>
            <w:vAlign w:val="bottom"/>
            <w:hideMark/>
          </w:tcPr>
          <w:p w14:paraId="447E64C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96" w:type="dxa"/>
            <w:tcBorders>
              <w:top w:val="nil"/>
              <w:left w:val="nil"/>
              <w:bottom w:val="single" w:sz="4" w:space="0" w:color="auto"/>
              <w:right w:val="nil"/>
            </w:tcBorders>
            <w:shd w:val="clear" w:color="auto" w:fill="auto"/>
            <w:noWrap/>
            <w:vAlign w:val="bottom"/>
            <w:hideMark/>
          </w:tcPr>
          <w:p w14:paraId="3FECF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7FE0846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507" w:type="dxa"/>
            <w:tcBorders>
              <w:top w:val="nil"/>
              <w:left w:val="nil"/>
              <w:bottom w:val="single" w:sz="4" w:space="0" w:color="auto"/>
              <w:right w:val="nil"/>
            </w:tcBorders>
            <w:shd w:val="clear" w:color="auto" w:fill="auto"/>
            <w:noWrap/>
            <w:vAlign w:val="bottom"/>
            <w:hideMark/>
          </w:tcPr>
          <w:p w14:paraId="63445F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bl>
    <w:p w14:paraId="7B0DB804" w14:textId="7F896544" w:rsidR="00063C6D" w:rsidRPr="00FA362E" w:rsidRDefault="00063C6D" w:rsidP="00063C6D">
      <w:pPr>
        <w:pStyle w:val="Popis"/>
        <w:rPr>
          <w:vanish/>
          <w:lang w:val="sk-SK"/>
          <w:specVanish/>
        </w:rPr>
      </w:pPr>
      <w:bookmarkStart w:id="273" w:name="_Ref513894977"/>
      <w:bookmarkStart w:id="274" w:name="_Toc513981547"/>
      <w:r>
        <w:t xml:space="preserve">Tabuľka </w:t>
      </w:r>
      <w:r>
        <w:fldChar w:fldCharType="begin"/>
      </w:r>
      <w:r>
        <w:instrText xml:space="preserve"> SEQ Tabuľka \* ARABIC </w:instrText>
      </w:r>
      <w:r>
        <w:fldChar w:fldCharType="separate"/>
      </w:r>
      <w:r w:rsidR="00B85020">
        <w:rPr>
          <w:noProof/>
        </w:rPr>
        <w:t>8</w:t>
      </w:r>
      <w:r>
        <w:fldChar w:fldCharType="end"/>
      </w:r>
      <w:bookmarkEnd w:id="273"/>
      <w:r>
        <w:t xml:space="preserve">: </w:t>
      </w:r>
      <w:bookmarkStart w:id="275" w:name="_Toc513584627"/>
      <w:r>
        <w:t>Popisná štatistika hodnoty parametrov počas spontnánneho dýchania pre 30</w:t>
      </w:r>
      <w:r w:rsidRPr="00FA362E">
        <w:rPr>
          <w:lang w:val="sk-SK"/>
        </w:rPr>
        <w:t xml:space="preserve"> dobrovoľník</w:t>
      </w:r>
      <w:r>
        <w:rPr>
          <w:lang w:val="sk-SK"/>
        </w:rPr>
        <w:t>ov.</w:t>
      </w:r>
      <w:bookmarkEnd w:id="274"/>
      <w:bookmarkEnd w:id="275"/>
    </w:p>
    <w:p w14:paraId="58595DB9" w14:textId="3930FABA" w:rsidR="00063C6D" w:rsidRPr="00FA362E" w:rsidRDefault="00063C6D" w:rsidP="00063C6D">
      <w:pPr>
        <w:pStyle w:val="Popis"/>
        <w:rPr>
          <w:lang w:val="sk-SK"/>
        </w:rPr>
      </w:pPr>
      <w:r w:rsidRPr="00FA362E">
        <w:rPr>
          <w:lang w:val="sk-SK"/>
        </w:rPr>
        <w:t xml:space="preserve"> </w:t>
      </w:r>
      <w:r>
        <w:rPr>
          <w:lang w:val="sk-SK"/>
        </w:rPr>
        <w:t xml:space="preserve">Z  hodnôt parametrov </w:t>
      </w:r>
      <w:r w:rsidR="00BD76F0">
        <w:rPr>
          <w:lang w:val="sk-SK"/>
        </w:rPr>
        <w:t xml:space="preserve">počas merania ako definuje </w:t>
      </w:r>
      <w:r w:rsidR="00BD76F0">
        <w:rPr>
          <w:lang w:val="sk-SK"/>
        </w:rPr>
        <w:fldChar w:fldCharType="begin"/>
      </w:r>
      <w:r w:rsidR="00BD76F0">
        <w:rPr>
          <w:lang w:val="sk-SK"/>
        </w:rPr>
        <w:instrText xml:space="preserve"> REF _Ref513892756 \h </w:instrText>
      </w:r>
      <w:r w:rsidR="00BD76F0">
        <w:rPr>
          <w:lang w:val="sk-SK"/>
        </w:rPr>
      </w:r>
      <w:r w:rsidR="00BD76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BD76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28F6590E" w14:textId="40579576" w:rsidR="00CE547F" w:rsidRPr="00FA362E" w:rsidRDefault="00CE547F" w:rsidP="00063C6D">
      <w:pPr>
        <w:pStyle w:val="Popis"/>
        <w:rPr>
          <w:lang w:val="sk-SK"/>
        </w:rPr>
      </w:pPr>
    </w:p>
    <w:p w14:paraId="0DC32576" w14:textId="74213029" w:rsidR="00CE547F" w:rsidRDefault="00CE547F" w:rsidP="00CE547F">
      <w:pPr>
        <w:rPr>
          <w:lang w:val="sk-SK"/>
        </w:rPr>
      </w:pPr>
      <w:r w:rsidRPr="00FA362E">
        <w:rPr>
          <w:lang w:val="sk-SK"/>
        </w:rPr>
        <w:t xml:space="preserve">Hodnoty </w:t>
      </w:r>
      <w:r w:rsidR="00292C99">
        <w:rPr>
          <w:lang w:val="sk-SK"/>
        </w:rPr>
        <w:t>v stĺpci mean</w:t>
      </w:r>
      <w:r w:rsidRPr="00FA362E">
        <w:rPr>
          <w:lang w:val="sk-SK"/>
        </w:rPr>
        <w:t xml:space="preserve">, vyjadrujú priemernú hodnotu bioimpedančného parametra naprieč všetkými subjektami. </w:t>
      </w:r>
      <w:r w:rsidRPr="008353C2">
        <w:rPr>
          <w:highlight w:val="yellow"/>
          <w:lang w:val="sk-SK"/>
          <w:rPrChange w:id="276" w:author="Pavel Jurak" w:date="2018-06-01T10:49:00Z">
            <w:rPr>
              <w:lang w:val="sk-SK"/>
            </w:rPr>
          </w:rPrChange>
        </w:rPr>
        <w:t xml:space="preserve">Hodnota std vyjadruje </w:t>
      </w:r>
      <w:r w:rsidR="00AE4A53" w:rsidRPr="008353C2">
        <w:rPr>
          <w:highlight w:val="yellow"/>
          <w:lang w:val="sk-SK"/>
          <w:rPrChange w:id="277" w:author="Pavel Jurak" w:date="2018-06-01T10:49:00Z">
            <w:rPr>
              <w:lang w:val="sk-SK"/>
            </w:rPr>
          </w:rPrChange>
        </w:rPr>
        <w:t>smerodatnú odchylku</w:t>
      </w:r>
      <w:r w:rsidRPr="008353C2">
        <w:rPr>
          <w:highlight w:val="yellow"/>
          <w:lang w:val="sk-SK"/>
          <w:rPrChange w:id="278" w:author="Pavel Jurak" w:date="2018-06-01T10:49:00Z">
            <w:rPr>
              <w:lang w:val="sk-SK"/>
            </w:rPr>
          </w:rPrChange>
        </w:rPr>
        <w:t xml:space="preserve"> priemernej hodnoty bioimpedančného parametra naprieč všetkými subjektami</w:t>
      </w:r>
      <w:r w:rsidRPr="00FA362E">
        <w:rPr>
          <w:lang w:val="sk-SK"/>
        </w:rPr>
        <w:t xml:space="preserve">. Hodnota v stĺpci označenom % uvádza pomer smerodatnej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FA362E">
        <w:rPr>
          <w:iCs/>
          <w:color w:val="000000" w:themeColor="text1"/>
          <w:sz w:val="22"/>
          <w:szCs w:val="22"/>
          <w:lang w:val="sk-SK"/>
        </w:rPr>
        <w:t xml:space="preserve"> </w:t>
      </w:r>
      <w:r w:rsidRPr="00FA362E">
        <w:rPr>
          <w:lang w:val="sk-SK"/>
        </w:rPr>
        <w:t>sa naprieč subjektami líši dva krát viac ako parameter</w:t>
      </w:r>
      <w:r w:rsidRPr="00FA362E">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FA362E">
        <w:rPr>
          <w:iCs/>
          <w:color w:val="000000" w:themeColor="text1"/>
          <w:sz w:val="22"/>
          <w:szCs w:val="22"/>
          <w:lang w:val="sk-SK"/>
        </w:rPr>
        <w:t>.</w:t>
      </w:r>
      <w:r w:rsidRPr="00FA362E">
        <w:rPr>
          <w:lang w:val="sk-SK"/>
        </w:rPr>
        <w:t xml:space="preserve">Pri meraní srdečného výdaja je dôležité zachytenie dynamických zmien parametrov počas merania. Tieto dynamické zmeny odrážajú fyziologické zmeny, stálosť hemodynamických parametrov počas merania, ale takisto stochastické procesy a šum. Na základe týchto </w:t>
      </w:r>
      <w:r w:rsidRPr="00FA362E">
        <w:rPr>
          <w:lang w:val="sk-SK"/>
        </w:rPr>
        <w:lastRenderedPageBreak/>
        <w:t xml:space="preserve">zmien vieme, ktorý parameter do akej miery ovplyvnil zmeny v hodnotách vypočítaného srdečného výdaja počas merania. Pomocou popisnej štatistiky </w:t>
      </w:r>
      <w:r w:rsidR="00292C99">
        <w:rPr>
          <w:lang w:val="sk-SK"/>
        </w:rPr>
        <w:fldChar w:fldCharType="begin"/>
      </w:r>
      <w:r w:rsidR="00292C99">
        <w:rPr>
          <w:lang w:val="sk-SK"/>
        </w:rPr>
        <w:instrText xml:space="preserve"> REF _Ref513900121 \h </w:instrText>
      </w:r>
      <w:r w:rsidR="00292C99">
        <w:rPr>
          <w:lang w:val="sk-SK"/>
        </w:rPr>
      </w:r>
      <w:r w:rsidR="00292C99">
        <w:rPr>
          <w:lang w:val="sk-SK"/>
        </w:rPr>
        <w:fldChar w:fldCharType="separate"/>
      </w:r>
      <w:r w:rsidR="00B85020">
        <w:t xml:space="preserve">Tabuľka </w:t>
      </w:r>
      <w:r w:rsidR="00B85020">
        <w:rPr>
          <w:noProof/>
        </w:rPr>
        <w:t>9</w:t>
      </w:r>
      <w:r w:rsidR="00292C99">
        <w:rPr>
          <w:lang w:val="sk-SK"/>
        </w:rPr>
        <w:fldChar w:fldCharType="end"/>
      </w:r>
      <w:r w:rsidRPr="00FA362E">
        <w:rPr>
          <w:lang w:val="sk-SK"/>
        </w:rPr>
        <w:t xml:space="preserve"> </w:t>
      </w:r>
      <w:r w:rsidRPr="00FA362E">
        <w:rPr>
          <w:highlight w:val="yellow"/>
          <w:lang w:val="sk-SK"/>
        </w:rPr>
        <w:t>zachytáva</w:t>
      </w:r>
      <w:r w:rsidRPr="00FA362E">
        <w:rPr>
          <w:lang w:val="sk-SK"/>
        </w:rPr>
        <w:t xml:space="preserve"> </w:t>
      </w:r>
      <w:r w:rsidR="00292C99">
        <w:rPr>
          <w:lang w:val="sk-SK"/>
        </w:rPr>
        <w:t>výchylky</w:t>
      </w:r>
      <w:r w:rsidRPr="00FA362E">
        <w:rPr>
          <w:lang w:val="sk-SK"/>
        </w:rPr>
        <w:t> parametr</w:t>
      </w:r>
      <w:r w:rsidR="00292C99">
        <w:rPr>
          <w:lang w:val="sk-SK"/>
        </w:rPr>
        <w:t>ov</w:t>
      </w:r>
      <w:r w:rsidRPr="00FA362E">
        <w:rPr>
          <w:lang w:val="sk-SK"/>
        </w:rPr>
        <w:t xml:space="preserv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počas 5 minútového merania. Hodnotených bolo opäť 30 zdravých dobrovoľníkov. Pre každého dobrovoľnika bola spočítaná pole hodnôt pre každý parameter o dĺžke počtu srdečných cyklov. V poli hodnôt bol</w:t>
      </w:r>
      <w:r w:rsidR="00292C99">
        <w:rPr>
          <w:lang w:val="sk-SK"/>
        </w:rPr>
        <w:t>a spočítaná smerodatná odchylka</w:t>
      </w:r>
      <w:r w:rsidRPr="00FA362E">
        <w:rPr>
          <w:lang w:val="sk-SK"/>
        </w:rPr>
        <w:t xml:space="preserve">. Pre každého dobrovoľníka dostávame </w:t>
      </w:r>
      <w:r w:rsidR="00292C99">
        <w:rPr>
          <w:lang w:val="sk-SK"/>
        </w:rPr>
        <w:t>smerodatnú odchylku</w:t>
      </w:r>
      <w:r w:rsidR="00292C99" w:rsidRPr="00FA362E">
        <w:rPr>
          <w:lang w:val="sk-SK"/>
        </w:rPr>
        <w:t xml:space="preserve"> </w:t>
      </w:r>
      <w:r w:rsidRPr="00FA362E">
        <w:rPr>
          <w:lang w:val="sk-SK"/>
        </w:rPr>
        <w:t xml:space="preserve">hodnôt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AE4A53">
        <w:rPr>
          <w:lang w:val="sk-SK"/>
        </w:rPr>
        <w:t>, čo reprezentuje výchylku parametra</w:t>
      </w:r>
      <w:r w:rsidRPr="00FA362E">
        <w:rPr>
          <w:lang w:val="sk-SK"/>
        </w:rPr>
        <w:t xml:space="preserve">. </w:t>
      </w:r>
      <w:r w:rsidR="00AE4A53">
        <w:rPr>
          <w:lang w:val="sk-SK"/>
        </w:rPr>
        <w:t>Výchylka parametra</w:t>
      </w:r>
      <w:r w:rsidR="00AE4A53" w:rsidRPr="00FA362E">
        <w:rPr>
          <w:lang w:val="sk-SK"/>
        </w:rPr>
        <w:t xml:space="preserve"> </w:t>
      </w:r>
      <w:r w:rsidR="00AE4A53">
        <w:rPr>
          <w:lang w:val="sk-SK"/>
        </w:rPr>
        <w:t xml:space="preserve"> </w:t>
      </w:r>
      <w:r w:rsidRPr="00FA362E">
        <w:rPr>
          <w:lang w:val="sk-SK"/>
        </w:rPr>
        <w:t>nám určuje mieru zmeny parametra počas merania, alebo variabilitu tohto parametra p</w:t>
      </w:r>
      <w:r w:rsidR="00292C99">
        <w:rPr>
          <w:lang w:val="sk-SK"/>
        </w:rPr>
        <w:t>očas merania. Označme opäť túto</w:t>
      </w:r>
      <w:r w:rsidRPr="00FA362E">
        <w:rPr>
          <w:lang w:val="sk-SK"/>
        </w:rPr>
        <w:t xml:space="preserve"> </w:t>
      </w:r>
      <w:r w:rsidR="00AE4A53">
        <w:rPr>
          <w:lang w:val="sk-SK"/>
        </w:rPr>
        <w:t>výchylku parametra</w:t>
      </w:r>
      <w:r w:rsidR="00AE4A53" w:rsidRPr="00FA362E">
        <w:rPr>
          <w:lang w:val="sk-SK"/>
        </w:rPr>
        <w:t xml:space="preserve"> </w:t>
      </w:r>
      <w:r w:rsidRPr="00FA362E">
        <w:rPr>
          <w:lang w:val="sk-SK"/>
        </w:rPr>
        <w:t>ako popisnú hodnotu pre daného dobrovoľníka. Aby sme odhadli ako sa parameter mení naprieč celou populáciou, spočítali sme priemernú hodnotu popisných hodnôt</w:t>
      </w:r>
      <w:r w:rsidR="00292C99">
        <w:rPr>
          <w:lang w:val="sk-SK"/>
        </w:rPr>
        <w:t xml:space="preserve"> (výchylky parametra)</w:t>
      </w:r>
      <w:r w:rsidRPr="00FA362E">
        <w:rPr>
          <w:lang w:val="sk-SK"/>
        </w:rPr>
        <w:t xml:space="preserve"> a ich </w:t>
      </w:r>
      <w:r w:rsidR="00AE4A53">
        <w:rPr>
          <w:lang w:val="sk-SK"/>
        </w:rPr>
        <w:t>smerodatnú odchylku</w:t>
      </w:r>
      <w:r w:rsidRPr="00FA362E">
        <w:rPr>
          <w:lang w:val="sk-SK"/>
        </w:rPr>
        <w:t>. Výsledky udáva</w:t>
      </w:r>
      <w:r>
        <w:rPr>
          <w:lang w:val="sk-SK"/>
        </w:rPr>
        <w:t xml:space="preserve"> </w:t>
      </w:r>
      <w:r w:rsidR="00FB6B24">
        <w:rPr>
          <w:lang w:val="sk-SK"/>
        </w:rPr>
        <w:fldChar w:fldCharType="begin"/>
      </w:r>
      <w:r w:rsidR="00FB6B24">
        <w:rPr>
          <w:lang w:val="sk-SK"/>
        </w:rPr>
        <w:instrText xml:space="preserve"> REF _Ref513900121 \h </w:instrText>
      </w:r>
      <w:r w:rsidR="00FB6B24">
        <w:rPr>
          <w:lang w:val="sk-SK"/>
        </w:rPr>
      </w:r>
      <w:r w:rsidR="00FB6B24">
        <w:rPr>
          <w:lang w:val="sk-SK"/>
        </w:rPr>
        <w:fldChar w:fldCharType="separate"/>
      </w:r>
      <w:r w:rsidR="00B85020">
        <w:t xml:space="preserve">Tabuľka </w:t>
      </w:r>
      <w:r w:rsidR="00B85020">
        <w:rPr>
          <w:noProof/>
        </w:rPr>
        <w:t>9</w:t>
      </w:r>
      <w:r w:rsidR="00FB6B24">
        <w:rPr>
          <w:lang w:val="sk-SK"/>
        </w:rPr>
        <w:fldChar w:fldCharType="end"/>
      </w:r>
      <w:r w:rsidRPr="00FA362E">
        <w:rPr>
          <w:lang w:val="sk-SK"/>
        </w:rPr>
        <w:t>.</w:t>
      </w:r>
    </w:p>
    <w:p w14:paraId="49CEABD7" w14:textId="77777777" w:rsidR="003E40AE" w:rsidRPr="00FA362E" w:rsidRDefault="003E40AE" w:rsidP="00CE547F">
      <w:pPr>
        <w:rPr>
          <w:lang w:val="sk-SK"/>
        </w:rPr>
      </w:pP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05B26" w:rsidRPr="007610A7" w14:paraId="27D65DE8" w14:textId="77777777" w:rsidTr="00E471EA">
        <w:trPr>
          <w:trHeight w:val="781"/>
        </w:trPr>
        <w:tc>
          <w:tcPr>
            <w:tcW w:w="8698" w:type="dxa"/>
            <w:gridSpan w:val="30"/>
            <w:tcBorders>
              <w:top w:val="single" w:sz="4" w:space="0" w:color="auto"/>
              <w:left w:val="nil"/>
              <w:bottom w:val="nil"/>
              <w:right w:val="nil"/>
            </w:tcBorders>
            <w:shd w:val="clear" w:color="auto" w:fill="auto"/>
            <w:noWrap/>
            <w:vAlign w:val="bottom"/>
            <w:hideMark/>
          </w:tcPr>
          <w:p w14:paraId="79C45A5D" w14:textId="66512CEC" w:rsidR="00B05B26" w:rsidRPr="006A7E77" w:rsidRDefault="00B05B26"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7CCB8C68"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B05B26" w:rsidRPr="007610A7" w14:paraId="7EA30F9C"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65DD44F3" w14:textId="77777777" w:rsidR="00B05B26" w:rsidRPr="007610A7" w:rsidRDefault="00B05B26"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gridSpan w:val="3"/>
            <w:tcBorders>
              <w:top w:val="single" w:sz="4" w:space="0" w:color="auto"/>
              <w:left w:val="nil"/>
              <w:bottom w:val="nil"/>
              <w:right w:val="nil"/>
            </w:tcBorders>
            <w:shd w:val="clear" w:color="auto" w:fill="auto"/>
            <w:noWrap/>
            <w:vAlign w:val="bottom"/>
            <w:hideMark/>
          </w:tcPr>
          <w:p w14:paraId="74AB1CE7" w14:textId="77777777" w:rsidR="00B05B26" w:rsidRPr="007610A7" w:rsidRDefault="00B05B26"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6380C912"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5EAE9AD1"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4608" behindDoc="0" locked="0" layoutInCell="1" allowOverlap="1" wp14:anchorId="509AC556" wp14:editId="5C916336">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DBCA21" w14:textId="77777777" w:rsidR="006A11AF" w:rsidRDefault="00E935DB" w:rsidP="00B05B26">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09AC556" id="_x0000_s1037" type="#_x0000_t202" style="position:absolute;left:0;text-align:left;margin-left:.2pt;margin-top:-34.25pt;width:11.3pt;height:12.9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32DBCA21" w14:textId="77777777" w:rsidR="006A11AF" w:rsidRDefault="006A11AF" w:rsidP="00B05B26">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6B76379D"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31406D42" w14:textId="77777777" w:rsidR="00B05B26" w:rsidRPr="007610A7" w:rsidRDefault="00B05B26"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0FAC541F"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6123E640"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9451FE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5632" behindDoc="0" locked="0" layoutInCell="1" allowOverlap="1" wp14:anchorId="5097E8D5" wp14:editId="6ECC0187">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BE5EE6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2EF6FD0B"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545667DC"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11DB4D1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5297A5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46656" behindDoc="0" locked="0" layoutInCell="1" allowOverlap="1" wp14:anchorId="23638331" wp14:editId="3BACBF0D">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E6151A" w14:textId="77777777" w:rsidR="006A11AF" w:rsidRDefault="00E935DB" w:rsidP="00B05B26">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3638331" id="_x0000_s1038" type="#_x0000_t202" style="position:absolute;left:0;text-align:left;margin-left:-33.6pt;margin-top:-46.5pt;width:80.25pt;height:39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34E6151A" w14:textId="77777777" w:rsidR="006A11AF" w:rsidRDefault="006A11AF" w:rsidP="00B05B26">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43466525"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FA362E" w14:paraId="5D547799"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317D4D32"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2F07378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2EA110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89B40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671313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61E6CE0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6E7BD2B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1F508CD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703777B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1AF83A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3FEF526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5B39915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4A8A62FE"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048BA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5B6F71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r>
      <w:tr w:rsidR="00CE547F" w:rsidRPr="00FA362E" w14:paraId="26DE27F2"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C7D1CA6"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w:t>
            </w:r>
          </w:p>
        </w:tc>
        <w:tc>
          <w:tcPr>
            <w:tcW w:w="820" w:type="dxa"/>
            <w:tcBorders>
              <w:top w:val="nil"/>
              <w:left w:val="nil"/>
              <w:bottom w:val="nil"/>
              <w:right w:val="nil"/>
            </w:tcBorders>
            <w:shd w:val="clear" w:color="auto" w:fill="auto"/>
            <w:noWrap/>
            <w:vAlign w:val="bottom"/>
            <w:hideMark/>
          </w:tcPr>
          <w:p w14:paraId="36C0CDA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7.51E-02</w:t>
            </w:r>
          </w:p>
        </w:tc>
        <w:tc>
          <w:tcPr>
            <w:tcW w:w="240" w:type="dxa"/>
            <w:gridSpan w:val="2"/>
            <w:tcBorders>
              <w:top w:val="nil"/>
              <w:left w:val="nil"/>
              <w:bottom w:val="nil"/>
              <w:right w:val="nil"/>
            </w:tcBorders>
            <w:shd w:val="clear" w:color="auto" w:fill="auto"/>
            <w:noWrap/>
            <w:vAlign w:val="bottom"/>
            <w:hideMark/>
          </w:tcPr>
          <w:p w14:paraId="1D9DF56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DC4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6.74E-02</w:t>
            </w:r>
          </w:p>
        </w:tc>
        <w:tc>
          <w:tcPr>
            <w:tcW w:w="460" w:type="dxa"/>
            <w:gridSpan w:val="2"/>
            <w:tcBorders>
              <w:top w:val="nil"/>
              <w:left w:val="nil"/>
              <w:bottom w:val="nil"/>
              <w:right w:val="nil"/>
            </w:tcBorders>
            <w:shd w:val="clear" w:color="auto" w:fill="auto"/>
            <w:noWrap/>
            <w:vAlign w:val="bottom"/>
            <w:hideMark/>
          </w:tcPr>
          <w:p w14:paraId="51C3300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0.23</w:t>
            </w:r>
          </w:p>
        </w:tc>
        <w:tc>
          <w:tcPr>
            <w:tcW w:w="240" w:type="dxa"/>
            <w:gridSpan w:val="2"/>
            <w:tcBorders>
              <w:top w:val="nil"/>
              <w:left w:val="nil"/>
              <w:bottom w:val="nil"/>
              <w:right w:val="nil"/>
            </w:tcBorders>
            <w:shd w:val="clear" w:color="auto" w:fill="auto"/>
            <w:noWrap/>
            <w:vAlign w:val="bottom"/>
            <w:hideMark/>
          </w:tcPr>
          <w:p w14:paraId="4815FC3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7ABAD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1.18E-01</w:t>
            </w:r>
          </w:p>
        </w:tc>
        <w:tc>
          <w:tcPr>
            <w:tcW w:w="240" w:type="dxa"/>
            <w:gridSpan w:val="2"/>
            <w:tcBorders>
              <w:top w:val="nil"/>
              <w:left w:val="nil"/>
              <w:bottom w:val="nil"/>
              <w:right w:val="nil"/>
            </w:tcBorders>
            <w:shd w:val="clear" w:color="auto" w:fill="auto"/>
            <w:noWrap/>
            <w:vAlign w:val="bottom"/>
            <w:hideMark/>
          </w:tcPr>
          <w:p w14:paraId="155F1F5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D4297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5.72E-02</w:t>
            </w:r>
          </w:p>
        </w:tc>
        <w:tc>
          <w:tcPr>
            <w:tcW w:w="460" w:type="dxa"/>
            <w:gridSpan w:val="2"/>
            <w:tcBorders>
              <w:top w:val="nil"/>
              <w:left w:val="nil"/>
              <w:bottom w:val="nil"/>
              <w:right w:val="nil"/>
            </w:tcBorders>
            <w:shd w:val="clear" w:color="auto" w:fill="auto"/>
            <w:noWrap/>
            <w:vAlign w:val="bottom"/>
            <w:hideMark/>
          </w:tcPr>
          <w:p w14:paraId="7EBE31C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10.2</w:t>
            </w:r>
          </w:p>
        </w:tc>
        <w:tc>
          <w:tcPr>
            <w:tcW w:w="240" w:type="dxa"/>
            <w:gridSpan w:val="2"/>
            <w:tcBorders>
              <w:top w:val="nil"/>
              <w:left w:val="nil"/>
              <w:bottom w:val="nil"/>
              <w:right w:val="nil"/>
            </w:tcBorders>
            <w:shd w:val="clear" w:color="auto" w:fill="auto"/>
            <w:noWrap/>
            <w:vAlign w:val="bottom"/>
            <w:hideMark/>
          </w:tcPr>
          <w:p w14:paraId="61897D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981E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9.50E-03</w:t>
            </w:r>
          </w:p>
        </w:tc>
        <w:tc>
          <w:tcPr>
            <w:tcW w:w="250" w:type="dxa"/>
            <w:gridSpan w:val="2"/>
            <w:tcBorders>
              <w:top w:val="nil"/>
              <w:left w:val="nil"/>
              <w:bottom w:val="nil"/>
              <w:right w:val="nil"/>
            </w:tcBorders>
            <w:shd w:val="clear" w:color="auto" w:fill="auto"/>
            <w:noWrap/>
            <w:vAlign w:val="bottom"/>
            <w:hideMark/>
          </w:tcPr>
          <w:p w14:paraId="50C6C6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4C653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4.14E-03</w:t>
            </w:r>
          </w:p>
        </w:tc>
        <w:tc>
          <w:tcPr>
            <w:tcW w:w="460" w:type="dxa"/>
            <w:gridSpan w:val="2"/>
            <w:tcBorders>
              <w:top w:val="nil"/>
              <w:left w:val="nil"/>
              <w:bottom w:val="nil"/>
              <w:right w:val="nil"/>
            </w:tcBorders>
            <w:shd w:val="clear" w:color="auto" w:fill="auto"/>
            <w:noWrap/>
            <w:vAlign w:val="bottom"/>
            <w:hideMark/>
          </w:tcPr>
          <w:p w14:paraId="7776E2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5.18</w:t>
            </w:r>
          </w:p>
        </w:tc>
      </w:tr>
      <w:tr w:rsidR="00CE547F" w:rsidRPr="00FA362E" w14:paraId="2A803A28"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3AF37F8"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2</w:t>
            </w:r>
          </w:p>
        </w:tc>
        <w:tc>
          <w:tcPr>
            <w:tcW w:w="820" w:type="dxa"/>
            <w:tcBorders>
              <w:top w:val="nil"/>
              <w:left w:val="nil"/>
              <w:bottom w:val="nil"/>
              <w:right w:val="nil"/>
            </w:tcBorders>
            <w:shd w:val="clear" w:color="auto" w:fill="auto"/>
            <w:noWrap/>
            <w:vAlign w:val="bottom"/>
            <w:hideMark/>
          </w:tcPr>
          <w:p w14:paraId="640302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7.95E-02</w:t>
            </w:r>
          </w:p>
        </w:tc>
        <w:tc>
          <w:tcPr>
            <w:tcW w:w="240" w:type="dxa"/>
            <w:gridSpan w:val="2"/>
            <w:tcBorders>
              <w:top w:val="nil"/>
              <w:left w:val="nil"/>
              <w:bottom w:val="nil"/>
              <w:right w:val="nil"/>
            </w:tcBorders>
            <w:shd w:val="clear" w:color="auto" w:fill="auto"/>
            <w:noWrap/>
            <w:vAlign w:val="bottom"/>
            <w:hideMark/>
          </w:tcPr>
          <w:p w14:paraId="628D81E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9BD41F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6.78E-02</w:t>
            </w:r>
          </w:p>
        </w:tc>
        <w:tc>
          <w:tcPr>
            <w:tcW w:w="460" w:type="dxa"/>
            <w:gridSpan w:val="2"/>
            <w:tcBorders>
              <w:top w:val="nil"/>
              <w:left w:val="nil"/>
              <w:bottom w:val="nil"/>
              <w:right w:val="nil"/>
            </w:tcBorders>
            <w:shd w:val="clear" w:color="auto" w:fill="auto"/>
            <w:noWrap/>
            <w:vAlign w:val="bottom"/>
            <w:hideMark/>
          </w:tcPr>
          <w:p w14:paraId="1C97E89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0.24</w:t>
            </w:r>
          </w:p>
        </w:tc>
        <w:tc>
          <w:tcPr>
            <w:tcW w:w="240" w:type="dxa"/>
            <w:gridSpan w:val="2"/>
            <w:tcBorders>
              <w:top w:val="nil"/>
              <w:left w:val="nil"/>
              <w:bottom w:val="nil"/>
              <w:right w:val="nil"/>
            </w:tcBorders>
            <w:shd w:val="clear" w:color="auto" w:fill="auto"/>
            <w:noWrap/>
            <w:vAlign w:val="bottom"/>
            <w:hideMark/>
          </w:tcPr>
          <w:p w14:paraId="0AC380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2AD08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1.20E-01</w:t>
            </w:r>
          </w:p>
        </w:tc>
        <w:tc>
          <w:tcPr>
            <w:tcW w:w="240" w:type="dxa"/>
            <w:gridSpan w:val="2"/>
            <w:tcBorders>
              <w:top w:val="nil"/>
              <w:left w:val="nil"/>
              <w:bottom w:val="nil"/>
              <w:right w:val="nil"/>
            </w:tcBorders>
            <w:shd w:val="clear" w:color="auto" w:fill="auto"/>
            <w:noWrap/>
            <w:vAlign w:val="bottom"/>
            <w:hideMark/>
          </w:tcPr>
          <w:p w14:paraId="4A8D657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7A4B1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5.81E-02</w:t>
            </w:r>
          </w:p>
        </w:tc>
        <w:tc>
          <w:tcPr>
            <w:tcW w:w="460" w:type="dxa"/>
            <w:gridSpan w:val="2"/>
            <w:tcBorders>
              <w:top w:val="nil"/>
              <w:left w:val="nil"/>
              <w:bottom w:val="nil"/>
              <w:right w:val="nil"/>
            </w:tcBorders>
            <w:shd w:val="clear" w:color="auto" w:fill="auto"/>
            <w:noWrap/>
            <w:vAlign w:val="bottom"/>
            <w:hideMark/>
          </w:tcPr>
          <w:p w14:paraId="479F886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10.6</w:t>
            </w:r>
          </w:p>
        </w:tc>
        <w:tc>
          <w:tcPr>
            <w:tcW w:w="240" w:type="dxa"/>
            <w:gridSpan w:val="2"/>
            <w:tcBorders>
              <w:top w:val="nil"/>
              <w:left w:val="nil"/>
              <w:bottom w:val="nil"/>
              <w:right w:val="nil"/>
            </w:tcBorders>
            <w:shd w:val="clear" w:color="auto" w:fill="auto"/>
            <w:noWrap/>
            <w:vAlign w:val="bottom"/>
            <w:hideMark/>
          </w:tcPr>
          <w:p w14:paraId="4E4173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FFD732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9.85E-03</w:t>
            </w:r>
          </w:p>
        </w:tc>
        <w:tc>
          <w:tcPr>
            <w:tcW w:w="250" w:type="dxa"/>
            <w:gridSpan w:val="2"/>
            <w:tcBorders>
              <w:top w:val="nil"/>
              <w:left w:val="nil"/>
              <w:bottom w:val="nil"/>
              <w:right w:val="nil"/>
            </w:tcBorders>
            <w:shd w:val="clear" w:color="auto" w:fill="auto"/>
            <w:noWrap/>
            <w:vAlign w:val="bottom"/>
            <w:hideMark/>
          </w:tcPr>
          <w:p w14:paraId="79386C1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96EFD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4.41E-03</w:t>
            </w:r>
          </w:p>
        </w:tc>
        <w:tc>
          <w:tcPr>
            <w:tcW w:w="460" w:type="dxa"/>
            <w:gridSpan w:val="2"/>
            <w:tcBorders>
              <w:top w:val="nil"/>
              <w:left w:val="nil"/>
              <w:bottom w:val="nil"/>
              <w:right w:val="nil"/>
            </w:tcBorders>
            <w:shd w:val="clear" w:color="auto" w:fill="auto"/>
            <w:noWrap/>
            <w:vAlign w:val="bottom"/>
            <w:hideMark/>
          </w:tcPr>
          <w:p w14:paraId="2D7CD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5.36</w:t>
            </w:r>
          </w:p>
        </w:tc>
      </w:tr>
      <w:tr w:rsidR="00CE547F" w:rsidRPr="00FA362E" w14:paraId="2DC4110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43DC2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3</w:t>
            </w:r>
          </w:p>
        </w:tc>
        <w:tc>
          <w:tcPr>
            <w:tcW w:w="820" w:type="dxa"/>
            <w:tcBorders>
              <w:top w:val="nil"/>
              <w:left w:val="nil"/>
              <w:bottom w:val="nil"/>
              <w:right w:val="nil"/>
            </w:tcBorders>
            <w:shd w:val="clear" w:color="auto" w:fill="auto"/>
            <w:noWrap/>
            <w:vAlign w:val="bottom"/>
            <w:hideMark/>
          </w:tcPr>
          <w:p w14:paraId="0A60E8C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1.90E-01</w:t>
            </w:r>
          </w:p>
        </w:tc>
        <w:tc>
          <w:tcPr>
            <w:tcW w:w="240" w:type="dxa"/>
            <w:gridSpan w:val="2"/>
            <w:tcBorders>
              <w:top w:val="nil"/>
              <w:left w:val="nil"/>
              <w:bottom w:val="nil"/>
              <w:right w:val="nil"/>
            </w:tcBorders>
            <w:shd w:val="clear" w:color="auto" w:fill="auto"/>
            <w:noWrap/>
            <w:vAlign w:val="bottom"/>
            <w:hideMark/>
          </w:tcPr>
          <w:p w14:paraId="42CE1D3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84480E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1.63E-01</w:t>
            </w:r>
          </w:p>
        </w:tc>
        <w:tc>
          <w:tcPr>
            <w:tcW w:w="460" w:type="dxa"/>
            <w:gridSpan w:val="2"/>
            <w:tcBorders>
              <w:top w:val="nil"/>
              <w:left w:val="nil"/>
              <w:bottom w:val="nil"/>
              <w:right w:val="nil"/>
            </w:tcBorders>
            <w:shd w:val="clear" w:color="auto" w:fill="auto"/>
            <w:noWrap/>
            <w:vAlign w:val="bottom"/>
            <w:hideMark/>
          </w:tcPr>
          <w:p w14:paraId="771307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0.98</w:t>
            </w:r>
          </w:p>
        </w:tc>
        <w:tc>
          <w:tcPr>
            <w:tcW w:w="240" w:type="dxa"/>
            <w:gridSpan w:val="2"/>
            <w:tcBorders>
              <w:top w:val="nil"/>
              <w:left w:val="nil"/>
              <w:bottom w:val="nil"/>
              <w:right w:val="nil"/>
            </w:tcBorders>
            <w:shd w:val="clear" w:color="auto" w:fill="auto"/>
            <w:noWrap/>
            <w:vAlign w:val="bottom"/>
            <w:hideMark/>
          </w:tcPr>
          <w:p w14:paraId="30060AC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D95E1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1.43E-01</w:t>
            </w:r>
          </w:p>
        </w:tc>
        <w:tc>
          <w:tcPr>
            <w:tcW w:w="240" w:type="dxa"/>
            <w:gridSpan w:val="2"/>
            <w:tcBorders>
              <w:top w:val="nil"/>
              <w:left w:val="nil"/>
              <w:bottom w:val="nil"/>
              <w:right w:val="nil"/>
            </w:tcBorders>
            <w:shd w:val="clear" w:color="auto" w:fill="auto"/>
            <w:noWrap/>
            <w:vAlign w:val="bottom"/>
            <w:hideMark/>
          </w:tcPr>
          <w:p w14:paraId="17FCAA9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3287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8.79E-02</w:t>
            </w:r>
          </w:p>
        </w:tc>
        <w:tc>
          <w:tcPr>
            <w:tcW w:w="460" w:type="dxa"/>
            <w:gridSpan w:val="2"/>
            <w:tcBorders>
              <w:top w:val="nil"/>
              <w:left w:val="nil"/>
              <w:bottom w:val="nil"/>
              <w:right w:val="nil"/>
            </w:tcBorders>
            <w:shd w:val="clear" w:color="auto" w:fill="auto"/>
            <w:noWrap/>
            <w:vAlign w:val="bottom"/>
            <w:hideMark/>
          </w:tcPr>
          <w:p w14:paraId="5390924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8.7</w:t>
            </w:r>
          </w:p>
        </w:tc>
        <w:tc>
          <w:tcPr>
            <w:tcW w:w="240" w:type="dxa"/>
            <w:gridSpan w:val="2"/>
            <w:tcBorders>
              <w:top w:val="nil"/>
              <w:left w:val="nil"/>
              <w:bottom w:val="nil"/>
              <w:right w:val="nil"/>
            </w:tcBorders>
            <w:shd w:val="clear" w:color="auto" w:fill="auto"/>
            <w:noWrap/>
            <w:vAlign w:val="bottom"/>
            <w:hideMark/>
          </w:tcPr>
          <w:p w14:paraId="6C49A3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021F8D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1254FA4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111130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460" w:type="dxa"/>
            <w:gridSpan w:val="2"/>
            <w:tcBorders>
              <w:top w:val="nil"/>
              <w:left w:val="nil"/>
              <w:bottom w:val="nil"/>
              <w:right w:val="nil"/>
            </w:tcBorders>
            <w:shd w:val="clear" w:color="auto" w:fill="auto"/>
            <w:noWrap/>
            <w:vAlign w:val="bottom"/>
            <w:hideMark/>
          </w:tcPr>
          <w:p w14:paraId="67150DE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4.12</w:t>
            </w:r>
          </w:p>
        </w:tc>
      </w:tr>
      <w:tr w:rsidR="00CE547F" w:rsidRPr="00FA362E" w14:paraId="7834F76B"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CDB11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4</w:t>
            </w:r>
          </w:p>
        </w:tc>
        <w:tc>
          <w:tcPr>
            <w:tcW w:w="820" w:type="dxa"/>
            <w:tcBorders>
              <w:top w:val="nil"/>
              <w:left w:val="nil"/>
              <w:bottom w:val="nil"/>
              <w:right w:val="nil"/>
            </w:tcBorders>
            <w:shd w:val="clear" w:color="auto" w:fill="auto"/>
            <w:noWrap/>
            <w:vAlign w:val="bottom"/>
            <w:hideMark/>
          </w:tcPr>
          <w:p w14:paraId="4F0F11F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1.91E-01</w:t>
            </w:r>
          </w:p>
        </w:tc>
        <w:tc>
          <w:tcPr>
            <w:tcW w:w="240" w:type="dxa"/>
            <w:gridSpan w:val="2"/>
            <w:tcBorders>
              <w:top w:val="nil"/>
              <w:left w:val="nil"/>
              <w:bottom w:val="nil"/>
              <w:right w:val="nil"/>
            </w:tcBorders>
            <w:shd w:val="clear" w:color="auto" w:fill="auto"/>
            <w:noWrap/>
            <w:vAlign w:val="bottom"/>
            <w:hideMark/>
          </w:tcPr>
          <w:p w14:paraId="10306E4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0322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1.68E-01</w:t>
            </w:r>
          </w:p>
        </w:tc>
        <w:tc>
          <w:tcPr>
            <w:tcW w:w="460" w:type="dxa"/>
            <w:gridSpan w:val="2"/>
            <w:tcBorders>
              <w:top w:val="nil"/>
              <w:left w:val="nil"/>
              <w:bottom w:val="nil"/>
              <w:right w:val="nil"/>
            </w:tcBorders>
            <w:shd w:val="clear" w:color="auto" w:fill="auto"/>
            <w:noWrap/>
            <w:vAlign w:val="bottom"/>
            <w:hideMark/>
          </w:tcPr>
          <w:p w14:paraId="6C4ECB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0.96</w:t>
            </w:r>
          </w:p>
        </w:tc>
        <w:tc>
          <w:tcPr>
            <w:tcW w:w="240" w:type="dxa"/>
            <w:gridSpan w:val="2"/>
            <w:tcBorders>
              <w:top w:val="nil"/>
              <w:left w:val="nil"/>
              <w:bottom w:val="nil"/>
              <w:right w:val="nil"/>
            </w:tcBorders>
            <w:shd w:val="clear" w:color="auto" w:fill="auto"/>
            <w:noWrap/>
            <w:vAlign w:val="bottom"/>
            <w:hideMark/>
          </w:tcPr>
          <w:p w14:paraId="25E4F9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C43C25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1.40E-01</w:t>
            </w:r>
          </w:p>
        </w:tc>
        <w:tc>
          <w:tcPr>
            <w:tcW w:w="240" w:type="dxa"/>
            <w:gridSpan w:val="2"/>
            <w:tcBorders>
              <w:top w:val="nil"/>
              <w:left w:val="nil"/>
              <w:bottom w:val="nil"/>
              <w:right w:val="nil"/>
            </w:tcBorders>
            <w:shd w:val="clear" w:color="auto" w:fill="auto"/>
            <w:noWrap/>
            <w:vAlign w:val="bottom"/>
            <w:hideMark/>
          </w:tcPr>
          <w:p w14:paraId="2E8287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084C2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8.21E-02</w:t>
            </w:r>
          </w:p>
        </w:tc>
        <w:tc>
          <w:tcPr>
            <w:tcW w:w="460" w:type="dxa"/>
            <w:gridSpan w:val="2"/>
            <w:tcBorders>
              <w:top w:val="nil"/>
              <w:left w:val="nil"/>
              <w:bottom w:val="nil"/>
              <w:right w:val="nil"/>
            </w:tcBorders>
            <w:shd w:val="clear" w:color="auto" w:fill="auto"/>
            <w:noWrap/>
            <w:vAlign w:val="bottom"/>
            <w:hideMark/>
          </w:tcPr>
          <w:p w14:paraId="6016AC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8.9</w:t>
            </w:r>
          </w:p>
        </w:tc>
        <w:tc>
          <w:tcPr>
            <w:tcW w:w="240" w:type="dxa"/>
            <w:gridSpan w:val="2"/>
            <w:tcBorders>
              <w:top w:val="nil"/>
              <w:left w:val="nil"/>
              <w:bottom w:val="nil"/>
              <w:right w:val="nil"/>
            </w:tcBorders>
            <w:shd w:val="clear" w:color="auto" w:fill="auto"/>
            <w:noWrap/>
            <w:vAlign w:val="bottom"/>
            <w:hideMark/>
          </w:tcPr>
          <w:p w14:paraId="60D8CAB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7E58C1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1.15E-02</w:t>
            </w:r>
          </w:p>
        </w:tc>
        <w:tc>
          <w:tcPr>
            <w:tcW w:w="250" w:type="dxa"/>
            <w:gridSpan w:val="2"/>
            <w:tcBorders>
              <w:top w:val="nil"/>
              <w:left w:val="nil"/>
              <w:bottom w:val="nil"/>
              <w:right w:val="nil"/>
            </w:tcBorders>
            <w:shd w:val="clear" w:color="auto" w:fill="auto"/>
            <w:noWrap/>
            <w:vAlign w:val="bottom"/>
            <w:hideMark/>
          </w:tcPr>
          <w:p w14:paraId="3C3B743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E64E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5.04E-03</w:t>
            </w:r>
          </w:p>
        </w:tc>
        <w:tc>
          <w:tcPr>
            <w:tcW w:w="460" w:type="dxa"/>
            <w:gridSpan w:val="2"/>
            <w:tcBorders>
              <w:top w:val="nil"/>
              <w:left w:val="nil"/>
              <w:bottom w:val="nil"/>
              <w:right w:val="nil"/>
            </w:tcBorders>
            <w:shd w:val="clear" w:color="auto" w:fill="auto"/>
            <w:noWrap/>
            <w:vAlign w:val="bottom"/>
            <w:hideMark/>
          </w:tcPr>
          <w:p w14:paraId="516058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4.17</w:t>
            </w:r>
          </w:p>
        </w:tc>
      </w:tr>
      <w:tr w:rsidR="00CE547F" w:rsidRPr="00FA362E" w14:paraId="0370AD0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04C96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5</w:t>
            </w:r>
          </w:p>
        </w:tc>
        <w:tc>
          <w:tcPr>
            <w:tcW w:w="820" w:type="dxa"/>
            <w:tcBorders>
              <w:top w:val="nil"/>
              <w:left w:val="nil"/>
              <w:bottom w:val="nil"/>
              <w:right w:val="nil"/>
            </w:tcBorders>
            <w:shd w:val="clear" w:color="auto" w:fill="auto"/>
            <w:noWrap/>
            <w:vAlign w:val="bottom"/>
            <w:hideMark/>
          </w:tcPr>
          <w:p w14:paraId="09AEF58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3.00E-02</w:t>
            </w:r>
          </w:p>
        </w:tc>
        <w:tc>
          <w:tcPr>
            <w:tcW w:w="240" w:type="dxa"/>
            <w:gridSpan w:val="2"/>
            <w:tcBorders>
              <w:top w:val="nil"/>
              <w:left w:val="nil"/>
              <w:bottom w:val="nil"/>
              <w:right w:val="nil"/>
            </w:tcBorders>
            <w:shd w:val="clear" w:color="auto" w:fill="auto"/>
            <w:noWrap/>
            <w:vAlign w:val="bottom"/>
            <w:hideMark/>
          </w:tcPr>
          <w:p w14:paraId="180EA4C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D3FA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1.54E-02</w:t>
            </w:r>
          </w:p>
        </w:tc>
        <w:tc>
          <w:tcPr>
            <w:tcW w:w="460" w:type="dxa"/>
            <w:gridSpan w:val="2"/>
            <w:tcBorders>
              <w:top w:val="nil"/>
              <w:left w:val="nil"/>
              <w:bottom w:val="nil"/>
              <w:right w:val="nil"/>
            </w:tcBorders>
            <w:shd w:val="clear" w:color="auto" w:fill="auto"/>
            <w:noWrap/>
            <w:vAlign w:val="bottom"/>
            <w:hideMark/>
          </w:tcPr>
          <w:p w14:paraId="533062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0.06</w:t>
            </w:r>
          </w:p>
        </w:tc>
        <w:tc>
          <w:tcPr>
            <w:tcW w:w="240" w:type="dxa"/>
            <w:gridSpan w:val="2"/>
            <w:tcBorders>
              <w:top w:val="nil"/>
              <w:left w:val="nil"/>
              <w:bottom w:val="nil"/>
              <w:right w:val="nil"/>
            </w:tcBorders>
            <w:shd w:val="clear" w:color="auto" w:fill="auto"/>
            <w:noWrap/>
            <w:vAlign w:val="bottom"/>
            <w:hideMark/>
          </w:tcPr>
          <w:p w14:paraId="024BAB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066EE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6.11E-02</w:t>
            </w:r>
          </w:p>
        </w:tc>
        <w:tc>
          <w:tcPr>
            <w:tcW w:w="240" w:type="dxa"/>
            <w:gridSpan w:val="2"/>
            <w:tcBorders>
              <w:top w:val="nil"/>
              <w:left w:val="nil"/>
              <w:bottom w:val="nil"/>
              <w:right w:val="nil"/>
            </w:tcBorders>
            <w:shd w:val="clear" w:color="auto" w:fill="auto"/>
            <w:noWrap/>
            <w:vAlign w:val="bottom"/>
            <w:hideMark/>
          </w:tcPr>
          <w:p w14:paraId="0DD895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F848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1.25E-02</w:t>
            </w:r>
          </w:p>
        </w:tc>
        <w:tc>
          <w:tcPr>
            <w:tcW w:w="460" w:type="dxa"/>
            <w:gridSpan w:val="2"/>
            <w:tcBorders>
              <w:top w:val="nil"/>
              <w:left w:val="nil"/>
              <w:bottom w:val="nil"/>
              <w:right w:val="nil"/>
            </w:tcBorders>
            <w:shd w:val="clear" w:color="auto" w:fill="auto"/>
            <w:noWrap/>
            <w:vAlign w:val="bottom"/>
            <w:hideMark/>
          </w:tcPr>
          <w:p w14:paraId="7810539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w:t>
            </w:r>
          </w:p>
        </w:tc>
        <w:tc>
          <w:tcPr>
            <w:tcW w:w="240" w:type="dxa"/>
            <w:gridSpan w:val="2"/>
            <w:tcBorders>
              <w:top w:val="nil"/>
              <w:left w:val="nil"/>
              <w:bottom w:val="nil"/>
              <w:right w:val="nil"/>
            </w:tcBorders>
            <w:shd w:val="clear" w:color="auto" w:fill="auto"/>
            <w:noWrap/>
            <w:vAlign w:val="bottom"/>
            <w:hideMark/>
          </w:tcPr>
          <w:p w14:paraId="2564047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0B90F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5.53E-03</w:t>
            </w:r>
          </w:p>
        </w:tc>
        <w:tc>
          <w:tcPr>
            <w:tcW w:w="250" w:type="dxa"/>
            <w:gridSpan w:val="2"/>
            <w:tcBorders>
              <w:top w:val="nil"/>
              <w:left w:val="nil"/>
              <w:bottom w:val="nil"/>
              <w:right w:val="nil"/>
            </w:tcBorders>
            <w:shd w:val="clear" w:color="auto" w:fill="auto"/>
            <w:noWrap/>
            <w:vAlign w:val="bottom"/>
            <w:hideMark/>
          </w:tcPr>
          <w:p w14:paraId="1BC4F76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E53C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9.16E-04</w:t>
            </w:r>
          </w:p>
        </w:tc>
        <w:tc>
          <w:tcPr>
            <w:tcW w:w="460" w:type="dxa"/>
            <w:gridSpan w:val="2"/>
            <w:tcBorders>
              <w:top w:val="nil"/>
              <w:left w:val="nil"/>
              <w:bottom w:val="nil"/>
              <w:right w:val="nil"/>
            </w:tcBorders>
            <w:shd w:val="clear" w:color="auto" w:fill="auto"/>
            <w:noWrap/>
            <w:vAlign w:val="bottom"/>
            <w:hideMark/>
          </w:tcPr>
          <w:p w14:paraId="1F5B0F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5.09</w:t>
            </w:r>
          </w:p>
        </w:tc>
      </w:tr>
      <w:tr w:rsidR="00CE547F" w:rsidRPr="00FA362E" w14:paraId="3071454F"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A9C0D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6</w:t>
            </w:r>
          </w:p>
        </w:tc>
        <w:tc>
          <w:tcPr>
            <w:tcW w:w="820" w:type="dxa"/>
            <w:tcBorders>
              <w:top w:val="nil"/>
              <w:left w:val="nil"/>
              <w:bottom w:val="nil"/>
              <w:right w:val="nil"/>
            </w:tcBorders>
            <w:shd w:val="clear" w:color="auto" w:fill="auto"/>
            <w:noWrap/>
            <w:vAlign w:val="bottom"/>
            <w:hideMark/>
          </w:tcPr>
          <w:p w14:paraId="4F583B9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2.22E-02</w:t>
            </w:r>
          </w:p>
        </w:tc>
        <w:tc>
          <w:tcPr>
            <w:tcW w:w="240" w:type="dxa"/>
            <w:gridSpan w:val="2"/>
            <w:tcBorders>
              <w:top w:val="nil"/>
              <w:left w:val="nil"/>
              <w:bottom w:val="nil"/>
              <w:right w:val="nil"/>
            </w:tcBorders>
            <w:shd w:val="clear" w:color="auto" w:fill="auto"/>
            <w:noWrap/>
            <w:vAlign w:val="bottom"/>
            <w:hideMark/>
          </w:tcPr>
          <w:p w14:paraId="06F30C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52947B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9.74E-03</w:t>
            </w:r>
          </w:p>
        </w:tc>
        <w:tc>
          <w:tcPr>
            <w:tcW w:w="460" w:type="dxa"/>
            <w:gridSpan w:val="2"/>
            <w:tcBorders>
              <w:top w:val="nil"/>
              <w:left w:val="nil"/>
              <w:bottom w:val="nil"/>
              <w:right w:val="nil"/>
            </w:tcBorders>
            <w:shd w:val="clear" w:color="auto" w:fill="auto"/>
            <w:noWrap/>
            <w:vAlign w:val="bottom"/>
            <w:hideMark/>
          </w:tcPr>
          <w:p w14:paraId="0BB1233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0.04</w:t>
            </w:r>
          </w:p>
        </w:tc>
        <w:tc>
          <w:tcPr>
            <w:tcW w:w="240" w:type="dxa"/>
            <w:gridSpan w:val="2"/>
            <w:tcBorders>
              <w:top w:val="nil"/>
              <w:left w:val="nil"/>
              <w:bottom w:val="nil"/>
              <w:right w:val="nil"/>
            </w:tcBorders>
            <w:shd w:val="clear" w:color="auto" w:fill="auto"/>
            <w:noWrap/>
            <w:vAlign w:val="bottom"/>
            <w:hideMark/>
          </w:tcPr>
          <w:p w14:paraId="25A149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78F8C2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6.07E-02</w:t>
            </w:r>
          </w:p>
        </w:tc>
        <w:tc>
          <w:tcPr>
            <w:tcW w:w="240" w:type="dxa"/>
            <w:gridSpan w:val="2"/>
            <w:tcBorders>
              <w:top w:val="nil"/>
              <w:left w:val="nil"/>
              <w:bottom w:val="nil"/>
              <w:right w:val="nil"/>
            </w:tcBorders>
            <w:shd w:val="clear" w:color="auto" w:fill="auto"/>
            <w:noWrap/>
            <w:vAlign w:val="bottom"/>
            <w:hideMark/>
          </w:tcPr>
          <w:p w14:paraId="18FF82A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D4481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1.43E-02</w:t>
            </w:r>
          </w:p>
        </w:tc>
        <w:tc>
          <w:tcPr>
            <w:tcW w:w="460" w:type="dxa"/>
            <w:gridSpan w:val="2"/>
            <w:tcBorders>
              <w:top w:val="nil"/>
              <w:left w:val="nil"/>
              <w:bottom w:val="nil"/>
              <w:right w:val="nil"/>
            </w:tcBorders>
            <w:shd w:val="clear" w:color="auto" w:fill="auto"/>
            <w:noWrap/>
            <w:vAlign w:val="bottom"/>
            <w:hideMark/>
          </w:tcPr>
          <w:p w14:paraId="6835AC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9.9</w:t>
            </w:r>
          </w:p>
        </w:tc>
        <w:tc>
          <w:tcPr>
            <w:tcW w:w="240" w:type="dxa"/>
            <w:gridSpan w:val="2"/>
            <w:tcBorders>
              <w:top w:val="nil"/>
              <w:left w:val="nil"/>
              <w:bottom w:val="nil"/>
              <w:right w:val="nil"/>
            </w:tcBorders>
            <w:shd w:val="clear" w:color="auto" w:fill="auto"/>
            <w:noWrap/>
            <w:vAlign w:val="bottom"/>
            <w:hideMark/>
          </w:tcPr>
          <w:p w14:paraId="6E29BE2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27157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250" w:type="dxa"/>
            <w:gridSpan w:val="2"/>
            <w:tcBorders>
              <w:top w:val="nil"/>
              <w:left w:val="nil"/>
              <w:bottom w:val="nil"/>
              <w:right w:val="nil"/>
            </w:tcBorders>
            <w:shd w:val="clear" w:color="auto" w:fill="auto"/>
            <w:noWrap/>
            <w:vAlign w:val="bottom"/>
            <w:hideMark/>
          </w:tcPr>
          <w:p w14:paraId="614062C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193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9.25E-04</w:t>
            </w:r>
          </w:p>
        </w:tc>
        <w:tc>
          <w:tcPr>
            <w:tcW w:w="460" w:type="dxa"/>
            <w:gridSpan w:val="2"/>
            <w:tcBorders>
              <w:top w:val="nil"/>
              <w:left w:val="nil"/>
              <w:bottom w:val="nil"/>
              <w:right w:val="nil"/>
            </w:tcBorders>
            <w:shd w:val="clear" w:color="auto" w:fill="auto"/>
            <w:noWrap/>
            <w:vAlign w:val="bottom"/>
            <w:hideMark/>
          </w:tcPr>
          <w:p w14:paraId="299ABDD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5.13</w:t>
            </w:r>
          </w:p>
        </w:tc>
      </w:tr>
      <w:tr w:rsidR="00CE547F" w:rsidRPr="00FA362E" w14:paraId="2B9B15A9"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47CB2A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7</w:t>
            </w:r>
          </w:p>
        </w:tc>
        <w:tc>
          <w:tcPr>
            <w:tcW w:w="820" w:type="dxa"/>
            <w:tcBorders>
              <w:top w:val="nil"/>
              <w:left w:val="nil"/>
              <w:bottom w:val="nil"/>
              <w:right w:val="nil"/>
            </w:tcBorders>
            <w:shd w:val="clear" w:color="auto" w:fill="auto"/>
            <w:noWrap/>
            <w:vAlign w:val="bottom"/>
            <w:hideMark/>
          </w:tcPr>
          <w:p w14:paraId="3EDD968A"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5.61E-02</w:t>
            </w:r>
          </w:p>
        </w:tc>
        <w:tc>
          <w:tcPr>
            <w:tcW w:w="240" w:type="dxa"/>
            <w:gridSpan w:val="2"/>
            <w:tcBorders>
              <w:top w:val="nil"/>
              <w:left w:val="nil"/>
              <w:bottom w:val="nil"/>
              <w:right w:val="nil"/>
            </w:tcBorders>
            <w:shd w:val="clear" w:color="auto" w:fill="auto"/>
            <w:noWrap/>
            <w:vAlign w:val="bottom"/>
            <w:hideMark/>
          </w:tcPr>
          <w:p w14:paraId="55E513F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03C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3.18E-02</w:t>
            </w:r>
          </w:p>
        </w:tc>
        <w:tc>
          <w:tcPr>
            <w:tcW w:w="460" w:type="dxa"/>
            <w:gridSpan w:val="2"/>
            <w:tcBorders>
              <w:top w:val="nil"/>
              <w:left w:val="nil"/>
              <w:bottom w:val="nil"/>
              <w:right w:val="nil"/>
            </w:tcBorders>
            <w:shd w:val="clear" w:color="auto" w:fill="auto"/>
            <w:noWrap/>
            <w:vAlign w:val="bottom"/>
            <w:hideMark/>
          </w:tcPr>
          <w:p w14:paraId="3B456B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714A77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0D2AFF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1.48E-01</w:t>
            </w:r>
          </w:p>
        </w:tc>
        <w:tc>
          <w:tcPr>
            <w:tcW w:w="240" w:type="dxa"/>
            <w:gridSpan w:val="2"/>
            <w:tcBorders>
              <w:top w:val="nil"/>
              <w:left w:val="nil"/>
              <w:bottom w:val="nil"/>
              <w:right w:val="nil"/>
            </w:tcBorders>
            <w:shd w:val="clear" w:color="auto" w:fill="auto"/>
            <w:noWrap/>
            <w:vAlign w:val="bottom"/>
            <w:hideMark/>
          </w:tcPr>
          <w:p w14:paraId="3DB638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2960A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3.37E-02</w:t>
            </w:r>
          </w:p>
        </w:tc>
        <w:tc>
          <w:tcPr>
            <w:tcW w:w="460" w:type="dxa"/>
            <w:gridSpan w:val="2"/>
            <w:tcBorders>
              <w:top w:val="nil"/>
              <w:left w:val="nil"/>
              <w:bottom w:val="nil"/>
              <w:right w:val="nil"/>
            </w:tcBorders>
            <w:shd w:val="clear" w:color="auto" w:fill="auto"/>
            <w:noWrap/>
            <w:vAlign w:val="bottom"/>
            <w:hideMark/>
          </w:tcPr>
          <w:p w14:paraId="2111A63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w:t>
            </w:r>
          </w:p>
        </w:tc>
        <w:tc>
          <w:tcPr>
            <w:tcW w:w="240" w:type="dxa"/>
            <w:gridSpan w:val="2"/>
            <w:tcBorders>
              <w:top w:val="nil"/>
              <w:left w:val="nil"/>
              <w:bottom w:val="nil"/>
              <w:right w:val="nil"/>
            </w:tcBorders>
            <w:shd w:val="clear" w:color="auto" w:fill="auto"/>
            <w:noWrap/>
            <w:vAlign w:val="bottom"/>
            <w:hideMark/>
          </w:tcPr>
          <w:p w14:paraId="3D231A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6C122E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5.61E-03</w:t>
            </w:r>
          </w:p>
        </w:tc>
        <w:tc>
          <w:tcPr>
            <w:tcW w:w="250" w:type="dxa"/>
            <w:gridSpan w:val="2"/>
            <w:tcBorders>
              <w:top w:val="nil"/>
              <w:left w:val="nil"/>
              <w:bottom w:val="nil"/>
              <w:right w:val="nil"/>
            </w:tcBorders>
            <w:shd w:val="clear" w:color="auto" w:fill="auto"/>
            <w:noWrap/>
            <w:vAlign w:val="bottom"/>
            <w:hideMark/>
          </w:tcPr>
          <w:p w14:paraId="3A64A2E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1CB41F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7.84E-04</w:t>
            </w:r>
          </w:p>
        </w:tc>
        <w:tc>
          <w:tcPr>
            <w:tcW w:w="460" w:type="dxa"/>
            <w:gridSpan w:val="2"/>
            <w:tcBorders>
              <w:top w:val="nil"/>
              <w:left w:val="nil"/>
              <w:bottom w:val="nil"/>
              <w:right w:val="nil"/>
            </w:tcBorders>
            <w:shd w:val="clear" w:color="auto" w:fill="auto"/>
            <w:noWrap/>
            <w:vAlign w:val="bottom"/>
            <w:hideMark/>
          </w:tcPr>
          <w:p w14:paraId="2DAEF2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4.72</w:t>
            </w:r>
          </w:p>
        </w:tc>
      </w:tr>
      <w:tr w:rsidR="00CE547F" w:rsidRPr="00FA362E" w14:paraId="7A7CBB50"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79ACE7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8</w:t>
            </w:r>
          </w:p>
        </w:tc>
        <w:tc>
          <w:tcPr>
            <w:tcW w:w="820" w:type="dxa"/>
            <w:tcBorders>
              <w:top w:val="nil"/>
              <w:left w:val="nil"/>
              <w:bottom w:val="nil"/>
              <w:right w:val="nil"/>
            </w:tcBorders>
            <w:shd w:val="clear" w:color="auto" w:fill="auto"/>
            <w:noWrap/>
            <w:vAlign w:val="bottom"/>
            <w:hideMark/>
          </w:tcPr>
          <w:p w14:paraId="08EF45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5.35E-02</w:t>
            </w:r>
          </w:p>
        </w:tc>
        <w:tc>
          <w:tcPr>
            <w:tcW w:w="240" w:type="dxa"/>
            <w:gridSpan w:val="2"/>
            <w:tcBorders>
              <w:top w:val="nil"/>
              <w:left w:val="nil"/>
              <w:bottom w:val="nil"/>
              <w:right w:val="nil"/>
            </w:tcBorders>
            <w:shd w:val="clear" w:color="auto" w:fill="auto"/>
            <w:noWrap/>
            <w:vAlign w:val="bottom"/>
            <w:hideMark/>
          </w:tcPr>
          <w:p w14:paraId="5E3A03B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2ADF34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3.57E-02</w:t>
            </w:r>
          </w:p>
        </w:tc>
        <w:tc>
          <w:tcPr>
            <w:tcW w:w="460" w:type="dxa"/>
            <w:gridSpan w:val="2"/>
            <w:tcBorders>
              <w:top w:val="nil"/>
              <w:left w:val="nil"/>
              <w:bottom w:val="nil"/>
              <w:right w:val="nil"/>
            </w:tcBorders>
            <w:shd w:val="clear" w:color="auto" w:fill="auto"/>
            <w:noWrap/>
            <w:vAlign w:val="bottom"/>
            <w:hideMark/>
          </w:tcPr>
          <w:p w14:paraId="1659C1A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0C68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8FE3D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1.51E-01</w:t>
            </w:r>
          </w:p>
        </w:tc>
        <w:tc>
          <w:tcPr>
            <w:tcW w:w="240" w:type="dxa"/>
            <w:gridSpan w:val="2"/>
            <w:tcBorders>
              <w:top w:val="nil"/>
              <w:left w:val="nil"/>
              <w:bottom w:val="nil"/>
              <w:right w:val="nil"/>
            </w:tcBorders>
            <w:shd w:val="clear" w:color="auto" w:fill="auto"/>
            <w:noWrap/>
            <w:vAlign w:val="bottom"/>
            <w:hideMark/>
          </w:tcPr>
          <w:p w14:paraId="41234FE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2BCD9E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3.16E-02</w:t>
            </w:r>
          </w:p>
        </w:tc>
        <w:tc>
          <w:tcPr>
            <w:tcW w:w="460" w:type="dxa"/>
            <w:gridSpan w:val="2"/>
            <w:tcBorders>
              <w:top w:val="nil"/>
              <w:left w:val="nil"/>
              <w:bottom w:val="nil"/>
              <w:right w:val="nil"/>
            </w:tcBorders>
            <w:shd w:val="clear" w:color="auto" w:fill="auto"/>
            <w:noWrap/>
            <w:vAlign w:val="bottom"/>
            <w:hideMark/>
          </w:tcPr>
          <w:p w14:paraId="220091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9.6</w:t>
            </w:r>
          </w:p>
        </w:tc>
        <w:tc>
          <w:tcPr>
            <w:tcW w:w="240" w:type="dxa"/>
            <w:gridSpan w:val="2"/>
            <w:tcBorders>
              <w:top w:val="nil"/>
              <w:left w:val="nil"/>
              <w:bottom w:val="nil"/>
              <w:right w:val="nil"/>
            </w:tcBorders>
            <w:shd w:val="clear" w:color="auto" w:fill="auto"/>
            <w:noWrap/>
            <w:vAlign w:val="bottom"/>
            <w:hideMark/>
          </w:tcPr>
          <w:p w14:paraId="0AE2092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C86AD9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5.79E-03</w:t>
            </w:r>
          </w:p>
        </w:tc>
        <w:tc>
          <w:tcPr>
            <w:tcW w:w="250" w:type="dxa"/>
            <w:gridSpan w:val="2"/>
            <w:tcBorders>
              <w:top w:val="nil"/>
              <w:left w:val="nil"/>
              <w:bottom w:val="nil"/>
              <w:right w:val="nil"/>
            </w:tcBorders>
            <w:shd w:val="clear" w:color="auto" w:fill="auto"/>
            <w:noWrap/>
            <w:vAlign w:val="bottom"/>
            <w:hideMark/>
          </w:tcPr>
          <w:p w14:paraId="75BEFE3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B2BFEF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9.23E-04</w:t>
            </w:r>
          </w:p>
        </w:tc>
        <w:tc>
          <w:tcPr>
            <w:tcW w:w="460" w:type="dxa"/>
            <w:gridSpan w:val="2"/>
            <w:tcBorders>
              <w:top w:val="nil"/>
              <w:left w:val="nil"/>
              <w:bottom w:val="nil"/>
              <w:right w:val="nil"/>
            </w:tcBorders>
            <w:shd w:val="clear" w:color="auto" w:fill="auto"/>
            <w:noWrap/>
            <w:vAlign w:val="bottom"/>
            <w:hideMark/>
          </w:tcPr>
          <w:p w14:paraId="21E21C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4.89</w:t>
            </w:r>
          </w:p>
        </w:tc>
      </w:tr>
      <w:tr w:rsidR="00CE547F" w:rsidRPr="00FA362E" w14:paraId="66C28F8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E2AD8A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13</w:t>
            </w:r>
          </w:p>
        </w:tc>
        <w:tc>
          <w:tcPr>
            <w:tcW w:w="820" w:type="dxa"/>
            <w:tcBorders>
              <w:top w:val="nil"/>
              <w:left w:val="nil"/>
              <w:bottom w:val="nil"/>
              <w:right w:val="nil"/>
            </w:tcBorders>
            <w:shd w:val="clear" w:color="auto" w:fill="auto"/>
            <w:noWrap/>
            <w:vAlign w:val="bottom"/>
            <w:hideMark/>
          </w:tcPr>
          <w:p w14:paraId="6CC5A05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2.20E-01</w:t>
            </w:r>
          </w:p>
        </w:tc>
        <w:tc>
          <w:tcPr>
            <w:tcW w:w="240" w:type="dxa"/>
            <w:gridSpan w:val="2"/>
            <w:tcBorders>
              <w:top w:val="nil"/>
              <w:left w:val="nil"/>
              <w:bottom w:val="nil"/>
              <w:right w:val="nil"/>
            </w:tcBorders>
            <w:shd w:val="clear" w:color="auto" w:fill="auto"/>
            <w:noWrap/>
            <w:vAlign w:val="bottom"/>
            <w:hideMark/>
          </w:tcPr>
          <w:p w14:paraId="74A4C2C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FD14D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6.61E-01</w:t>
            </w:r>
          </w:p>
        </w:tc>
        <w:tc>
          <w:tcPr>
            <w:tcW w:w="460" w:type="dxa"/>
            <w:gridSpan w:val="2"/>
            <w:tcBorders>
              <w:top w:val="nil"/>
              <w:left w:val="nil"/>
              <w:bottom w:val="nil"/>
              <w:right w:val="nil"/>
            </w:tcBorders>
            <w:shd w:val="clear" w:color="auto" w:fill="auto"/>
            <w:noWrap/>
            <w:vAlign w:val="bottom"/>
            <w:hideMark/>
          </w:tcPr>
          <w:p w14:paraId="4B9E73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0.37</w:t>
            </w:r>
          </w:p>
        </w:tc>
        <w:tc>
          <w:tcPr>
            <w:tcW w:w="240" w:type="dxa"/>
            <w:gridSpan w:val="2"/>
            <w:tcBorders>
              <w:top w:val="nil"/>
              <w:left w:val="nil"/>
              <w:bottom w:val="nil"/>
              <w:right w:val="nil"/>
            </w:tcBorders>
            <w:shd w:val="clear" w:color="auto" w:fill="auto"/>
            <w:noWrap/>
            <w:vAlign w:val="bottom"/>
            <w:hideMark/>
          </w:tcPr>
          <w:p w14:paraId="18CDDD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C23F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1.41E-01</w:t>
            </w:r>
          </w:p>
        </w:tc>
        <w:tc>
          <w:tcPr>
            <w:tcW w:w="240" w:type="dxa"/>
            <w:gridSpan w:val="2"/>
            <w:tcBorders>
              <w:top w:val="nil"/>
              <w:left w:val="nil"/>
              <w:bottom w:val="nil"/>
              <w:right w:val="nil"/>
            </w:tcBorders>
            <w:shd w:val="clear" w:color="auto" w:fill="auto"/>
            <w:noWrap/>
            <w:vAlign w:val="bottom"/>
            <w:hideMark/>
          </w:tcPr>
          <w:p w14:paraId="32FB0B61"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3F060A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1.13E-01</w:t>
            </w:r>
          </w:p>
        </w:tc>
        <w:tc>
          <w:tcPr>
            <w:tcW w:w="460" w:type="dxa"/>
            <w:gridSpan w:val="2"/>
            <w:tcBorders>
              <w:top w:val="nil"/>
              <w:left w:val="nil"/>
              <w:bottom w:val="nil"/>
              <w:right w:val="nil"/>
            </w:tcBorders>
            <w:shd w:val="clear" w:color="auto" w:fill="auto"/>
            <w:noWrap/>
            <w:vAlign w:val="bottom"/>
            <w:hideMark/>
          </w:tcPr>
          <w:p w14:paraId="17B8CD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w:t>
            </w:r>
          </w:p>
        </w:tc>
        <w:tc>
          <w:tcPr>
            <w:tcW w:w="240" w:type="dxa"/>
            <w:gridSpan w:val="2"/>
            <w:tcBorders>
              <w:top w:val="nil"/>
              <w:left w:val="nil"/>
              <w:bottom w:val="nil"/>
              <w:right w:val="nil"/>
            </w:tcBorders>
            <w:shd w:val="clear" w:color="auto" w:fill="auto"/>
            <w:noWrap/>
            <w:vAlign w:val="bottom"/>
            <w:hideMark/>
          </w:tcPr>
          <w:p w14:paraId="27AC76A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E50D22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1.00E-02</w:t>
            </w:r>
          </w:p>
        </w:tc>
        <w:tc>
          <w:tcPr>
            <w:tcW w:w="250" w:type="dxa"/>
            <w:gridSpan w:val="2"/>
            <w:tcBorders>
              <w:top w:val="nil"/>
              <w:left w:val="nil"/>
              <w:bottom w:val="nil"/>
              <w:right w:val="nil"/>
            </w:tcBorders>
            <w:shd w:val="clear" w:color="auto" w:fill="auto"/>
            <w:noWrap/>
            <w:vAlign w:val="bottom"/>
            <w:hideMark/>
          </w:tcPr>
          <w:p w14:paraId="1D9A7104"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EE7A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6.28E-03</w:t>
            </w:r>
          </w:p>
        </w:tc>
        <w:tc>
          <w:tcPr>
            <w:tcW w:w="460" w:type="dxa"/>
            <w:gridSpan w:val="2"/>
            <w:tcBorders>
              <w:top w:val="nil"/>
              <w:left w:val="nil"/>
              <w:bottom w:val="nil"/>
              <w:right w:val="nil"/>
            </w:tcBorders>
            <w:shd w:val="clear" w:color="auto" w:fill="auto"/>
            <w:noWrap/>
            <w:vAlign w:val="bottom"/>
            <w:hideMark/>
          </w:tcPr>
          <w:p w14:paraId="7FD6994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9.42</w:t>
            </w:r>
          </w:p>
        </w:tc>
      </w:tr>
      <w:tr w:rsidR="00CE547F" w:rsidRPr="00FA362E" w14:paraId="4DE11697"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10844E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14</w:t>
            </w:r>
          </w:p>
        </w:tc>
        <w:tc>
          <w:tcPr>
            <w:tcW w:w="820" w:type="dxa"/>
            <w:tcBorders>
              <w:top w:val="nil"/>
              <w:left w:val="nil"/>
              <w:bottom w:val="nil"/>
              <w:right w:val="nil"/>
            </w:tcBorders>
            <w:shd w:val="clear" w:color="auto" w:fill="auto"/>
            <w:noWrap/>
            <w:vAlign w:val="bottom"/>
            <w:hideMark/>
          </w:tcPr>
          <w:p w14:paraId="4548CB4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6.27E-02</w:t>
            </w:r>
          </w:p>
        </w:tc>
        <w:tc>
          <w:tcPr>
            <w:tcW w:w="240" w:type="dxa"/>
            <w:gridSpan w:val="2"/>
            <w:tcBorders>
              <w:top w:val="nil"/>
              <w:left w:val="nil"/>
              <w:bottom w:val="nil"/>
              <w:right w:val="nil"/>
            </w:tcBorders>
            <w:shd w:val="clear" w:color="auto" w:fill="auto"/>
            <w:noWrap/>
            <w:vAlign w:val="bottom"/>
            <w:hideMark/>
          </w:tcPr>
          <w:p w14:paraId="14AB4FD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B21C36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9.20E-02</w:t>
            </w:r>
          </w:p>
        </w:tc>
        <w:tc>
          <w:tcPr>
            <w:tcW w:w="460" w:type="dxa"/>
            <w:gridSpan w:val="2"/>
            <w:tcBorders>
              <w:top w:val="nil"/>
              <w:left w:val="nil"/>
              <w:bottom w:val="nil"/>
              <w:right w:val="nil"/>
            </w:tcBorders>
            <w:shd w:val="clear" w:color="auto" w:fill="auto"/>
            <w:noWrap/>
            <w:vAlign w:val="bottom"/>
            <w:hideMark/>
          </w:tcPr>
          <w:p w14:paraId="2952A6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0.10</w:t>
            </w:r>
          </w:p>
        </w:tc>
        <w:tc>
          <w:tcPr>
            <w:tcW w:w="240" w:type="dxa"/>
            <w:gridSpan w:val="2"/>
            <w:tcBorders>
              <w:top w:val="nil"/>
              <w:left w:val="nil"/>
              <w:bottom w:val="nil"/>
              <w:right w:val="nil"/>
            </w:tcBorders>
            <w:shd w:val="clear" w:color="auto" w:fill="auto"/>
            <w:noWrap/>
            <w:vAlign w:val="bottom"/>
            <w:hideMark/>
          </w:tcPr>
          <w:p w14:paraId="62BA2EA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B9D5B6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1.28E-01</w:t>
            </w:r>
          </w:p>
        </w:tc>
        <w:tc>
          <w:tcPr>
            <w:tcW w:w="240" w:type="dxa"/>
            <w:gridSpan w:val="2"/>
            <w:tcBorders>
              <w:top w:val="nil"/>
              <w:left w:val="nil"/>
              <w:bottom w:val="nil"/>
              <w:right w:val="nil"/>
            </w:tcBorders>
            <w:shd w:val="clear" w:color="auto" w:fill="auto"/>
            <w:noWrap/>
            <w:vAlign w:val="bottom"/>
            <w:hideMark/>
          </w:tcPr>
          <w:p w14:paraId="7EC8F70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B9BB9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8.25E-02</w:t>
            </w:r>
          </w:p>
        </w:tc>
        <w:tc>
          <w:tcPr>
            <w:tcW w:w="460" w:type="dxa"/>
            <w:gridSpan w:val="2"/>
            <w:tcBorders>
              <w:top w:val="nil"/>
              <w:left w:val="nil"/>
              <w:bottom w:val="nil"/>
              <w:right w:val="nil"/>
            </w:tcBorders>
            <w:shd w:val="clear" w:color="auto" w:fill="auto"/>
            <w:noWrap/>
            <w:vAlign w:val="bottom"/>
            <w:hideMark/>
          </w:tcPr>
          <w:p w14:paraId="365F11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w:t>
            </w:r>
          </w:p>
        </w:tc>
        <w:tc>
          <w:tcPr>
            <w:tcW w:w="240" w:type="dxa"/>
            <w:gridSpan w:val="2"/>
            <w:tcBorders>
              <w:top w:val="nil"/>
              <w:left w:val="nil"/>
              <w:bottom w:val="nil"/>
              <w:right w:val="nil"/>
            </w:tcBorders>
            <w:shd w:val="clear" w:color="auto" w:fill="auto"/>
            <w:noWrap/>
            <w:vAlign w:val="bottom"/>
            <w:hideMark/>
          </w:tcPr>
          <w:p w14:paraId="781F42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246E3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9.12E-03</w:t>
            </w:r>
          </w:p>
        </w:tc>
        <w:tc>
          <w:tcPr>
            <w:tcW w:w="250" w:type="dxa"/>
            <w:gridSpan w:val="2"/>
            <w:tcBorders>
              <w:top w:val="nil"/>
              <w:left w:val="nil"/>
              <w:bottom w:val="nil"/>
              <w:right w:val="nil"/>
            </w:tcBorders>
            <w:shd w:val="clear" w:color="auto" w:fill="auto"/>
            <w:noWrap/>
            <w:vAlign w:val="bottom"/>
            <w:hideMark/>
          </w:tcPr>
          <w:p w14:paraId="5488AAF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A12F5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3.96E-03</w:t>
            </w:r>
          </w:p>
        </w:tc>
        <w:tc>
          <w:tcPr>
            <w:tcW w:w="460" w:type="dxa"/>
            <w:gridSpan w:val="2"/>
            <w:tcBorders>
              <w:top w:val="nil"/>
              <w:left w:val="nil"/>
              <w:bottom w:val="nil"/>
              <w:right w:val="nil"/>
            </w:tcBorders>
            <w:shd w:val="clear" w:color="auto" w:fill="auto"/>
            <w:noWrap/>
            <w:vAlign w:val="bottom"/>
            <w:hideMark/>
          </w:tcPr>
          <w:p w14:paraId="64633B2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8.82</w:t>
            </w:r>
          </w:p>
        </w:tc>
      </w:tr>
      <w:tr w:rsidR="00CE547F" w:rsidRPr="00FA362E" w14:paraId="46BDCAA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F2C8D60"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15</w:t>
            </w:r>
          </w:p>
        </w:tc>
        <w:tc>
          <w:tcPr>
            <w:tcW w:w="820" w:type="dxa"/>
            <w:tcBorders>
              <w:top w:val="nil"/>
              <w:left w:val="nil"/>
              <w:bottom w:val="nil"/>
              <w:right w:val="nil"/>
            </w:tcBorders>
            <w:shd w:val="clear" w:color="auto" w:fill="auto"/>
            <w:noWrap/>
            <w:vAlign w:val="bottom"/>
            <w:hideMark/>
          </w:tcPr>
          <w:p w14:paraId="7B3872A4" w14:textId="77777777" w:rsidR="00CE547F" w:rsidRPr="00534238"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2.35E</w:t>
            </w:r>
            <w:r w:rsidRPr="00534238">
              <w:rPr>
                <w:rFonts w:ascii="Calibri" w:hAnsi="Calibri" w:cs="Calibri"/>
                <w:color w:val="000000"/>
                <w:sz w:val="18"/>
                <w:szCs w:val="18"/>
                <w:lang w:val="sk-SK"/>
              </w:rPr>
              <w:t>-01</w:t>
            </w:r>
          </w:p>
        </w:tc>
        <w:tc>
          <w:tcPr>
            <w:tcW w:w="240" w:type="dxa"/>
            <w:gridSpan w:val="2"/>
            <w:tcBorders>
              <w:top w:val="nil"/>
              <w:left w:val="nil"/>
              <w:bottom w:val="nil"/>
              <w:right w:val="nil"/>
            </w:tcBorders>
            <w:shd w:val="clear" w:color="auto" w:fill="auto"/>
            <w:noWrap/>
            <w:vAlign w:val="bottom"/>
            <w:hideMark/>
          </w:tcPr>
          <w:p w14:paraId="3F92E47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1531F1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2.39E-01</w:t>
            </w:r>
          </w:p>
        </w:tc>
        <w:tc>
          <w:tcPr>
            <w:tcW w:w="460" w:type="dxa"/>
            <w:gridSpan w:val="2"/>
            <w:tcBorders>
              <w:top w:val="nil"/>
              <w:left w:val="nil"/>
              <w:bottom w:val="nil"/>
              <w:right w:val="nil"/>
            </w:tcBorders>
            <w:shd w:val="clear" w:color="auto" w:fill="auto"/>
            <w:noWrap/>
            <w:vAlign w:val="bottom"/>
            <w:hideMark/>
          </w:tcPr>
          <w:p w14:paraId="6CDD87B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0.19</w:t>
            </w:r>
          </w:p>
        </w:tc>
        <w:tc>
          <w:tcPr>
            <w:tcW w:w="240" w:type="dxa"/>
            <w:gridSpan w:val="2"/>
            <w:tcBorders>
              <w:top w:val="nil"/>
              <w:left w:val="nil"/>
              <w:bottom w:val="nil"/>
              <w:right w:val="nil"/>
            </w:tcBorders>
            <w:shd w:val="clear" w:color="auto" w:fill="auto"/>
            <w:noWrap/>
            <w:vAlign w:val="bottom"/>
            <w:hideMark/>
          </w:tcPr>
          <w:p w14:paraId="09ACF5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4B60F8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3.54E-01</w:t>
            </w:r>
          </w:p>
        </w:tc>
        <w:tc>
          <w:tcPr>
            <w:tcW w:w="240" w:type="dxa"/>
            <w:gridSpan w:val="2"/>
            <w:tcBorders>
              <w:top w:val="nil"/>
              <w:left w:val="nil"/>
              <w:bottom w:val="nil"/>
              <w:right w:val="nil"/>
            </w:tcBorders>
            <w:shd w:val="clear" w:color="auto" w:fill="auto"/>
            <w:noWrap/>
            <w:vAlign w:val="bottom"/>
            <w:hideMark/>
          </w:tcPr>
          <w:p w14:paraId="6219D41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3EAFC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1.84E-01</w:t>
            </w:r>
          </w:p>
        </w:tc>
        <w:tc>
          <w:tcPr>
            <w:tcW w:w="460" w:type="dxa"/>
            <w:gridSpan w:val="2"/>
            <w:tcBorders>
              <w:top w:val="nil"/>
              <w:left w:val="nil"/>
              <w:bottom w:val="nil"/>
              <w:right w:val="nil"/>
            </w:tcBorders>
            <w:shd w:val="clear" w:color="auto" w:fill="auto"/>
            <w:noWrap/>
            <w:vAlign w:val="bottom"/>
            <w:hideMark/>
          </w:tcPr>
          <w:p w14:paraId="38E6B66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w:t>
            </w:r>
          </w:p>
        </w:tc>
        <w:tc>
          <w:tcPr>
            <w:tcW w:w="240" w:type="dxa"/>
            <w:gridSpan w:val="2"/>
            <w:tcBorders>
              <w:top w:val="nil"/>
              <w:left w:val="nil"/>
              <w:bottom w:val="nil"/>
              <w:right w:val="nil"/>
            </w:tcBorders>
            <w:shd w:val="clear" w:color="auto" w:fill="auto"/>
            <w:noWrap/>
            <w:vAlign w:val="bottom"/>
            <w:hideMark/>
          </w:tcPr>
          <w:p w14:paraId="05EFCAA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B3E6EF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0532DA3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AEA081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5.62E-03</w:t>
            </w:r>
          </w:p>
        </w:tc>
        <w:tc>
          <w:tcPr>
            <w:tcW w:w="460" w:type="dxa"/>
            <w:gridSpan w:val="2"/>
            <w:tcBorders>
              <w:top w:val="nil"/>
              <w:left w:val="nil"/>
              <w:bottom w:val="nil"/>
              <w:right w:val="nil"/>
            </w:tcBorders>
            <w:shd w:val="clear" w:color="auto" w:fill="auto"/>
            <w:noWrap/>
            <w:vAlign w:val="bottom"/>
            <w:hideMark/>
          </w:tcPr>
          <w:p w14:paraId="4F45E0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9.46</w:t>
            </w:r>
          </w:p>
        </w:tc>
      </w:tr>
      <w:tr w:rsidR="00CE547F" w:rsidRPr="00FA362E" w14:paraId="7951DB97"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7A13FA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16</w:t>
            </w:r>
          </w:p>
        </w:tc>
        <w:tc>
          <w:tcPr>
            <w:tcW w:w="820" w:type="dxa"/>
            <w:tcBorders>
              <w:top w:val="nil"/>
              <w:left w:val="nil"/>
              <w:bottom w:val="single" w:sz="4" w:space="0" w:color="auto"/>
              <w:right w:val="nil"/>
            </w:tcBorders>
            <w:shd w:val="clear" w:color="auto" w:fill="auto"/>
            <w:noWrap/>
            <w:vAlign w:val="bottom"/>
            <w:hideMark/>
          </w:tcPr>
          <w:p w14:paraId="6B8C428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1.77E-01</w:t>
            </w:r>
          </w:p>
        </w:tc>
        <w:tc>
          <w:tcPr>
            <w:tcW w:w="240" w:type="dxa"/>
            <w:gridSpan w:val="2"/>
            <w:tcBorders>
              <w:top w:val="nil"/>
              <w:left w:val="nil"/>
              <w:bottom w:val="single" w:sz="4" w:space="0" w:color="auto"/>
              <w:right w:val="nil"/>
            </w:tcBorders>
            <w:shd w:val="clear" w:color="auto" w:fill="auto"/>
            <w:noWrap/>
            <w:vAlign w:val="bottom"/>
            <w:hideMark/>
          </w:tcPr>
          <w:p w14:paraId="7EE14F9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24B8561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1.53E-01</w:t>
            </w:r>
          </w:p>
        </w:tc>
        <w:tc>
          <w:tcPr>
            <w:tcW w:w="460" w:type="dxa"/>
            <w:gridSpan w:val="2"/>
            <w:tcBorders>
              <w:top w:val="nil"/>
              <w:left w:val="nil"/>
              <w:bottom w:val="single" w:sz="4" w:space="0" w:color="auto"/>
              <w:right w:val="nil"/>
            </w:tcBorders>
            <w:shd w:val="clear" w:color="auto" w:fill="auto"/>
            <w:noWrap/>
            <w:vAlign w:val="bottom"/>
            <w:hideMark/>
          </w:tcPr>
          <w:p w14:paraId="4ECC57C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0.14</w:t>
            </w:r>
          </w:p>
        </w:tc>
        <w:tc>
          <w:tcPr>
            <w:tcW w:w="240" w:type="dxa"/>
            <w:gridSpan w:val="2"/>
            <w:tcBorders>
              <w:top w:val="nil"/>
              <w:left w:val="nil"/>
              <w:bottom w:val="single" w:sz="4" w:space="0" w:color="auto"/>
              <w:right w:val="nil"/>
            </w:tcBorders>
            <w:shd w:val="clear" w:color="auto" w:fill="auto"/>
            <w:noWrap/>
            <w:vAlign w:val="bottom"/>
            <w:hideMark/>
          </w:tcPr>
          <w:p w14:paraId="10510EF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10B7FC1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6.05E-01</w:t>
            </w:r>
          </w:p>
        </w:tc>
        <w:tc>
          <w:tcPr>
            <w:tcW w:w="240" w:type="dxa"/>
            <w:gridSpan w:val="2"/>
            <w:tcBorders>
              <w:top w:val="nil"/>
              <w:left w:val="nil"/>
              <w:bottom w:val="single" w:sz="4" w:space="0" w:color="auto"/>
              <w:right w:val="nil"/>
            </w:tcBorders>
            <w:shd w:val="clear" w:color="auto" w:fill="auto"/>
            <w:noWrap/>
            <w:vAlign w:val="bottom"/>
            <w:hideMark/>
          </w:tcPr>
          <w:p w14:paraId="7D4FAAF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745EBC0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1.44E+00</w:t>
            </w:r>
          </w:p>
        </w:tc>
        <w:tc>
          <w:tcPr>
            <w:tcW w:w="460" w:type="dxa"/>
            <w:gridSpan w:val="2"/>
            <w:tcBorders>
              <w:top w:val="nil"/>
              <w:left w:val="nil"/>
              <w:bottom w:val="single" w:sz="4" w:space="0" w:color="auto"/>
              <w:right w:val="nil"/>
            </w:tcBorders>
            <w:shd w:val="clear" w:color="auto" w:fill="auto"/>
            <w:noWrap/>
            <w:vAlign w:val="bottom"/>
            <w:hideMark/>
          </w:tcPr>
          <w:p w14:paraId="7160C4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25.5</w:t>
            </w:r>
          </w:p>
        </w:tc>
        <w:tc>
          <w:tcPr>
            <w:tcW w:w="240" w:type="dxa"/>
            <w:gridSpan w:val="2"/>
            <w:tcBorders>
              <w:top w:val="nil"/>
              <w:left w:val="nil"/>
              <w:bottom w:val="single" w:sz="4" w:space="0" w:color="auto"/>
              <w:right w:val="nil"/>
            </w:tcBorders>
            <w:shd w:val="clear" w:color="auto" w:fill="auto"/>
            <w:noWrap/>
            <w:vAlign w:val="bottom"/>
            <w:hideMark/>
          </w:tcPr>
          <w:p w14:paraId="2864A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3996C05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1.22E-02</w:t>
            </w:r>
          </w:p>
        </w:tc>
        <w:tc>
          <w:tcPr>
            <w:tcW w:w="250" w:type="dxa"/>
            <w:gridSpan w:val="2"/>
            <w:tcBorders>
              <w:top w:val="nil"/>
              <w:left w:val="nil"/>
              <w:bottom w:val="single" w:sz="4" w:space="0" w:color="auto"/>
              <w:right w:val="nil"/>
            </w:tcBorders>
            <w:shd w:val="clear" w:color="auto" w:fill="auto"/>
            <w:noWrap/>
            <w:vAlign w:val="bottom"/>
            <w:hideMark/>
          </w:tcPr>
          <w:p w14:paraId="675D9D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0D5FC9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1.42E-02</w:t>
            </w:r>
          </w:p>
        </w:tc>
        <w:tc>
          <w:tcPr>
            <w:tcW w:w="460" w:type="dxa"/>
            <w:gridSpan w:val="2"/>
            <w:tcBorders>
              <w:top w:val="nil"/>
              <w:left w:val="nil"/>
              <w:bottom w:val="single" w:sz="4" w:space="0" w:color="auto"/>
              <w:right w:val="nil"/>
            </w:tcBorders>
            <w:shd w:val="clear" w:color="auto" w:fill="auto"/>
            <w:noWrap/>
            <w:vAlign w:val="bottom"/>
            <w:hideMark/>
          </w:tcPr>
          <w:p w14:paraId="2EB1E2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9.15</w:t>
            </w:r>
          </w:p>
        </w:tc>
      </w:tr>
    </w:tbl>
    <w:p w14:paraId="2035BBA3" w14:textId="3E471AB3" w:rsidR="00B05B26" w:rsidRPr="00FA362E" w:rsidRDefault="006A7E77" w:rsidP="00B05B26">
      <w:pPr>
        <w:pStyle w:val="Popis"/>
        <w:rPr>
          <w:vanish/>
          <w:lang w:val="sk-SK"/>
          <w:specVanish/>
        </w:rPr>
      </w:pPr>
      <w:bookmarkStart w:id="279" w:name="_Ref513900121"/>
      <w:bookmarkStart w:id="280" w:name="_Toc513981548"/>
      <w:bookmarkStart w:id="281" w:name="_Toc513584628"/>
      <w:r>
        <w:t xml:space="preserve">Tabuľka </w:t>
      </w:r>
      <w:r>
        <w:fldChar w:fldCharType="begin"/>
      </w:r>
      <w:r>
        <w:instrText xml:space="preserve"> SEQ Tabuľka \* ARABIC </w:instrText>
      </w:r>
      <w:r>
        <w:fldChar w:fldCharType="separate"/>
      </w:r>
      <w:r w:rsidR="00B85020">
        <w:rPr>
          <w:noProof/>
        </w:rPr>
        <w:t>9</w:t>
      </w:r>
      <w:r>
        <w:fldChar w:fldCharType="end"/>
      </w:r>
      <w:bookmarkEnd w:id="279"/>
      <w:r>
        <w:t xml:space="preserve">: </w:t>
      </w:r>
      <w:r w:rsidR="00B05B26">
        <w:t>Popisná štatistika výchylky parametrov počas spontnánneho dýchania pre 30</w:t>
      </w:r>
      <w:r w:rsidR="00B05B26" w:rsidRPr="00FA362E">
        <w:rPr>
          <w:lang w:val="sk-SK"/>
        </w:rPr>
        <w:t xml:space="preserve"> dobrovoľník</w:t>
      </w:r>
      <w:r w:rsidR="00B05B26">
        <w:rPr>
          <w:lang w:val="sk-SK"/>
        </w:rPr>
        <w:t>ov.</w:t>
      </w:r>
      <w:bookmarkEnd w:id="280"/>
    </w:p>
    <w:bookmarkEnd w:id="281"/>
    <w:p w14:paraId="600E0C84" w14:textId="6C780509" w:rsidR="006A7E77" w:rsidRDefault="00B05B26" w:rsidP="006A7E77">
      <w:pPr>
        <w:pStyle w:val="Popis"/>
      </w:pPr>
      <w:r>
        <w:t xml:space="preserve"> Z výchylky </w:t>
      </w:r>
      <w:r w:rsidR="006A7E77">
        <w:t xml:space="preserve">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sidR="006A7E77">
        <w:t xml:space="preserve">boli spočítané priemerné hodnoty a smerodatné odchylky </w:t>
      </w:r>
      <w:r w:rsidR="006A7E77" w:rsidRPr="00FA362E">
        <w:t>pre 30 dobrovoľníkov</w:t>
      </w:r>
      <w:r w:rsidR="006A7E77">
        <w:t xml:space="preserve">, ktoré udáva </w:t>
      </w:r>
      <w:r w:rsidR="006A7E77">
        <w:lastRenderedPageBreak/>
        <w:t xml:space="preserve">stĺpec mean +- std. Hodnota v stĺpci označenom %, udáva pomer medzi </w:t>
      </w:r>
      <w:r>
        <w:t>hodnotou parametru (</w:t>
      </w:r>
      <w:r>
        <w:fldChar w:fldCharType="begin"/>
      </w:r>
      <w:r>
        <w:instrText xml:space="preserve"> REF _Ref513894977 \h </w:instrText>
      </w:r>
      <w:r>
        <w:fldChar w:fldCharType="separate"/>
      </w:r>
      <w:r w:rsidR="00B85020">
        <w:t xml:space="preserve">Tabuľka </w:t>
      </w:r>
      <w:r w:rsidR="00B85020">
        <w:rPr>
          <w:noProof/>
        </w:rPr>
        <w:t>8</w:t>
      </w:r>
      <w:r>
        <w:fldChar w:fldCharType="end"/>
      </w:r>
      <w:r>
        <w:t>) a výchylkou parametru</w:t>
      </w:r>
      <w:r w:rsidR="00292C99">
        <w:t xml:space="preserve"> (</w:t>
      </w:r>
      <w:r w:rsidR="00292C99">
        <w:fldChar w:fldCharType="begin"/>
      </w:r>
      <w:r w:rsidR="00292C99">
        <w:instrText xml:space="preserve"> REF _Ref513900121 \h </w:instrText>
      </w:r>
      <w:r w:rsidR="00292C99">
        <w:fldChar w:fldCharType="separate"/>
      </w:r>
      <w:r w:rsidR="00B85020">
        <w:t xml:space="preserve">Tabuľka </w:t>
      </w:r>
      <w:r w:rsidR="00B85020">
        <w:rPr>
          <w:noProof/>
        </w:rPr>
        <w:t>9</w:t>
      </w:r>
      <w:r w:rsidR="00292C99">
        <w:fldChar w:fldCharType="end"/>
      </w:r>
      <w:r w:rsidR="00292C99">
        <w:t>)</w:t>
      </w:r>
      <w:r>
        <w:t>.</w:t>
      </w:r>
    </w:p>
    <w:p w14:paraId="54621A67" w14:textId="77777777" w:rsidR="00CE547F" w:rsidRPr="00FA362E" w:rsidRDefault="00CE547F" w:rsidP="00CE547F">
      <w:pPr>
        <w:rPr>
          <w:lang w:val="sk-SK" w:eastAsia="en-US" w:bidi="en-US"/>
        </w:rPr>
      </w:pPr>
    </w:p>
    <w:p w14:paraId="529BC6A5" w14:textId="08AE2555" w:rsidR="00CE547F" w:rsidRPr="00FA362E" w:rsidRDefault="00CE547F" w:rsidP="00CE547F">
      <w:pPr>
        <w:rPr>
          <w:lang w:val="sk-SK"/>
        </w:rPr>
      </w:pPr>
      <w:r w:rsidRPr="00FA362E">
        <w:rPr>
          <w:lang w:val="sk-SK"/>
        </w:rPr>
        <w:t xml:space="preserve">Hodnota v stĺpci </w:t>
      </w:r>
      <w:r w:rsidRPr="00FA362E">
        <w:rPr>
          <w:highlight w:val="yellow"/>
          <w:lang w:val="sk-SK"/>
        </w:rPr>
        <w:t xml:space="preserve">∆ mean vyjadruje priemernú </w:t>
      </w:r>
      <w:r w:rsidR="00292C99" w:rsidRPr="008353C2">
        <w:rPr>
          <w:highlight w:val="yellow"/>
          <w:lang w:val="sk-SK"/>
          <w:rPrChange w:id="282" w:author="Pavel Jurak" w:date="2018-06-01T10:49:00Z">
            <w:rPr>
              <w:lang w:val="sk-SK"/>
            </w:rPr>
          </w:rPrChange>
        </w:rPr>
        <w:t>hodnotu výchylky</w:t>
      </w:r>
      <w:r w:rsidRPr="008353C2">
        <w:rPr>
          <w:highlight w:val="yellow"/>
          <w:lang w:val="sk-SK"/>
          <w:rPrChange w:id="283" w:author="Pavel Jurak" w:date="2018-06-01T10:49:00Z">
            <w:rPr>
              <w:lang w:val="sk-SK"/>
            </w:rPr>
          </w:rPrChange>
        </w:rPr>
        <w:t xml:space="preserve"> parametra naprieč všetkými subjektami.</w:t>
      </w:r>
      <w:r w:rsidRPr="00FA362E">
        <w:rPr>
          <w:lang w:val="sk-SK"/>
        </w:rPr>
        <w:t xml:space="preserve"> Hodnota v sĺpci std vyjadruje </w:t>
      </w:r>
      <w:r w:rsidR="00292C99">
        <w:rPr>
          <w:lang w:val="sk-SK"/>
        </w:rPr>
        <w:t>smerodatnú odchylku</w:t>
      </w:r>
      <w:r w:rsidR="00AE4A53">
        <w:rPr>
          <w:lang w:val="sk-SK"/>
        </w:rPr>
        <w:t xml:space="preserve"> výchylky</w:t>
      </w:r>
      <w:r w:rsidR="00292C99">
        <w:rPr>
          <w:lang w:val="sk-SK"/>
        </w:rPr>
        <w:t xml:space="preserve"> parametra</w:t>
      </w:r>
      <w:r w:rsidRPr="00FA362E">
        <w:rPr>
          <w:lang w:val="sk-SK"/>
        </w:rPr>
        <w:t xml:space="preserve"> počas merania naprieč všetkými subjektami. </w:t>
      </w:r>
      <w:commentRangeStart w:id="284"/>
      <w:r w:rsidRPr="00FA362E">
        <w:rPr>
          <w:lang w:val="sk-SK"/>
        </w:rPr>
        <w:t xml:space="preserve">Stĺpec % vyjadruje percentuálnu zmenu parametra v priebehu merania. </w:t>
      </w:r>
      <w:commentRangeEnd w:id="284"/>
      <w:r w:rsidRPr="00FA362E">
        <w:rPr>
          <w:rStyle w:val="Odkaznakomentr"/>
          <w:lang w:val="sk-SK"/>
        </w:rPr>
        <w:commentReference w:id="284"/>
      </w:r>
      <w:r w:rsidRPr="00FA362E">
        <w:rPr>
          <w:lang w:val="sk-SK"/>
        </w:rPr>
        <w:t xml:space="preserve">Je to podiel priemernej </w:t>
      </w:r>
      <w:r w:rsidR="00AE4A53">
        <w:rPr>
          <w:lang w:val="sk-SK"/>
        </w:rPr>
        <w:t>hodnoty výchylky</w:t>
      </w:r>
      <w:r w:rsidRPr="00FA362E">
        <w:rPr>
          <w:lang w:val="sk-SK"/>
        </w:rPr>
        <w:t xml:space="preserve"> parametra počas merania uvedeného v</w:t>
      </w:r>
      <w:r>
        <w:rPr>
          <w:lang w:val="sk-SK"/>
        </w:rPr>
        <w:t xml:space="preserve">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a prie</w:t>
      </w:r>
      <w:r w:rsidR="00AE4A53">
        <w:rPr>
          <w:lang w:val="sk-SK"/>
        </w:rPr>
        <w:t>mernej hodnoty parametru ako uvá</w:t>
      </w:r>
      <w:r w:rsidRPr="00FA362E">
        <w:rPr>
          <w:lang w:val="sk-SK"/>
        </w:rPr>
        <w:t xml:space="preserve">dza </w:t>
      </w:r>
      <w:r w:rsidR="00AE4A53">
        <w:rPr>
          <w:lang w:val="sk-SK"/>
        </w:rPr>
        <w:fldChar w:fldCharType="begin"/>
      </w:r>
      <w:r w:rsidR="00AE4A53">
        <w:rPr>
          <w:lang w:val="sk-SK"/>
        </w:rPr>
        <w:instrText xml:space="preserve"> REF _Ref513894977 \h </w:instrText>
      </w:r>
      <w:r w:rsidR="00AE4A53">
        <w:rPr>
          <w:lang w:val="sk-SK"/>
        </w:rPr>
      </w:r>
      <w:r w:rsidR="00AE4A53">
        <w:rPr>
          <w:lang w:val="sk-SK"/>
        </w:rPr>
        <w:fldChar w:fldCharType="separate"/>
      </w:r>
      <w:r w:rsidR="00B85020">
        <w:t xml:space="preserve">Tabuľka </w:t>
      </w:r>
      <w:r w:rsidR="00B85020">
        <w:rPr>
          <w:noProof/>
        </w:rPr>
        <w:t>8</w:t>
      </w:r>
      <w:r w:rsidR="00AE4A53">
        <w:rPr>
          <w:lang w:val="sk-SK"/>
        </w:rPr>
        <w:fldChar w:fldCharType="end"/>
      </w:r>
      <w:r w:rsidR="00AE4A53">
        <w:rPr>
          <w:lang w:val="sk-SK"/>
        </w:rPr>
        <w:t xml:space="preserve">. </w:t>
      </w:r>
      <w:r w:rsidRPr="00FA362E">
        <w:rPr>
          <w:lang w:val="sk-SK"/>
        </w:rPr>
        <w:t xml:space="preserve">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FA362E">
        <w:rPr>
          <w:lang w:val="sk-SK"/>
        </w:rPr>
        <w:t xml:space="preserve"> má variabilitu menšiu ako 1% a hodnota -dZ/dt max má variabilitu skoro 10%. Smerom k perifériám je tento rozdiel ešte väčší. Na základe informácií </w:t>
      </w:r>
      <w:r>
        <w:rPr>
          <w:lang w:val="sk-SK"/>
        </w:rPr>
        <w:t>v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 xml:space="preserve">vidíme, že variabilita hodnoty SV a CO počas merania vypočítaného z impedancie je ovplyvnená hlavne zmenami v hodnotách parametru -dZ/dt </w:t>
      </w:r>
      <w:commentRangeStart w:id="285"/>
      <w:r w:rsidRPr="00FA362E">
        <w:rPr>
          <w:lang w:val="sk-SK"/>
        </w:rPr>
        <w:t>max</w:t>
      </w:r>
      <w:commentRangeEnd w:id="285"/>
      <w:r w:rsidRPr="00FA362E">
        <w:rPr>
          <w:rStyle w:val="Odkaznakomentr"/>
          <w:lang w:val="sk-SK"/>
        </w:rPr>
        <w:commentReference w:id="285"/>
      </w:r>
      <w:r w:rsidRPr="00FA362E">
        <w:rPr>
          <w:lang w:val="sk-SK"/>
        </w:rPr>
        <w:t>.</w:t>
      </w:r>
    </w:p>
    <w:p w14:paraId="3D2090FE" w14:textId="77777777" w:rsidR="00CE547F" w:rsidRPr="00FA362E" w:rsidRDefault="00CE547F" w:rsidP="00CE547F">
      <w:pPr>
        <w:overflowPunct/>
        <w:autoSpaceDE/>
        <w:autoSpaceDN/>
        <w:adjustRightInd/>
        <w:spacing w:line="240" w:lineRule="auto"/>
        <w:textAlignment w:val="auto"/>
        <w:rPr>
          <w:lang w:val="sk-SK"/>
        </w:rPr>
      </w:pPr>
    </w:p>
    <w:p w14:paraId="25672D14" w14:textId="77777777" w:rsidR="00CE547F" w:rsidRPr="00FA362E" w:rsidRDefault="00CE547F" w:rsidP="00CE547F">
      <w:pPr>
        <w:pStyle w:val="Nadpis3"/>
        <w:rPr>
          <w:lang w:val="sk-SK"/>
        </w:rPr>
      </w:pPr>
      <w:bookmarkStart w:id="286" w:name="_Toc513981488"/>
      <w:r w:rsidRPr="00FA362E">
        <w:rPr>
          <w:lang w:val="sk-SK"/>
        </w:rPr>
        <w:t>Popisná štatistika - Hlboké dýchanie</w:t>
      </w:r>
      <w:bookmarkEnd w:id="286"/>
    </w:p>
    <w:p w14:paraId="023912B7" w14:textId="77777777" w:rsidR="00CE547F" w:rsidRPr="00FA362E" w:rsidRDefault="00CE547F" w:rsidP="00CE547F">
      <w:pPr>
        <w:rPr>
          <w:lang w:val="sk-SK"/>
        </w:rPr>
      </w:pPr>
    </w:p>
    <w:p w14:paraId="3ACA202C" w14:textId="2B676500" w:rsidR="00CE547F" w:rsidRPr="007610A7" w:rsidRDefault="00CE547F" w:rsidP="00CE547F">
      <w:pPr>
        <w:rPr>
          <w:lang w:val="sk-SK"/>
        </w:rPr>
      </w:pPr>
      <w:r w:rsidRPr="00FA362E">
        <w:rPr>
          <w:lang w:val="sk-SK"/>
        </w:rPr>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 pri hlbokom dýchaní je rozdiel tlakom až -30 mmHg </w:t>
      </w:r>
      <w:r w:rsidRPr="00FA362E">
        <w:rPr>
          <w:lang w:val="sk-SK"/>
        </w:rPr>
        <w:fldChar w:fldCharType="begin"/>
      </w:r>
      <w:r w:rsidR="00C66300">
        <w:rPr>
          <w:lang w:val="sk-SK"/>
        </w:rPr>
        <w:instrText xml:space="preserve"> ADDIN EN.CITE &lt;EndNote&gt;&lt;Cite&gt;&lt;Author&gt;Barrett&lt;/Author&gt;&lt;Year&gt;2012&lt;/Year&gt;&lt;IDText&gt;Ganong&amp;apos;s review of medical physiology&lt;/IDText&gt;&lt;DisplayText&gt;[71]&lt;/DisplayText&gt;&lt;record&gt;&lt;isbn&gt;9780071780032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FA362E">
        <w:rPr>
          <w:lang w:val="sk-SK"/>
        </w:rPr>
        <w:fldChar w:fldCharType="separate"/>
      </w:r>
      <w:r w:rsidR="00C66300">
        <w:rPr>
          <w:noProof/>
          <w:lang w:val="sk-SK"/>
        </w:rPr>
        <w:t>[71]</w:t>
      </w:r>
      <w:r w:rsidRPr="00FA362E">
        <w:rPr>
          <w:lang w:val="sk-SK"/>
        </w:rPr>
        <w:fldChar w:fldCharType="end"/>
      </w:r>
      <w:r w:rsidRPr="00FA362E">
        <w:rPr>
          <w:lang w:val="sk-SK"/>
        </w:rPr>
        <w:t xml:space="preserve">. Tieto zmeny tlaku významne ovplyvnia kardiovaskulárne parametre vrátane žilného návratu, plnenia srdca srdečného  výdaja a arteriálneho tlaku. Arteriálny krvný tlak kolíše o 4 až 6 mmHg v priebehu spontnánneho dýchania, ale až 20mmHg v priebehu hlbokého dýchania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003E40AE">
        <w:rPr>
          <w:lang w:val="sk-SK"/>
        </w:rPr>
        <w:t xml:space="preserve">. </w:t>
      </w:r>
      <w:r w:rsidR="003E40AE">
        <w:rPr>
          <w:lang w:val="sk-SK"/>
        </w:rPr>
        <w:fldChar w:fldCharType="begin"/>
      </w:r>
      <w:r w:rsidR="003E40AE">
        <w:rPr>
          <w:lang w:val="sk-SK"/>
        </w:rPr>
        <w:instrText xml:space="preserve"> REF _Ref513901364 \h </w:instrText>
      </w:r>
      <w:r w:rsidR="003E40AE">
        <w:rPr>
          <w:lang w:val="sk-SK"/>
        </w:rPr>
      </w:r>
      <w:r w:rsidR="003E40AE">
        <w:rPr>
          <w:lang w:val="sk-SK"/>
        </w:rPr>
        <w:fldChar w:fldCharType="separate"/>
      </w:r>
      <w:r w:rsidR="00B85020">
        <w:t xml:space="preserve">Tabuľka </w:t>
      </w:r>
      <w:r w:rsidR="00B85020">
        <w:rPr>
          <w:noProof/>
        </w:rPr>
        <w:t>10</w:t>
      </w:r>
      <w:r w:rsidR="003E40AE">
        <w:rPr>
          <w:lang w:val="sk-SK"/>
        </w:rPr>
        <w:fldChar w:fldCharType="end"/>
      </w:r>
      <w:r w:rsidR="003E40AE">
        <w:rPr>
          <w:lang w:val="sk-SK"/>
        </w:rPr>
        <w:t xml:space="preserve"> </w:t>
      </w:r>
      <w:r w:rsidRPr="007610A7">
        <w:rPr>
          <w:lang w:val="sk-SK"/>
        </w:rPr>
        <w:t xml:space="preserve">uvádza popisnú štatistiku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610A7">
        <w:rPr>
          <w:lang w:val="sk-SK"/>
        </w:rPr>
        <w:t xml:space="preserve"> pri hlbokom dýchaní. Táto štatistika je spracovaná rovnakým spôsobom ako bola spracovaná štatistika pre spontánne dýchanie ktoré uviedla </w:t>
      </w:r>
      <w:r w:rsidR="003E40AE">
        <w:rPr>
          <w:lang w:val="sk-SK"/>
        </w:rPr>
        <w:fldChar w:fldCharType="begin"/>
      </w:r>
      <w:r w:rsidR="003E40AE">
        <w:rPr>
          <w:lang w:val="sk-SK"/>
        </w:rPr>
        <w:instrText xml:space="preserve"> REF _Ref513894977 \h </w:instrText>
      </w:r>
      <w:r w:rsidR="003E40AE">
        <w:rPr>
          <w:lang w:val="sk-SK"/>
        </w:rPr>
      </w:r>
      <w:r w:rsidR="003E40AE">
        <w:rPr>
          <w:lang w:val="sk-SK"/>
        </w:rPr>
        <w:fldChar w:fldCharType="separate"/>
      </w:r>
      <w:r w:rsidR="00B85020">
        <w:t xml:space="preserve">Tabuľka </w:t>
      </w:r>
      <w:r w:rsidR="00B85020">
        <w:rPr>
          <w:noProof/>
        </w:rPr>
        <w:t>8</w:t>
      </w:r>
      <w:r w:rsidR="003E40AE">
        <w:rPr>
          <w:lang w:val="sk-SK"/>
        </w:rPr>
        <w:fldChar w:fldCharType="end"/>
      </w:r>
      <w:r w:rsidR="003E40AE">
        <w:rPr>
          <w:lang w:val="sk-SK"/>
        </w:rPr>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AE4A53" w:rsidRPr="007610A7" w14:paraId="32B7C84D" w14:textId="77777777" w:rsidTr="00E471EA">
        <w:trPr>
          <w:trHeight w:val="781"/>
        </w:trPr>
        <w:tc>
          <w:tcPr>
            <w:tcW w:w="8698" w:type="dxa"/>
            <w:gridSpan w:val="27"/>
            <w:tcBorders>
              <w:top w:val="single" w:sz="4" w:space="0" w:color="auto"/>
              <w:left w:val="nil"/>
              <w:bottom w:val="nil"/>
              <w:right w:val="nil"/>
            </w:tcBorders>
            <w:shd w:val="clear" w:color="auto" w:fill="auto"/>
            <w:noWrap/>
            <w:vAlign w:val="bottom"/>
            <w:hideMark/>
          </w:tcPr>
          <w:p w14:paraId="2616F7D2" w14:textId="6B5136C5"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5A2E066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770AD71F"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4F8BFEA0"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48B412FF"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3F49966E"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051CD2FB"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8704" behindDoc="0" locked="0" layoutInCell="1" allowOverlap="1" wp14:anchorId="75EBAD81" wp14:editId="6D6C27C5">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D68F67" w14:textId="77777777" w:rsidR="006A11AF" w:rsidRDefault="00E935D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5EBAD81" id="_x0000_s1039" type="#_x0000_t202" style="position:absolute;left:0;text-align:left;margin-left:.2pt;margin-top:-34.25pt;width:11.3pt;height:12.9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55D68F67" w14:textId="77777777" w:rsidR="006A11AF" w:rsidRDefault="006A11AF"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3DD6929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6BC1A508"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EE5145F"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354B731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A8A95C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9728" behindDoc="0" locked="0" layoutInCell="1" allowOverlap="1" wp14:anchorId="693E9EC9" wp14:editId="225E665B">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1A04F5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E101C2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6B153825"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817C8D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37FF0FD"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0752" behindDoc="0" locked="0" layoutInCell="1" allowOverlap="1" wp14:anchorId="1A8962AA" wp14:editId="239AD0AD">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34841F4" w14:textId="77777777" w:rsidR="006A11AF" w:rsidRDefault="00E935D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A8962AA" id="_x0000_s1040" type="#_x0000_t202" style="position:absolute;left:0;text-align:left;margin-left:-33.6pt;margin-top:-46.5pt;width:80.25pt;height:39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34841F4" w14:textId="77777777" w:rsidR="006A11AF" w:rsidRDefault="006A11AF"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4E4CE57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35145E40"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154E563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794E0A5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41F08D3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446570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02AA5C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5CA71A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1840" behindDoc="0" locked="0" layoutInCell="1" allowOverlap="1" wp14:anchorId="67E30EAC" wp14:editId="0CB6CC0E">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77251FC" id="Textové pole 1191"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11AEC1D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784F1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E088B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2864" behindDoc="0" locked="0" layoutInCell="1" allowOverlap="1" wp14:anchorId="5BBEFA51" wp14:editId="4895EF55">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36B4DFF" id="Textové pole 1190" o:spid="_x0000_s1026" type="#_x0000_t202" style="position:absolute;margin-left:30pt;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13888" behindDoc="0" locked="0" layoutInCell="1" allowOverlap="1" wp14:anchorId="3B0B7E06" wp14:editId="42EE8678">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A7B7597" id="Textové pole 1189" o:spid="_x0000_s1026" type="#_x0000_t202" style="position:absolute;margin-left:30pt;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6416" behindDoc="0" locked="0" layoutInCell="1" allowOverlap="1" wp14:anchorId="53A97EB6" wp14:editId="286EF325">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D683FF2" id="Textové pole 1188" o:spid="_x0000_s1026" type="#_x0000_t202" style="position:absolute;margin-left:30pt;margin-top:13.5pt;width:0;height:13.5pt;z-index:2518364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7440" behindDoc="0" locked="0" layoutInCell="1" allowOverlap="1" wp14:anchorId="4372A2EA" wp14:editId="1FE0C7FF">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5CC8CEB" id="Textové pole 1187" o:spid="_x0000_s1026" type="#_x0000_t202" style="position:absolute;margin-left:30pt;margin-top:13.5pt;width:0;height:13.5pt;z-index:2518374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78D3BB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6DD654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52754CC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790E6B3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9350F4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397E4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36DB177B"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970986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w:t>
            </w:r>
          </w:p>
        </w:tc>
        <w:tc>
          <w:tcPr>
            <w:tcW w:w="842" w:type="dxa"/>
            <w:tcBorders>
              <w:top w:val="nil"/>
              <w:left w:val="nil"/>
              <w:bottom w:val="nil"/>
              <w:right w:val="nil"/>
            </w:tcBorders>
            <w:shd w:val="clear" w:color="auto" w:fill="auto"/>
            <w:noWrap/>
            <w:vAlign w:val="bottom"/>
            <w:hideMark/>
          </w:tcPr>
          <w:p w14:paraId="1F94DCB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32.58</w:t>
            </w:r>
          </w:p>
        </w:tc>
        <w:tc>
          <w:tcPr>
            <w:tcW w:w="230" w:type="dxa"/>
            <w:tcBorders>
              <w:top w:val="nil"/>
              <w:left w:val="nil"/>
              <w:bottom w:val="nil"/>
              <w:right w:val="nil"/>
            </w:tcBorders>
            <w:shd w:val="clear" w:color="auto" w:fill="auto"/>
            <w:noWrap/>
            <w:vAlign w:val="bottom"/>
            <w:hideMark/>
          </w:tcPr>
          <w:p w14:paraId="2CE39AF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2BCCA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5.65</w:t>
            </w:r>
          </w:p>
        </w:tc>
        <w:tc>
          <w:tcPr>
            <w:tcW w:w="510" w:type="dxa"/>
            <w:gridSpan w:val="2"/>
            <w:tcBorders>
              <w:top w:val="nil"/>
              <w:left w:val="nil"/>
              <w:bottom w:val="nil"/>
              <w:right w:val="nil"/>
            </w:tcBorders>
            <w:shd w:val="clear" w:color="auto" w:fill="auto"/>
            <w:noWrap/>
            <w:vAlign w:val="bottom"/>
            <w:hideMark/>
          </w:tcPr>
          <w:p w14:paraId="0FB90E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gridSpan w:val="2"/>
            <w:tcBorders>
              <w:top w:val="nil"/>
              <w:left w:val="nil"/>
              <w:bottom w:val="nil"/>
              <w:right w:val="nil"/>
            </w:tcBorders>
            <w:shd w:val="clear" w:color="auto" w:fill="auto"/>
            <w:noWrap/>
            <w:vAlign w:val="bottom"/>
            <w:hideMark/>
          </w:tcPr>
          <w:p w14:paraId="495F6D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4912" behindDoc="0" locked="0" layoutInCell="1" allowOverlap="1" wp14:anchorId="0D654513" wp14:editId="0117AFAA">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25B44B" id="Textové pole 1186"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CFCFC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230" w:type="dxa"/>
            <w:gridSpan w:val="2"/>
            <w:tcBorders>
              <w:top w:val="nil"/>
              <w:left w:val="nil"/>
              <w:bottom w:val="nil"/>
              <w:right w:val="nil"/>
            </w:tcBorders>
            <w:shd w:val="clear" w:color="auto" w:fill="auto"/>
            <w:noWrap/>
            <w:vAlign w:val="bottom"/>
            <w:hideMark/>
          </w:tcPr>
          <w:p w14:paraId="4066D3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3DC5A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0.51</w:t>
            </w:r>
          </w:p>
        </w:tc>
        <w:tc>
          <w:tcPr>
            <w:tcW w:w="510" w:type="dxa"/>
            <w:gridSpan w:val="2"/>
            <w:tcBorders>
              <w:top w:val="nil"/>
              <w:left w:val="nil"/>
              <w:bottom w:val="nil"/>
              <w:right w:val="nil"/>
            </w:tcBorders>
            <w:shd w:val="clear" w:color="auto" w:fill="auto"/>
            <w:noWrap/>
            <w:vAlign w:val="bottom"/>
            <w:hideMark/>
          </w:tcPr>
          <w:p w14:paraId="7784E3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44.9</w:t>
            </w:r>
          </w:p>
        </w:tc>
        <w:tc>
          <w:tcPr>
            <w:tcW w:w="190" w:type="dxa"/>
            <w:gridSpan w:val="2"/>
            <w:tcBorders>
              <w:top w:val="single" w:sz="4" w:space="0" w:color="auto"/>
              <w:left w:val="nil"/>
              <w:bottom w:val="nil"/>
              <w:right w:val="nil"/>
            </w:tcBorders>
            <w:shd w:val="clear" w:color="auto" w:fill="auto"/>
            <w:noWrap/>
            <w:vAlign w:val="bottom"/>
            <w:hideMark/>
          </w:tcPr>
          <w:p w14:paraId="400D2E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nil"/>
              <w:right w:val="nil"/>
            </w:tcBorders>
            <w:shd w:val="clear" w:color="auto" w:fill="auto"/>
            <w:noWrap/>
            <w:vAlign w:val="bottom"/>
            <w:hideMark/>
          </w:tcPr>
          <w:p w14:paraId="54B0C6D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1CCA02A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CD55A0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FEB74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1A325648"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E20967D"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2</w:t>
            </w:r>
          </w:p>
        </w:tc>
        <w:tc>
          <w:tcPr>
            <w:tcW w:w="842" w:type="dxa"/>
            <w:tcBorders>
              <w:top w:val="nil"/>
              <w:left w:val="nil"/>
              <w:bottom w:val="nil"/>
              <w:right w:val="nil"/>
            </w:tcBorders>
            <w:shd w:val="clear" w:color="auto" w:fill="auto"/>
            <w:noWrap/>
            <w:vAlign w:val="bottom"/>
            <w:hideMark/>
          </w:tcPr>
          <w:p w14:paraId="1339F3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32.09</w:t>
            </w:r>
          </w:p>
        </w:tc>
        <w:tc>
          <w:tcPr>
            <w:tcW w:w="230" w:type="dxa"/>
            <w:tcBorders>
              <w:top w:val="nil"/>
              <w:left w:val="nil"/>
              <w:bottom w:val="nil"/>
              <w:right w:val="nil"/>
            </w:tcBorders>
            <w:shd w:val="clear" w:color="auto" w:fill="auto"/>
            <w:noWrap/>
            <w:vAlign w:val="bottom"/>
            <w:hideMark/>
          </w:tcPr>
          <w:p w14:paraId="314CE61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E2499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6.74</w:t>
            </w:r>
          </w:p>
        </w:tc>
        <w:tc>
          <w:tcPr>
            <w:tcW w:w="510" w:type="dxa"/>
            <w:gridSpan w:val="2"/>
            <w:tcBorders>
              <w:top w:val="nil"/>
              <w:left w:val="nil"/>
              <w:bottom w:val="nil"/>
              <w:right w:val="nil"/>
            </w:tcBorders>
            <w:shd w:val="clear" w:color="auto" w:fill="auto"/>
            <w:noWrap/>
            <w:vAlign w:val="bottom"/>
            <w:hideMark/>
          </w:tcPr>
          <w:p w14:paraId="0D3256E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w:t>
            </w:r>
          </w:p>
        </w:tc>
        <w:tc>
          <w:tcPr>
            <w:tcW w:w="190" w:type="dxa"/>
            <w:gridSpan w:val="2"/>
            <w:tcBorders>
              <w:top w:val="nil"/>
              <w:left w:val="nil"/>
              <w:bottom w:val="nil"/>
              <w:right w:val="nil"/>
            </w:tcBorders>
            <w:shd w:val="clear" w:color="auto" w:fill="auto"/>
            <w:noWrap/>
            <w:vAlign w:val="bottom"/>
            <w:hideMark/>
          </w:tcPr>
          <w:p w14:paraId="5F3C46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5936" behindDoc="0" locked="0" layoutInCell="1" allowOverlap="1" wp14:anchorId="04BAC45C" wp14:editId="0C0BA85C">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7F29C23" id="Textové pole 1185"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666255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w:t>
            </w:r>
          </w:p>
        </w:tc>
        <w:tc>
          <w:tcPr>
            <w:tcW w:w="230" w:type="dxa"/>
            <w:gridSpan w:val="2"/>
            <w:tcBorders>
              <w:top w:val="nil"/>
              <w:left w:val="nil"/>
              <w:bottom w:val="nil"/>
              <w:right w:val="nil"/>
            </w:tcBorders>
            <w:shd w:val="clear" w:color="auto" w:fill="auto"/>
            <w:noWrap/>
            <w:vAlign w:val="bottom"/>
            <w:hideMark/>
          </w:tcPr>
          <w:p w14:paraId="37B2D2A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248CB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10" w:type="dxa"/>
            <w:gridSpan w:val="2"/>
            <w:tcBorders>
              <w:top w:val="nil"/>
              <w:left w:val="nil"/>
              <w:bottom w:val="nil"/>
              <w:right w:val="nil"/>
            </w:tcBorders>
            <w:shd w:val="clear" w:color="auto" w:fill="auto"/>
            <w:noWrap/>
            <w:vAlign w:val="bottom"/>
            <w:hideMark/>
          </w:tcPr>
          <w:p w14:paraId="1DA399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190" w:type="dxa"/>
            <w:gridSpan w:val="2"/>
            <w:tcBorders>
              <w:top w:val="nil"/>
              <w:left w:val="nil"/>
              <w:bottom w:val="nil"/>
              <w:right w:val="nil"/>
            </w:tcBorders>
            <w:shd w:val="clear" w:color="auto" w:fill="auto"/>
            <w:noWrap/>
            <w:vAlign w:val="bottom"/>
            <w:hideMark/>
          </w:tcPr>
          <w:p w14:paraId="284E52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FC502A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240430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FC8DB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7A759F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47B48EA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1824D8E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3</w:t>
            </w:r>
          </w:p>
        </w:tc>
        <w:tc>
          <w:tcPr>
            <w:tcW w:w="842" w:type="dxa"/>
            <w:tcBorders>
              <w:top w:val="nil"/>
              <w:left w:val="nil"/>
              <w:bottom w:val="nil"/>
              <w:right w:val="nil"/>
            </w:tcBorders>
            <w:shd w:val="clear" w:color="auto" w:fill="auto"/>
            <w:noWrap/>
            <w:vAlign w:val="bottom"/>
            <w:hideMark/>
          </w:tcPr>
          <w:p w14:paraId="58A2F4F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19.40</w:t>
            </w:r>
          </w:p>
        </w:tc>
        <w:tc>
          <w:tcPr>
            <w:tcW w:w="230" w:type="dxa"/>
            <w:tcBorders>
              <w:top w:val="nil"/>
              <w:left w:val="nil"/>
              <w:bottom w:val="nil"/>
              <w:right w:val="nil"/>
            </w:tcBorders>
            <w:shd w:val="clear" w:color="auto" w:fill="auto"/>
            <w:noWrap/>
            <w:vAlign w:val="bottom"/>
            <w:hideMark/>
          </w:tcPr>
          <w:p w14:paraId="7E9C345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98FF50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3.64</w:t>
            </w:r>
          </w:p>
        </w:tc>
        <w:tc>
          <w:tcPr>
            <w:tcW w:w="510" w:type="dxa"/>
            <w:gridSpan w:val="2"/>
            <w:tcBorders>
              <w:top w:val="nil"/>
              <w:left w:val="nil"/>
              <w:bottom w:val="nil"/>
              <w:right w:val="nil"/>
            </w:tcBorders>
            <w:shd w:val="clear" w:color="auto" w:fill="auto"/>
            <w:noWrap/>
            <w:vAlign w:val="bottom"/>
            <w:hideMark/>
          </w:tcPr>
          <w:p w14:paraId="32B89D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18.7</w:t>
            </w:r>
          </w:p>
        </w:tc>
        <w:tc>
          <w:tcPr>
            <w:tcW w:w="190" w:type="dxa"/>
            <w:gridSpan w:val="2"/>
            <w:tcBorders>
              <w:top w:val="nil"/>
              <w:left w:val="nil"/>
              <w:bottom w:val="nil"/>
              <w:right w:val="nil"/>
            </w:tcBorders>
            <w:shd w:val="clear" w:color="auto" w:fill="auto"/>
            <w:noWrap/>
            <w:vAlign w:val="bottom"/>
            <w:hideMark/>
          </w:tcPr>
          <w:p w14:paraId="6F77B24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6960" behindDoc="0" locked="0" layoutInCell="1" allowOverlap="1" wp14:anchorId="36469378" wp14:editId="4C942616">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8EC22B6" id="Textové pole 1184"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17984" behindDoc="0" locked="0" layoutInCell="1" allowOverlap="1" wp14:anchorId="6A85EE95" wp14:editId="2F1ECD1B">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E939D2" id="Textové pole 1183"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DFEE15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1.52</w:t>
            </w:r>
          </w:p>
        </w:tc>
        <w:tc>
          <w:tcPr>
            <w:tcW w:w="230" w:type="dxa"/>
            <w:gridSpan w:val="2"/>
            <w:tcBorders>
              <w:top w:val="nil"/>
              <w:left w:val="nil"/>
              <w:bottom w:val="nil"/>
              <w:right w:val="nil"/>
            </w:tcBorders>
            <w:shd w:val="clear" w:color="auto" w:fill="auto"/>
            <w:noWrap/>
            <w:vAlign w:val="bottom"/>
            <w:hideMark/>
          </w:tcPr>
          <w:p w14:paraId="1617FC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4E27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510" w:type="dxa"/>
            <w:gridSpan w:val="2"/>
            <w:tcBorders>
              <w:top w:val="nil"/>
              <w:left w:val="nil"/>
              <w:bottom w:val="nil"/>
              <w:right w:val="nil"/>
            </w:tcBorders>
            <w:shd w:val="clear" w:color="auto" w:fill="auto"/>
            <w:noWrap/>
            <w:vAlign w:val="bottom"/>
            <w:hideMark/>
          </w:tcPr>
          <w:p w14:paraId="1E4E1D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38.8</w:t>
            </w:r>
          </w:p>
        </w:tc>
        <w:tc>
          <w:tcPr>
            <w:tcW w:w="190" w:type="dxa"/>
            <w:gridSpan w:val="2"/>
            <w:tcBorders>
              <w:top w:val="nil"/>
              <w:left w:val="nil"/>
              <w:bottom w:val="nil"/>
              <w:right w:val="nil"/>
            </w:tcBorders>
            <w:shd w:val="clear" w:color="auto" w:fill="auto"/>
            <w:noWrap/>
            <w:vAlign w:val="bottom"/>
            <w:hideMark/>
          </w:tcPr>
          <w:p w14:paraId="35CD0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5BA4F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779B91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3BE91F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40F30F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095C037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4D0FEF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4</w:t>
            </w:r>
          </w:p>
        </w:tc>
        <w:tc>
          <w:tcPr>
            <w:tcW w:w="842" w:type="dxa"/>
            <w:tcBorders>
              <w:top w:val="nil"/>
              <w:left w:val="nil"/>
              <w:bottom w:val="nil"/>
              <w:right w:val="nil"/>
            </w:tcBorders>
            <w:shd w:val="clear" w:color="auto" w:fill="auto"/>
            <w:noWrap/>
            <w:vAlign w:val="bottom"/>
            <w:hideMark/>
          </w:tcPr>
          <w:p w14:paraId="10D3592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19.88</w:t>
            </w:r>
          </w:p>
        </w:tc>
        <w:tc>
          <w:tcPr>
            <w:tcW w:w="230" w:type="dxa"/>
            <w:tcBorders>
              <w:top w:val="nil"/>
              <w:left w:val="nil"/>
              <w:bottom w:val="nil"/>
              <w:right w:val="nil"/>
            </w:tcBorders>
            <w:shd w:val="clear" w:color="auto" w:fill="auto"/>
            <w:noWrap/>
            <w:vAlign w:val="bottom"/>
            <w:hideMark/>
          </w:tcPr>
          <w:p w14:paraId="1710D3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B8B489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3.73</w:t>
            </w:r>
          </w:p>
        </w:tc>
        <w:tc>
          <w:tcPr>
            <w:tcW w:w="510" w:type="dxa"/>
            <w:gridSpan w:val="2"/>
            <w:tcBorders>
              <w:top w:val="nil"/>
              <w:left w:val="nil"/>
              <w:bottom w:val="nil"/>
              <w:right w:val="nil"/>
            </w:tcBorders>
            <w:shd w:val="clear" w:color="auto" w:fill="auto"/>
            <w:noWrap/>
            <w:vAlign w:val="bottom"/>
            <w:hideMark/>
          </w:tcPr>
          <w:p w14:paraId="296CED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gridSpan w:val="2"/>
            <w:tcBorders>
              <w:top w:val="nil"/>
              <w:left w:val="nil"/>
              <w:bottom w:val="nil"/>
              <w:right w:val="nil"/>
            </w:tcBorders>
            <w:shd w:val="clear" w:color="auto" w:fill="auto"/>
            <w:noWrap/>
            <w:vAlign w:val="bottom"/>
            <w:hideMark/>
          </w:tcPr>
          <w:p w14:paraId="52D397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9008" behindDoc="0" locked="0" layoutInCell="1" allowOverlap="1" wp14:anchorId="4BAF4BC4" wp14:editId="1EFA7892">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D3A733D" id="Textové pole 1182"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0032" behindDoc="0" locked="0" layoutInCell="1" allowOverlap="1" wp14:anchorId="09F02EC4" wp14:editId="5E3ED1BE">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A22F6DB" id="Textové pole 1181"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A75BBD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1.46</w:t>
            </w:r>
          </w:p>
        </w:tc>
        <w:tc>
          <w:tcPr>
            <w:tcW w:w="230" w:type="dxa"/>
            <w:gridSpan w:val="2"/>
            <w:tcBorders>
              <w:top w:val="nil"/>
              <w:left w:val="nil"/>
              <w:bottom w:val="nil"/>
              <w:right w:val="nil"/>
            </w:tcBorders>
            <w:shd w:val="clear" w:color="auto" w:fill="auto"/>
            <w:noWrap/>
            <w:vAlign w:val="bottom"/>
            <w:hideMark/>
          </w:tcPr>
          <w:p w14:paraId="31B34C8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68B4D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0.55</w:t>
            </w:r>
          </w:p>
        </w:tc>
        <w:tc>
          <w:tcPr>
            <w:tcW w:w="510" w:type="dxa"/>
            <w:gridSpan w:val="2"/>
            <w:tcBorders>
              <w:top w:val="nil"/>
              <w:left w:val="nil"/>
              <w:bottom w:val="nil"/>
              <w:right w:val="nil"/>
            </w:tcBorders>
            <w:shd w:val="clear" w:color="auto" w:fill="auto"/>
            <w:noWrap/>
            <w:vAlign w:val="bottom"/>
            <w:hideMark/>
          </w:tcPr>
          <w:p w14:paraId="6915EC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w:t>
            </w:r>
          </w:p>
        </w:tc>
        <w:tc>
          <w:tcPr>
            <w:tcW w:w="190" w:type="dxa"/>
            <w:gridSpan w:val="2"/>
            <w:tcBorders>
              <w:top w:val="nil"/>
              <w:left w:val="nil"/>
              <w:bottom w:val="nil"/>
              <w:right w:val="nil"/>
            </w:tcBorders>
            <w:shd w:val="clear" w:color="auto" w:fill="auto"/>
            <w:noWrap/>
            <w:vAlign w:val="bottom"/>
            <w:hideMark/>
          </w:tcPr>
          <w:p w14:paraId="0911E8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0F00A1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649365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1B64B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298C606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3205019D"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9FD220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5</w:t>
            </w:r>
          </w:p>
        </w:tc>
        <w:tc>
          <w:tcPr>
            <w:tcW w:w="842" w:type="dxa"/>
            <w:tcBorders>
              <w:top w:val="nil"/>
              <w:left w:val="nil"/>
              <w:bottom w:val="nil"/>
              <w:right w:val="nil"/>
            </w:tcBorders>
            <w:shd w:val="clear" w:color="auto" w:fill="auto"/>
            <w:noWrap/>
            <w:vAlign w:val="bottom"/>
            <w:hideMark/>
          </w:tcPr>
          <w:p w14:paraId="6F102D4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51.75</w:t>
            </w:r>
          </w:p>
        </w:tc>
        <w:tc>
          <w:tcPr>
            <w:tcW w:w="230" w:type="dxa"/>
            <w:tcBorders>
              <w:top w:val="nil"/>
              <w:left w:val="nil"/>
              <w:bottom w:val="nil"/>
              <w:right w:val="nil"/>
            </w:tcBorders>
            <w:shd w:val="clear" w:color="auto" w:fill="auto"/>
            <w:noWrap/>
            <w:vAlign w:val="bottom"/>
            <w:hideMark/>
          </w:tcPr>
          <w:p w14:paraId="5AA6E8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02C5E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11.36</w:t>
            </w:r>
          </w:p>
        </w:tc>
        <w:tc>
          <w:tcPr>
            <w:tcW w:w="510" w:type="dxa"/>
            <w:gridSpan w:val="2"/>
            <w:tcBorders>
              <w:top w:val="nil"/>
              <w:left w:val="nil"/>
              <w:bottom w:val="nil"/>
              <w:right w:val="nil"/>
            </w:tcBorders>
            <w:shd w:val="clear" w:color="auto" w:fill="auto"/>
            <w:noWrap/>
            <w:vAlign w:val="bottom"/>
            <w:hideMark/>
          </w:tcPr>
          <w:p w14:paraId="5122AEA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21.9</w:t>
            </w:r>
          </w:p>
        </w:tc>
        <w:tc>
          <w:tcPr>
            <w:tcW w:w="190" w:type="dxa"/>
            <w:gridSpan w:val="2"/>
            <w:tcBorders>
              <w:top w:val="nil"/>
              <w:left w:val="nil"/>
              <w:bottom w:val="nil"/>
              <w:right w:val="nil"/>
            </w:tcBorders>
            <w:shd w:val="clear" w:color="auto" w:fill="auto"/>
            <w:noWrap/>
            <w:vAlign w:val="bottom"/>
            <w:hideMark/>
          </w:tcPr>
          <w:p w14:paraId="3A937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1056" behindDoc="0" locked="0" layoutInCell="1" allowOverlap="1" wp14:anchorId="2B015D3C" wp14:editId="6E62A042">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F522508" id="Textové pole 1180"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2080" behindDoc="0" locked="0" layoutInCell="1" allowOverlap="1" wp14:anchorId="58AAFF88" wp14:editId="3319F27A">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6277F88" id="Textové pole 1179"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4574EDE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230" w:type="dxa"/>
            <w:gridSpan w:val="2"/>
            <w:tcBorders>
              <w:top w:val="nil"/>
              <w:left w:val="nil"/>
              <w:bottom w:val="nil"/>
              <w:right w:val="nil"/>
            </w:tcBorders>
            <w:shd w:val="clear" w:color="auto" w:fill="auto"/>
            <w:noWrap/>
            <w:vAlign w:val="bottom"/>
            <w:hideMark/>
          </w:tcPr>
          <w:p w14:paraId="31D75A3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DAC9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10" w:type="dxa"/>
            <w:gridSpan w:val="2"/>
            <w:tcBorders>
              <w:top w:val="nil"/>
              <w:left w:val="nil"/>
              <w:bottom w:val="nil"/>
              <w:right w:val="nil"/>
            </w:tcBorders>
            <w:shd w:val="clear" w:color="auto" w:fill="auto"/>
            <w:noWrap/>
            <w:vAlign w:val="bottom"/>
            <w:hideMark/>
          </w:tcPr>
          <w:p w14:paraId="50754E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32.9</w:t>
            </w:r>
          </w:p>
        </w:tc>
        <w:tc>
          <w:tcPr>
            <w:tcW w:w="190" w:type="dxa"/>
            <w:gridSpan w:val="2"/>
            <w:tcBorders>
              <w:top w:val="nil"/>
              <w:left w:val="nil"/>
              <w:bottom w:val="nil"/>
              <w:right w:val="nil"/>
            </w:tcBorders>
            <w:shd w:val="clear" w:color="auto" w:fill="auto"/>
            <w:noWrap/>
            <w:vAlign w:val="bottom"/>
            <w:hideMark/>
          </w:tcPr>
          <w:p w14:paraId="3F5C8BC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C6B167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13492C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455A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74B72B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8</w:t>
            </w:r>
          </w:p>
        </w:tc>
      </w:tr>
      <w:tr w:rsidR="00CE547F" w:rsidRPr="007610A7" w14:paraId="74B37AF6"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51BB962"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6</w:t>
            </w:r>
          </w:p>
        </w:tc>
        <w:tc>
          <w:tcPr>
            <w:tcW w:w="842" w:type="dxa"/>
            <w:tcBorders>
              <w:top w:val="nil"/>
              <w:left w:val="nil"/>
              <w:bottom w:val="nil"/>
              <w:right w:val="nil"/>
            </w:tcBorders>
            <w:shd w:val="clear" w:color="auto" w:fill="auto"/>
            <w:noWrap/>
            <w:vAlign w:val="bottom"/>
            <w:hideMark/>
          </w:tcPr>
          <w:p w14:paraId="13A393C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51.38</w:t>
            </w:r>
          </w:p>
        </w:tc>
        <w:tc>
          <w:tcPr>
            <w:tcW w:w="230" w:type="dxa"/>
            <w:tcBorders>
              <w:top w:val="nil"/>
              <w:left w:val="nil"/>
              <w:bottom w:val="nil"/>
              <w:right w:val="nil"/>
            </w:tcBorders>
            <w:shd w:val="clear" w:color="auto" w:fill="auto"/>
            <w:noWrap/>
            <w:vAlign w:val="bottom"/>
            <w:hideMark/>
          </w:tcPr>
          <w:p w14:paraId="056A30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5CC24C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10.56</w:t>
            </w:r>
          </w:p>
        </w:tc>
        <w:tc>
          <w:tcPr>
            <w:tcW w:w="510" w:type="dxa"/>
            <w:gridSpan w:val="2"/>
            <w:tcBorders>
              <w:top w:val="nil"/>
              <w:left w:val="nil"/>
              <w:bottom w:val="nil"/>
              <w:right w:val="nil"/>
            </w:tcBorders>
            <w:shd w:val="clear" w:color="auto" w:fill="auto"/>
            <w:noWrap/>
            <w:vAlign w:val="bottom"/>
            <w:hideMark/>
          </w:tcPr>
          <w:p w14:paraId="13ACF8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20.5</w:t>
            </w:r>
          </w:p>
        </w:tc>
        <w:tc>
          <w:tcPr>
            <w:tcW w:w="190" w:type="dxa"/>
            <w:gridSpan w:val="2"/>
            <w:tcBorders>
              <w:top w:val="nil"/>
              <w:left w:val="nil"/>
              <w:bottom w:val="nil"/>
              <w:right w:val="nil"/>
            </w:tcBorders>
            <w:shd w:val="clear" w:color="auto" w:fill="auto"/>
            <w:noWrap/>
            <w:vAlign w:val="bottom"/>
            <w:hideMark/>
          </w:tcPr>
          <w:p w14:paraId="6DC38EF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3104" behindDoc="0" locked="0" layoutInCell="1" allowOverlap="1" wp14:anchorId="057805A5" wp14:editId="687D3DD1">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7403DD0" id="Textové pole 1178"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4128" behindDoc="0" locked="0" layoutInCell="1" allowOverlap="1" wp14:anchorId="27B96194" wp14:editId="0DE13EC3">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A536922" id="Textové pole 1177"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25189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230" w:type="dxa"/>
            <w:gridSpan w:val="2"/>
            <w:tcBorders>
              <w:top w:val="nil"/>
              <w:left w:val="nil"/>
              <w:bottom w:val="nil"/>
              <w:right w:val="nil"/>
            </w:tcBorders>
            <w:shd w:val="clear" w:color="auto" w:fill="auto"/>
            <w:noWrap/>
            <w:vAlign w:val="bottom"/>
            <w:hideMark/>
          </w:tcPr>
          <w:p w14:paraId="0D22597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CF3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0.19</w:t>
            </w:r>
          </w:p>
        </w:tc>
        <w:tc>
          <w:tcPr>
            <w:tcW w:w="510" w:type="dxa"/>
            <w:gridSpan w:val="2"/>
            <w:tcBorders>
              <w:top w:val="nil"/>
              <w:left w:val="nil"/>
              <w:bottom w:val="nil"/>
              <w:right w:val="nil"/>
            </w:tcBorders>
            <w:shd w:val="clear" w:color="auto" w:fill="auto"/>
            <w:noWrap/>
            <w:vAlign w:val="bottom"/>
            <w:hideMark/>
          </w:tcPr>
          <w:p w14:paraId="1CC99F6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32.5</w:t>
            </w:r>
          </w:p>
        </w:tc>
        <w:tc>
          <w:tcPr>
            <w:tcW w:w="190" w:type="dxa"/>
            <w:gridSpan w:val="2"/>
            <w:tcBorders>
              <w:top w:val="nil"/>
              <w:left w:val="nil"/>
              <w:bottom w:val="nil"/>
              <w:right w:val="nil"/>
            </w:tcBorders>
            <w:shd w:val="clear" w:color="auto" w:fill="auto"/>
            <w:noWrap/>
            <w:vAlign w:val="bottom"/>
            <w:hideMark/>
          </w:tcPr>
          <w:p w14:paraId="7DF55B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8D688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692E028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52320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4F9DD2F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634EC1D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4812DC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7</w:t>
            </w:r>
          </w:p>
        </w:tc>
        <w:tc>
          <w:tcPr>
            <w:tcW w:w="842" w:type="dxa"/>
            <w:tcBorders>
              <w:top w:val="nil"/>
              <w:left w:val="nil"/>
              <w:bottom w:val="nil"/>
              <w:right w:val="nil"/>
            </w:tcBorders>
            <w:shd w:val="clear" w:color="auto" w:fill="auto"/>
            <w:noWrap/>
            <w:vAlign w:val="bottom"/>
            <w:hideMark/>
          </w:tcPr>
          <w:p w14:paraId="0AC5C8E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112.37</w:t>
            </w:r>
          </w:p>
        </w:tc>
        <w:tc>
          <w:tcPr>
            <w:tcW w:w="230" w:type="dxa"/>
            <w:tcBorders>
              <w:top w:val="nil"/>
              <w:left w:val="nil"/>
              <w:bottom w:val="nil"/>
              <w:right w:val="nil"/>
            </w:tcBorders>
            <w:shd w:val="clear" w:color="auto" w:fill="auto"/>
            <w:noWrap/>
            <w:vAlign w:val="bottom"/>
            <w:hideMark/>
          </w:tcPr>
          <w:p w14:paraId="60B8A30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521E7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17.72</w:t>
            </w:r>
          </w:p>
        </w:tc>
        <w:tc>
          <w:tcPr>
            <w:tcW w:w="510" w:type="dxa"/>
            <w:gridSpan w:val="2"/>
            <w:tcBorders>
              <w:top w:val="nil"/>
              <w:left w:val="nil"/>
              <w:bottom w:val="nil"/>
              <w:right w:val="nil"/>
            </w:tcBorders>
            <w:shd w:val="clear" w:color="auto" w:fill="auto"/>
            <w:noWrap/>
            <w:vAlign w:val="bottom"/>
            <w:hideMark/>
          </w:tcPr>
          <w:p w14:paraId="3768023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190" w:type="dxa"/>
            <w:gridSpan w:val="2"/>
            <w:tcBorders>
              <w:top w:val="nil"/>
              <w:left w:val="nil"/>
              <w:bottom w:val="nil"/>
              <w:right w:val="nil"/>
            </w:tcBorders>
            <w:shd w:val="clear" w:color="auto" w:fill="auto"/>
            <w:noWrap/>
            <w:vAlign w:val="bottom"/>
            <w:hideMark/>
          </w:tcPr>
          <w:p w14:paraId="2C2AC8C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5152" behindDoc="0" locked="0" layoutInCell="1" allowOverlap="1" wp14:anchorId="15318A12" wp14:editId="288A961A">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70ED931" id="Textové pole 1176"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6176" behindDoc="0" locked="0" layoutInCell="1" allowOverlap="1" wp14:anchorId="67AD3ACF" wp14:editId="7BB60F75">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FA66237" id="Textové pole 1175"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0658CB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1.59</w:t>
            </w:r>
          </w:p>
        </w:tc>
        <w:tc>
          <w:tcPr>
            <w:tcW w:w="230" w:type="dxa"/>
            <w:gridSpan w:val="2"/>
            <w:tcBorders>
              <w:top w:val="nil"/>
              <w:left w:val="nil"/>
              <w:bottom w:val="nil"/>
              <w:right w:val="nil"/>
            </w:tcBorders>
            <w:shd w:val="clear" w:color="auto" w:fill="auto"/>
            <w:noWrap/>
            <w:vAlign w:val="bottom"/>
            <w:hideMark/>
          </w:tcPr>
          <w:p w14:paraId="52D3AC6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1D8901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0.47</w:t>
            </w:r>
          </w:p>
        </w:tc>
        <w:tc>
          <w:tcPr>
            <w:tcW w:w="510" w:type="dxa"/>
            <w:gridSpan w:val="2"/>
            <w:tcBorders>
              <w:top w:val="nil"/>
              <w:left w:val="nil"/>
              <w:bottom w:val="nil"/>
              <w:right w:val="nil"/>
            </w:tcBorders>
            <w:shd w:val="clear" w:color="auto" w:fill="auto"/>
            <w:noWrap/>
            <w:vAlign w:val="bottom"/>
            <w:hideMark/>
          </w:tcPr>
          <w:p w14:paraId="2BF907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29.4</w:t>
            </w:r>
          </w:p>
        </w:tc>
        <w:tc>
          <w:tcPr>
            <w:tcW w:w="190" w:type="dxa"/>
            <w:gridSpan w:val="2"/>
            <w:tcBorders>
              <w:top w:val="nil"/>
              <w:left w:val="nil"/>
              <w:bottom w:val="nil"/>
              <w:right w:val="nil"/>
            </w:tcBorders>
            <w:shd w:val="clear" w:color="auto" w:fill="auto"/>
            <w:noWrap/>
            <w:vAlign w:val="bottom"/>
            <w:hideMark/>
          </w:tcPr>
          <w:p w14:paraId="0BAABF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30768DD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4F2CBB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21315F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160" w:type="dxa"/>
            <w:tcBorders>
              <w:top w:val="nil"/>
              <w:left w:val="nil"/>
              <w:bottom w:val="nil"/>
              <w:right w:val="nil"/>
            </w:tcBorders>
            <w:shd w:val="clear" w:color="auto" w:fill="auto"/>
            <w:noWrap/>
            <w:vAlign w:val="bottom"/>
            <w:hideMark/>
          </w:tcPr>
          <w:p w14:paraId="313F45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CE547F" w:rsidRPr="007610A7" w14:paraId="152C5ECC"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5F705AA8"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8</w:t>
            </w:r>
          </w:p>
        </w:tc>
        <w:tc>
          <w:tcPr>
            <w:tcW w:w="842" w:type="dxa"/>
            <w:tcBorders>
              <w:top w:val="nil"/>
              <w:left w:val="nil"/>
              <w:bottom w:val="nil"/>
              <w:right w:val="nil"/>
            </w:tcBorders>
            <w:shd w:val="clear" w:color="auto" w:fill="auto"/>
            <w:noWrap/>
            <w:vAlign w:val="bottom"/>
            <w:hideMark/>
          </w:tcPr>
          <w:p w14:paraId="7452C6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111.81</w:t>
            </w:r>
          </w:p>
        </w:tc>
        <w:tc>
          <w:tcPr>
            <w:tcW w:w="230" w:type="dxa"/>
            <w:tcBorders>
              <w:top w:val="nil"/>
              <w:left w:val="nil"/>
              <w:bottom w:val="nil"/>
              <w:right w:val="nil"/>
            </w:tcBorders>
            <w:shd w:val="clear" w:color="auto" w:fill="auto"/>
            <w:noWrap/>
            <w:vAlign w:val="bottom"/>
            <w:hideMark/>
          </w:tcPr>
          <w:p w14:paraId="268D9D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1E16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16.88</w:t>
            </w:r>
          </w:p>
        </w:tc>
        <w:tc>
          <w:tcPr>
            <w:tcW w:w="510" w:type="dxa"/>
            <w:gridSpan w:val="2"/>
            <w:tcBorders>
              <w:top w:val="nil"/>
              <w:left w:val="nil"/>
              <w:bottom w:val="nil"/>
              <w:right w:val="nil"/>
            </w:tcBorders>
            <w:shd w:val="clear" w:color="auto" w:fill="auto"/>
            <w:noWrap/>
            <w:vAlign w:val="bottom"/>
            <w:hideMark/>
          </w:tcPr>
          <w:p w14:paraId="5E6504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gridSpan w:val="2"/>
            <w:tcBorders>
              <w:top w:val="nil"/>
              <w:left w:val="nil"/>
              <w:bottom w:val="nil"/>
              <w:right w:val="nil"/>
            </w:tcBorders>
            <w:shd w:val="clear" w:color="auto" w:fill="auto"/>
            <w:noWrap/>
            <w:vAlign w:val="bottom"/>
            <w:hideMark/>
          </w:tcPr>
          <w:p w14:paraId="645BF6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7200" behindDoc="0" locked="0" layoutInCell="1" allowOverlap="1" wp14:anchorId="127BE9CD" wp14:editId="36C51F56">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16FF93D" id="Textové pole 1174"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8224" behindDoc="0" locked="0" layoutInCell="1" allowOverlap="1" wp14:anchorId="434FF31E" wp14:editId="6D2EADAC">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136D2FE" id="Textové pole 1173"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713F7E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230" w:type="dxa"/>
            <w:gridSpan w:val="2"/>
            <w:tcBorders>
              <w:top w:val="nil"/>
              <w:left w:val="nil"/>
              <w:bottom w:val="nil"/>
              <w:right w:val="nil"/>
            </w:tcBorders>
            <w:shd w:val="clear" w:color="auto" w:fill="auto"/>
            <w:noWrap/>
            <w:vAlign w:val="bottom"/>
            <w:hideMark/>
          </w:tcPr>
          <w:p w14:paraId="141A790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A254D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10" w:type="dxa"/>
            <w:gridSpan w:val="2"/>
            <w:tcBorders>
              <w:top w:val="nil"/>
              <w:left w:val="nil"/>
              <w:bottom w:val="nil"/>
              <w:right w:val="nil"/>
            </w:tcBorders>
            <w:shd w:val="clear" w:color="auto" w:fill="auto"/>
            <w:noWrap/>
            <w:vAlign w:val="bottom"/>
            <w:hideMark/>
          </w:tcPr>
          <w:p w14:paraId="2C9D9E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25.5</w:t>
            </w:r>
          </w:p>
        </w:tc>
        <w:tc>
          <w:tcPr>
            <w:tcW w:w="190" w:type="dxa"/>
            <w:gridSpan w:val="2"/>
            <w:tcBorders>
              <w:top w:val="nil"/>
              <w:left w:val="nil"/>
              <w:bottom w:val="nil"/>
              <w:right w:val="nil"/>
            </w:tcBorders>
            <w:shd w:val="clear" w:color="auto" w:fill="auto"/>
            <w:noWrap/>
            <w:vAlign w:val="bottom"/>
            <w:hideMark/>
          </w:tcPr>
          <w:p w14:paraId="35DBA79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6B8ED3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3F709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C71AE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160" w:type="dxa"/>
            <w:tcBorders>
              <w:top w:val="nil"/>
              <w:left w:val="nil"/>
              <w:bottom w:val="nil"/>
              <w:right w:val="nil"/>
            </w:tcBorders>
            <w:shd w:val="clear" w:color="auto" w:fill="auto"/>
            <w:noWrap/>
            <w:vAlign w:val="bottom"/>
            <w:hideMark/>
          </w:tcPr>
          <w:p w14:paraId="102FCF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117E39C2"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23D835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13</w:t>
            </w:r>
          </w:p>
        </w:tc>
        <w:tc>
          <w:tcPr>
            <w:tcW w:w="842" w:type="dxa"/>
            <w:tcBorders>
              <w:top w:val="nil"/>
              <w:left w:val="nil"/>
              <w:bottom w:val="nil"/>
              <w:right w:val="nil"/>
            </w:tcBorders>
            <w:shd w:val="clear" w:color="auto" w:fill="auto"/>
            <w:noWrap/>
            <w:vAlign w:val="bottom"/>
            <w:hideMark/>
          </w:tcPr>
          <w:p w14:paraId="6CE4622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59.99</w:t>
            </w:r>
          </w:p>
        </w:tc>
        <w:tc>
          <w:tcPr>
            <w:tcW w:w="230" w:type="dxa"/>
            <w:tcBorders>
              <w:top w:val="nil"/>
              <w:left w:val="nil"/>
              <w:bottom w:val="nil"/>
              <w:right w:val="nil"/>
            </w:tcBorders>
            <w:shd w:val="clear" w:color="auto" w:fill="auto"/>
            <w:noWrap/>
            <w:vAlign w:val="bottom"/>
            <w:hideMark/>
          </w:tcPr>
          <w:p w14:paraId="1096E2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78ED5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20.33</w:t>
            </w:r>
          </w:p>
        </w:tc>
        <w:tc>
          <w:tcPr>
            <w:tcW w:w="510" w:type="dxa"/>
            <w:gridSpan w:val="2"/>
            <w:tcBorders>
              <w:top w:val="nil"/>
              <w:left w:val="nil"/>
              <w:bottom w:val="nil"/>
              <w:right w:val="nil"/>
            </w:tcBorders>
            <w:shd w:val="clear" w:color="auto" w:fill="auto"/>
            <w:noWrap/>
            <w:vAlign w:val="bottom"/>
            <w:hideMark/>
          </w:tcPr>
          <w:p w14:paraId="0DB2ED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33.9</w:t>
            </w:r>
          </w:p>
        </w:tc>
        <w:tc>
          <w:tcPr>
            <w:tcW w:w="190" w:type="dxa"/>
            <w:gridSpan w:val="2"/>
            <w:tcBorders>
              <w:top w:val="nil"/>
              <w:left w:val="nil"/>
              <w:bottom w:val="nil"/>
              <w:right w:val="nil"/>
            </w:tcBorders>
            <w:shd w:val="clear" w:color="auto" w:fill="auto"/>
            <w:noWrap/>
            <w:vAlign w:val="bottom"/>
            <w:hideMark/>
          </w:tcPr>
          <w:p w14:paraId="245C63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9248" behindDoc="0" locked="0" layoutInCell="1" allowOverlap="1" wp14:anchorId="32C98F47" wp14:editId="798A70EE">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4D1509B" id="Textové pole 1172"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0272" behindDoc="0" locked="0" layoutInCell="1" allowOverlap="1" wp14:anchorId="4F1B4801" wp14:editId="64A63DC8">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8C30DF" id="Textové pole 1171" o:spid="_x0000_s1026" type="#_x0000_t202" style="position:absolute;margin-left:0;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774FB4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2DD81A1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6D117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0.38</w:t>
            </w:r>
          </w:p>
        </w:tc>
        <w:tc>
          <w:tcPr>
            <w:tcW w:w="510" w:type="dxa"/>
            <w:gridSpan w:val="2"/>
            <w:tcBorders>
              <w:top w:val="nil"/>
              <w:left w:val="nil"/>
              <w:bottom w:val="nil"/>
              <w:right w:val="nil"/>
            </w:tcBorders>
            <w:shd w:val="clear" w:color="auto" w:fill="auto"/>
            <w:noWrap/>
            <w:vAlign w:val="bottom"/>
            <w:hideMark/>
          </w:tcPr>
          <w:p w14:paraId="31449F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52.6</w:t>
            </w:r>
          </w:p>
        </w:tc>
        <w:tc>
          <w:tcPr>
            <w:tcW w:w="190" w:type="dxa"/>
            <w:gridSpan w:val="2"/>
            <w:tcBorders>
              <w:top w:val="nil"/>
              <w:left w:val="nil"/>
              <w:bottom w:val="nil"/>
              <w:right w:val="nil"/>
            </w:tcBorders>
            <w:shd w:val="clear" w:color="auto" w:fill="auto"/>
            <w:noWrap/>
            <w:vAlign w:val="bottom"/>
            <w:hideMark/>
          </w:tcPr>
          <w:p w14:paraId="30B85E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2C00DF3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387F89F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FDD55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393717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14</w:t>
            </w:r>
          </w:p>
        </w:tc>
      </w:tr>
      <w:tr w:rsidR="00CE547F" w:rsidRPr="007610A7" w14:paraId="333E6CE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327A7DE0"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14</w:t>
            </w:r>
          </w:p>
        </w:tc>
        <w:tc>
          <w:tcPr>
            <w:tcW w:w="842" w:type="dxa"/>
            <w:tcBorders>
              <w:top w:val="nil"/>
              <w:left w:val="nil"/>
              <w:bottom w:val="nil"/>
              <w:right w:val="nil"/>
            </w:tcBorders>
            <w:shd w:val="clear" w:color="auto" w:fill="auto"/>
            <w:noWrap/>
            <w:vAlign w:val="bottom"/>
            <w:hideMark/>
          </w:tcPr>
          <w:p w14:paraId="203BCF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62.90</w:t>
            </w:r>
          </w:p>
        </w:tc>
        <w:tc>
          <w:tcPr>
            <w:tcW w:w="230" w:type="dxa"/>
            <w:tcBorders>
              <w:top w:val="nil"/>
              <w:left w:val="nil"/>
              <w:bottom w:val="nil"/>
              <w:right w:val="nil"/>
            </w:tcBorders>
            <w:shd w:val="clear" w:color="auto" w:fill="auto"/>
            <w:noWrap/>
            <w:vAlign w:val="bottom"/>
            <w:hideMark/>
          </w:tcPr>
          <w:p w14:paraId="318B5C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A5C7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21.50</w:t>
            </w:r>
          </w:p>
        </w:tc>
        <w:tc>
          <w:tcPr>
            <w:tcW w:w="510" w:type="dxa"/>
            <w:gridSpan w:val="2"/>
            <w:tcBorders>
              <w:top w:val="nil"/>
              <w:left w:val="nil"/>
              <w:bottom w:val="nil"/>
              <w:right w:val="nil"/>
            </w:tcBorders>
            <w:shd w:val="clear" w:color="auto" w:fill="auto"/>
            <w:noWrap/>
            <w:vAlign w:val="bottom"/>
            <w:hideMark/>
          </w:tcPr>
          <w:p w14:paraId="58CBAB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34.2</w:t>
            </w:r>
          </w:p>
        </w:tc>
        <w:tc>
          <w:tcPr>
            <w:tcW w:w="190" w:type="dxa"/>
            <w:gridSpan w:val="2"/>
            <w:tcBorders>
              <w:top w:val="nil"/>
              <w:left w:val="nil"/>
              <w:bottom w:val="nil"/>
              <w:right w:val="nil"/>
            </w:tcBorders>
            <w:shd w:val="clear" w:color="auto" w:fill="auto"/>
            <w:noWrap/>
            <w:vAlign w:val="bottom"/>
            <w:hideMark/>
          </w:tcPr>
          <w:p w14:paraId="18772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1296" behindDoc="0" locked="0" layoutInCell="1" allowOverlap="1" wp14:anchorId="589CFF51" wp14:editId="19FBA237">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283F08B" id="Textové pole 1170" o:spid="_x0000_s1026" type="#_x0000_t202" style="position:absolute;margin-left:0;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2320" behindDoc="0" locked="0" layoutInCell="1" allowOverlap="1" wp14:anchorId="658ADF03" wp14:editId="1B9A576D">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ED9115A" id="Textové pole 1169" o:spid="_x0000_s1026" type="#_x0000_t202" style="position:absolute;margin-left:0;margin-top:13.5pt;width:0;height:13.5pt;z-index:2518323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E9C901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4750E76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5CAF9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0.41</w:t>
            </w:r>
          </w:p>
        </w:tc>
        <w:tc>
          <w:tcPr>
            <w:tcW w:w="510" w:type="dxa"/>
            <w:gridSpan w:val="2"/>
            <w:tcBorders>
              <w:top w:val="nil"/>
              <w:left w:val="nil"/>
              <w:bottom w:val="nil"/>
              <w:right w:val="nil"/>
            </w:tcBorders>
            <w:shd w:val="clear" w:color="auto" w:fill="auto"/>
            <w:noWrap/>
            <w:vAlign w:val="bottom"/>
            <w:hideMark/>
          </w:tcPr>
          <w:p w14:paraId="56E564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56.7</w:t>
            </w:r>
          </w:p>
        </w:tc>
        <w:tc>
          <w:tcPr>
            <w:tcW w:w="190" w:type="dxa"/>
            <w:gridSpan w:val="2"/>
            <w:tcBorders>
              <w:top w:val="nil"/>
              <w:left w:val="nil"/>
              <w:bottom w:val="nil"/>
              <w:right w:val="nil"/>
            </w:tcBorders>
            <w:shd w:val="clear" w:color="auto" w:fill="auto"/>
            <w:noWrap/>
            <w:vAlign w:val="bottom"/>
            <w:hideMark/>
          </w:tcPr>
          <w:p w14:paraId="3947E4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60897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39" w:type="dxa"/>
            <w:gridSpan w:val="2"/>
            <w:tcBorders>
              <w:top w:val="nil"/>
              <w:left w:val="nil"/>
              <w:bottom w:val="nil"/>
              <w:right w:val="nil"/>
            </w:tcBorders>
            <w:shd w:val="clear" w:color="auto" w:fill="auto"/>
            <w:noWrap/>
            <w:vAlign w:val="bottom"/>
            <w:hideMark/>
          </w:tcPr>
          <w:p w14:paraId="62BBAD5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4F684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103A9A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CE547F" w:rsidRPr="007610A7" w14:paraId="57F78F8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CE4366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15</w:t>
            </w:r>
          </w:p>
        </w:tc>
        <w:tc>
          <w:tcPr>
            <w:tcW w:w="842" w:type="dxa"/>
            <w:tcBorders>
              <w:top w:val="nil"/>
              <w:left w:val="nil"/>
              <w:bottom w:val="nil"/>
              <w:right w:val="nil"/>
            </w:tcBorders>
            <w:shd w:val="clear" w:color="auto" w:fill="auto"/>
            <w:noWrap/>
            <w:vAlign w:val="bottom"/>
            <w:hideMark/>
          </w:tcPr>
          <w:p w14:paraId="5A07E3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121.85</w:t>
            </w:r>
          </w:p>
        </w:tc>
        <w:tc>
          <w:tcPr>
            <w:tcW w:w="230" w:type="dxa"/>
            <w:tcBorders>
              <w:top w:val="nil"/>
              <w:left w:val="nil"/>
              <w:bottom w:val="nil"/>
              <w:right w:val="nil"/>
            </w:tcBorders>
            <w:shd w:val="clear" w:color="auto" w:fill="auto"/>
            <w:noWrap/>
            <w:vAlign w:val="bottom"/>
            <w:hideMark/>
          </w:tcPr>
          <w:p w14:paraId="7BAFE7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450B0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26.85</w:t>
            </w:r>
          </w:p>
        </w:tc>
        <w:tc>
          <w:tcPr>
            <w:tcW w:w="510" w:type="dxa"/>
            <w:gridSpan w:val="2"/>
            <w:tcBorders>
              <w:top w:val="nil"/>
              <w:left w:val="nil"/>
              <w:bottom w:val="nil"/>
              <w:right w:val="nil"/>
            </w:tcBorders>
            <w:shd w:val="clear" w:color="auto" w:fill="auto"/>
            <w:noWrap/>
            <w:vAlign w:val="bottom"/>
            <w:hideMark/>
          </w:tcPr>
          <w:p w14:paraId="41C50F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w:t>
            </w:r>
          </w:p>
        </w:tc>
        <w:tc>
          <w:tcPr>
            <w:tcW w:w="190" w:type="dxa"/>
            <w:gridSpan w:val="2"/>
            <w:tcBorders>
              <w:top w:val="nil"/>
              <w:left w:val="nil"/>
              <w:bottom w:val="nil"/>
              <w:right w:val="nil"/>
            </w:tcBorders>
            <w:shd w:val="clear" w:color="auto" w:fill="auto"/>
            <w:noWrap/>
            <w:vAlign w:val="bottom"/>
            <w:hideMark/>
          </w:tcPr>
          <w:p w14:paraId="3FF5E9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3344" behindDoc="0" locked="0" layoutInCell="1" allowOverlap="1" wp14:anchorId="0B18A234" wp14:editId="4B1361CF">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7A7EA92" id="Textové pole 1168" o:spid="_x0000_s1026" type="#_x0000_t202" style="position:absolute;margin-left:0;margin-top:13.5pt;width:0;height:13.5pt;z-index:2518333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4368" behindDoc="0" locked="0" layoutInCell="1" allowOverlap="1" wp14:anchorId="419C0F87" wp14:editId="1B0C72E8">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EB2684B" id="Textové pole 1167" o:spid="_x0000_s1026" type="#_x0000_t202" style="position:absolute;margin-left:0;margin-top:13.5pt;width:0;height:13.5pt;z-index:2518343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54B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1.97</w:t>
            </w:r>
          </w:p>
        </w:tc>
        <w:tc>
          <w:tcPr>
            <w:tcW w:w="230" w:type="dxa"/>
            <w:gridSpan w:val="2"/>
            <w:tcBorders>
              <w:top w:val="nil"/>
              <w:left w:val="nil"/>
              <w:bottom w:val="nil"/>
              <w:right w:val="nil"/>
            </w:tcBorders>
            <w:shd w:val="clear" w:color="auto" w:fill="auto"/>
            <w:noWrap/>
            <w:vAlign w:val="bottom"/>
            <w:hideMark/>
          </w:tcPr>
          <w:p w14:paraId="5E20F8D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F87D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10" w:type="dxa"/>
            <w:gridSpan w:val="2"/>
            <w:tcBorders>
              <w:top w:val="nil"/>
              <w:left w:val="nil"/>
              <w:bottom w:val="nil"/>
              <w:right w:val="nil"/>
            </w:tcBorders>
            <w:shd w:val="clear" w:color="auto" w:fill="auto"/>
            <w:noWrap/>
            <w:vAlign w:val="bottom"/>
            <w:hideMark/>
          </w:tcPr>
          <w:p w14:paraId="24FFAF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34.8</w:t>
            </w:r>
          </w:p>
        </w:tc>
        <w:tc>
          <w:tcPr>
            <w:tcW w:w="190" w:type="dxa"/>
            <w:gridSpan w:val="2"/>
            <w:tcBorders>
              <w:top w:val="nil"/>
              <w:left w:val="nil"/>
              <w:bottom w:val="nil"/>
              <w:right w:val="nil"/>
            </w:tcBorders>
            <w:shd w:val="clear" w:color="auto" w:fill="auto"/>
            <w:noWrap/>
            <w:vAlign w:val="bottom"/>
            <w:hideMark/>
          </w:tcPr>
          <w:p w14:paraId="000E65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369351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nil"/>
              <w:right w:val="nil"/>
            </w:tcBorders>
            <w:shd w:val="clear" w:color="auto" w:fill="auto"/>
            <w:noWrap/>
            <w:vAlign w:val="bottom"/>
            <w:hideMark/>
          </w:tcPr>
          <w:p w14:paraId="3625FD0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A690F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nil"/>
              <w:right w:val="nil"/>
            </w:tcBorders>
            <w:shd w:val="clear" w:color="auto" w:fill="auto"/>
            <w:noWrap/>
            <w:vAlign w:val="bottom"/>
            <w:hideMark/>
          </w:tcPr>
          <w:p w14:paraId="5B7CA5F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CE547F" w:rsidRPr="007610A7" w14:paraId="7B6F0241"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4F4B1579"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16</w:t>
            </w:r>
          </w:p>
        </w:tc>
        <w:tc>
          <w:tcPr>
            <w:tcW w:w="842" w:type="dxa"/>
            <w:tcBorders>
              <w:top w:val="nil"/>
              <w:left w:val="nil"/>
              <w:bottom w:val="single" w:sz="4" w:space="0" w:color="auto"/>
              <w:right w:val="nil"/>
            </w:tcBorders>
            <w:shd w:val="clear" w:color="auto" w:fill="auto"/>
            <w:noWrap/>
            <w:vAlign w:val="bottom"/>
            <w:hideMark/>
          </w:tcPr>
          <w:p w14:paraId="0E83A97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126.87</w:t>
            </w:r>
          </w:p>
        </w:tc>
        <w:tc>
          <w:tcPr>
            <w:tcW w:w="230" w:type="dxa"/>
            <w:tcBorders>
              <w:top w:val="nil"/>
              <w:left w:val="nil"/>
              <w:bottom w:val="single" w:sz="4" w:space="0" w:color="auto"/>
              <w:right w:val="nil"/>
            </w:tcBorders>
            <w:shd w:val="clear" w:color="auto" w:fill="auto"/>
            <w:noWrap/>
            <w:vAlign w:val="bottom"/>
            <w:hideMark/>
          </w:tcPr>
          <w:p w14:paraId="6C08D9E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2A9D2C9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29.62</w:t>
            </w:r>
          </w:p>
        </w:tc>
        <w:tc>
          <w:tcPr>
            <w:tcW w:w="510" w:type="dxa"/>
            <w:gridSpan w:val="2"/>
            <w:tcBorders>
              <w:top w:val="nil"/>
              <w:left w:val="nil"/>
              <w:bottom w:val="single" w:sz="4" w:space="0" w:color="auto"/>
              <w:right w:val="nil"/>
            </w:tcBorders>
            <w:shd w:val="clear" w:color="auto" w:fill="auto"/>
            <w:noWrap/>
            <w:vAlign w:val="bottom"/>
            <w:hideMark/>
          </w:tcPr>
          <w:p w14:paraId="6AC39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23.3</w:t>
            </w:r>
          </w:p>
        </w:tc>
        <w:tc>
          <w:tcPr>
            <w:tcW w:w="190" w:type="dxa"/>
            <w:gridSpan w:val="2"/>
            <w:tcBorders>
              <w:top w:val="nil"/>
              <w:left w:val="nil"/>
              <w:bottom w:val="single" w:sz="4" w:space="0" w:color="auto"/>
              <w:right w:val="nil"/>
            </w:tcBorders>
            <w:shd w:val="clear" w:color="auto" w:fill="auto"/>
            <w:noWrap/>
            <w:vAlign w:val="bottom"/>
            <w:hideMark/>
          </w:tcPr>
          <w:p w14:paraId="6D9152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5392" behindDoc="0" locked="0" layoutInCell="1" allowOverlap="1" wp14:anchorId="47A0DEFC" wp14:editId="019745F0">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211F8D" id="Textové pole 1166" o:spid="_x0000_s1026" type="#_x0000_t202" style="position:absolute;margin-left:0;margin-top:13.5pt;width:0;height:13.5pt;z-index:2518353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7B10ECD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2.32</w:t>
            </w:r>
          </w:p>
        </w:tc>
        <w:tc>
          <w:tcPr>
            <w:tcW w:w="230" w:type="dxa"/>
            <w:gridSpan w:val="2"/>
            <w:tcBorders>
              <w:top w:val="nil"/>
              <w:left w:val="nil"/>
              <w:bottom w:val="single" w:sz="4" w:space="0" w:color="auto"/>
              <w:right w:val="nil"/>
            </w:tcBorders>
            <w:shd w:val="clear" w:color="auto" w:fill="auto"/>
            <w:noWrap/>
            <w:vAlign w:val="bottom"/>
            <w:hideMark/>
          </w:tcPr>
          <w:p w14:paraId="535A92C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54BCB4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0.79</w:t>
            </w:r>
          </w:p>
        </w:tc>
        <w:tc>
          <w:tcPr>
            <w:tcW w:w="510" w:type="dxa"/>
            <w:gridSpan w:val="2"/>
            <w:tcBorders>
              <w:top w:val="nil"/>
              <w:left w:val="nil"/>
              <w:bottom w:val="single" w:sz="4" w:space="0" w:color="auto"/>
              <w:right w:val="nil"/>
            </w:tcBorders>
            <w:shd w:val="clear" w:color="auto" w:fill="auto"/>
            <w:noWrap/>
            <w:vAlign w:val="bottom"/>
            <w:hideMark/>
          </w:tcPr>
          <w:p w14:paraId="667204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w:t>
            </w:r>
          </w:p>
        </w:tc>
        <w:tc>
          <w:tcPr>
            <w:tcW w:w="190" w:type="dxa"/>
            <w:gridSpan w:val="2"/>
            <w:tcBorders>
              <w:top w:val="nil"/>
              <w:left w:val="nil"/>
              <w:bottom w:val="single" w:sz="4" w:space="0" w:color="auto"/>
              <w:right w:val="nil"/>
            </w:tcBorders>
            <w:shd w:val="clear" w:color="auto" w:fill="auto"/>
            <w:noWrap/>
            <w:vAlign w:val="bottom"/>
            <w:hideMark/>
          </w:tcPr>
          <w:p w14:paraId="3F153B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2C8681F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single" w:sz="4" w:space="0" w:color="auto"/>
              <w:right w:val="nil"/>
            </w:tcBorders>
            <w:shd w:val="clear" w:color="auto" w:fill="auto"/>
            <w:noWrap/>
            <w:vAlign w:val="bottom"/>
            <w:hideMark/>
          </w:tcPr>
          <w:p w14:paraId="3F34B55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641D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single" w:sz="4" w:space="0" w:color="auto"/>
              <w:right w:val="nil"/>
            </w:tcBorders>
            <w:shd w:val="clear" w:color="auto" w:fill="auto"/>
            <w:noWrap/>
            <w:vAlign w:val="bottom"/>
            <w:hideMark/>
          </w:tcPr>
          <w:p w14:paraId="49A5DF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bl>
    <w:p w14:paraId="2B45F3F1" w14:textId="306A74A0" w:rsidR="00AE4A53" w:rsidRPr="00FA362E" w:rsidRDefault="00AE4A53" w:rsidP="00AE4A53">
      <w:pPr>
        <w:pStyle w:val="Popis"/>
        <w:rPr>
          <w:vanish/>
          <w:lang w:val="sk-SK"/>
          <w:specVanish/>
        </w:rPr>
      </w:pPr>
      <w:bookmarkStart w:id="287" w:name="_Ref513901364"/>
      <w:bookmarkStart w:id="288" w:name="_Toc513981549"/>
      <w:r>
        <w:t xml:space="preserve">Tabuľka </w:t>
      </w:r>
      <w:r>
        <w:fldChar w:fldCharType="begin"/>
      </w:r>
      <w:r>
        <w:instrText xml:space="preserve"> SEQ Tabuľka \* ARABIC </w:instrText>
      </w:r>
      <w:r>
        <w:fldChar w:fldCharType="separate"/>
      </w:r>
      <w:r w:rsidR="00B85020">
        <w:rPr>
          <w:noProof/>
        </w:rPr>
        <w:t>10</w:t>
      </w:r>
      <w:r>
        <w:fldChar w:fldCharType="end"/>
      </w:r>
      <w:bookmarkEnd w:id="287"/>
      <w:r>
        <w:t>: Popisná štatistika hodnoty parametrov počas hlbokého dýchania pre 30</w:t>
      </w:r>
      <w:r w:rsidRPr="00FA362E">
        <w:rPr>
          <w:lang w:val="sk-SK"/>
        </w:rPr>
        <w:t xml:space="preserve"> dobrovoľník</w:t>
      </w:r>
      <w:r>
        <w:rPr>
          <w:lang w:val="sk-SK"/>
        </w:rPr>
        <w:t>ov.</w:t>
      </w:r>
      <w:bookmarkEnd w:id="288"/>
    </w:p>
    <w:p w14:paraId="35AC1EC5" w14:textId="1089B772" w:rsidR="00AE4A53" w:rsidRPr="00FA362E" w:rsidRDefault="00AE4A53" w:rsidP="00AE4A53">
      <w:pPr>
        <w:pStyle w:val="Popis"/>
        <w:rPr>
          <w:lang w:val="sk-SK"/>
        </w:rPr>
      </w:pPr>
      <w:r w:rsidRPr="00FA362E">
        <w:rPr>
          <w:lang w:val="sk-SK"/>
        </w:rPr>
        <w:t xml:space="preserve"> </w:t>
      </w:r>
      <w:r>
        <w:rPr>
          <w:lang w:val="sk-SK"/>
        </w:rPr>
        <w:t xml:space="preserve">Z priemerných hodnôt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6CB67A10" w14:textId="32C0D8B2" w:rsidR="00CE547F" w:rsidRDefault="00CE547F" w:rsidP="00AE4A53">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AE4A53" w:rsidRPr="007610A7" w14:paraId="4813258D" w14:textId="77777777" w:rsidTr="00E471EA">
        <w:trPr>
          <w:trHeight w:val="781"/>
        </w:trPr>
        <w:tc>
          <w:tcPr>
            <w:tcW w:w="8698" w:type="dxa"/>
            <w:gridSpan w:val="28"/>
            <w:tcBorders>
              <w:top w:val="single" w:sz="4" w:space="0" w:color="auto"/>
              <w:left w:val="nil"/>
              <w:bottom w:val="nil"/>
              <w:right w:val="nil"/>
            </w:tcBorders>
            <w:shd w:val="clear" w:color="auto" w:fill="auto"/>
            <w:noWrap/>
            <w:vAlign w:val="bottom"/>
            <w:hideMark/>
          </w:tcPr>
          <w:p w14:paraId="2111657C" w14:textId="0BFAA438"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336F18B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5DD6A903"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2194779A"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57BD1F91"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0D70E89A"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3F98172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52800" behindDoc="0" locked="0" layoutInCell="1" allowOverlap="1" wp14:anchorId="0F1EB860" wp14:editId="2893FE03">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974B10F" w14:textId="77777777" w:rsidR="006A11AF" w:rsidRDefault="00E935D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F1EB860" id="_x0000_s1041" type="#_x0000_t202" style="position:absolute;left:0;text-align:left;margin-left:.2pt;margin-top:-34.25pt;width:11.3pt;height:12.9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5974B10F" w14:textId="77777777" w:rsidR="006A11AF" w:rsidRDefault="006A11AF"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48BC869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0383FF6A"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9EA2D97"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27E400E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7102778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53824" behindDoc="0" locked="0" layoutInCell="1" allowOverlap="1" wp14:anchorId="50848956" wp14:editId="079596B1">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06AF597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0072C47"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7E3A6CA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267C3E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01D3181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4848" behindDoc="0" locked="0" layoutInCell="1" allowOverlap="1" wp14:anchorId="10C2ADBD" wp14:editId="178FF04C">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B9702D" w14:textId="77777777" w:rsidR="006A11AF" w:rsidRDefault="00E935D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0C2ADBD" id="_x0000_s1042" type="#_x0000_t202" style="position:absolute;left:0;text-align:left;margin-left:-33.6pt;margin-top:-46.5pt;width:80.25pt;height:39pt;z-index:25185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6CB9702D" w14:textId="77777777" w:rsidR="006A11AF" w:rsidRDefault="006A11AF"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1A4ED88F"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66E333A5"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6A05E11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7E99AA9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68323E4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A8BA79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0AAA4E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9" w:type="dxa"/>
            <w:gridSpan w:val="2"/>
            <w:tcBorders>
              <w:top w:val="nil"/>
              <w:left w:val="nil"/>
              <w:bottom w:val="nil"/>
              <w:right w:val="nil"/>
            </w:tcBorders>
            <w:shd w:val="clear" w:color="auto" w:fill="auto"/>
            <w:noWrap/>
            <w:vAlign w:val="bottom"/>
            <w:hideMark/>
          </w:tcPr>
          <w:p w14:paraId="428C0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23524C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1BD05AD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233958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A1345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0" w:type="dxa"/>
            <w:gridSpan w:val="2"/>
            <w:tcBorders>
              <w:top w:val="nil"/>
              <w:left w:val="nil"/>
              <w:bottom w:val="nil"/>
              <w:right w:val="nil"/>
            </w:tcBorders>
            <w:shd w:val="clear" w:color="auto" w:fill="auto"/>
            <w:noWrap/>
            <w:vAlign w:val="bottom"/>
            <w:hideMark/>
          </w:tcPr>
          <w:p w14:paraId="0059FA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6DD6D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7C172F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364A9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27B85D6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6DC43BD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35411FE0"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4" w:type="dxa"/>
            <w:tcBorders>
              <w:top w:val="nil"/>
              <w:left w:val="nil"/>
              <w:bottom w:val="nil"/>
              <w:right w:val="nil"/>
            </w:tcBorders>
            <w:shd w:val="clear" w:color="auto" w:fill="auto"/>
            <w:noWrap/>
            <w:vAlign w:val="bottom"/>
            <w:hideMark/>
          </w:tcPr>
          <w:p w14:paraId="1E70B3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1.06E-01</w:t>
            </w:r>
          </w:p>
        </w:tc>
        <w:tc>
          <w:tcPr>
            <w:tcW w:w="228" w:type="dxa"/>
            <w:tcBorders>
              <w:top w:val="nil"/>
              <w:left w:val="nil"/>
              <w:bottom w:val="nil"/>
              <w:right w:val="nil"/>
            </w:tcBorders>
            <w:shd w:val="clear" w:color="auto" w:fill="auto"/>
            <w:noWrap/>
            <w:vAlign w:val="bottom"/>
            <w:hideMark/>
          </w:tcPr>
          <w:p w14:paraId="64A45C7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07C4F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6.81E-02</w:t>
            </w:r>
          </w:p>
        </w:tc>
        <w:tc>
          <w:tcPr>
            <w:tcW w:w="512" w:type="dxa"/>
            <w:gridSpan w:val="2"/>
            <w:tcBorders>
              <w:top w:val="nil"/>
              <w:left w:val="nil"/>
              <w:bottom w:val="nil"/>
              <w:right w:val="nil"/>
            </w:tcBorders>
            <w:shd w:val="clear" w:color="auto" w:fill="auto"/>
            <w:noWrap/>
            <w:vAlign w:val="bottom"/>
            <w:hideMark/>
          </w:tcPr>
          <w:p w14:paraId="0BFAD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0.33</w:t>
            </w:r>
          </w:p>
        </w:tc>
        <w:tc>
          <w:tcPr>
            <w:tcW w:w="189" w:type="dxa"/>
            <w:gridSpan w:val="2"/>
            <w:tcBorders>
              <w:top w:val="nil"/>
              <w:left w:val="nil"/>
              <w:bottom w:val="nil"/>
              <w:right w:val="nil"/>
            </w:tcBorders>
            <w:shd w:val="clear" w:color="auto" w:fill="auto"/>
            <w:noWrap/>
            <w:vAlign w:val="bottom"/>
            <w:hideMark/>
          </w:tcPr>
          <w:p w14:paraId="316665C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05C30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2BB5069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ACA667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6.08E-02</w:t>
            </w:r>
          </w:p>
        </w:tc>
        <w:tc>
          <w:tcPr>
            <w:tcW w:w="512" w:type="dxa"/>
            <w:gridSpan w:val="2"/>
            <w:tcBorders>
              <w:top w:val="nil"/>
              <w:left w:val="nil"/>
              <w:bottom w:val="nil"/>
              <w:right w:val="nil"/>
            </w:tcBorders>
            <w:shd w:val="clear" w:color="auto" w:fill="auto"/>
            <w:noWrap/>
            <w:vAlign w:val="bottom"/>
            <w:hideMark/>
          </w:tcPr>
          <w:p w14:paraId="21C978A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13.1</w:t>
            </w:r>
          </w:p>
        </w:tc>
        <w:tc>
          <w:tcPr>
            <w:tcW w:w="180" w:type="dxa"/>
            <w:gridSpan w:val="2"/>
            <w:tcBorders>
              <w:top w:val="nil"/>
              <w:left w:val="nil"/>
              <w:bottom w:val="nil"/>
              <w:right w:val="nil"/>
            </w:tcBorders>
            <w:shd w:val="clear" w:color="auto" w:fill="auto"/>
            <w:noWrap/>
            <w:vAlign w:val="bottom"/>
            <w:hideMark/>
          </w:tcPr>
          <w:p w14:paraId="4926C3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F1EA3D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057FF3D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8B9D09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4.74E-03</w:t>
            </w:r>
          </w:p>
        </w:tc>
        <w:tc>
          <w:tcPr>
            <w:tcW w:w="512" w:type="dxa"/>
            <w:gridSpan w:val="2"/>
            <w:tcBorders>
              <w:top w:val="nil"/>
              <w:left w:val="nil"/>
              <w:bottom w:val="nil"/>
              <w:right w:val="nil"/>
            </w:tcBorders>
            <w:shd w:val="clear" w:color="auto" w:fill="auto"/>
            <w:noWrap/>
            <w:vAlign w:val="bottom"/>
            <w:hideMark/>
          </w:tcPr>
          <w:p w14:paraId="2B8378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w:t>
            </w:r>
          </w:p>
        </w:tc>
      </w:tr>
      <w:tr w:rsidR="00CE547F" w:rsidRPr="007610A7" w14:paraId="002DEECA"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1C39D74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4" w:type="dxa"/>
            <w:tcBorders>
              <w:top w:val="nil"/>
              <w:left w:val="nil"/>
              <w:bottom w:val="nil"/>
              <w:right w:val="nil"/>
            </w:tcBorders>
            <w:shd w:val="clear" w:color="auto" w:fill="auto"/>
            <w:noWrap/>
            <w:vAlign w:val="bottom"/>
            <w:hideMark/>
          </w:tcPr>
          <w:p w14:paraId="720526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1.38E-01</w:t>
            </w:r>
          </w:p>
        </w:tc>
        <w:tc>
          <w:tcPr>
            <w:tcW w:w="228" w:type="dxa"/>
            <w:tcBorders>
              <w:top w:val="nil"/>
              <w:left w:val="nil"/>
              <w:bottom w:val="nil"/>
              <w:right w:val="nil"/>
            </w:tcBorders>
            <w:shd w:val="clear" w:color="auto" w:fill="auto"/>
            <w:noWrap/>
            <w:vAlign w:val="bottom"/>
            <w:hideMark/>
          </w:tcPr>
          <w:p w14:paraId="4AAA5B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7E3EE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1.09E-01</w:t>
            </w:r>
          </w:p>
        </w:tc>
        <w:tc>
          <w:tcPr>
            <w:tcW w:w="512" w:type="dxa"/>
            <w:gridSpan w:val="2"/>
            <w:tcBorders>
              <w:top w:val="nil"/>
              <w:left w:val="nil"/>
              <w:bottom w:val="nil"/>
              <w:right w:val="nil"/>
            </w:tcBorders>
            <w:shd w:val="clear" w:color="auto" w:fill="auto"/>
            <w:noWrap/>
            <w:vAlign w:val="bottom"/>
            <w:hideMark/>
          </w:tcPr>
          <w:p w14:paraId="7A4086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0.43</w:t>
            </w:r>
          </w:p>
        </w:tc>
        <w:tc>
          <w:tcPr>
            <w:tcW w:w="189" w:type="dxa"/>
            <w:gridSpan w:val="2"/>
            <w:tcBorders>
              <w:top w:val="nil"/>
              <w:left w:val="nil"/>
              <w:bottom w:val="nil"/>
              <w:right w:val="nil"/>
            </w:tcBorders>
            <w:shd w:val="clear" w:color="auto" w:fill="auto"/>
            <w:noWrap/>
            <w:vAlign w:val="bottom"/>
            <w:hideMark/>
          </w:tcPr>
          <w:p w14:paraId="188600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C8621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1.99E-01</w:t>
            </w:r>
          </w:p>
        </w:tc>
        <w:tc>
          <w:tcPr>
            <w:tcW w:w="228" w:type="dxa"/>
            <w:gridSpan w:val="2"/>
            <w:tcBorders>
              <w:top w:val="nil"/>
              <w:left w:val="nil"/>
              <w:bottom w:val="nil"/>
              <w:right w:val="nil"/>
            </w:tcBorders>
            <w:shd w:val="clear" w:color="auto" w:fill="auto"/>
            <w:noWrap/>
            <w:vAlign w:val="bottom"/>
            <w:hideMark/>
          </w:tcPr>
          <w:p w14:paraId="0D67438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D96569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1.07E-01</w:t>
            </w:r>
          </w:p>
        </w:tc>
        <w:tc>
          <w:tcPr>
            <w:tcW w:w="512" w:type="dxa"/>
            <w:gridSpan w:val="2"/>
            <w:tcBorders>
              <w:top w:val="nil"/>
              <w:left w:val="nil"/>
              <w:bottom w:val="nil"/>
              <w:right w:val="nil"/>
            </w:tcBorders>
            <w:shd w:val="clear" w:color="auto" w:fill="auto"/>
            <w:noWrap/>
            <w:vAlign w:val="bottom"/>
            <w:hideMark/>
          </w:tcPr>
          <w:p w14:paraId="1B8533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w:t>
            </w:r>
          </w:p>
        </w:tc>
        <w:tc>
          <w:tcPr>
            <w:tcW w:w="180" w:type="dxa"/>
            <w:gridSpan w:val="2"/>
            <w:tcBorders>
              <w:top w:val="nil"/>
              <w:left w:val="nil"/>
              <w:bottom w:val="nil"/>
              <w:right w:val="nil"/>
            </w:tcBorders>
            <w:shd w:val="clear" w:color="auto" w:fill="auto"/>
            <w:noWrap/>
            <w:vAlign w:val="bottom"/>
            <w:hideMark/>
          </w:tcPr>
          <w:p w14:paraId="6015A2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902ED6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1.50E-02</w:t>
            </w:r>
          </w:p>
        </w:tc>
        <w:tc>
          <w:tcPr>
            <w:tcW w:w="237" w:type="dxa"/>
            <w:gridSpan w:val="2"/>
            <w:tcBorders>
              <w:top w:val="nil"/>
              <w:left w:val="nil"/>
              <w:bottom w:val="nil"/>
              <w:right w:val="nil"/>
            </w:tcBorders>
            <w:shd w:val="clear" w:color="auto" w:fill="auto"/>
            <w:noWrap/>
            <w:vAlign w:val="bottom"/>
            <w:hideMark/>
          </w:tcPr>
          <w:p w14:paraId="405B636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D0193C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6.75E-03</w:t>
            </w:r>
          </w:p>
        </w:tc>
        <w:tc>
          <w:tcPr>
            <w:tcW w:w="512" w:type="dxa"/>
            <w:gridSpan w:val="2"/>
            <w:tcBorders>
              <w:top w:val="nil"/>
              <w:left w:val="nil"/>
              <w:bottom w:val="nil"/>
              <w:right w:val="nil"/>
            </w:tcBorders>
            <w:shd w:val="clear" w:color="auto" w:fill="auto"/>
            <w:noWrap/>
            <w:vAlign w:val="bottom"/>
            <w:hideMark/>
          </w:tcPr>
          <w:p w14:paraId="10900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8.17</w:t>
            </w:r>
          </w:p>
        </w:tc>
      </w:tr>
      <w:tr w:rsidR="00CE547F" w:rsidRPr="007610A7" w14:paraId="38EB217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2E5EF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4" w:type="dxa"/>
            <w:tcBorders>
              <w:top w:val="nil"/>
              <w:left w:val="nil"/>
              <w:bottom w:val="nil"/>
              <w:right w:val="nil"/>
            </w:tcBorders>
            <w:shd w:val="clear" w:color="auto" w:fill="auto"/>
            <w:noWrap/>
            <w:vAlign w:val="bottom"/>
            <w:hideMark/>
          </w:tcPr>
          <w:p w14:paraId="76FE5B0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1.73E-01</w:t>
            </w:r>
          </w:p>
        </w:tc>
        <w:tc>
          <w:tcPr>
            <w:tcW w:w="228" w:type="dxa"/>
            <w:tcBorders>
              <w:top w:val="nil"/>
              <w:left w:val="nil"/>
              <w:bottom w:val="nil"/>
              <w:right w:val="nil"/>
            </w:tcBorders>
            <w:shd w:val="clear" w:color="auto" w:fill="auto"/>
            <w:noWrap/>
            <w:vAlign w:val="bottom"/>
            <w:hideMark/>
          </w:tcPr>
          <w:p w14:paraId="16F661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FAC2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6.57E-02</w:t>
            </w:r>
          </w:p>
        </w:tc>
        <w:tc>
          <w:tcPr>
            <w:tcW w:w="512" w:type="dxa"/>
            <w:gridSpan w:val="2"/>
            <w:tcBorders>
              <w:top w:val="nil"/>
              <w:left w:val="nil"/>
              <w:bottom w:val="nil"/>
              <w:right w:val="nil"/>
            </w:tcBorders>
            <w:shd w:val="clear" w:color="auto" w:fill="auto"/>
            <w:noWrap/>
            <w:vAlign w:val="bottom"/>
            <w:hideMark/>
          </w:tcPr>
          <w:p w14:paraId="22F744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031D4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679520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1.27E-01</w:t>
            </w:r>
          </w:p>
        </w:tc>
        <w:tc>
          <w:tcPr>
            <w:tcW w:w="228" w:type="dxa"/>
            <w:gridSpan w:val="2"/>
            <w:tcBorders>
              <w:top w:val="nil"/>
              <w:left w:val="nil"/>
              <w:bottom w:val="nil"/>
              <w:right w:val="nil"/>
            </w:tcBorders>
            <w:shd w:val="clear" w:color="auto" w:fill="auto"/>
            <w:noWrap/>
            <w:vAlign w:val="bottom"/>
            <w:hideMark/>
          </w:tcPr>
          <w:p w14:paraId="474CFB2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F4C47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6.02E-02</w:t>
            </w:r>
          </w:p>
        </w:tc>
        <w:tc>
          <w:tcPr>
            <w:tcW w:w="512" w:type="dxa"/>
            <w:gridSpan w:val="2"/>
            <w:tcBorders>
              <w:top w:val="nil"/>
              <w:left w:val="nil"/>
              <w:bottom w:val="nil"/>
              <w:right w:val="nil"/>
            </w:tcBorders>
            <w:shd w:val="clear" w:color="auto" w:fill="auto"/>
            <w:noWrap/>
            <w:vAlign w:val="bottom"/>
            <w:hideMark/>
          </w:tcPr>
          <w:p w14:paraId="5C54AA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8.4</w:t>
            </w:r>
          </w:p>
        </w:tc>
        <w:tc>
          <w:tcPr>
            <w:tcW w:w="180" w:type="dxa"/>
            <w:gridSpan w:val="2"/>
            <w:tcBorders>
              <w:top w:val="nil"/>
              <w:left w:val="nil"/>
              <w:bottom w:val="nil"/>
              <w:right w:val="nil"/>
            </w:tcBorders>
            <w:shd w:val="clear" w:color="auto" w:fill="auto"/>
            <w:noWrap/>
            <w:vAlign w:val="bottom"/>
            <w:hideMark/>
          </w:tcPr>
          <w:p w14:paraId="3730E4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9B944F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1.13E-02</w:t>
            </w:r>
          </w:p>
        </w:tc>
        <w:tc>
          <w:tcPr>
            <w:tcW w:w="237" w:type="dxa"/>
            <w:gridSpan w:val="2"/>
            <w:tcBorders>
              <w:top w:val="nil"/>
              <w:left w:val="nil"/>
              <w:bottom w:val="nil"/>
              <w:right w:val="nil"/>
            </w:tcBorders>
            <w:shd w:val="clear" w:color="auto" w:fill="auto"/>
            <w:noWrap/>
            <w:vAlign w:val="bottom"/>
            <w:hideMark/>
          </w:tcPr>
          <w:p w14:paraId="0397266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8A9D8A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4.30E-03</w:t>
            </w:r>
          </w:p>
        </w:tc>
        <w:tc>
          <w:tcPr>
            <w:tcW w:w="512" w:type="dxa"/>
            <w:gridSpan w:val="2"/>
            <w:tcBorders>
              <w:top w:val="nil"/>
              <w:left w:val="nil"/>
              <w:bottom w:val="nil"/>
              <w:right w:val="nil"/>
            </w:tcBorders>
            <w:shd w:val="clear" w:color="auto" w:fill="auto"/>
            <w:noWrap/>
            <w:vAlign w:val="bottom"/>
            <w:hideMark/>
          </w:tcPr>
          <w:p w14:paraId="06E922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4.11</w:t>
            </w:r>
          </w:p>
        </w:tc>
      </w:tr>
      <w:tr w:rsidR="00CE547F" w:rsidRPr="007610A7" w14:paraId="2CA97D77" w14:textId="77777777" w:rsidTr="00452ADC">
        <w:trPr>
          <w:gridAfter w:val="1"/>
          <w:wAfter w:w="194" w:type="dxa"/>
          <w:trHeight w:val="87"/>
        </w:trPr>
        <w:tc>
          <w:tcPr>
            <w:tcW w:w="608" w:type="dxa"/>
            <w:tcBorders>
              <w:top w:val="nil"/>
              <w:left w:val="nil"/>
              <w:bottom w:val="nil"/>
              <w:right w:val="nil"/>
            </w:tcBorders>
            <w:shd w:val="clear" w:color="auto" w:fill="auto"/>
            <w:noWrap/>
            <w:vAlign w:val="bottom"/>
            <w:hideMark/>
          </w:tcPr>
          <w:p w14:paraId="2F70DB3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4" w:type="dxa"/>
            <w:tcBorders>
              <w:top w:val="nil"/>
              <w:left w:val="nil"/>
              <w:bottom w:val="nil"/>
              <w:right w:val="nil"/>
            </w:tcBorders>
            <w:shd w:val="clear" w:color="auto" w:fill="auto"/>
            <w:noWrap/>
            <w:vAlign w:val="bottom"/>
            <w:hideMark/>
          </w:tcPr>
          <w:p w14:paraId="179734F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1.77E-01</w:t>
            </w:r>
          </w:p>
        </w:tc>
        <w:tc>
          <w:tcPr>
            <w:tcW w:w="228" w:type="dxa"/>
            <w:tcBorders>
              <w:top w:val="nil"/>
              <w:left w:val="nil"/>
              <w:bottom w:val="nil"/>
              <w:right w:val="nil"/>
            </w:tcBorders>
            <w:shd w:val="clear" w:color="auto" w:fill="auto"/>
            <w:noWrap/>
            <w:vAlign w:val="bottom"/>
            <w:hideMark/>
          </w:tcPr>
          <w:p w14:paraId="1ED782A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BB3C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6.84E-02</w:t>
            </w:r>
          </w:p>
        </w:tc>
        <w:tc>
          <w:tcPr>
            <w:tcW w:w="512" w:type="dxa"/>
            <w:gridSpan w:val="2"/>
            <w:tcBorders>
              <w:top w:val="nil"/>
              <w:left w:val="nil"/>
              <w:bottom w:val="nil"/>
              <w:right w:val="nil"/>
            </w:tcBorders>
            <w:shd w:val="clear" w:color="auto" w:fill="auto"/>
            <w:noWrap/>
            <w:vAlign w:val="bottom"/>
            <w:hideMark/>
          </w:tcPr>
          <w:p w14:paraId="4606DE5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1360" behindDoc="0" locked="0" layoutInCell="1" allowOverlap="1" wp14:anchorId="272A5C0E" wp14:editId="1F1A50F4">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6CB6092" id="Textové pole 218" o:spid="_x0000_s1026" type="#_x0000_t202" style="position:absolute;margin-left:19.5pt;margin-top:12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4432" behindDoc="0" locked="0" layoutInCell="1" allowOverlap="1" wp14:anchorId="4FA063E3" wp14:editId="5724E959">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90CC95" id="Textové pole 219" o:spid="_x0000_s1026" type="#_x0000_t202" style="position:absolute;margin-left:19.5pt;margin-top:2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5456" behindDoc="0" locked="0" layoutInCell="1" allowOverlap="1" wp14:anchorId="3E18D073" wp14:editId="5901B2CD">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8E02216" id="Textové pole 220" o:spid="_x0000_s1026" type="#_x0000_t202" style="position:absolute;margin-left:19.5pt;margin-top:42pt;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6480" behindDoc="0" locked="0" layoutInCell="1" allowOverlap="1" wp14:anchorId="3135594F" wp14:editId="66B008AF">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4CBC74A" id="Textové pole 221" o:spid="_x0000_s1026" type="#_x0000_t202" style="position:absolute;margin-left:19.5pt;margin-top:57pt;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7504" behindDoc="0" locked="0" layoutInCell="1" allowOverlap="1" wp14:anchorId="0A4A0B60" wp14:editId="55A327A2">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9BF717" id="Textové pole 222" o:spid="_x0000_s1026" type="#_x0000_t202" style="position:absolute;margin-left:19.5pt;margin-top:5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8528" behindDoc="0" locked="0" layoutInCell="1" allowOverlap="1" wp14:anchorId="6F344FCF" wp14:editId="44E6AFDC">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E716BB2" id="Textové pole 223" o:spid="_x0000_s1026" type="#_x0000_t202" style="position:absolute;margin-left:19.5pt;margin-top:1in;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9552" behindDoc="0" locked="0" layoutInCell="1" allowOverlap="1" wp14:anchorId="60F567E8" wp14:editId="41A01915">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E89E0EB" id="Textové pole 224" o:spid="_x0000_s1026" type="#_x0000_t202" style="position:absolute;margin-left:19.5pt;margin-top:1in;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0576" behindDoc="0" locked="0" layoutInCell="1" allowOverlap="1" wp14:anchorId="35EF0063" wp14:editId="2CEEB3ED">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20883EB" id="Textové pole 225" o:spid="_x0000_s1026" type="#_x0000_t202" style="position:absolute;margin-left:19.5pt;margin-top:87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1600" behindDoc="0" locked="0" layoutInCell="1" allowOverlap="1" wp14:anchorId="5C795C65" wp14:editId="36DA6B9A">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01284CF" id="Textové pole 226" o:spid="_x0000_s1026" type="#_x0000_t202" style="position:absolute;margin-left:19.5pt;margin-top:8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2624" behindDoc="0" locked="0" layoutInCell="1" allowOverlap="1" wp14:anchorId="745ED5C6" wp14:editId="753BFD2B">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0D6B6E" id="Textové pole 227" o:spid="_x0000_s1026" type="#_x0000_t202" style="position:absolute;margin-left:19.5pt;margin-top:102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3648" behindDoc="0" locked="0" layoutInCell="1" allowOverlap="1" wp14:anchorId="196C5EB9" wp14:editId="6D7A9BAC">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E820048" id="Textové pole 228" o:spid="_x0000_s1026" type="#_x0000_t202" style="position:absolute;margin-left:19.5pt;margin-top:10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4672" behindDoc="0" locked="0" layoutInCell="1" allowOverlap="1" wp14:anchorId="13B305BB" wp14:editId="55EF8E4E">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46D36B" id="Textové pole 229" o:spid="_x0000_s1026" type="#_x0000_t202" style="position:absolute;margin-left:19.5pt;margin-top:117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5696" behindDoc="0" locked="0" layoutInCell="1" allowOverlap="1" wp14:anchorId="62332917" wp14:editId="5FBC40A1">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04E2567" id="Textové pole 230" o:spid="_x0000_s1026" type="#_x0000_t202" style="position:absolute;margin-left:19.5pt;margin-top:117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6720" behindDoc="0" locked="0" layoutInCell="1" allowOverlap="1" wp14:anchorId="54084232" wp14:editId="5BE04C9B">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E9B601C" id="Textové pole 231" o:spid="_x0000_s1026" type="#_x0000_t202" style="position:absolute;margin-left:19.5pt;margin-top:132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7744" behindDoc="0" locked="0" layoutInCell="1" allowOverlap="1" wp14:anchorId="46E7CB59" wp14:editId="4570E488">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A2BAC6C" id="Textové pole 232" o:spid="_x0000_s1026" type="#_x0000_t202" style="position:absolute;margin-left:19.5pt;margin-top:132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108CE92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D866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1.36E-01</w:t>
            </w:r>
          </w:p>
        </w:tc>
        <w:tc>
          <w:tcPr>
            <w:tcW w:w="228" w:type="dxa"/>
            <w:gridSpan w:val="2"/>
            <w:tcBorders>
              <w:top w:val="nil"/>
              <w:left w:val="nil"/>
              <w:bottom w:val="nil"/>
              <w:right w:val="nil"/>
            </w:tcBorders>
            <w:shd w:val="clear" w:color="auto" w:fill="auto"/>
            <w:noWrap/>
            <w:vAlign w:val="bottom"/>
            <w:hideMark/>
          </w:tcPr>
          <w:p w14:paraId="70F1D7C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8EF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2384" behindDoc="0" locked="0" layoutInCell="1" allowOverlap="1" wp14:anchorId="16FC0F06" wp14:editId="5ED915F2">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C3D83EF" id="Textové pole 233" o:spid="_x0000_s1026" type="#_x0000_t202" style="position:absolute;margin-left:27.75pt;margin-top:1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3408" behindDoc="0" locked="0" layoutInCell="1" allowOverlap="1" wp14:anchorId="492BCAAB" wp14:editId="300ACF39">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C77FF0E" id="Textové pole 234" o:spid="_x0000_s1026" type="#_x0000_t202" style="position:absolute;margin-left:27.75pt;margin-top:12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5.70E-02</w:t>
            </w:r>
          </w:p>
        </w:tc>
        <w:tc>
          <w:tcPr>
            <w:tcW w:w="512" w:type="dxa"/>
            <w:gridSpan w:val="2"/>
            <w:tcBorders>
              <w:top w:val="nil"/>
              <w:left w:val="nil"/>
              <w:bottom w:val="nil"/>
              <w:right w:val="nil"/>
            </w:tcBorders>
            <w:shd w:val="clear" w:color="auto" w:fill="auto"/>
            <w:noWrap/>
            <w:vAlign w:val="bottom"/>
            <w:hideMark/>
          </w:tcPr>
          <w:p w14:paraId="55EFB50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68018A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E3C038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7F5F88C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F0E88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3.80E-03</w:t>
            </w:r>
          </w:p>
        </w:tc>
        <w:tc>
          <w:tcPr>
            <w:tcW w:w="512" w:type="dxa"/>
            <w:gridSpan w:val="2"/>
            <w:tcBorders>
              <w:top w:val="nil"/>
              <w:left w:val="nil"/>
              <w:bottom w:val="nil"/>
              <w:right w:val="nil"/>
            </w:tcBorders>
            <w:shd w:val="clear" w:color="auto" w:fill="auto"/>
            <w:noWrap/>
            <w:vAlign w:val="bottom"/>
            <w:hideMark/>
          </w:tcPr>
          <w:p w14:paraId="3B905F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4.53</w:t>
            </w:r>
          </w:p>
        </w:tc>
      </w:tr>
      <w:tr w:rsidR="00CE547F" w:rsidRPr="007610A7" w14:paraId="42950D0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3EFFC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4" w:type="dxa"/>
            <w:tcBorders>
              <w:top w:val="nil"/>
              <w:left w:val="nil"/>
              <w:bottom w:val="nil"/>
              <w:right w:val="nil"/>
            </w:tcBorders>
            <w:shd w:val="clear" w:color="auto" w:fill="auto"/>
            <w:noWrap/>
            <w:vAlign w:val="bottom"/>
            <w:hideMark/>
          </w:tcPr>
          <w:p w14:paraId="74E7E61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3.41E-02</w:t>
            </w:r>
          </w:p>
        </w:tc>
        <w:tc>
          <w:tcPr>
            <w:tcW w:w="228" w:type="dxa"/>
            <w:tcBorders>
              <w:top w:val="nil"/>
              <w:left w:val="nil"/>
              <w:bottom w:val="nil"/>
              <w:right w:val="nil"/>
            </w:tcBorders>
            <w:shd w:val="clear" w:color="auto" w:fill="auto"/>
            <w:noWrap/>
            <w:vAlign w:val="bottom"/>
            <w:hideMark/>
          </w:tcPr>
          <w:p w14:paraId="7F73B8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57D02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3.08E-02</w:t>
            </w:r>
          </w:p>
        </w:tc>
        <w:tc>
          <w:tcPr>
            <w:tcW w:w="512" w:type="dxa"/>
            <w:gridSpan w:val="2"/>
            <w:tcBorders>
              <w:top w:val="nil"/>
              <w:left w:val="nil"/>
              <w:bottom w:val="nil"/>
              <w:right w:val="nil"/>
            </w:tcBorders>
            <w:shd w:val="clear" w:color="auto" w:fill="auto"/>
            <w:noWrap/>
            <w:vAlign w:val="bottom"/>
            <w:hideMark/>
          </w:tcPr>
          <w:p w14:paraId="77C5539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6823B22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C7638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6.34E-02</w:t>
            </w:r>
          </w:p>
        </w:tc>
        <w:tc>
          <w:tcPr>
            <w:tcW w:w="228" w:type="dxa"/>
            <w:gridSpan w:val="2"/>
            <w:tcBorders>
              <w:top w:val="nil"/>
              <w:left w:val="nil"/>
              <w:bottom w:val="nil"/>
              <w:right w:val="nil"/>
            </w:tcBorders>
            <w:shd w:val="clear" w:color="auto" w:fill="auto"/>
            <w:noWrap/>
            <w:vAlign w:val="bottom"/>
            <w:hideMark/>
          </w:tcPr>
          <w:p w14:paraId="1E7346E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74AF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1.78E-02</w:t>
            </w:r>
          </w:p>
        </w:tc>
        <w:tc>
          <w:tcPr>
            <w:tcW w:w="512" w:type="dxa"/>
            <w:gridSpan w:val="2"/>
            <w:tcBorders>
              <w:top w:val="nil"/>
              <w:left w:val="nil"/>
              <w:bottom w:val="nil"/>
              <w:right w:val="nil"/>
            </w:tcBorders>
            <w:shd w:val="clear" w:color="auto" w:fill="auto"/>
            <w:noWrap/>
            <w:vAlign w:val="bottom"/>
            <w:hideMark/>
          </w:tcPr>
          <w:p w14:paraId="6281F8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10.5</w:t>
            </w:r>
          </w:p>
        </w:tc>
        <w:tc>
          <w:tcPr>
            <w:tcW w:w="180" w:type="dxa"/>
            <w:gridSpan w:val="2"/>
            <w:tcBorders>
              <w:top w:val="nil"/>
              <w:left w:val="nil"/>
              <w:bottom w:val="nil"/>
              <w:right w:val="nil"/>
            </w:tcBorders>
            <w:shd w:val="clear" w:color="auto" w:fill="auto"/>
            <w:noWrap/>
            <w:vAlign w:val="bottom"/>
            <w:hideMark/>
          </w:tcPr>
          <w:p w14:paraId="2F3081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2EA4AA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5.83E-03</w:t>
            </w:r>
          </w:p>
        </w:tc>
        <w:tc>
          <w:tcPr>
            <w:tcW w:w="237" w:type="dxa"/>
            <w:gridSpan w:val="2"/>
            <w:tcBorders>
              <w:top w:val="nil"/>
              <w:left w:val="nil"/>
              <w:bottom w:val="nil"/>
              <w:right w:val="nil"/>
            </w:tcBorders>
            <w:shd w:val="clear" w:color="auto" w:fill="auto"/>
            <w:noWrap/>
            <w:vAlign w:val="bottom"/>
            <w:hideMark/>
          </w:tcPr>
          <w:p w14:paraId="213E5C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06237A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1.52E-03</w:t>
            </w:r>
          </w:p>
        </w:tc>
        <w:tc>
          <w:tcPr>
            <w:tcW w:w="512" w:type="dxa"/>
            <w:gridSpan w:val="2"/>
            <w:tcBorders>
              <w:top w:val="nil"/>
              <w:left w:val="nil"/>
              <w:bottom w:val="nil"/>
              <w:right w:val="nil"/>
            </w:tcBorders>
            <w:shd w:val="clear" w:color="auto" w:fill="auto"/>
            <w:noWrap/>
            <w:vAlign w:val="bottom"/>
            <w:hideMark/>
          </w:tcPr>
          <w:p w14:paraId="02FD18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5.46</w:t>
            </w:r>
          </w:p>
        </w:tc>
      </w:tr>
      <w:tr w:rsidR="00CE547F" w:rsidRPr="007610A7" w14:paraId="5C20D409"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2286F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4" w:type="dxa"/>
            <w:tcBorders>
              <w:top w:val="nil"/>
              <w:left w:val="nil"/>
              <w:bottom w:val="nil"/>
              <w:right w:val="nil"/>
            </w:tcBorders>
            <w:shd w:val="clear" w:color="auto" w:fill="auto"/>
            <w:noWrap/>
            <w:vAlign w:val="bottom"/>
            <w:hideMark/>
          </w:tcPr>
          <w:p w14:paraId="26A16B8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3.33E-02</w:t>
            </w:r>
          </w:p>
        </w:tc>
        <w:tc>
          <w:tcPr>
            <w:tcW w:w="228" w:type="dxa"/>
            <w:tcBorders>
              <w:top w:val="nil"/>
              <w:left w:val="nil"/>
              <w:bottom w:val="nil"/>
              <w:right w:val="nil"/>
            </w:tcBorders>
            <w:shd w:val="clear" w:color="auto" w:fill="auto"/>
            <w:noWrap/>
            <w:vAlign w:val="bottom"/>
            <w:hideMark/>
          </w:tcPr>
          <w:p w14:paraId="19A70F2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8FD4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3.01E-02</w:t>
            </w:r>
          </w:p>
        </w:tc>
        <w:tc>
          <w:tcPr>
            <w:tcW w:w="512" w:type="dxa"/>
            <w:gridSpan w:val="2"/>
            <w:tcBorders>
              <w:top w:val="nil"/>
              <w:left w:val="nil"/>
              <w:bottom w:val="nil"/>
              <w:right w:val="nil"/>
            </w:tcBorders>
            <w:shd w:val="clear" w:color="auto" w:fill="auto"/>
            <w:noWrap/>
            <w:vAlign w:val="bottom"/>
            <w:hideMark/>
          </w:tcPr>
          <w:p w14:paraId="67B473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0.06</w:t>
            </w:r>
          </w:p>
        </w:tc>
        <w:tc>
          <w:tcPr>
            <w:tcW w:w="189" w:type="dxa"/>
            <w:gridSpan w:val="2"/>
            <w:tcBorders>
              <w:top w:val="nil"/>
              <w:left w:val="nil"/>
              <w:bottom w:val="nil"/>
              <w:right w:val="nil"/>
            </w:tcBorders>
            <w:shd w:val="clear" w:color="auto" w:fill="auto"/>
            <w:noWrap/>
            <w:vAlign w:val="bottom"/>
            <w:hideMark/>
          </w:tcPr>
          <w:p w14:paraId="10C098D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7B3928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6.88E-02</w:t>
            </w:r>
          </w:p>
        </w:tc>
        <w:tc>
          <w:tcPr>
            <w:tcW w:w="228" w:type="dxa"/>
            <w:gridSpan w:val="2"/>
            <w:tcBorders>
              <w:top w:val="nil"/>
              <w:left w:val="nil"/>
              <w:bottom w:val="nil"/>
              <w:right w:val="nil"/>
            </w:tcBorders>
            <w:shd w:val="clear" w:color="auto" w:fill="auto"/>
            <w:noWrap/>
            <w:vAlign w:val="bottom"/>
            <w:hideMark/>
          </w:tcPr>
          <w:p w14:paraId="4F08D7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133B1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2.53E-02</w:t>
            </w:r>
          </w:p>
        </w:tc>
        <w:tc>
          <w:tcPr>
            <w:tcW w:w="512" w:type="dxa"/>
            <w:gridSpan w:val="2"/>
            <w:tcBorders>
              <w:top w:val="nil"/>
              <w:left w:val="nil"/>
              <w:bottom w:val="nil"/>
              <w:right w:val="nil"/>
            </w:tcBorders>
            <w:shd w:val="clear" w:color="auto" w:fill="auto"/>
            <w:noWrap/>
            <w:vAlign w:val="bottom"/>
            <w:hideMark/>
          </w:tcPr>
          <w:p w14:paraId="572ECCF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11.7</w:t>
            </w:r>
          </w:p>
        </w:tc>
        <w:tc>
          <w:tcPr>
            <w:tcW w:w="180" w:type="dxa"/>
            <w:gridSpan w:val="2"/>
            <w:tcBorders>
              <w:top w:val="nil"/>
              <w:left w:val="nil"/>
              <w:bottom w:val="nil"/>
              <w:right w:val="nil"/>
            </w:tcBorders>
            <w:shd w:val="clear" w:color="auto" w:fill="auto"/>
            <w:noWrap/>
            <w:vAlign w:val="bottom"/>
            <w:hideMark/>
          </w:tcPr>
          <w:p w14:paraId="397993F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2E571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6.40E-03</w:t>
            </w:r>
          </w:p>
        </w:tc>
        <w:tc>
          <w:tcPr>
            <w:tcW w:w="237" w:type="dxa"/>
            <w:gridSpan w:val="2"/>
            <w:tcBorders>
              <w:top w:val="nil"/>
              <w:left w:val="nil"/>
              <w:bottom w:val="nil"/>
              <w:right w:val="nil"/>
            </w:tcBorders>
            <w:shd w:val="clear" w:color="auto" w:fill="auto"/>
            <w:noWrap/>
            <w:vAlign w:val="bottom"/>
            <w:hideMark/>
          </w:tcPr>
          <w:p w14:paraId="74CF66C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3A658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2.06E-03</w:t>
            </w:r>
          </w:p>
        </w:tc>
        <w:tc>
          <w:tcPr>
            <w:tcW w:w="512" w:type="dxa"/>
            <w:gridSpan w:val="2"/>
            <w:tcBorders>
              <w:top w:val="nil"/>
              <w:left w:val="nil"/>
              <w:bottom w:val="nil"/>
              <w:right w:val="nil"/>
            </w:tcBorders>
            <w:shd w:val="clear" w:color="auto" w:fill="auto"/>
            <w:noWrap/>
            <w:vAlign w:val="bottom"/>
            <w:hideMark/>
          </w:tcPr>
          <w:p w14:paraId="2F9E04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6.04</w:t>
            </w:r>
          </w:p>
        </w:tc>
      </w:tr>
      <w:tr w:rsidR="00CE547F" w:rsidRPr="007610A7" w14:paraId="760D015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273360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4" w:type="dxa"/>
            <w:tcBorders>
              <w:top w:val="nil"/>
              <w:left w:val="nil"/>
              <w:bottom w:val="nil"/>
              <w:right w:val="nil"/>
            </w:tcBorders>
            <w:shd w:val="clear" w:color="auto" w:fill="auto"/>
            <w:noWrap/>
            <w:vAlign w:val="bottom"/>
            <w:hideMark/>
          </w:tcPr>
          <w:p w14:paraId="48EDC0A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6.12E-02</w:t>
            </w:r>
          </w:p>
        </w:tc>
        <w:tc>
          <w:tcPr>
            <w:tcW w:w="228" w:type="dxa"/>
            <w:tcBorders>
              <w:top w:val="nil"/>
              <w:left w:val="nil"/>
              <w:bottom w:val="nil"/>
              <w:right w:val="nil"/>
            </w:tcBorders>
            <w:shd w:val="clear" w:color="auto" w:fill="auto"/>
            <w:noWrap/>
            <w:vAlign w:val="bottom"/>
            <w:hideMark/>
          </w:tcPr>
          <w:p w14:paraId="6404B3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362CC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5.08E-02</w:t>
            </w:r>
          </w:p>
        </w:tc>
        <w:tc>
          <w:tcPr>
            <w:tcW w:w="512" w:type="dxa"/>
            <w:gridSpan w:val="2"/>
            <w:tcBorders>
              <w:top w:val="nil"/>
              <w:left w:val="nil"/>
              <w:bottom w:val="nil"/>
              <w:right w:val="nil"/>
            </w:tcBorders>
            <w:shd w:val="clear" w:color="auto" w:fill="auto"/>
            <w:noWrap/>
            <w:vAlign w:val="bottom"/>
            <w:hideMark/>
          </w:tcPr>
          <w:p w14:paraId="2044C9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0.05</w:t>
            </w:r>
          </w:p>
        </w:tc>
        <w:tc>
          <w:tcPr>
            <w:tcW w:w="189" w:type="dxa"/>
            <w:gridSpan w:val="2"/>
            <w:tcBorders>
              <w:top w:val="nil"/>
              <w:left w:val="nil"/>
              <w:bottom w:val="nil"/>
              <w:right w:val="nil"/>
            </w:tcBorders>
            <w:shd w:val="clear" w:color="auto" w:fill="auto"/>
            <w:noWrap/>
            <w:vAlign w:val="bottom"/>
            <w:hideMark/>
          </w:tcPr>
          <w:p w14:paraId="09EEE1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2C43A7D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3A89E1C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6A77B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3.69E-02</w:t>
            </w:r>
          </w:p>
        </w:tc>
        <w:tc>
          <w:tcPr>
            <w:tcW w:w="512" w:type="dxa"/>
            <w:gridSpan w:val="2"/>
            <w:tcBorders>
              <w:top w:val="nil"/>
              <w:left w:val="nil"/>
              <w:bottom w:val="nil"/>
              <w:right w:val="nil"/>
            </w:tcBorders>
            <w:shd w:val="clear" w:color="auto" w:fill="auto"/>
            <w:noWrap/>
            <w:vAlign w:val="bottom"/>
            <w:hideMark/>
          </w:tcPr>
          <w:p w14:paraId="7247AE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43059B3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9212C0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5.59E-03</w:t>
            </w:r>
          </w:p>
        </w:tc>
        <w:tc>
          <w:tcPr>
            <w:tcW w:w="237" w:type="dxa"/>
            <w:gridSpan w:val="2"/>
            <w:tcBorders>
              <w:top w:val="nil"/>
              <w:left w:val="nil"/>
              <w:bottom w:val="nil"/>
              <w:right w:val="nil"/>
            </w:tcBorders>
            <w:shd w:val="clear" w:color="auto" w:fill="auto"/>
            <w:noWrap/>
            <w:vAlign w:val="bottom"/>
            <w:hideMark/>
          </w:tcPr>
          <w:p w14:paraId="18A3039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0CD01F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6.83E-04</w:t>
            </w:r>
          </w:p>
        </w:tc>
        <w:tc>
          <w:tcPr>
            <w:tcW w:w="512" w:type="dxa"/>
            <w:gridSpan w:val="2"/>
            <w:tcBorders>
              <w:top w:val="nil"/>
              <w:left w:val="nil"/>
              <w:bottom w:val="nil"/>
              <w:right w:val="nil"/>
            </w:tcBorders>
            <w:shd w:val="clear" w:color="auto" w:fill="auto"/>
            <w:noWrap/>
            <w:vAlign w:val="bottom"/>
            <w:hideMark/>
          </w:tcPr>
          <w:p w14:paraId="13D1E3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w:t>
            </w:r>
          </w:p>
        </w:tc>
      </w:tr>
      <w:tr w:rsidR="00CE547F" w:rsidRPr="007610A7" w14:paraId="6550CE4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F93F2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4" w:type="dxa"/>
            <w:tcBorders>
              <w:top w:val="nil"/>
              <w:left w:val="nil"/>
              <w:bottom w:val="nil"/>
              <w:right w:val="nil"/>
            </w:tcBorders>
            <w:shd w:val="clear" w:color="auto" w:fill="auto"/>
            <w:noWrap/>
            <w:vAlign w:val="bottom"/>
            <w:hideMark/>
          </w:tcPr>
          <w:p w14:paraId="53F9496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7.41E-02</w:t>
            </w:r>
          </w:p>
        </w:tc>
        <w:tc>
          <w:tcPr>
            <w:tcW w:w="228" w:type="dxa"/>
            <w:tcBorders>
              <w:top w:val="nil"/>
              <w:left w:val="nil"/>
              <w:bottom w:val="nil"/>
              <w:right w:val="nil"/>
            </w:tcBorders>
            <w:shd w:val="clear" w:color="auto" w:fill="auto"/>
            <w:noWrap/>
            <w:vAlign w:val="bottom"/>
            <w:hideMark/>
          </w:tcPr>
          <w:p w14:paraId="1D8308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6D8EE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6.01E-02</w:t>
            </w:r>
          </w:p>
        </w:tc>
        <w:tc>
          <w:tcPr>
            <w:tcW w:w="512" w:type="dxa"/>
            <w:gridSpan w:val="2"/>
            <w:tcBorders>
              <w:top w:val="nil"/>
              <w:left w:val="nil"/>
              <w:bottom w:val="nil"/>
              <w:right w:val="nil"/>
            </w:tcBorders>
            <w:shd w:val="clear" w:color="auto" w:fill="auto"/>
            <w:noWrap/>
            <w:vAlign w:val="bottom"/>
            <w:hideMark/>
          </w:tcPr>
          <w:p w14:paraId="0B3086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FAFE4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9CD8D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1.56E-01</w:t>
            </w:r>
          </w:p>
        </w:tc>
        <w:tc>
          <w:tcPr>
            <w:tcW w:w="228" w:type="dxa"/>
            <w:gridSpan w:val="2"/>
            <w:tcBorders>
              <w:top w:val="nil"/>
              <w:left w:val="nil"/>
              <w:bottom w:val="nil"/>
              <w:right w:val="nil"/>
            </w:tcBorders>
            <w:shd w:val="clear" w:color="auto" w:fill="auto"/>
            <w:noWrap/>
            <w:vAlign w:val="bottom"/>
            <w:hideMark/>
          </w:tcPr>
          <w:p w14:paraId="5DCAEC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D753B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3.42E-02</w:t>
            </w:r>
          </w:p>
        </w:tc>
        <w:tc>
          <w:tcPr>
            <w:tcW w:w="512" w:type="dxa"/>
            <w:gridSpan w:val="2"/>
            <w:tcBorders>
              <w:top w:val="nil"/>
              <w:left w:val="nil"/>
              <w:bottom w:val="nil"/>
              <w:right w:val="nil"/>
            </w:tcBorders>
            <w:shd w:val="clear" w:color="auto" w:fill="auto"/>
            <w:noWrap/>
            <w:vAlign w:val="bottom"/>
            <w:hideMark/>
          </w:tcPr>
          <w:p w14:paraId="7BB320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9.9</w:t>
            </w:r>
          </w:p>
        </w:tc>
        <w:tc>
          <w:tcPr>
            <w:tcW w:w="180" w:type="dxa"/>
            <w:gridSpan w:val="2"/>
            <w:tcBorders>
              <w:top w:val="nil"/>
              <w:left w:val="nil"/>
              <w:bottom w:val="nil"/>
              <w:right w:val="nil"/>
            </w:tcBorders>
            <w:shd w:val="clear" w:color="auto" w:fill="auto"/>
            <w:noWrap/>
            <w:vAlign w:val="bottom"/>
            <w:hideMark/>
          </w:tcPr>
          <w:p w14:paraId="21F359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AAF26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5.96E-03</w:t>
            </w:r>
          </w:p>
        </w:tc>
        <w:tc>
          <w:tcPr>
            <w:tcW w:w="237" w:type="dxa"/>
            <w:gridSpan w:val="2"/>
            <w:tcBorders>
              <w:top w:val="nil"/>
              <w:left w:val="nil"/>
              <w:bottom w:val="nil"/>
              <w:right w:val="nil"/>
            </w:tcBorders>
            <w:shd w:val="clear" w:color="auto" w:fill="auto"/>
            <w:noWrap/>
            <w:vAlign w:val="bottom"/>
            <w:hideMark/>
          </w:tcPr>
          <w:p w14:paraId="2C222E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654A55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1.11E-03</w:t>
            </w:r>
          </w:p>
        </w:tc>
        <w:tc>
          <w:tcPr>
            <w:tcW w:w="512" w:type="dxa"/>
            <w:gridSpan w:val="2"/>
            <w:tcBorders>
              <w:top w:val="nil"/>
              <w:left w:val="nil"/>
              <w:bottom w:val="nil"/>
              <w:right w:val="nil"/>
            </w:tcBorders>
            <w:shd w:val="clear" w:color="auto" w:fill="auto"/>
            <w:noWrap/>
            <w:vAlign w:val="bottom"/>
            <w:hideMark/>
          </w:tcPr>
          <w:p w14:paraId="6856CF0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5.05</w:t>
            </w:r>
          </w:p>
        </w:tc>
      </w:tr>
      <w:tr w:rsidR="00CE547F" w:rsidRPr="007610A7" w14:paraId="0FA1E81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80757D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4" w:type="dxa"/>
            <w:tcBorders>
              <w:top w:val="nil"/>
              <w:left w:val="nil"/>
              <w:bottom w:val="nil"/>
              <w:right w:val="nil"/>
            </w:tcBorders>
            <w:shd w:val="clear" w:color="auto" w:fill="auto"/>
            <w:noWrap/>
            <w:vAlign w:val="bottom"/>
            <w:hideMark/>
          </w:tcPr>
          <w:p w14:paraId="7CC25E5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4.37E-02</w:t>
            </w:r>
          </w:p>
        </w:tc>
        <w:tc>
          <w:tcPr>
            <w:tcW w:w="228" w:type="dxa"/>
            <w:tcBorders>
              <w:top w:val="nil"/>
              <w:left w:val="nil"/>
              <w:bottom w:val="nil"/>
              <w:right w:val="nil"/>
            </w:tcBorders>
            <w:shd w:val="clear" w:color="auto" w:fill="auto"/>
            <w:noWrap/>
            <w:vAlign w:val="bottom"/>
            <w:hideMark/>
          </w:tcPr>
          <w:p w14:paraId="47AB5F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757E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4.21E-02</w:t>
            </w:r>
          </w:p>
        </w:tc>
        <w:tc>
          <w:tcPr>
            <w:tcW w:w="512" w:type="dxa"/>
            <w:gridSpan w:val="2"/>
            <w:tcBorders>
              <w:top w:val="nil"/>
              <w:left w:val="nil"/>
              <w:bottom w:val="nil"/>
              <w:right w:val="nil"/>
            </w:tcBorders>
            <w:shd w:val="clear" w:color="auto" w:fill="auto"/>
            <w:noWrap/>
            <w:vAlign w:val="bottom"/>
            <w:hideMark/>
          </w:tcPr>
          <w:p w14:paraId="7A744C3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A9CDB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EAA4B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1.10E-01</w:t>
            </w:r>
          </w:p>
        </w:tc>
        <w:tc>
          <w:tcPr>
            <w:tcW w:w="228" w:type="dxa"/>
            <w:gridSpan w:val="2"/>
            <w:tcBorders>
              <w:top w:val="nil"/>
              <w:left w:val="nil"/>
              <w:bottom w:val="nil"/>
              <w:right w:val="nil"/>
            </w:tcBorders>
            <w:shd w:val="clear" w:color="auto" w:fill="auto"/>
            <w:noWrap/>
            <w:vAlign w:val="bottom"/>
            <w:hideMark/>
          </w:tcPr>
          <w:p w14:paraId="763188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54484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6.51E-02</w:t>
            </w:r>
          </w:p>
        </w:tc>
        <w:tc>
          <w:tcPr>
            <w:tcW w:w="512" w:type="dxa"/>
            <w:gridSpan w:val="2"/>
            <w:tcBorders>
              <w:top w:val="nil"/>
              <w:left w:val="nil"/>
              <w:bottom w:val="nil"/>
              <w:right w:val="nil"/>
            </w:tcBorders>
            <w:shd w:val="clear" w:color="auto" w:fill="auto"/>
            <w:noWrap/>
            <w:vAlign w:val="bottom"/>
            <w:hideMark/>
          </w:tcPr>
          <w:p w14:paraId="10AA2A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nil"/>
              <w:right w:val="nil"/>
            </w:tcBorders>
            <w:shd w:val="clear" w:color="auto" w:fill="auto"/>
            <w:noWrap/>
            <w:vAlign w:val="bottom"/>
            <w:hideMark/>
          </w:tcPr>
          <w:p w14:paraId="6B2BED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4AB70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8.16E-03</w:t>
            </w:r>
          </w:p>
        </w:tc>
        <w:tc>
          <w:tcPr>
            <w:tcW w:w="237" w:type="dxa"/>
            <w:gridSpan w:val="2"/>
            <w:tcBorders>
              <w:top w:val="nil"/>
              <w:left w:val="nil"/>
              <w:bottom w:val="nil"/>
              <w:right w:val="nil"/>
            </w:tcBorders>
            <w:shd w:val="clear" w:color="auto" w:fill="auto"/>
            <w:noWrap/>
            <w:vAlign w:val="bottom"/>
            <w:hideMark/>
          </w:tcPr>
          <w:p w14:paraId="405C810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7CDC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1.79E-03</w:t>
            </w:r>
          </w:p>
        </w:tc>
        <w:tc>
          <w:tcPr>
            <w:tcW w:w="512" w:type="dxa"/>
            <w:gridSpan w:val="2"/>
            <w:tcBorders>
              <w:top w:val="nil"/>
              <w:left w:val="nil"/>
              <w:bottom w:val="nil"/>
              <w:right w:val="nil"/>
            </w:tcBorders>
            <w:shd w:val="clear" w:color="auto" w:fill="auto"/>
            <w:noWrap/>
            <w:vAlign w:val="bottom"/>
            <w:hideMark/>
          </w:tcPr>
          <w:p w14:paraId="6C72EAA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7.65</w:t>
            </w:r>
          </w:p>
        </w:tc>
      </w:tr>
      <w:tr w:rsidR="00CE547F" w:rsidRPr="007610A7" w14:paraId="099B5585"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51514392"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lastRenderedPageBreak/>
              <w:t>14</w:t>
            </w:r>
          </w:p>
        </w:tc>
        <w:tc>
          <w:tcPr>
            <w:tcW w:w="844" w:type="dxa"/>
            <w:tcBorders>
              <w:top w:val="nil"/>
              <w:left w:val="nil"/>
              <w:bottom w:val="nil"/>
              <w:right w:val="nil"/>
            </w:tcBorders>
            <w:shd w:val="clear" w:color="auto" w:fill="auto"/>
            <w:noWrap/>
            <w:vAlign w:val="bottom"/>
            <w:hideMark/>
          </w:tcPr>
          <w:p w14:paraId="359A1E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4.25E-02</w:t>
            </w:r>
          </w:p>
        </w:tc>
        <w:tc>
          <w:tcPr>
            <w:tcW w:w="228" w:type="dxa"/>
            <w:tcBorders>
              <w:top w:val="nil"/>
              <w:left w:val="nil"/>
              <w:bottom w:val="nil"/>
              <w:right w:val="nil"/>
            </w:tcBorders>
            <w:shd w:val="clear" w:color="auto" w:fill="auto"/>
            <w:noWrap/>
            <w:vAlign w:val="bottom"/>
            <w:hideMark/>
          </w:tcPr>
          <w:p w14:paraId="74A3BFC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90116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6.20E-02</w:t>
            </w:r>
          </w:p>
        </w:tc>
        <w:tc>
          <w:tcPr>
            <w:tcW w:w="512" w:type="dxa"/>
            <w:gridSpan w:val="2"/>
            <w:tcBorders>
              <w:top w:val="nil"/>
              <w:left w:val="nil"/>
              <w:bottom w:val="nil"/>
              <w:right w:val="nil"/>
            </w:tcBorders>
            <w:shd w:val="clear" w:color="auto" w:fill="auto"/>
            <w:noWrap/>
            <w:vAlign w:val="bottom"/>
            <w:hideMark/>
          </w:tcPr>
          <w:p w14:paraId="49C5307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2CE1A7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F57A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1.03E-01</w:t>
            </w:r>
          </w:p>
        </w:tc>
        <w:tc>
          <w:tcPr>
            <w:tcW w:w="228" w:type="dxa"/>
            <w:gridSpan w:val="2"/>
            <w:tcBorders>
              <w:top w:val="nil"/>
              <w:left w:val="nil"/>
              <w:bottom w:val="nil"/>
              <w:right w:val="nil"/>
            </w:tcBorders>
            <w:shd w:val="clear" w:color="auto" w:fill="auto"/>
            <w:noWrap/>
            <w:vAlign w:val="bottom"/>
            <w:hideMark/>
          </w:tcPr>
          <w:p w14:paraId="4F79F23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4F49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4.20E-02</w:t>
            </w:r>
          </w:p>
        </w:tc>
        <w:tc>
          <w:tcPr>
            <w:tcW w:w="512" w:type="dxa"/>
            <w:gridSpan w:val="2"/>
            <w:tcBorders>
              <w:top w:val="nil"/>
              <w:left w:val="nil"/>
              <w:bottom w:val="nil"/>
              <w:right w:val="nil"/>
            </w:tcBorders>
            <w:shd w:val="clear" w:color="auto" w:fill="auto"/>
            <w:noWrap/>
            <w:vAlign w:val="bottom"/>
            <w:hideMark/>
          </w:tcPr>
          <w:p w14:paraId="40BFF18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14.2</w:t>
            </w:r>
          </w:p>
        </w:tc>
        <w:tc>
          <w:tcPr>
            <w:tcW w:w="180" w:type="dxa"/>
            <w:gridSpan w:val="2"/>
            <w:tcBorders>
              <w:top w:val="nil"/>
              <w:left w:val="nil"/>
              <w:bottom w:val="nil"/>
              <w:right w:val="nil"/>
            </w:tcBorders>
            <w:shd w:val="clear" w:color="auto" w:fill="auto"/>
            <w:noWrap/>
            <w:vAlign w:val="bottom"/>
            <w:hideMark/>
          </w:tcPr>
          <w:p w14:paraId="1EA26E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587F0B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7.93E-03</w:t>
            </w:r>
          </w:p>
        </w:tc>
        <w:tc>
          <w:tcPr>
            <w:tcW w:w="237" w:type="dxa"/>
            <w:gridSpan w:val="2"/>
            <w:tcBorders>
              <w:top w:val="nil"/>
              <w:left w:val="nil"/>
              <w:bottom w:val="nil"/>
              <w:right w:val="nil"/>
            </w:tcBorders>
            <w:shd w:val="clear" w:color="auto" w:fill="auto"/>
            <w:noWrap/>
            <w:vAlign w:val="bottom"/>
            <w:hideMark/>
          </w:tcPr>
          <w:p w14:paraId="1CDD626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4147F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1.86E-03</w:t>
            </w:r>
          </w:p>
        </w:tc>
        <w:tc>
          <w:tcPr>
            <w:tcW w:w="512" w:type="dxa"/>
            <w:gridSpan w:val="2"/>
            <w:tcBorders>
              <w:top w:val="nil"/>
              <w:left w:val="nil"/>
              <w:bottom w:val="nil"/>
              <w:right w:val="nil"/>
            </w:tcBorders>
            <w:shd w:val="clear" w:color="auto" w:fill="auto"/>
            <w:noWrap/>
            <w:vAlign w:val="bottom"/>
            <w:hideMark/>
          </w:tcPr>
          <w:p w14:paraId="5167790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7.69</w:t>
            </w:r>
          </w:p>
        </w:tc>
      </w:tr>
      <w:tr w:rsidR="00CE547F" w:rsidRPr="007610A7" w14:paraId="0DA7E20C"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272C7D79"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4" w:type="dxa"/>
            <w:tcBorders>
              <w:top w:val="nil"/>
              <w:left w:val="nil"/>
              <w:bottom w:val="nil"/>
              <w:right w:val="nil"/>
            </w:tcBorders>
            <w:shd w:val="clear" w:color="auto" w:fill="auto"/>
            <w:noWrap/>
            <w:vAlign w:val="bottom"/>
            <w:hideMark/>
          </w:tcPr>
          <w:p w14:paraId="70D6609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1.63E-01</w:t>
            </w:r>
          </w:p>
        </w:tc>
        <w:tc>
          <w:tcPr>
            <w:tcW w:w="228" w:type="dxa"/>
            <w:tcBorders>
              <w:top w:val="nil"/>
              <w:left w:val="nil"/>
              <w:bottom w:val="nil"/>
              <w:right w:val="nil"/>
            </w:tcBorders>
            <w:shd w:val="clear" w:color="auto" w:fill="auto"/>
            <w:noWrap/>
            <w:vAlign w:val="bottom"/>
            <w:hideMark/>
          </w:tcPr>
          <w:p w14:paraId="6B44BF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6123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1.25E-01</w:t>
            </w:r>
          </w:p>
        </w:tc>
        <w:tc>
          <w:tcPr>
            <w:tcW w:w="512" w:type="dxa"/>
            <w:gridSpan w:val="2"/>
            <w:tcBorders>
              <w:top w:val="nil"/>
              <w:left w:val="nil"/>
              <w:bottom w:val="nil"/>
              <w:right w:val="nil"/>
            </w:tcBorders>
            <w:shd w:val="clear" w:color="auto" w:fill="auto"/>
            <w:noWrap/>
            <w:vAlign w:val="bottom"/>
            <w:hideMark/>
          </w:tcPr>
          <w:p w14:paraId="7494C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0.13</w:t>
            </w:r>
          </w:p>
        </w:tc>
        <w:tc>
          <w:tcPr>
            <w:tcW w:w="189" w:type="dxa"/>
            <w:gridSpan w:val="2"/>
            <w:tcBorders>
              <w:top w:val="nil"/>
              <w:left w:val="nil"/>
              <w:bottom w:val="nil"/>
              <w:right w:val="nil"/>
            </w:tcBorders>
            <w:shd w:val="clear" w:color="auto" w:fill="auto"/>
            <w:noWrap/>
            <w:vAlign w:val="bottom"/>
            <w:hideMark/>
          </w:tcPr>
          <w:p w14:paraId="0ACB44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3057D8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3.42E-01</w:t>
            </w:r>
          </w:p>
        </w:tc>
        <w:tc>
          <w:tcPr>
            <w:tcW w:w="228" w:type="dxa"/>
            <w:gridSpan w:val="2"/>
            <w:tcBorders>
              <w:top w:val="nil"/>
              <w:left w:val="nil"/>
              <w:bottom w:val="nil"/>
              <w:right w:val="nil"/>
            </w:tcBorders>
            <w:shd w:val="clear" w:color="auto" w:fill="auto"/>
            <w:noWrap/>
            <w:vAlign w:val="bottom"/>
            <w:hideMark/>
          </w:tcPr>
          <w:p w14:paraId="74AE563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F2DC36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1.67E-01</w:t>
            </w:r>
          </w:p>
        </w:tc>
        <w:tc>
          <w:tcPr>
            <w:tcW w:w="512" w:type="dxa"/>
            <w:gridSpan w:val="2"/>
            <w:tcBorders>
              <w:top w:val="nil"/>
              <w:left w:val="nil"/>
              <w:bottom w:val="nil"/>
              <w:right w:val="nil"/>
            </w:tcBorders>
            <w:shd w:val="clear" w:color="auto" w:fill="auto"/>
            <w:noWrap/>
            <w:vAlign w:val="bottom"/>
            <w:hideMark/>
          </w:tcPr>
          <w:p w14:paraId="79AE67B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17.4</w:t>
            </w:r>
          </w:p>
        </w:tc>
        <w:tc>
          <w:tcPr>
            <w:tcW w:w="180" w:type="dxa"/>
            <w:gridSpan w:val="2"/>
            <w:tcBorders>
              <w:top w:val="nil"/>
              <w:left w:val="nil"/>
              <w:bottom w:val="nil"/>
              <w:right w:val="nil"/>
            </w:tcBorders>
            <w:shd w:val="clear" w:color="auto" w:fill="auto"/>
            <w:noWrap/>
            <w:vAlign w:val="bottom"/>
            <w:hideMark/>
          </w:tcPr>
          <w:p w14:paraId="32CE9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B0136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1.09E-02</w:t>
            </w:r>
          </w:p>
        </w:tc>
        <w:tc>
          <w:tcPr>
            <w:tcW w:w="237" w:type="dxa"/>
            <w:gridSpan w:val="2"/>
            <w:tcBorders>
              <w:top w:val="nil"/>
              <w:left w:val="nil"/>
              <w:bottom w:val="nil"/>
              <w:right w:val="nil"/>
            </w:tcBorders>
            <w:shd w:val="clear" w:color="auto" w:fill="auto"/>
            <w:noWrap/>
            <w:vAlign w:val="bottom"/>
            <w:hideMark/>
          </w:tcPr>
          <w:p w14:paraId="38904E5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319C8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4.03E-03</w:t>
            </w:r>
          </w:p>
        </w:tc>
        <w:tc>
          <w:tcPr>
            <w:tcW w:w="512" w:type="dxa"/>
            <w:gridSpan w:val="2"/>
            <w:tcBorders>
              <w:top w:val="nil"/>
              <w:left w:val="nil"/>
              <w:bottom w:val="nil"/>
              <w:right w:val="nil"/>
            </w:tcBorders>
            <w:shd w:val="clear" w:color="auto" w:fill="auto"/>
            <w:noWrap/>
            <w:vAlign w:val="bottom"/>
            <w:hideMark/>
          </w:tcPr>
          <w:p w14:paraId="5F319ED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8.72</w:t>
            </w:r>
          </w:p>
        </w:tc>
      </w:tr>
      <w:tr w:rsidR="00CE547F" w:rsidRPr="007610A7" w14:paraId="07879BD9"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7C97997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4" w:type="dxa"/>
            <w:tcBorders>
              <w:top w:val="nil"/>
              <w:left w:val="nil"/>
              <w:bottom w:val="single" w:sz="4" w:space="0" w:color="auto"/>
              <w:right w:val="nil"/>
            </w:tcBorders>
            <w:shd w:val="clear" w:color="auto" w:fill="auto"/>
            <w:noWrap/>
            <w:vAlign w:val="bottom"/>
            <w:hideMark/>
          </w:tcPr>
          <w:p w14:paraId="5EE719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1.46E-01</w:t>
            </w:r>
          </w:p>
        </w:tc>
        <w:tc>
          <w:tcPr>
            <w:tcW w:w="228" w:type="dxa"/>
            <w:tcBorders>
              <w:top w:val="nil"/>
              <w:left w:val="nil"/>
              <w:bottom w:val="single" w:sz="4" w:space="0" w:color="auto"/>
              <w:right w:val="nil"/>
            </w:tcBorders>
            <w:shd w:val="clear" w:color="auto" w:fill="auto"/>
            <w:noWrap/>
            <w:vAlign w:val="bottom"/>
            <w:hideMark/>
          </w:tcPr>
          <w:p w14:paraId="62B9428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7839BBA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9.58E-02</w:t>
            </w:r>
          </w:p>
        </w:tc>
        <w:tc>
          <w:tcPr>
            <w:tcW w:w="512" w:type="dxa"/>
            <w:gridSpan w:val="2"/>
            <w:tcBorders>
              <w:top w:val="nil"/>
              <w:left w:val="nil"/>
              <w:bottom w:val="single" w:sz="4" w:space="0" w:color="auto"/>
              <w:right w:val="nil"/>
            </w:tcBorders>
            <w:shd w:val="clear" w:color="auto" w:fill="auto"/>
            <w:noWrap/>
            <w:vAlign w:val="bottom"/>
            <w:hideMark/>
          </w:tcPr>
          <w:p w14:paraId="59E03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0.11</w:t>
            </w:r>
          </w:p>
        </w:tc>
        <w:tc>
          <w:tcPr>
            <w:tcW w:w="189" w:type="dxa"/>
            <w:gridSpan w:val="2"/>
            <w:tcBorders>
              <w:top w:val="nil"/>
              <w:left w:val="nil"/>
              <w:bottom w:val="single" w:sz="4" w:space="0" w:color="auto"/>
              <w:right w:val="nil"/>
            </w:tcBorders>
            <w:shd w:val="clear" w:color="auto" w:fill="auto"/>
            <w:noWrap/>
            <w:vAlign w:val="bottom"/>
            <w:hideMark/>
          </w:tcPr>
          <w:p w14:paraId="096F89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1708E49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3.53E-01</w:t>
            </w:r>
          </w:p>
        </w:tc>
        <w:tc>
          <w:tcPr>
            <w:tcW w:w="228" w:type="dxa"/>
            <w:gridSpan w:val="2"/>
            <w:tcBorders>
              <w:top w:val="nil"/>
              <w:left w:val="nil"/>
              <w:bottom w:val="single" w:sz="4" w:space="0" w:color="auto"/>
              <w:right w:val="nil"/>
            </w:tcBorders>
            <w:shd w:val="clear" w:color="auto" w:fill="auto"/>
            <w:noWrap/>
            <w:vAlign w:val="bottom"/>
            <w:hideMark/>
          </w:tcPr>
          <w:p w14:paraId="4B37222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1D25A76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1.64E-01</w:t>
            </w:r>
          </w:p>
        </w:tc>
        <w:tc>
          <w:tcPr>
            <w:tcW w:w="512" w:type="dxa"/>
            <w:gridSpan w:val="2"/>
            <w:tcBorders>
              <w:top w:val="nil"/>
              <w:left w:val="nil"/>
              <w:bottom w:val="single" w:sz="4" w:space="0" w:color="auto"/>
              <w:right w:val="nil"/>
            </w:tcBorders>
            <w:shd w:val="clear" w:color="auto" w:fill="auto"/>
            <w:noWrap/>
            <w:vAlign w:val="bottom"/>
            <w:hideMark/>
          </w:tcPr>
          <w:p w14:paraId="489308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single" w:sz="4" w:space="0" w:color="auto"/>
              <w:right w:val="nil"/>
            </w:tcBorders>
            <w:shd w:val="clear" w:color="auto" w:fill="auto"/>
            <w:noWrap/>
            <w:vAlign w:val="bottom"/>
            <w:hideMark/>
          </w:tcPr>
          <w:p w14:paraId="4BA9F14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519A475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1.03E-02</w:t>
            </w:r>
          </w:p>
        </w:tc>
        <w:tc>
          <w:tcPr>
            <w:tcW w:w="237" w:type="dxa"/>
            <w:gridSpan w:val="2"/>
            <w:tcBorders>
              <w:top w:val="nil"/>
              <w:left w:val="nil"/>
              <w:bottom w:val="single" w:sz="4" w:space="0" w:color="auto"/>
              <w:right w:val="nil"/>
            </w:tcBorders>
            <w:shd w:val="clear" w:color="auto" w:fill="auto"/>
            <w:noWrap/>
            <w:vAlign w:val="bottom"/>
            <w:hideMark/>
          </w:tcPr>
          <w:p w14:paraId="26AF11C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25498B8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3.98E-03</w:t>
            </w:r>
          </w:p>
        </w:tc>
        <w:tc>
          <w:tcPr>
            <w:tcW w:w="512" w:type="dxa"/>
            <w:gridSpan w:val="2"/>
            <w:tcBorders>
              <w:top w:val="nil"/>
              <w:left w:val="nil"/>
              <w:bottom w:val="single" w:sz="4" w:space="0" w:color="auto"/>
              <w:right w:val="nil"/>
            </w:tcBorders>
            <w:shd w:val="clear" w:color="auto" w:fill="auto"/>
            <w:noWrap/>
            <w:vAlign w:val="bottom"/>
            <w:hideMark/>
          </w:tcPr>
          <w:p w14:paraId="1179C50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7.73</w:t>
            </w:r>
          </w:p>
        </w:tc>
      </w:tr>
    </w:tbl>
    <w:p w14:paraId="49481D15" w14:textId="45D0F836" w:rsidR="007B48D4" w:rsidRPr="00FA362E" w:rsidRDefault="007B48D4" w:rsidP="007B48D4">
      <w:pPr>
        <w:pStyle w:val="Popis"/>
        <w:rPr>
          <w:vanish/>
          <w:lang w:val="sk-SK"/>
          <w:specVanish/>
        </w:rPr>
      </w:pPr>
      <w:bookmarkStart w:id="289" w:name="_Ref513901380"/>
      <w:bookmarkStart w:id="290" w:name="_Toc513981550"/>
      <w:r>
        <w:t xml:space="preserve">Tabuľka </w:t>
      </w:r>
      <w:r>
        <w:fldChar w:fldCharType="begin"/>
      </w:r>
      <w:r>
        <w:instrText xml:space="preserve"> SEQ Tabuľka \* ARABIC </w:instrText>
      </w:r>
      <w:r>
        <w:fldChar w:fldCharType="separate"/>
      </w:r>
      <w:r w:rsidR="00B85020">
        <w:rPr>
          <w:noProof/>
        </w:rPr>
        <w:t>11</w:t>
      </w:r>
      <w:r>
        <w:fldChar w:fldCharType="end"/>
      </w:r>
      <w:bookmarkEnd w:id="289"/>
      <w:r>
        <w:t xml:space="preserve">: Popisná štatistika výchylky parametrov počas </w:t>
      </w:r>
      <w:r w:rsidR="003E40AE">
        <w:t>spont</w:t>
      </w:r>
      <w:r w:rsidR="003E40AE">
        <w:rPr>
          <w:lang w:val="sk-SK"/>
        </w:rPr>
        <w:t>ánneho</w:t>
      </w:r>
      <w:r>
        <w:t xml:space="preserve"> dýchania pre 30</w:t>
      </w:r>
      <w:r w:rsidRPr="00FA362E">
        <w:rPr>
          <w:lang w:val="sk-SK"/>
        </w:rPr>
        <w:t xml:space="preserve"> dobrovoľník</w:t>
      </w:r>
      <w:r>
        <w:rPr>
          <w:lang w:val="sk-SK"/>
        </w:rPr>
        <w:t>ov.</w:t>
      </w:r>
      <w:bookmarkEnd w:id="290"/>
    </w:p>
    <w:p w14:paraId="6E907BBA" w14:textId="110EFD76" w:rsidR="007B48D4" w:rsidRDefault="007B48D4" w:rsidP="007B48D4">
      <w:pPr>
        <w:pStyle w:val="Popis"/>
      </w:pPr>
      <w:r>
        <w:t xml:space="preserve"> Z výchylky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t xml:space="preserve">boli spočítané priemerné hodnoty a smerodatné odchylky </w:t>
      </w:r>
      <w:r w:rsidRPr="00FA362E">
        <w:t>pre 30 dobrovoľníkov</w:t>
      </w:r>
      <w:r>
        <w:t>, ktoré udáva stĺpec mean +- std. Hodnota v stĺpci označenom %, udáva pomer medzi hodnotou parametru</w:t>
      </w:r>
      <w:r w:rsidR="003E40AE">
        <w:t xml:space="preserve"> (</w:t>
      </w:r>
      <w:r w:rsidR="003E40AE">
        <w:fldChar w:fldCharType="begin"/>
      </w:r>
      <w:r w:rsidR="003E40AE">
        <w:instrText xml:space="preserve"> REF _Ref513901364 \h </w:instrText>
      </w:r>
      <w:r w:rsidR="003E40AE">
        <w:fldChar w:fldCharType="separate"/>
      </w:r>
      <w:r w:rsidR="00B85020">
        <w:t xml:space="preserve">Tabuľka </w:t>
      </w:r>
      <w:r w:rsidR="00B85020">
        <w:rPr>
          <w:noProof/>
        </w:rPr>
        <w:t>10</w:t>
      </w:r>
      <w:r w:rsidR="003E40AE">
        <w:fldChar w:fldCharType="end"/>
      </w:r>
      <w:r>
        <w:t>) a výchylkou parametru</w:t>
      </w:r>
      <w:r w:rsidR="003E40AE">
        <w:t xml:space="preserve"> (</w:t>
      </w:r>
      <w:r w:rsidR="003E40AE">
        <w:fldChar w:fldCharType="begin"/>
      </w:r>
      <w:r w:rsidR="003E40AE">
        <w:instrText xml:space="preserve"> REF _Ref513901380 \h </w:instrText>
      </w:r>
      <w:r w:rsidR="003E40AE">
        <w:fldChar w:fldCharType="separate"/>
      </w:r>
      <w:r w:rsidR="00B85020">
        <w:t xml:space="preserve">Tabuľka </w:t>
      </w:r>
      <w:r w:rsidR="00B85020">
        <w:rPr>
          <w:noProof/>
        </w:rPr>
        <w:t>11</w:t>
      </w:r>
      <w:r w:rsidR="003E40AE">
        <w:fldChar w:fldCharType="end"/>
      </w:r>
      <w:r>
        <w:t>).</w:t>
      </w:r>
    </w:p>
    <w:p w14:paraId="78727732" w14:textId="3A437764" w:rsidR="00CE547F" w:rsidRDefault="00CE547F" w:rsidP="007B48D4">
      <w:pPr>
        <w:pStyle w:val="Popis"/>
        <w:rPr>
          <w:lang w:val="sk-SK"/>
        </w:rPr>
      </w:pPr>
    </w:p>
    <w:p w14:paraId="5A53AF2D" w14:textId="51224B72" w:rsidR="00CE547F" w:rsidRPr="007610A7" w:rsidRDefault="00CE547F" w:rsidP="00CE547F">
      <w:pPr>
        <w:pStyle w:val="Normlnywebov"/>
        <w:spacing w:before="0" w:beforeAutospacing="0" w:after="0" w:afterAutospacing="0" w:line="360" w:lineRule="auto"/>
        <w:rPr>
          <w:iCs/>
          <w:color w:val="000000" w:themeColor="text1"/>
          <w:sz w:val="22"/>
          <w:szCs w:val="22"/>
          <w:lang w:val="sk-SK"/>
        </w:rPr>
      </w:pPr>
      <w:r w:rsidRPr="007610A7">
        <w:rPr>
          <w:lang w:val="sk-SK"/>
        </w:rPr>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7610A7">
        <w:rPr>
          <w:iCs/>
          <w:color w:val="000000" w:themeColor="text1"/>
          <w:sz w:val="22"/>
          <w:szCs w:val="22"/>
          <w:lang w:val="sk-SK"/>
        </w:rPr>
        <w:t xml:space="preserve"> a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7610A7">
        <w:rPr>
          <w:iCs/>
          <w:color w:val="000000" w:themeColor="text1"/>
          <w:sz w:val="22"/>
          <w:szCs w:val="22"/>
          <w:lang w:val="sk-SK"/>
        </w:rPr>
        <w:t xml:space="preserve"> počas merania. Môžem</w:t>
      </w:r>
      <w:r w:rsidR="003E40AE">
        <w:rPr>
          <w:iCs/>
          <w:color w:val="000000" w:themeColor="text1"/>
          <w:sz w:val="22"/>
          <w:szCs w:val="22"/>
          <w:lang w:val="sk-SK"/>
        </w:rPr>
        <w:t>e</w:t>
      </w:r>
      <w:r w:rsidRPr="007610A7">
        <w:rPr>
          <w:iCs/>
          <w:color w:val="000000" w:themeColor="text1"/>
          <w:sz w:val="22"/>
          <w:szCs w:val="22"/>
          <w:lang w:val="sk-SK"/>
        </w:rPr>
        <w:t xml:space="preserve"> teda tvrdiť, že </w:t>
      </w:r>
      <w:r w:rsidR="003E40AE">
        <w:rPr>
          <w:iCs/>
          <w:color w:val="000000" w:themeColor="text1"/>
          <w:sz w:val="22"/>
          <w:szCs w:val="22"/>
          <w:lang w:val="sk-SK"/>
        </w:rPr>
        <w:t xml:space="preserve">typ </w:t>
      </w:r>
      <w:r w:rsidRPr="007610A7">
        <w:rPr>
          <w:iCs/>
          <w:color w:val="000000" w:themeColor="text1"/>
          <w:sz w:val="22"/>
          <w:szCs w:val="22"/>
          <w:lang w:val="sk-SK"/>
        </w:rPr>
        <w:t>dýchanie ovplyvní hodnotu SV a CO vypočítaných z bioimpedancie.</w:t>
      </w:r>
    </w:p>
    <w:p w14:paraId="57742E7B" w14:textId="77777777" w:rsidR="00CE547F" w:rsidRPr="00FA362E" w:rsidRDefault="00CE547F" w:rsidP="00CE547F">
      <w:pPr>
        <w:pStyle w:val="Normlnywebov"/>
        <w:spacing w:before="0" w:beforeAutospacing="0" w:after="0" w:afterAutospacing="0"/>
        <w:rPr>
          <w:lang w:val="sk-SK"/>
        </w:rPr>
      </w:pPr>
    </w:p>
    <w:p w14:paraId="1F281C6C" w14:textId="77777777" w:rsidR="00CE547F" w:rsidRPr="00FA362E" w:rsidRDefault="00CE547F" w:rsidP="00CE547F">
      <w:pPr>
        <w:pStyle w:val="Nadpis3"/>
        <w:rPr>
          <w:lang w:val="sk-SK"/>
        </w:rPr>
      </w:pPr>
      <w:bookmarkStart w:id="291" w:name="_Toc513981489"/>
      <w:r w:rsidRPr="00FA362E">
        <w:rPr>
          <w:lang w:val="sk-SK"/>
        </w:rPr>
        <w:t>Porovnanie výsledkov meraní s meraniami z literatúry</w:t>
      </w:r>
      <w:bookmarkEnd w:id="291"/>
    </w:p>
    <w:p w14:paraId="60D718C0" w14:textId="77777777" w:rsidR="00CE547F" w:rsidRPr="00FA362E" w:rsidRDefault="00CE547F" w:rsidP="00CE547F">
      <w:pPr>
        <w:rPr>
          <w:lang w:val="sk-SK"/>
        </w:rPr>
      </w:pPr>
      <w:r w:rsidRPr="00FA362E">
        <w:rPr>
          <w:lang w:val="sk-SK"/>
        </w:rPr>
        <w:t xml:space="preserve"> </w:t>
      </w:r>
    </w:p>
    <w:p w14:paraId="36DD5C76" w14:textId="71B3F7CE" w:rsidR="00CE547F" w:rsidRDefault="00CE547F" w:rsidP="00CE547F">
      <w:pPr>
        <w:rPr>
          <w:lang w:val="sk-SK"/>
        </w:rPr>
      </w:pPr>
      <w:r w:rsidRPr="00FA362E">
        <w:rPr>
          <w:lang w:val="sk-SK"/>
        </w:rPr>
        <w:t>Literatúr</w:t>
      </w:r>
      <w:r w:rsidR="003E40AE">
        <w:rPr>
          <w:lang w:val="sk-SK"/>
        </w:rPr>
        <w:t>a zaoberajúca sa bioimpedanciou</w:t>
      </w:r>
      <w:r w:rsidRPr="00FA362E">
        <w:rPr>
          <w:lang w:val="sk-SK"/>
        </w:rPr>
        <w:t xml:space="preserve"> uvádza takmer výhradne len výsledné hodnoty vypočítaného srdečného výdaja, prípadne relatívne zmeny srdečného výdaja alebo len porovnanie vypočítaného srdečného výdaja pomocou dvoch a viacerých metód. Chýba uvedenie hodnôt hlavných parametrov používaných pre výpočet srdečného výdaja z bioimpedancie a to hodnoty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w:t>
      </w:r>
      <w:r w:rsidR="003E40AE">
        <w:rPr>
          <w:lang w:val="sk-SK"/>
        </w:rPr>
        <w:t xml:space="preserve">nám </w:t>
      </w:r>
      <w:r w:rsidRPr="00FA362E">
        <w:rPr>
          <w:lang w:val="sk-SK"/>
        </w:rPr>
        <w:t xml:space="preserve">známi zdroj ktorý uvádza hodnoty parametrov je práca Bernstaina z roku 2015 </w: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 práci sa môžeme dočítať aké boli hodnoty Z0, -dZ/dt max. Hodnoty boli získané meraním bioimpedancie pre 29 zdravích dobrovoľníkov. V tejto práci autor použil jednokanálovú impedanciu ruky, kde pokrýva celú ruku, čo odpovedá pri našom bioimpedančnom monitore MBM kanálu 13 a 15. Výsledky sú rozdelené na mužov a ženy. Hodnoty uvádza </w:t>
      </w:r>
      <w:commentRangeStart w:id="292"/>
      <w:r>
        <w:rPr>
          <w:lang w:val="sk-SK"/>
        </w:rPr>
        <w:t xml:space="preserve">TODO </w:t>
      </w:r>
      <w:r w:rsidRPr="00FA362E">
        <w:rPr>
          <w:lang w:val="sk-SK"/>
        </w:rPr>
        <w:t xml:space="preserve">Hodnoty </w:t>
      </w:r>
      <w:commentRangeEnd w:id="292"/>
      <w:r w:rsidR="008353C2">
        <w:rPr>
          <w:rStyle w:val="Odkaznakomentr"/>
        </w:rPr>
        <w:commentReference w:id="292"/>
      </w:r>
      <w:r w:rsidRPr="00FA362E">
        <w:rPr>
          <w:lang w:val="sk-SK"/>
        </w:rPr>
        <w:t>z práce Bernstaina uvedené v</w:t>
      </w:r>
      <w:r>
        <w:rPr>
          <w:lang w:val="sk-SK"/>
        </w:rPr>
        <w:t> </w:t>
      </w:r>
      <w:r w:rsidR="003E40AE">
        <w:rPr>
          <w:lang w:val="sk-SK"/>
        </w:rPr>
        <w:fldChar w:fldCharType="begin"/>
      </w:r>
      <w:r w:rsidR="003E40AE">
        <w:rPr>
          <w:lang w:val="sk-SK"/>
        </w:rPr>
        <w:instrText xml:space="preserve"> REF _Ref513901643 \h </w:instrText>
      </w:r>
      <w:r w:rsidR="003E40AE">
        <w:rPr>
          <w:lang w:val="sk-SK"/>
        </w:rPr>
      </w:r>
      <w:r w:rsidR="003E40AE">
        <w:rPr>
          <w:lang w:val="sk-SK"/>
        </w:rPr>
        <w:fldChar w:fldCharType="separate"/>
      </w:r>
      <w:r w:rsidR="00B85020">
        <w:t xml:space="preserve">Tabuľka </w:t>
      </w:r>
      <w:r w:rsidR="00B85020">
        <w:rPr>
          <w:noProof/>
        </w:rPr>
        <w:t>12</w:t>
      </w:r>
      <w:r w:rsidR="003E40AE">
        <w:rPr>
          <w:lang w:val="sk-SK"/>
        </w:rPr>
        <w:fldChar w:fldCharType="end"/>
      </w:r>
      <w:r>
        <w:rPr>
          <w:lang w:val="sk-SK"/>
        </w:rPr>
        <w:t xml:space="preserve"> </w:t>
      </w:r>
      <w:r w:rsidRPr="00FA362E">
        <w:rPr>
          <w:lang w:val="sk-SK" w:eastAsia="en-US" w:bidi="en-US"/>
        </w:rPr>
        <w:t xml:space="preserve">vykazujú rozdiely. </w:t>
      </w:r>
    </w:p>
    <w:p w14:paraId="6530E51F" w14:textId="77777777" w:rsidR="00CE547F" w:rsidRDefault="00CE547F" w:rsidP="00CE547F">
      <w:pPr>
        <w:rPr>
          <w:lang w:val="sk-SK"/>
        </w:rPr>
      </w:pPr>
    </w:p>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CE547F" w:rsidRPr="0057340F" w14:paraId="3B4D25D0" w14:textId="77777777" w:rsidTr="00452ADC">
        <w:trPr>
          <w:trHeight w:val="975"/>
        </w:trPr>
        <w:tc>
          <w:tcPr>
            <w:tcW w:w="1256" w:type="dxa"/>
            <w:tcBorders>
              <w:top w:val="nil"/>
              <w:left w:val="nil"/>
              <w:bottom w:val="nil"/>
              <w:right w:val="nil"/>
            </w:tcBorders>
            <w:shd w:val="clear" w:color="auto" w:fill="auto"/>
            <w:noWrap/>
            <w:vAlign w:val="bottom"/>
            <w:hideMark/>
          </w:tcPr>
          <w:p w14:paraId="1FD2B054"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70C346BA"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0E7D40F7" w14:textId="77777777" w:rsidR="00CE547F" w:rsidRPr="0057340F" w:rsidRDefault="00CE547F" w:rsidP="00452ADC">
            <w:pPr>
              <w:overflowPunct/>
              <w:autoSpaceDE/>
              <w:autoSpaceDN/>
              <w:adjustRightInd/>
              <w:spacing w:line="240" w:lineRule="auto"/>
              <w:jc w:val="right"/>
              <w:textAlignment w:val="auto"/>
              <w:rPr>
                <w:rFonts w:ascii="Arial" w:hAnsi="Arial" w:cs="Arial"/>
                <w:b/>
                <w:bCs/>
                <w:sz w:val="22"/>
                <w:szCs w:val="22"/>
              </w:rPr>
            </w:pPr>
            <w:r w:rsidRPr="0057340F">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7631ECB7"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7453100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319ADDF2"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1D415B11" w14:textId="77777777" w:rsidR="00CE547F" w:rsidRPr="0057340F" w:rsidRDefault="00CE547F" w:rsidP="00452ADC">
            <w:pPr>
              <w:overflowPunct/>
              <w:autoSpaceDE/>
              <w:autoSpaceDN/>
              <w:adjustRightInd/>
              <w:spacing w:line="240" w:lineRule="auto"/>
              <w:jc w:val="righ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6F4F5FF5"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321307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r>
      <w:tr w:rsidR="00CE547F" w:rsidRPr="0057340F" w14:paraId="7F9F4BF3"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19B07B9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2281762B"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5B9F1933"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196A19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0AC27640"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13F3EE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525D1E7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596684A9"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4CFC21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r>
      <w:tr w:rsidR="00CE547F" w:rsidRPr="0057340F" w14:paraId="6C40C2FE" w14:textId="77777777" w:rsidTr="00452ADC">
        <w:trPr>
          <w:trHeight w:val="300"/>
        </w:trPr>
        <w:tc>
          <w:tcPr>
            <w:tcW w:w="1256" w:type="dxa"/>
            <w:tcBorders>
              <w:top w:val="nil"/>
              <w:left w:val="nil"/>
              <w:bottom w:val="nil"/>
              <w:right w:val="nil"/>
            </w:tcBorders>
            <w:shd w:val="clear" w:color="auto" w:fill="auto"/>
            <w:noWrap/>
            <w:vAlign w:val="bottom"/>
            <w:hideMark/>
          </w:tcPr>
          <w:p w14:paraId="1D31988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Bernstain</w:t>
            </w:r>
          </w:p>
        </w:tc>
        <w:tc>
          <w:tcPr>
            <w:tcW w:w="1776" w:type="dxa"/>
            <w:tcBorders>
              <w:top w:val="nil"/>
              <w:left w:val="nil"/>
              <w:bottom w:val="single" w:sz="4" w:space="0" w:color="auto"/>
              <w:right w:val="nil"/>
            </w:tcBorders>
            <w:shd w:val="clear" w:color="auto" w:fill="auto"/>
            <w:noWrap/>
            <w:vAlign w:val="bottom"/>
            <w:hideMark/>
          </w:tcPr>
          <w:p w14:paraId="12B602A9"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6B90D207"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2DD63F12"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0F3E5801"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65C2D64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7EA28F2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3D5A713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51B6C8C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r>
      <w:tr w:rsidR="00CE547F" w:rsidRPr="0057340F" w14:paraId="4DB9C697" w14:textId="77777777" w:rsidTr="00452ADC">
        <w:trPr>
          <w:trHeight w:val="300"/>
        </w:trPr>
        <w:tc>
          <w:tcPr>
            <w:tcW w:w="1256" w:type="dxa"/>
            <w:tcBorders>
              <w:top w:val="nil"/>
              <w:left w:val="nil"/>
              <w:bottom w:val="nil"/>
              <w:right w:val="nil"/>
            </w:tcBorders>
            <w:shd w:val="clear" w:color="auto" w:fill="auto"/>
            <w:noWrap/>
            <w:vAlign w:val="bottom"/>
            <w:hideMark/>
          </w:tcPr>
          <w:p w14:paraId="0B8588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1CD37F6F"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78CC7760"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70C849A"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647E2FC"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5EDBAB9F"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2C53D6F1"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769AFC6"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C88F8B4"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3.90E-01</w:t>
            </w:r>
          </w:p>
        </w:tc>
      </w:tr>
      <w:tr w:rsidR="00CE547F" w:rsidRPr="0057340F" w14:paraId="34CC5324"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6B046758"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22FD88AA"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7370B899"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4666B36D"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6CFE4186"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124A53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25E332C8"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181FE99E"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1B52066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4.10E-01</w:t>
            </w:r>
          </w:p>
        </w:tc>
      </w:tr>
      <w:tr w:rsidR="00CE547F" w:rsidRPr="0057340F" w14:paraId="1C42C2C2" w14:textId="77777777" w:rsidTr="00452ADC">
        <w:trPr>
          <w:trHeight w:val="300"/>
        </w:trPr>
        <w:tc>
          <w:tcPr>
            <w:tcW w:w="3032" w:type="dxa"/>
            <w:gridSpan w:val="2"/>
            <w:tcBorders>
              <w:top w:val="nil"/>
              <w:left w:val="nil"/>
              <w:bottom w:val="nil"/>
              <w:right w:val="nil"/>
            </w:tcBorders>
            <w:shd w:val="clear" w:color="auto" w:fill="auto"/>
            <w:noWrap/>
            <w:vAlign w:val="bottom"/>
            <w:hideMark/>
          </w:tcPr>
          <w:p w14:paraId="1D9E6EF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Naša práca</w:t>
            </w:r>
          </w:p>
        </w:tc>
        <w:tc>
          <w:tcPr>
            <w:tcW w:w="776" w:type="dxa"/>
            <w:tcBorders>
              <w:top w:val="nil"/>
              <w:left w:val="nil"/>
              <w:bottom w:val="nil"/>
              <w:right w:val="nil"/>
            </w:tcBorders>
            <w:shd w:val="clear" w:color="auto" w:fill="auto"/>
            <w:noWrap/>
            <w:vAlign w:val="bottom"/>
            <w:hideMark/>
          </w:tcPr>
          <w:p w14:paraId="62148A65"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490E1E28"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DA7B9BA"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668CDC33"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44E8833E"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26FFBEE3"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C4ACA61"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r>
      <w:tr w:rsidR="00CE547F" w:rsidRPr="0057340F" w14:paraId="65C054D9"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483645F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65263AF7"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ženy+muži</w:t>
            </w:r>
          </w:p>
        </w:tc>
        <w:tc>
          <w:tcPr>
            <w:tcW w:w="776" w:type="dxa"/>
            <w:tcBorders>
              <w:top w:val="nil"/>
              <w:left w:val="nil"/>
              <w:bottom w:val="single" w:sz="8" w:space="0" w:color="auto"/>
              <w:right w:val="nil"/>
            </w:tcBorders>
            <w:shd w:val="clear" w:color="auto" w:fill="auto"/>
            <w:noWrap/>
            <w:vAlign w:val="bottom"/>
            <w:hideMark/>
          </w:tcPr>
          <w:p w14:paraId="06B0FE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122</w:t>
            </w:r>
          </w:p>
        </w:tc>
        <w:tc>
          <w:tcPr>
            <w:tcW w:w="436" w:type="dxa"/>
            <w:tcBorders>
              <w:top w:val="nil"/>
              <w:left w:val="nil"/>
              <w:bottom w:val="single" w:sz="8" w:space="0" w:color="auto"/>
              <w:right w:val="nil"/>
            </w:tcBorders>
            <w:shd w:val="clear" w:color="auto" w:fill="auto"/>
            <w:noWrap/>
            <w:vAlign w:val="bottom"/>
            <w:hideMark/>
          </w:tcPr>
          <w:p w14:paraId="4F282B9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531CFE6B"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lang w:val="sk-SK"/>
              </w:rPr>
              <w:t>26</w:t>
            </w:r>
          </w:p>
        </w:tc>
        <w:tc>
          <w:tcPr>
            <w:tcW w:w="476" w:type="dxa"/>
            <w:tcBorders>
              <w:top w:val="nil"/>
              <w:left w:val="nil"/>
              <w:bottom w:val="single" w:sz="8" w:space="0" w:color="auto"/>
              <w:right w:val="nil"/>
            </w:tcBorders>
            <w:shd w:val="clear" w:color="auto" w:fill="auto"/>
            <w:noWrap/>
            <w:vAlign w:val="bottom"/>
            <w:hideMark/>
          </w:tcPr>
          <w:p w14:paraId="1A59426A"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6D55936E"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1.92E+00</w:t>
            </w:r>
          </w:p>
        </w:tc>
        <w:tc>
          <w:tcPr>
            <w:tcW w:w="456" w:type="dxa"/>
            <w:tcBorders>
              <w:top w:val="nil"/>
              <w:left w:val="nil"/>
              <w:bottom w:val="single" w:sz="8" w:space="0" w:color="auto"/>
              <w:right w:val="nil"/>
            </w:tcBorders>
            <w:shd w:val="clear" w:color="auto" w:fill="auto"/>
            <w:noWrap/>
            <w:vAlign w:val="bottom"/>
            <w:hideMark/>
          </w:tcPr>
          <w:p w14:paraId="0705C24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02FAAC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6.80E-01</w:t>
            </w:r>
          </w:p>
        </w:tc>
      </w:tr>
    </w:tbl>
    <w:p w14:paraId="7EC95857" w14:textId="1030884B" w:rsidR="003E40AE" w:rsidRPr="00FA362E" w:rsidRDefault="003E40AE" w:rsidP="003E40AE">
      <w:pPr>
        <w:pStyle w:val="Popis"/>
        <w:rPr>
          <w:vanish/>
          <w:lang w:val="sk-SK"/>
          <w:specVanish/>
        </w:rPr>
      </w:pPr>
      <w:bookmarkStart w:id="293" w:name="_Ref513901643"/>
      <w:bookmarkStart w:id="294" w:name="_Toc513981551"/>
      <w:r>
        <w:t xml:space="preserve">Tabuľka </w:t>
      </w:r>
      <w:r>
        <w:fldChar w:fldCharType="begin"/>
      </w:r>
      <w:r>
        <w:instrText xml:space="preserve"> SEQ Tabuľka \* ARABIC </w:instrText>
      </w:r>
      <w:r>
        <w:fldChar w:fldCharType="separate"/>
      </w:r>
      <w:r w:rsidR="00B85020">
        <w:rPr>
          <w:noProof/>
        </w:rPr>
        <w:t>12</w:t>
      </w:r>
      <w:r>
        <w:fldChar w:fldCharType="end"/>
      </w:r>
      <w:bookmarkEnd w:id="293"/>
      <w:r>
        <w:t>: Porovnanie h</w:t>
      </w:r>
      <w:r w:rsidRPr="00FA362E">
        <w:rPr>
          <w:lang w:val="sk-SK"/>
        </w:rPr>
        <w:t>odnota bioimpedančných parametov z</w:t>
      </w:r>
      <w:r>
        <w:rPr>
          <w:lang w:val="sk-SK"/>
        </w:rPr>
        <w:t> </w:t>
      </w:r>
      <w:r w:rsidRPr="00FA362E">
        <w:rPr>
          <w:lang w:val="sk-SK"/>
        </w:rPr>
        <w:t>literatúry</w:t>
      </w:r>
      <w:r>
        <w:rPr>
          <w:lang w:val="sk-SK"/>
        </w:rPr>
        <w:t xml:space="preserve"> a našej práce</w:t>
      </w:r>
      <w:r w:rsidRPr="00FA362E">
        <w:rPr>
          <w:lang w:val="sk-SK"/>
        </w:rPr>
        <w:t>.</w:t>
      </w:r>
      <w:bookmarkEnd w:id="294"/>
    </w:p>
    <w:p w14:paraId="0D4F01D0" w14:textId="77777777" w:rsidR="003E40AE" w:rsidRPr="00FA362E" w:rsidRDefault="003E40AE" w:rsidP="003E40AE">
      <w:pPr>
        <w:pStyle w:val="Popis"/>
        <w:rPr>
          <w:lang w:val="sk-SK"/>
        </w:rPr>
      </w:pP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6F76E00" w14:textId="77777777" w:rsidR="00CE547F" w:rsidRDefault="00CE547F" w:rsidP="00CE547F">
      <w:pPr>
        <w:rPr>
          <w:lang w:val="sk-SK"/>
        </w:rPr>
      </w:pPr>
    </w:p>
    <w:p w14:paraId="1D43D742" w14:textId="77777777" w:rsidR="00CE547F" w:rsidRPr="00FA362E" w:rsidRDefault="00CE547F" w:rsidP="00CE547F">
      <w:pPr>
        <w:rPr>
          <w:lang w:val="sk-SK"/>
        </w:rPr>
      </w:pPr>
      <w:r w:rsidRPr="00FA362E">
        <w:rPr>
          <w:lang w:val="sk-SK" w:eastAsia="en-US" w:bidi="en-US"/>
        </w:rPr>
        <w:t xml:space="preserve">Priemerná hodnota parametra </w:t>
      </w:r>
      <w:r w:rsidRPr="00FA362E">
        <w:rPr>
          <w:lang w:val="sk-SK"/>
        </w:rPr>
        <w:t>Z0 a aj parametra -</w:t>
      </w:r>
      <w:r w:rsidRPr="00FA362E">
        <w:rPr>
          <w:highlight w:val="yellow"/>
          <w:lang w:val="sk-SK"/>
        </w:rPr>
        <w:t>dZ/dt max je v Bernstainovej práci až o 60 % nižšia.</w:t>
      </w:r>
      <w:r w:rsidRPr="00FA362E">
        <w:rPr>
          <w:lang w:val="sk-SK"/>
        </w:rPr>
        <w:t xml:space="preserve"> Tým, že sa tieto parametre ale v rovnici pre výpočet SV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navzájom delia, hodnota vypočítaného SV bude podobná ako pri nami detekovaných parametroch. Rozdielne hodnoty parametrov Z0 a -dZ/dt max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Bernstain v svojej práci používa prístroj s frekvenciou zdroju prúdu 70kHz a RMS=4mA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EA5CFF9" w14:textId="77777777" w:rsidR="00CE547F" w:rsidRPr="00FA362E" w:rsidRDefault="00CE547F" w:rsidP="00CE547F">
      <w:pPr>
        <w:rPr>
          <w:lang w:val="sk-SK"/>
        </w:rPr>
      </w:pPr>
    </w:p>
    <w:p w14:paraId="4A286ADC" w14:textId="77777777" w:rsidR="00CE547F" w:rsidRPr="00FA362E" w:rsidRDefault="00CE547F" w:rsidP="00CE547F">
      <w:pPr>
        <w:pStyle w:val="Nadpis3"/>
        <w:rPr>
          <w:lang w:val="sk-SK"/>
        </w:rPr>
      </w:pPr>
      <w:bookmarkStart w:id="295" w:name="_Toc513981490"/>
      <w:r w:rsidRPr="00FA362E">
        <w:rPr>
          <w:lang w:val="sk-SK"/>
        </w:rPr>
        <w:t>Reakcia hemodynamických parametrov na dýchanie</w:t>
      </w:r>
      <w:bookmarkEnd w:id="295"/>
    </w:p>
    <w:p w14:paraId="0B9846E0" w14:textId="77777777" w:rsidR="00CE547F" w:rsidRPr="00FA362E" w:rsidRDefault="00CE547F" w:rsidP="00CE547F">
      <w:pPr>
        <w:rPr>
          <w:lang w:val="sk-SK"/>
        </w:rPr>
      </w:pPr>
    </w:p>
    <w:p w14:paraId="142FCCC1" w14:textId="70E954E1" w:rsidR="00E471EA" w:rsidRDefault="00CE547F" w:rsidP="00E471EA">
      <w:pPr>
        <w:rPr>
          <w:b/>
          <w:lang w:val="sk-SK"/>
        </w:rPr>
      </w:pPr>
      <w:r w:rsidRPr="00FA362E">
        <w:rPr>
          <w:lang w:val="sk-SK"/>
        </w:rPr>
        <w:t>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srdečných cyklov.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w:t>
      </w:r>
      <w:r w:rsidR="00E471EA">
        <w:rPr>
          <w:lang w:val="sk-SK"/>
        </w:rPr>
        <w:t>u</w:t>
      </w:r>
      <w:r w:rsidRPr="00FA362E">
        <w:rPr>
          <w:lang w:val="sk-SK"/>
        </w:rPr>
        <w:t xml:space="preserve">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 xml:space="preserve"> </w:t>
      </w:r>
      <w:r w:rsidRPr="00FA362E">
        <w:rPr>
          <w:lang w:val="sk-SK"/>
        </w:rPr>
        <w:t xml:space="preserve">parameter </w:t>
      </w:r>
      <w:r w:rsidR="00E471EA">
        <w:rPr>
          <w:lang w:val="sk-SK"/>
        </w:rPr>
        <w:t xml:space="preserve">zachytáva </w:t>
      </w:r>
      <w:r w:rsidR="00954D34">
        <w:rPr>
          <w:lang w:val="sk-SK"/>
        </w:rPr>
        <w:fldChar w:fldCharType="begin"/>
      </w:r>
      <w:r w:rsidR="00954D34">
        <w:rPr>
          <w:lang w:val="sk-SK"/>
        </w:rPr>
        <w:instrText xml:space="preserve"> REF _Ref513919076 \h </w:instrText>
      </w:r>
      <w:r w:rsidR="00954D34">
        <w:rPr>
          <w:lang w:val="sk-SK"/>
        </w:rPr>
      </w:r>
      <w:r w:rsidR="00954D34">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954D34">
        <w:rPr>
          <w:lang w:val="sk-SK"/>
        </w:rPr>
        <w:fldChar w:fldCharType="end"/>
      </w:r>
      <w:r w:rsidR="00954D34">
        <w:rPr>
          <w:lang w:val="sk-SK"/>
        </w:rPr>
        <w:t xml:space="preserve"> </w:t>
      </w:r>
      <w:r w:rsidR="00E471EA">
        <w:rPr>
          <w:lang w:val="sk-SK"/>
        </w:rPr>
        <w:t xml:space="preserve">ako </w:t>
      </w:r>
      <w:r w:rsidRPr="00FA362E">
        <w:rPr>
          <w:lang w:val="sk-SK"/>
        </w:rPr>
        <w:t>prvú krivku</w:t>
      </w:r>
      <w:r w:rsidR="00E471EA">
        <w:rPr>
          <w:lang w:val="sk-SK"/>
        </w:rPr>
        <w:t xml:space="preserve"> červenej farby</w:t>
      </w:r>
      <w:r w:rsidRPr="00FA362E">
        <w:rPr>
          <w:lang w:val="sk-SK"/>
        </w:rPr>
        <w:t xml:space="preserve">. </w:t>
      </w:r>
      <w:r w:rsidRPr="00FA362E">
        <w:rPr>
          <w:lang w:val="sk-SK"/>
        </w:rPr>
        <w:lastRenderedPageBreak/>
        <w:t xml:space="preserve">LI krivka bola ďalej lineárne filtrovaná antialiasingovým filtrom a decimovaná s periodou </w:t>
      </w:r>
      <w:commentRangeStart w:id="296"/>
      <w:r w:rsidRPr="00FA362E">
        <w:rPr>
          <w:lang w:val="sk-SK"/>
        </w:rPr>
        <w:t xml:space="preserve">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FA362E">
        <w:rPr>
          <w:b/>
          <w:lang w:val="sk-SK"/>
        </w:rPr>
        <w:t xml:space="preserve"> </w:t>
      </w:r>
      <w:r w:rsidRPr="00FA362E">
        <w:rPr>
          <w:lang w:val="sk-SK"/>
        </w:rPr>
        <w:t>a </w:t>
      </w:r>
      <w:commentRangeEnd w:id="296"/>
      <w:r w:rsidRPr="00FA362E">
        <w:rPr>
          <w:rStyle w:val="Odkaznakomentr"/>
          <w:lang w:val="sk-SK"/>
        </w:rPr>
        <w:commentReference w:id="296"/>
      </w:r>
      <w:r w:rsidRPr="00FA362E">
        <w:rPr>
          <w:lang w:val="sk-SK"/>
        </w:rPr>
        <w:t>Respiračnú krivku ukazuje ako druhú a tretiu krivku</w:t>
      </w:r>
      <w:r w:rsidR="00E471EA">
        <w:rPr>
          <w:lang w:val="sk-SK"/>
        </w:rPr>
        <w:t xml:space="preserve"> žltej farby</w:t>
      </w:r>
      <w:r w:rsidR="008537F9">
        <w:rPr>
          <w:lang w:val="sk-SK"/>
        </w:rPr>
        <w:t xml:space="preserve"> </w:t>
      </w:r>
      <w:r w:rsidR="008537F9">
        <w:rPr>
          <w:lang w:val="sk-SK"/>
        </w:rPr>
        <w:fldChar w:fldCharType="begin"/>
      </w:r>
      <w:r w:rsidR="008537F9">
        <w:rPr>
          <w:lang w:val="sk-SK"/>
        </w:rPr>
        <w:instrText xml:space="preserve"> REF _Ref513919076 \h </w:instrText>
      </w:r>
      <w:r w:rsidR="008537F9">
        <w:rPr>
          <w:lang w:val="sk-SK"/>
        </w:rPr>
      </w:r>
      <w:r w:rsidR="008537F9">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8537F9">
        <w:rPr>
          <w:lang w:val="sk-SK"/>
        </w:rPr>
        <w:fldChar w:fldCharType="end"/>
      </w:r>
      <w:r w:rsidRPr="00FA362E">
        <w:rPr>
          <w:b/>
          <w:lang w:val="sk-SK"/>
        </w:rPr>
        <w:t xml:space="preserve"> </w:t>
      </w:r>
    </w:p>
    <w:p w14:paraId="7E587D84" w14:textId="77777777" w:rsidR="00E471EA" w:rsidRDefault="00E471EA" w:rsidP="008537F9">
      <w:pPr>
        <w:jc w:val="center"/>
        <w:rPr>
          <w:lang w:val="sk-SK"/>
        </w:rPr>
      </w:pPr>
      <w:r>
        <w:rPr>
          <w:noProof/>
        </w:rPr>
        <w:drawing>
          <wp:inline distT="0" distB="0" distL="0" distR="0" wp14:anchorId="6D1878C7" wp14:editId="5EDE60AE">
            <wp:extent cx="3191510" cy="5635625"/>
            <wp:effectExtent l="0" t="0" r="8890" b="3175"/>
            <wp:docPr id="40" name="Obrázok 40"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1510" cy="5635625"/>
                    </a:xfrm>
                    <a:prstGeom prst="rect">
                      <a:avLst/>
                    </a:prstGeom>
                    <a:noFill/>
                    <a:ln>
                      <a:noFill/>
                    </a:ln>
                  </pic:spPr>
                </pic:pic>
              </a:graphicData>
            </a:graphic>
          </wp:inline>
        </w:drawing>
      </w:r>
    </w:p>
    <w:p w14:paraId="643DAB97" w14:textId="5BEF2C71" w:rsidR="00E471EA" w:rsidRPr="00FA362E" w:rsidRDefault="00E471EA" w:rsidP="00E471EA">
      <w:pPr>
        <w:rPr>
          <w:vanish/>
          <w:lang w:val="sk-SK"/>
          <w:specVanish/>
        </w:rPr>
      </w:pPr>
      <w:bookmarkStart w:id="297" w:name="_Ref513919076"/>
      <w:bookmarkStart w:id="298" w:name="_Toc51398153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14</w:t>
      </w:r>
      <w:r w:rsidR="00A53D98">
        <w:rPr>
          <w:lang w:val="sk-SK"/>
        </w:rPr>
        <w:fldChar w:fldCharType="end"/>
      </w:r>
      <w:bookmarkEnd w:id="297"/>
      <w:r w:rsidRPr="00FA362E">
        <w:rPr>
          <w:lang w:val="sk-SK"/>
        </w:rPr>
        <w:t>: Vytvorenie lineárne interpolovanej krivky parametra</w:t>
      </w:r>
      <w:bookmarkEnd w:id="298"/>
      <w:ins w:id="299" w:author="Pavel Jurak" w:date="2018-06-01T10:59:00Z">
        <w:r w:rsidR="000F0025">
          <w:rPr>
            <w:lang w:val="sk-SK"/>
          </w:rPr>
          <w:t>.</w:t>
        </w:r>
      </w:ins>
    </w:p>
    <w:p w14:paraId="2CECB1AC" w14:textId="0527AC82" w:rsidR="00E471EA" w:rsidRPr="00FA362E" w:rsidRDefault="00E471EA" w:rsidP="00E471EA">
      <w:pPr>
        <w:pStyle w:val="Popis"/>
        <w:rPr>
          <w:lang w:val="sk-SK"/>
        </w:rPr>
      </w:pPr>
      <w:r w:rsidRPr="00FA362E">
        <w:rPr>
          <w:lang w:val="sk-SK"/>
        </w:rPr>
        <w:t xml:space="preserve"> Zhora detekcia parametre </w:t>
      </w:r>
      <w:commentRangeStart w:id="300"/>
      <w:r w:rsidRPr="00FA362E">
        <w:rPr>
          <w:lang w:val="sk-SK"/>
        </w:rPr>
        <w:t>–dZ/dt</w:t>
      </w:r>
      <w:del w:id="301" w:author="Pavel Jurak" w:date="2018-06-01T11:00:00Z">
        <w:r w:rsidRPr="00FA362E" w:rsidDel="000F0025">
          <w:rPr>
            <w:lang w:val="sk-SK"/>
          </w:rPr>
          <w:delText xml:space="preserve"> </w:delText>
        </w:r>
      </w:del>
      <w:r w:rsidRPr="000F0025">
        <w:rPr>
          <w:vertAlign w:val="subscript"/>
          <w:lang w:val="sk-SK"/>
          <w:rPrChange w:id="302" w:author="Pavel Jurak" w:date="2018-06-01T11:00:00Z">
            <w:rPr>
              <w:lang w:val="sk-SK"/>
            </w:rPr>
          </w:rPrChange>
        </w:rPr>
        <w:t>max</w:t>
      </w:r>
      <w:commentRangeEnd w:id="300"/>
      <w:r w:rsidR="000F0025">
        <w:rPr>
          <w:rStyle w:val="Odkaznakomentr"/>
          <w:rFonts w:eastAsia="Times New Roman" w:cs="Times New Roman"/>
          <w:spacing w:val="0"/>
          <w:lang w:val="cs-CZ" w:eastAsia="cs-CZ" w:bidi="ar-SA"/>
        </w:rPr>
        <w:commentReference w:id="300"/>
      </w:r>
      <w:r w:rsidRPr="00FA362E">
        <w:rPr>
          <w:lang w:val="sk-SK"/>
        </w:rPr>
        <w:t xml:space="preserve">, Lineárna interpolácia množiny parametrov –dZ/dt max na základe predchádzajúcej R vlny – prvá krivka zhora. Prvá krivka zhora bola filtrovaná antialiasingovým filtrom a decimovaná s krokom 100ms. Decimované krivky sú na obrázku ako druha a tretia </w:t>
      </w:r>
      <w:commentRangeStart w:id="303"/>
      <w:commentRangeStart w:id="304"/>
      <w:commentRangeStart w:id="305"/>
      <w:r w:rsidRPr="00FA362E">
        <w:rPr>
          <w:lang w:val="sk-SK"/>
        </w:rPr>
        <w:t>zhora</w:t>
      </w:r>
      <w:commentRangeEnd w:id="303"/>
      <w:r w:rsidRPr="00FA362E">
        <w:rPr>
          <w:rStyle w:val="Odkaznakomentr"/>
          <w:rFonts w:eastAsia="Times New Roman" w:cs="Times New Roman"/>
          <w:spacing w:val="0"/>
          <w:lang w:val="sk-SK" w:eastAsia="cs-CZ" w:bidi="ar-SA"/>
        </w:rPr>
        <w:commentReference w:id="303"/>
      </w:r>
      <w:commentRangeEnd w:id="304"/>
      <w:commentRangeEnd w:id="305"/>
      <w:r w:rsidR="000F0025">
        <w:rPr>
          <w:rStyle w:val="Odkaznakomentr"/>
          <w:rFonts w:eastAsia="Times New Roman" w:cs="Times New Roman"/>
          <w:spacing w:val="0"/>
          <w:lang w:val="cs-CZ" w:eastAsia="cs-CZ" w:bidi="ar-SA"/>
        </w:rPr>
        <w:commentReference w:id="304"/>
      </w:r>
      <w:r w:rsidR="000F0025">
        <w:rPr>
          <w:rStyle w:val="Odkaznakomentr"/>
          <w:rFonts w:eastAsia="Times New Roman" w:cs="Times New Roman"/>
          <w:spacing w:val="0"/>
          <w:lang w:val="cs-CZ" w:eastAsia="cs-CZ" w:bidi="ar-SA"/>
        </w:rPr>
        <w:commentReference w:id="305"/>
      </w:r>
      <w:r w:rsidRPr="00FA362E">
        <w:rPr>
          <w:lang w:val="sk-SK"/>
        </w:rPr>
        <w:t>.</w:t>
      </w:r>
    </w:p>
    <w:p w14:paraId="5A577972" w14:textId="2236D1FA" w:rsidR="008537F9" w:rsidRDefault="00CE547F" w:rsidP="00E471EA">
      <w:pPr>
        <w:rPr>
          <w:lang w:val="sk-SK"/>
        </w:rPr>
      </w:pPr>
      <w:r w:rsidRPr="008537F9">
        <w:t xml:space="preserve">V tejto práci boli vyhodnocované impedančné parametre z 12-tich častí tela. Preto bolo celkovo pre každé meranie získaných 12 LI postupností pre každý bioimpedančný parameter. </w:t>
      </w:r>
      <w:r w:rsidR="00E471EA" w:rsidRPr="008537F9">
        <w:t>LI postupnosti pre jedného dobrovoľníka zachytáva</w:t>
      </w:r>
      <w:r w:rsidR="008537F9" w:rsidRPr="008537F9">
        <w:t xml:space="preserve"> </w:t>
      </w:r>
      <w:r w:rsidR="008537F9">
        <w:fldChar w:fldCharType="begin"/>
      </w:r>
      <w:r w:rsidR="008537F9">
        <w:instrText xml:space="preserve"> REF _Ref513918832 \h </w:instrText>
      </w:r>
      <w:r w:rsidR="008537F9">
        <w:fldChar w:fldCharType="separate"/>
      </w:r>
      <w:r w:rsidR="00B85020" w:rsidRPr="008537F9">
        <w:t xml:space="preserve"> </w:t>
      </w:r>
      <w:r w:rsidR="00B85020" w:rsidRPr="00FA362E">
        <w:t xml:space="preserve">Obrázok </w:t>
      </w:r>
      <w:r w:rsidR="00B85020">
        <w:rPr>
          <w:noProof/>
        </w:rPr>
        <w:t>3</w:t>
      </w:r>
      <w:r w:rsidR="00B85020">
        <w:t>.</w:t>
      </w:r>
      <w:r w:rsidR="00B85020">
        <w:rPr>
          <w:noProof/>
        </w:rPr>
        <w:t>15</w:t>
      </w:r>
      <w:r w:rsidR="008537F9">
        <w:fldChar w:fldCharType="end"/>
      </w:r>
      <w:r w:rsidR="008537F9">
        <w:t>.</w:t>
      </w:r>
      <w:r w:rsidR="00E471EA" w:rsidRPr="008537F9">
        <w:t xml:space="preserve"> </w:t>
      </w:r>
      <w:r w:rsidR="008537F9">
        <w:rPr>
          <w:lang w:val="sk-SK"/>
        </w:rPr>
        <w:t xml:space="preserve">Z </w:t>
      </w:r>
      <w:r w:rsidR="008537F9">
        <w:rPr>
          <w:lang w:val="sk-SK"/>
        </w:rPr>
        <w:lastRenderedPageBreak/>
        <w:t>Impedancie n</w:t>
      </w:r>
      <w:r w:rsidR="008537F9" w:rsidRPr="00FA362E">
        <w:rPr>
          <w:lang w:val="sk-SK"/>
        </w:rPr>
        <w:t>oh</w:t>
      </w:r>
      <w:r w:rsidR="008537F9">
        <w:rPr>
          <w:lang w:val="sk-SK"/>
        </w:rPr>
        <w:t xml:space="preserve"> a rúk sú tu znázornené iba kanály</w:t>
      </w:r>
      <w:r w:rsidR="008537F9" w:rsidRPr="00FA362E">
        <w:rPr>
          <w:lang w:val="sk-SK"/>
        </w:rPr>
        <w:t xml:space="preserve"> 7,</w:t>
      </w:r>
      <w:r w:rsidR="008537F9">
        <w:rPr>
          <w:lang w:val="sk-SK"/>
        </w:rPr>
        <w:t xml:space="preserve"> </w:t>
      </w:r>
      <w:r w:rsidR="008537F9" w:rsidRPr="00FA362E">
        <w:rPr>
          <w:lang w:val="sk-SK"/>
        </w:rPr>
        <w:t>8 a 15,</w:t>
      </w:r>
      <w:r w:rsidR="008537F9">
        <w:rPr>
          <w:lang w:val="sk-SK"/>
        </w:rPr>
        <w:t xml:space="preserve"> </w:t>
      </w:r>
      <w:r w:rsidR="008537F9" w:rsidRPr="00FA362E">
        <w:rPr>
          <w:lang w:val="sk-SK"/>
        </w:rPr>
        <w:t>16 pre ušetrenie miesta. Pre ukážku sú zobrazené aj kanály ramien: 11,</w:t>
      </w:r>
      <w:r w:rsidR="008537F9">
        <w:rPr>
          <w:lang w:val="sk-SK"/>
        </w:rPr>
        <w:t xml:space="preserve"> </w:t>
      </w:r>
      <w:r w:rsidR="008537F9" w:rsidRPr="00FA362E">
        <w:rPr>
          <w:lang w:val="sk-SK"/>
        </w:rPr>
        <w:t>12</w:t>
      </w:r>
      <w:r w:rsidR="008537F9">
        <w:rPr>
          <w:lang w:val="sk-SK"/>
        </w:rPr>
        <w:t xml:space="preserve">. </w:t>
      </w:r>
    </w:p>
    <w:p w14:paraId="28037D52" w14:textId="74AC8245" w:rsidR="008537F9" w:rsidRPr="00FA362E" w:rsidRDefault="008537F9" w:rsidP="008537F9">
      <w:pPr>
        <w:pStyle w:val="Popis"/>
        <w:rPr>
          <w:vanish/>
          <w:specVanish/>
        </w:rPr>
      </w:pPr>
      <w:bookmarkStart w:id="306" w:name="_Toc513981532"/>
      <m:oMath>
        <m:r>
          <m:rPr>
            <m:sty m:val="p"/>
          </m:rPr>
          <w:rPr>
            <w:rFonts w:ascii="Cambria Math" w:hAnsi="Cambria Math"/>
            <w:noProof/>
            <w:lang w:val="cs-CZ" w:eastAsia="cs-CZ" w:bidi="ar-SA"/>
          </w:rPr>
          <w:drawing>
            <wp:inline distT="0" distB="0" distL="0" distR="0" wp14:anchorId="556D38DB" wp14:editId="53B8245A">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307" w:name="_Ref513918832"/>
      <w:r w:rsidRPr="008537F9">
        <w:t xml:space="preserve"> </w:t>
      </w:r>
      <w:r w:rsidRPr="00FA362E">
        <w:t xml:space="preserve">Obrázok </w:t>
      </w:r>
      <w:r w:rsidR="00A53D98">
        <w:fldChar w:fldCharType="begin"/>
      </w:r>
      <w:r w:rsidR="00A53D98">
        <w:instrText xml:space="preserve"> STYLEREF 1 \s </w:instrText>
      </w:r>
      <w:r w:rsidR="00A53D98">
        <w:fldChar w:fldCharType="separate"/>
      </w:r>
      <w:r w:rsidR="00B85020">
        <w:rPr>
          <w:noProof/>
        </w:rPr>
        <w:t>3</w:t>
      </w:r>
      <w:r w:rsidR="00A53D98">
        <w:fldChar w:fldCharType="end"/>
      </w:r>
      <w:r w:rsidR="00A53D98">
        <w:t>.</w:t>
      </w:r>
      <w:r w:rsidR="00A53D98">
        <w:fldChar w:fldCharType="begin"/>
      </w:r>
      <w:r w:rsidR="00A53D98">
        <w:instrText xml:space="preserve"> SEQ Obrázok \* ARABIC \s 1 </w:instrText>
      </w:r>
      <w:r w:rsidR="00A53D98">
        <w:fldChar w:fldCharType="separate"/>
      </w:r>
      <w:r w:rsidR="00B85020">
        <w:rPr>
          <w:noProof/>
        </w:rPr>
        <w:t>15</w:t>
      </w:r>
      <w:r w:rsidR="00A53D98">
        <w:fldChar w:fldCharType="end"/>
      </w:r>
      <w:bookmarkEnd w:id="307"/>
      <w:r w:rsidRPr="00FA362E">
        <w:t xml:space="preserve">: </w:t>
      </w:r>
      <w:commentRangeStart w:id="308"/>
      <w:r w:rsidRPr="00FA362E">
        <w:t>LI</w:t>
      </w:r>
      <w:commentRangeEnd w:id="308"/>
      <w:r w:rsidRPr="00FA362E">
        <w:rPr>
          <w:rStyle w:val="Odkaznakomentr"/>
          <w:lang w:val="sk-SK"/>
        </w:rPr>
        <w:commentReference w:id="308"/>
      </w:r>
      <w:r w:rsidRPr="00FA362E">
        <w:t xml:space="preserve"> postupnosti hemodynamických parametrov.</w:t>
      </w:r>
      <w:bookmarkEnd w:id="306"/>
      <w:r w:rsidRPr="00FA362E">
        <w:t xml:space="preserve"> </w:t>
      </w:r>
    </w:p>
    <w:p w14:paraId="28EB6C8F" w14:textId="77777777" w:rsidR="008537F9" w:rsidRPr="00FA362E" w:rsidRDefault="008537F9" w:rsidP="008537F9">
      <w:pPr>
        <w:pStyle w:val="Popis"/>
      </w:pPr>
      <w:r w:rsidRPr="00FA362E">
        <w:rPr>
          <w:noProof/>
        </w:rPr>
        <w:t xml:space="preserve"> </w:t>
      </w:r>
      <w:r w:rsidRPr="00FA362E">
        <w:t xml:space="preserve">Ukážka časového priebehu hemodynamických parametrov jedneho dobrovoľníka počas hlbokého dýchania. Kanály impedancie sú usporiadané na základe ich vzdialeností od hrudníka. </w:t>
      </w:r>
      <w:r>
        <w:t>Z Impedancie n</w:t>
      </w:r>
      <w:r w:rsidRPr="00FA362E">
        <w:t>oh</w:t>
      </w:r>
      <w:r>
        <w:t xml:space="preserve"> a rúk sú tu znázornené iba kanály</w:t>
      </w:r>
      <w:r w:rsidRPr="00FA362E">
        <w:t xml:space="preserve"> 7,8 a 15,16 pre ušetrenie miesta. Pre ukážku sú zobrazené aj kanály ramien: 11,12.</w:t>
      </w:r>
    </w:p>
    <w:p w14:paraId="00F34A87" w14:textId="77777777" w:rsidR="008537F9" w:rsidRDefault="008537F9" w:rsidP="00CE547F"/>
    <w:p w14:paraId="03E0E200" w14:textId="220A51DD" w:rsidR="00CE547F" w:rsidRPr="00FA362E" w:rsidRDefault="00CE547F" w:rsidP="00CE547F">
      <w:pPr>
        <w:rPr>
          <w:lang w:val="sk-SK"/>
        </w:rPr>
      </w:pPr>
      <w:r w:rsidRPr="008537F9">
        <w:t>Predpokladáme, že zmeny tlaku v hrudníku vyvolané dýchaním ovplyvnia obehový systém a to hlavne tep, arteriálny krvný tlak</w:t>
      </w:r>
      <w:r w:rsidRPr="00FA362E">
        <w:rPr>
          <w:lang w:val="sk-SK"/>
        </w:rPr>
        <w:t xml:space="preserve">, tok krvi a rozloženie objemu krvi v celom tele. Aby sme zistili aký vplyv má dýchania na hemodynamické parametre, </w:t>
      </w:r>
      <w:commentRangeStart w:id="309"/>
      <w:r w:rsidRPr="00FA362E">
        <w:rPr>
          <w:lang w:val="sk-SK"/>
        </w:rPr>
        <w:t xml:space="preserve">spočítali sme </w:t>
      </w:r>
      <w:commentRangeEnd w:id="309"/>
      <w:r w:rsidR="009A564E">
        <w:rPr>
          <w:rStyle w:val="Odkaznakomentr"/>
        </w:rPr>
        <w:commentReference w:id="309"/>
      </w:r>
      <w:r w:rsidRPr="00FA362E">
        <w:rPr>
          <w:lang w:val="sk-SK"/>
        </w:rPr>
        <w:t>Pearsonov</w:t>
      </w:r>
      <w:bookmarkStart w:id="310" w:name="_Ref509140471"/>
      <w:r w:rsidRPr="00FA362E">
        <w:rPr>
          <w:lang w:val="sk-SK"/>
        </w:rPr>
        <w:t xml:space="preserve"> </w:t>
      </w:r>
      <w:bookmarkEnd w:id="310"/>
      <w:r w:rsidRPr="00FA362E">
        <w:rPr>
          <w:lang w:val="sk-SK"/>
        </w:rPr>
        <w:t xml:space="preserve">korelačný koeficient medzi LI postupnosťou hemodynamických parametrov a LI </w:t>
      </w:r>
      <w:r w:rsidRPr="00FA362E">
        <w:rPr>
          <w:lang w:val="sk-SK"/>
        </w:rPr>
        <w:lastRenderedPageBreak/>
        <w:t>postupnosťou respiračnej krivky pri vzájomnom posuve s kroko</w:t>
      </w:r>
      <w:r w:rsidR="00E471EA">
        <w:rPr>
          <w:lang w:val="sk-SK"/>
        </w:rPr>
        <w:t xml:space="preserve">m 100 ms v rozmedzí 0-5 sekúnd. </w:t>
      </w:r>
      <w:r w:rsidRPr="00FA362E">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FA362E">
        <w:rPr>
          <w:lang w:val="sk-SK"/>
        </w:rPr>
        <w:t>:</w:t>
      </w:r>
    </w:p>
    <w:p w14:paraId="654AD7BD"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3657DDB" w14:textId="77777777" w:rsidTr="00452ADC">
        <w:tc>
          <w:tcPr>
            <w:tcW w:w="704" w:type="dxa"/>
          </w:tcPr>
          <w:p w14:paraId="03436147" w14:textId="77777777" w:rsidR="00CE547F" w:rsidRPr="00FA362E" w:rsidRDefault="00CE547F" w:rsidP="00452ADC">
            <w:pPr>
              <w:jc w:val="center"/>
              <w:rPr>
                <w:color w:val="000000"/>
                <w:lang w:val="sk-SK"/>
              </w:rPr>
            </w:pPr>
          </w:p>
        </w:tc>
        <w:tc>
          <w:tcPr>
            <w:tcW w:w="7088" w:type="dxa"/>
            <w:vAlign w:val="center"/>
          </w:tcPr>
          <w:p w14:paraId="4AF79EAF" w14:textId="77777777" w:rsidR="00CE547F" w:rsidRPr="00FA362E" w:rsidRDefault="00E935DB" w:rsidP="00452ADC">
            <w:pP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188F7AC4" w14:textId="77777777" w:rsidR="00CE547F" w:rsidRPr="00FA362E" w:rsidRDefault="00CE547F" w:rsidP="00452ADC">
            <w:pPr>
              <w:jc w:val="center"/>
              <w:rPr>
                <w:color w:val="000000"/>
                <w:lang w:val="sk-SK"/>
              </w:rPr>
            </w:pPr>
            <w:r w:rsidRPr="00FA362E">
              <w:rPr>
                <w:color w:val="000000"/>
                <w:lang w:val="sk-SK"/>
              </w:rPr>
              <w:t>(</w:t>
            </w:r>
            <w:bookmarkStart w:id="311" w:name="pears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44</w:t>
            </w:r>
            <w:r w:rsidRPr="00FA362E">
              <w:rPr>
                <w:color w:val="000000"/>
                <w:lang w:val="sk-SK"/>
              </w:rPr>
              <w:fldChar w:fldCharType="end"/>
            </w:r>
            <w:bookmarkEnd w:id="311"/>
            <w:r w:rsidRPr="00FA362E">
              <w:rPr>
                <w:color w:val="000000"/>
                <w:lang w:val="sk-SK"/>
              </w:rPr>
              <w:t>)</w:t>
            </w:r>
          </w:p>
        </w:tc>
      </w:tr>
    </w:tbl>
    <w:p w14:paraId="3ED33F6A" w14:textId="77777777" w:rsidR="00CE547F" w:rsidRPr="00FA362E" w:rsidRDefault="00CE547F" w:rsidP="00CE547F">
      <w:pPr>
        <w:rPr>
          <w:lang w:val="sk-SK"/>
        </w:rPr>
      </w:pPr>
    </w:p>
    <w:p w14:paraId="49349C33" w14:textId="62883612" w:rsidR="00CE547F" w:rsidRPr="00FA362E" w:rsidRDefault="00CE547F" w:rsidP="00CE547F">
      <w:pPr>
        <w:rPr>
          <w:rFonts w:cstheme="minorHAnsi"/>
          <w:sz w:val="20"/>
          <w:lang w:val="sk-SK"/>
        </w:rPr>
      </w:pPr>
      <w:r w:rsidRPr="00FA362E">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FA362E">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sz w:val="20"/>
          <w:lang w:val="sk-SK"/>
        </w:rPr>
        <w:t xml:space="preserve"> </w:t>
      </w:r>
      <w:r w:rsidRPr="00FA362E">
        <w:rPr>
          <w:lang w:val="sk-SK"/>
        </w:rPr>
        <w:t>uvádza rovnica (</w:t>
      </w:r>
      <w:r w:rsidRPr="00FA362E">
        <w:rPr>
          <w:lang w:val="sk-SK"/>
        </w:rPr>
        <w:fldChar w:fldCharType="begin"/>
      </w:r>
      <w:r w:rsidRPr="00FA362E">
        <w:rPr>
          <w:lang w:val="sk-SK"/>
        </w:rPr>
        <w:instrText xml:space="preserve"> REF korelacnychKoef50 \h </w:instrText>
      </w:r>
      <w:r w:rsidRPr="00FA362E">
        <w:rPr>
          <w:lang w:val="sk-SK"/>
        </w:rPr>
      </w:r>
      <w:r w:rsidRPr="00FA362E">
        <w:rPr>
          <w:lang w:val="sk-SK"/>
        </w:rPr>
        <w:fldChar w:fldCharType="separate"/>
      </w:r>
      <w:r w:rsidR="00B85020">
        <w:rPr>
          <w:noProof/>
          <w:color w:val="000000"/>
          <w:lang w:val="sk-SK"/>
        </w:rPr>
        <w:t>45</w:t>
      </w:r>
      <w:r w:rsidRPr="00FA362E">
        <w:rPr>
          <w:lang w:val="sk-SK"/>
        </w:rPr>
        <w:fldChar w:fldCharType="end"/>
      </w:r>
      <w:r w:rsidRPr="00FA362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sz w:val="20"/>
          <w:lang w:val="sk-SK"/>
        </w:rPr>
        <w:t xml:space="preserve"> </w:t>
      </w:r>
      <w:r w:rsidRPr="00FA362E">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FA362E">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cstheme="minorHAnsi"/>
          <w:i/>
          <w:sz w:val="20"/>
          <w:lang w:val="sk-SK"/>
        </w:rPr>
        <w:t>.</w:t>
      </w:r>
      <w:r w:rsidRPr="00FA362E">
        <w:rPr>
          <w:rFonts w:eastAsiaTheme="minorEastAsia" w:cstheme="minorHAnsi"/>
          <w:sz w:val="20"/>
          <w:lang w:val="sk-SK"/>
        </w:rPr>
        <w:t xml:space="preserve"> </w:t>
      </w:r>
      <w:r w:rsidRPr="00FA362E">
        <w:rPr>
          <w:lang w:val="sk-SK"/>
        </w:rPr>
        <w:t>Oneskorenie o jeden prvok je oneskorením o 100 ms</w:t>
      </w:r>
      <w:r w:rsidRPr="00FA362E">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rFonts w:ascii="Cambria Math" w:hAnsi="Cambria Math"/>
          <w:i/>
          <w:lang w:val="sk-SK"/>
        </w:rPr>
        <w:t xml:space="preserve"> </w:t>
      </w:r>
      <w:r w:rsidRPr="00FA362E">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FA362E">
        <w:rPr>
          <w:rFonts w:cstheme="minorHAnsi"/>
          <w:sz w:val="20"/>
          <w:lang w:val="sk-SK"/>
        </w:rPr>
        <w:t xml:space="preserve"> a</w:t>
      </w:r>
      <w:r w:rsidRPr="00FA362E">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CE547F" w:rsidRPr="00FA362E" w14:paraId="69A3F6DC" w14:textId="77777777" w:rsidTr="00452ADC">
        <w:tc>
          <w:tcPr>
            <w:tcW w:w="284" w:type="dxa"/>
          </w:tcPr>
          <w:p w14:paraId="02593071" w14:textId="77777777" w:rsidR="00CE547F" w:rsidRPr="00FA362E" w:rsidRDefault="00CE547F" w:rsidP="00452ADC">
            <w:pPr>
              <w:jc w:val="center"/>
              <w:rPr>
                <w:color w:val="000000"/>
                <w:lang w:val="sk-SK"/>
              </w:rPr>
            </w:pPr>
          </w:p>
        </w:tc>
        <w:tc>
          <w:tcPr>
            <w:tcW w:w="7508" w:type="dxa"/>
            <w:vAlign w:val="center"/>
          </w:tcPr>
          <w:p w14:paraId="32A3FF59" w14:textId="77777777" w:rsidR="00CE547F" w:rsidRPr="00FA362E" w:rsidRDefault="00E935DB" w:rsidP="00452ADC">
            <w:pPr>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5887B7D3" w14:textId="77777777" w:rsidR="00CE547F" w:rsidRPr="00FA362E" w:rsidRDefault="00CE547F" w:rsidP="00452ADC">
            <w:pPr>
              <w:jc w:val="center"/>
              <w:rPr>
                <w:color w:val="000000"/>
                <w:lang w:val="sk-SK"/>
              </w:rPr>
            </w:pPr>
            <w:r w:rsidRPr="00FA362E">
              <w:rPr>
                <w:color w:val="000000"/>
                <w:lang w:val="sk-SK"/>
              </w:rPr>
              <w:t>(</w:t>
            </w:r>
            <w:bookmarkStart w:id="312" w:name="korelacnychKoef50"/>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45</w:t>
            </w:r>
            <w:r w:rsidRPr="00FA362E">
              <w:rPr>
                <w:color w:val="000000"/>
                <w:lang w:val="sk-SK"/>
              </w:rPr>
              <w:fldChar w:fldCharType="end"/>
            </w:r>
            <w:bookmarkEnd w:id="312"/>
            <w:r w:rsidRPr="00FA362E">
              <w:rPr>
                <w:color w:val="000000"/>
                <w:lang w:val="sk-SK"/>
              </w:rPr>
              <w:t>)</w:t>
            </w:r>
          </w:p>
        </w:tc>
      </w:tr>
    </w:tbl>
    <w:p w14:paraId="524254A0" w14:textId="77777777" w:rsidR="00CE547F" w:rsidRPr="00FA362E" w:rsidRDefault="00CE547F" w:rsidP="00CE547F">
      <w:pPr>
        <w:rPr>
          <w:lang w:val="sk-SK"/>
        </w:rPr>
      </w:pPr>
    </w:p>
    <w:p w14:paraId="55B55DE2" w14:textId="77777777" w:rsidR="00CE547F" w:rsidRPr="00FA362E" w:rsidRDefault="00CE547F" w:rsidP="00CE547F">
      <w:pPr>
        <w:rPr>
          <w:lang w:val="sk-SK"/>
        </w:rPr>
      </w:pPr>
      <w:r w:rsidRPr="00FA362E">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lang w:val="sk-SK"/>
        </w:rPr>
        <w:t>:</w:t>
      </w:r>
    </w:p>
    <w:p w14:paraId="29DF8630" w14:textId="77777777" w:rsidR="00CE547F" w:rsidRPr="00FA362E" w:rsidRDefault="00CE547F" w:rsidP="00CE547F">
      <w:pPr>
        <w:rPr>
          <w:lang w:val="sk-SK"/>
        </w:rPr>
      </w:pPr>
    </w:p>
    <w:p w14:paraId="7F2BA62B" w14:textId="56654D27" w:rsidR="00CE547F" w:rsidRPr="00FA362E" w:rsidRDefault="00CE547F" w:rsidP="00CE547F">
      <w:pPr>
        <w:pStyle w:val="Odsekzoznamu"/>
        <w:numPr>
          <w:ilvl w:val="0"/>
          <w:numId w:val="23"/>
        </w:numPr>
        <w:rPr>
          <w:lang w:val="sk-SK"/>
        </w:rPr>
      </w:pPr>
      <w:r w:rsidRPr="00FA362E">
        <w:rPr>
          <w:b/>
          <w:lang w:val="sk-SK"/>
        </w:rPr>
        <w:t>C(PAR-RESP)</w:t>
      </w:r>
      <w:r w:rsidRPr="00FA362E">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FA362E">
        <w:rPr>
          <w:lang w:val="sk-SK"/>
        </w:rPr>
        <w:t xml:space="preserve"> s najvyššou absolútnou hodnotu korelácie, vyjadruje silu väzby medzi parametrom a respiráciou pri najvhodnejšom posune</w:t>
      </w:r>
    </w:p>
    <w:p w14:paraId="4892AB71" w14:textId="77777777" w:rsidR="00CE547F" w:rsidRPr="00FA362E" w:rsidRDefault="00CE547F" w:rsidP="00CE547F">
      <w:pPr>
        <w:pStyle w:val="Odsekzoznamu"/>
        <w:numPr>
          <w:ilvl w:val="0"/>
          <w:numId w:val="23"/>
        </w:numPr>
        <w:rPr>
          <w:lang w:val="sk-SK"/>
        </w:rPr>
      </w:pPr>
      <w:r w:rsidRPr="00FA362E">
        <w:rPr>
          <w:b/>
          <w:lang w:val="sk-SK"/>
        </w:rPr>
        <w:t>PS(PAR-RESP)</w:t>
      </w:r>
      <w:r w:rsidRPr="00FA362E">
        <w:rPr>
          <w:lang w:val="sk-SK"/>
        </w:rPr>
        <w:t xml:space="preserve">: fázový posun parametra </w:t>
      </w:r>
      <w:r w:rsidRPr="00FA362E">
        <w:rPr>
          <w:b/>
          <w:lang w:val="sk-SK"/>
        </w:rPr>
        <w:t xml:space="preserve">C(PAR-RESP) </w:t>
      </w:r>
      <w:r w:rsidRPr="00FA362E">
        <w:rPr>
          <w:lang w:val="sk-SK"/>
        </w:rPr>
        <w:t>vynásobený 100ms. Fázový posun vyjadruje oneskorenie krivky parametra pri ktorom dosiahla s respiráciou najvyššou absolútnou hodnotu korelačného koeficientu.</w:t>
      </w:r>
    </w:p>
    <w:p w14:paraId="3DC7F694" w14:textId="77777777" w:rsidR="00CE547F" w:rsidRPr="00FA362E" w:rsidRDefault="00CE547F" w:rsidP="00CE547F">
      <w:pPr>
        <w:rPr>
          <w:lang w:val="sk-SK"/>
        </w:rPr>
      </w:pPr>
    </w:p>
    <w:p w14:paraId="3B4B4E27" w14:textId="3A7814D3" w:rsidR="00CE547F" w:rsidRPr="00FA362E" w:rsidRDefault="00CE547F" w:rsidP="00CE547F">
      <w:pPr>
        <w:rPr>
          <w:lang w:val="sk-SK"/>
        </w:rPr>
      </w:pPr>
      <w:r w:rsidRPr="00FA362E">
        <w:rPr>
          <w:lang w:val="sk-SK"/>
        </w:rPr>
        <w:t xml:space="preserve">Čím vyššia absolútna hodnota korelačného koeficientu </w:t>
      </w:r>
      <w:r w:rsidRPr="00FA362E">
        <w:rPr>
          <w:b/>
          <w:lang w:val="sk-SK"/>
        </w:rPr>
        <w:t>C(PAR-RESP)</w:t>
      </w:r>
      <w:r w:rsidRPr="00FA362E">
        <w:rPr>
          <w:lang w:val="sk-SK"/>
        </w:rPr>
        <w:t xml:space="preserve">, tým silnejšia väzba parametra na respiráciu. Záporné znamienko pri hodnote korelačného koeficientu znamená obrátenú reakciu parametra na respiráciu – fázový posun 5 sekúnd. Parameter </w:t>
      </w:r>
      <w:r w:rsidRPr="00FA362E">
        <w:rPr>
          <w:lang w:val="sk-SK"/>
        </w:rPr>
        <w:lastRenderedPageBreak/>
        <w:t xml:space="preserve">s hodnota </w:t>
      </w:r>
      <w:r w:rsidRPr="00FA362E">
        <w:rPr>
          <w:b/>
          <w:lang w:val="sk-SK"/>
        </w:rPr>
        <w:t>C(PAR-RESP)</w:t>
      </w:r>
      <w:r w:rsidRPr="00FA362E">
        <w:rPr>
          <w:lang w:val="sk-SK"/>
        </w:rPr>
        <w:t xml:space="preserve"> vyššou ako 0,5 je považovaná za lineárne závislý s respiráciou. Výsledné hodnoty pre všetky parametre pre hlboké aj spontánne dýchanie uvádza</w:t>
      </w:r>
      <w:r>
        <w:rPr>
          <w:lang w:val="sk-SK"/>
        </w:rPr>
        <w:t xml:space="preserve"> </w:t>
      </w:r>
      <w:r w:rsidR="008B52DD">
        <w:rPr>
          <w:lang w:val="sk-SK"/>
        </w:rPr>
        <w:fldChar w:fldCharType="begin"/>
      </w:r>
      <w:r w:rsidR="008B52DD">
        <w:rPr>
          <w:lang w:val="sk-SK"/>
        </w:rPr>
        <w:instrText xml:space="preserve"> REF _Ref513920337 \h </w:instrText>
      </w:r>
      <w:r w:rsidR="008B52DD">
        <w:rPr>
          <w:lang w:val="sk-SK"/>
        </w:rPr>
      </w:r>
      <w:r w:rsidR="008B52DD">
        <w:rPr>
          <w:lang w:val="sk-SK"/>
        </w:rPr>
        <w:fldChar w:fldCharType="separate"/>
      </w:r>
      <w:r w:rsidR="00B85020">
        <w:t xml:space="preserve">Tabuľka </w:t>
      </w:r>
      <w:r w:rsidR="00B85020">
        <w:rPr>
          <w:noProof/>
        </w:rPr>
        <w:t>13</w:t>
      </w:r>
      <w:r w:rsidR="008B52DD">
        <w:rPr>
          <w:lang w:val="sk-SK"/>
        </w:rPr>
        <w:fldChar w:fldCharType="end"/>
      </w:r>
      <w:r w:rsidRPr="00FA362E">
        <w:rPr>
          <w:lang w:val="sk-SK"/>
        </w:rPr>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p>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CE547F" w:rsidRPr="00FA362E" w14:paraId="4CFC4CBF" w14:textId="77777777" w:rsidTr="00452ADC">
        <w:trPr>
          <w:trHeight w:val="300"/>
          <w:jc w:val="center"/>
        </w:trPr>
        <w:tc>
          <w:tcPr>
            <w:tcW w:w="1400" w:type="dxa"/>
            <w:vMerge w:val="restart"/>
            <w:tcBorders>
              <w:top w:val="nil"/>
              <w:left w:val="nil"/>
              <w:bottom w:val="nil"/>
              <w:right w:val="nil"/>
            </w:tcBorders>
            <w:shd w:val="clear" w:color="auto" w:fill="auto"/>
            <w:vAlign w:val="center"/>
            <w:hideMark/>
          </w:tcPr>
          <w:p w14:paraId="53020575"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2800" w:type="dxa"/>
            <w:gridSpan w:val="2"/>
            <w:tcBorders>
              <w:top w:val="nil"/>
              <w:left w:val="nil"/>
              <w:bottom w:val="nil"/>
              <w:right w:val="nil"/>
            </w:tcBorders>
            <w:shd w:val="clear" w:color="auto" w:fill="auto"/>
            <w:vAlign w:val="center"/>
            <w:hideMark/>
          </w:tcPr>
          <w:p w14:paraId="0F984ACC"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607A4029"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Spontánne dýchanie</w:t>
            </w:r>
          </w:p>
        </w:tc>
      </w:tr>
      <w:tr w:rsidR="00CE547F" w:rsidRPr="00FA362E" w14:paraId="7342457C" w14:textId="77777777" w:rsidTr="00452ADC">
        <w:trPr>
          <w:trHeight w:val="495"/>
          <w:jc w:val="center"/>
        </w:trPr>
        <w:tc>
          <w:tcPr>
            <w:tcW w:w="1400" w:type="dxa"/>
            <w:vMerge/>
            <w:tcBorders>
              <w:top w:val="nil"/>
              <w:left w:val="nil"/>
              <w:bottom w:val="nil"/>
              <w:right w:val="nil"/>
            </w:tcBorders>
            <w:vAlign w:val="center"/>
            <w:hideMark/>
          </w:tcPr>
          <w:p w14:paraId="06190BCA"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14:paraId="09E5F40A"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14:paraId="55CFEB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14:paraId="247E7C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14:paraId="236EF88F"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r>
      <w:tr w:rsidR="00CE547F" w:rsidRPr="00FA362E" w14:paraId="5C41E420"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70A7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3 </w:t>
            </w:r>
            <w:r w:rsidRPr="00FA362E">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14:paraId="0CD4B4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14:paraId="572DD33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14:paraId="140DE7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14:paraId="74898F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47A84B97" w14:textId="77777777" w:rsidTr="00452ADC">
        <w:trPr>
          <w:trHeight w:val="240"/>
          <w:jc w:val="center"/>
        </w:trPr>
        <w:tc>
          <w:tcPr>
            <w:tcW w:w="1400" w:type="dxa"/>
            <w:tcBorders>
              <w:top w:val="nil"/>
              <w:left w:val="nil"/>
              <w:bottom w:val="nil"/>
              <w:right w:val="nil"/>
            </w:tcBorders>
            <w:shd w:val="clear" w:color="auto" w:fill="auto"/>
            <w:vAlign w:val="center"/>
            <w:hideMark/>
          </w:tcPr>
          <w:p w14:paraId="66D989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28DFF7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14:paraId="5C8DC6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14:paraId="45FB7F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14:paraId="5C586F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167CA85A" w14:textId="77777777" w:rsidTr="00452ADC">
        <w:trPr>
          <w:trHeight w:val="240"/>
          <w:jc w:val="center"/>
        </w:trPr>
        <w:tc>
          <w:tcPr>
            <w:tcW w:w="1400" w:type="dxa"/>
            <w:tcBorders>
              <w:top w:val="nil"/>
              <w:left w:val="nil"/>
              <w:bottom w:val="nil"/>
              <w:right w:val="nil"/>
            </w:tcBorders>
            <w:shd w:val="clear" w:color="auto" w:fill="auto"/>
            <w:vAlign w:val="center"/>
            <w:hideMark/>
          </w:tcPr>
          <w:p w14:paraId="1E68B6D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23B78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14:paraId="2E810B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27AE04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14:paraId="59EA8E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3.45 (2.60; 5.40)</w:t>
            </w:r>
          </w:p>
        </w:tc>
      </w:tr>
      <w:tr w:rsidR="00CE547F" w:rsidRPr="00FA362E" w14:paraId="5FAB2E05" w14:textId="77777777" w:rsidTr="00452ADC">
        <w:trPr>
          <w:trHeight w:val="240"/>
          <w:jc w:val="center"/>
        </w:trPr>
        <w:tc>
          <w:tcPr>
            <w:tcW w:w="1400" w:type="dxa"/>
            <w:tcBorders>
              <w:top w:val="nil"/>
              <w:left w:val="nil"/>
              <w:bottom w:val="nil"/>
              <w:right w:val="nil"/>
            </w:tcBorders>
            <w:shd w:val="clear" w:color="auto" w:fill="auto"/>
            <w:vAlign w:val="center"/>
            <w:hideMark/>
          </w:tcPr>
          <w:p w14:paraId="475344C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2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6081AB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14:paraId="69ADA10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4508568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14:paraId="6BEC34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(2.60; 4.80)</w:t>
            </w:r>
          </w:p>
        </w:tc>
      </w:tr>
      <w:tr w:rsidR="00CE547F" w:rsidRPr="00FA362E" w14:paraId="60F658D3" w14:textId="77777777" w:rsidTr="00452ADC">
        <w:trPr>
          <w:trHeight w:val="240"/>
          <w:jc w:val="center"/>
        </w:trPr>
        <w:tc>
          <w:tcPr>
            <w:tcW w:w="1400" w:type="dxa"/>
            <w:tcBorders>
              <w:top w:val="nil"/>
              <w:left w:val="nil"/>
              <w:bottom w:val="nil"/>
              <w:right w:val="nil"/>
            </w:tcBorders>
            <w:shd w:val="clear" w:color="auto" w:fill="auto"/>
            <w:vAlign w:val="center"/>
            <w:hideMark/>
          </w:tcPr>
          <w:p w14:paraId="45115E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13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66897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14:paraId="3595D9E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14:paraId="50D5B2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14:paraId="312B30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(2.10; 3.90)</w:t>
            </w:r>
          </w:p>
        </w:tc>
      </w:tr>
      <w:tr w:rsidR="00CE547F" w:rsidRPr="00FA362E" w14:paraId="0ED3D617" w14:textId="77777777" w:rsidTr="00452ADC">
        <w:trPr>
          <w:trHeight w:val="240"/>
          <w:jc w:val="center"/>
        </w:trPr>
        <w:tc>
          <w:tcPr>
            <w:tcW w:w="1400" w:type="dxa"/>
            <w:tcBorders>
              <w:top w:val="nil"/>
              <w:left w:val="nil"/>
              <w:bottom w:val="nil"/>
              <w:right w:val="nil"/>
            </w:tcBorders>
            <w:shd w:val="clear" w:color="auto" w:fill="auto"/>
            <w:vAlign w:val="center"/>
            <w:hideMark/>
          </w:tcPr>
          <w:p w14:paraId="65BA6E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C2FA6C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14:paraId="0B1F24A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14:paraId="44CDB8C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14:paraId="2336F7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(2.50; 4.70)</w:t>
            </w:r>
          </w:p>
        </w:tc>
      </w:tr>
      <w:tr w:rsidR="00CE547F" w:rsidRPr="00FA362E" w14:paraId="66726DB7" w14:textId="77777777" w:rsidTr="00452ADC">
        <w:trPr>
          <w:trHeight w:val="240"/>
          <w:jc w:val="center"/>
        </w:trPr>
        <w:tc>
          <w:tcPr>
            <w:tcW w:w="1400" w:type="dxa"/>
            <w:tcBorders>
              <w:top w:val="nil"/>
              <w:left w:val="nil"/>
              <w:bottom w:val="nil"/>
              <w:right w:val="nil"/>
            </w:tcBorders>
            <w:shd w:val="clear" w:color="auto" w:fill="auto"/>
            <w:vAlign w:val="center"/>
            <w:hideMark/>
          </w:tcPr>
          <w:p w14:paraId="6FC8E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85AB9B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14:paraId="1B947D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14:paraId="2A8F0D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14:paraId="4D08D22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(2.50; 5.90)</w:t>
            </w:r>
          </w:p>
        </w:tc>
      </w:tr>
      <w:tr w:rsidR="00CE547F" w:rsidRPr="00FA362E" w14:paraId="1BEBF622" w14:textId="77777777" w:rsidTr="00452ADC">
        <w:trPr>
          <w:trHeight w:val="240"/>
          <w:jc w:val="center"/>
        </w:trPr>
        <w:tc>
          <w:tcPr>
            <w:tcW w:w="1400" w:type="dxa"/>
            <w:tcBorders>
              <w:top w:val="nil"/>
              <w:left w:val="nil"/>
              <w:bottom w:val="nil"/>
              <w:right w:val="nil"/>
            </w:tcBorders>
            <w:shd w:val="clear" w:color="auto" w:fill="auto"/>
            <w:vAlign w:val="center"/>
            <w:hideMark/>
          </w:tcPr>
          <w:p w14:paraId="4EE7FF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14:paraId="355466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14:paraId="01DCC69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14:paraId="0DBB40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14:paraId="63AA6B8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3.85 (1.10; 7.70)</w:t>
            </w:r>
          </w:p>
        </w:tc>
      </w:tr>
      <w:tr w:rsidR="00CE547F" w:rsidRPr="00FA362E" w14:paraId="54DDFDF3" w14:textId="77777777" w:rsidTr="00452ADC">
        <w:trPr>
          <w:trHeight w:val="240"/>
          <w:jc w:val="center"/>
        </w:trPr>
        <w:tc>
          <w:tcPr>
            <w:tcW w:w="1400" w:type="dxa"/>
            <w:tcBorders>
              <w:top w:val="nil"/>
              <w:left w:val="nil"/>
              <w:bottom w:val="nil"/>
              <w:right w:val="nil"/>
            </w:tcBorders>
            <w:shd w:val="clear" w:color="auto" w:fill="auto"/>
            <w:vAlign w:val="center"/>
            <w:hideMark/>
          </w:tcPr>
          <w:p w14:paraId="464E32E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1034C0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14:paraId="3688F51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14:paraId="3F2F95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14:paraId="1F7E8C6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05660A62" w14:textId="77777777" w:rsidTr="00452ADC">
        <w:trPr>
          <w:trHeight w:val="240"/>
          <w:jc w:val="center"/>
        </w:trPr>
        <w:tc>
          <w:tcPr>
            <w:tcW w:w="1400" w:type="dxa"/>
            <w:tcBorders>
              <w:top w:val="nil"/>
              <w:left w:val="nil"/>
              <w:bottom w:val="nil"/>
              <w:right w:val="nil"/>
            </w:tcBorders>
            <w:shd w:val="clear" w:color="auto" w:fill="auto"/>
            <w:vAlign w:val="center"/>
            <w:hideMark/>
          </w:tcPr>
          <w:p w14:paraId="636430A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15AAC37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14:paraId="531A904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14:paraId="3D1E46B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14:paraId="4D8BC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69066099" w14:textId="77777777" w:rsidTr="00452ADC">
        <w:trPr>
          <w:trHeight w:val="240"/>
          <w:jc w:val="center"/>
        </w:trPr>
        <w:tc>
          <w:tcPr>
            <w:tcW w:w="1400" w:type="dxa"/>
            <w:tcBorders>
              <w:top w:val="nil"/>
              <w:left w:val="nil"/>
              <w:bottom w:val="nil"/>
              <w:right w:val="nil"/>
            </w:tcBorders>
            <w:shd w:val="clear" w:color="auto" w:fill="auto"/>
            <w:vAlign w:val="center"/>
            <w:hideMark/>
          </w:tcPr>
          <w:p w14:paraId="36A9177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7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FF4E24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14:paraId="4098A4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14:paraId="3AF6B6A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14:paraId="25CA9D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(2.70; 5.40)</w:t>
            </w:r>
          </w:p>
        </w:tc>
      </w:tr>
      <w:tr w:rsidR="00CE547F" w:rsidRPr="00FA362E" w14:paraId="40EEBDD8"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34B4AD0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8 </w:t>
            </w:r>
            <w:r w:rsidRPr="00FA362E">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14:paraId="125F423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14:paraId="6B7BC2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14:paraId="05E05FE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14:paraId="0BCC8A9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(2.40; 5.20)</w:t>
            </w:r>
          </w:p>
        </w:tc>
      </w:tr>
      <w:tr w:rsidR="00CE547F" w:rsidRPr="00FA362E" w14:paraId="1AE7D371"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D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6F5036B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14:paraId="734F598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14:paraId="462B5F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14:paraId="08EA2D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(0.00; 1.00)</w:t>
            </w:r>
          </w:p>
        </w:tc>
      </w:tr>
      <w:tr w:rsidR="00CE547F" w:rsidRPr="00FA362E" w14:paraId="3408D2F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4AA75E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11DBADC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14:paraId="33A5F07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14:paraId="00073B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14:paraId="3086877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2.70)</w:t>
            </w:r>
          </w:p>
        </w:tc>
      </w:tr>
      <w:tr w:rsidR="00CE547F" w:rsidRPr="00FA362E" w14:paraId="7C6A343F"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1929F01"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1</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00EACF9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14:paraId="4B29BE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14:paraId="1B7374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14:paraId="374F688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2.70 (0.90; 3.70)</w:t>
            </w:r>
          </w:p>
        </w:tc>
      </w:tr>
      <w:tr w:rsidR="00CE547F" w:rsidRPr="00FA362E" w14:paraId="478E6E6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116344FC"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2</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285A20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14:paraId="24AA687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14:paraId="3875817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14:paraId="0EF427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2.75 (0.50; 3.50)</w:t>
            </w:r>
          </w:p>
        </w:tc>
      </w:tr>
      <w:tr w:rsidR="00CE547F" w:rsidRPr="00FA362E" w14:paraId="02BE597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3E2EA6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1EAE06D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14:paraId="1548B15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14:paraId="20C8CE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14:paraId="52AE45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3.15 (0.10; 5.30)</w:t>
            </w:r>
          </w:p>
        </w:tc>
      </w:tr>
      <w:tr w:rsidR="00CE547F" w:rsidRPr="00FA362E" w14:paraId="0D5F6F7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B7AEA1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1572851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14:paraId="656897F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14:paraId="789A21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14:paraId="4C12EEC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(1.70; 4.50)</w:t>
            </w:r>
          </w:p>
        </w:tc>
      </w:tr>
      <w:tr w:rsidR="00CE547F" w:rsidRPr="00FA362E" w14:paraId="452C7CD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43BE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3EF252B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14:paraId="715CC7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14:paraId="0F5F0F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14:paraId="4CD93E0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3.25 (2.00; 4.40)</w:t>
            </w:r>
          </w:p>
        </w:tc>
      </w:tr>
      <w:tr w:rsidR="00CE547F" w:rsidRPr="00FA362E" w14:paraId="2A189005"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6BDFAB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51489B5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14:paraId="697D51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14:paraId="07A3A2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14:paraId="2B8BB7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3.40 (2.50; 4.60)</w:t>
            </w:r>
          </w:p>
        </w:tc>
      </w:tr>
      <w:tr w:rsidR="00CE547F" w:rsidRPr="00FA362E" w14:paraId="02CA323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0B59CC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0EFED66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14:paraId="6173E4A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14:paraId="36173C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14:paraId="3474E0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0.50 (0.00; 3.80)</w:t>
            </w:r>
          </w:p>
        </w:tc>
      </w:tr>
      <w:tr w:rsidR="00CE547F" w:rsidRPr="00FA362E" w14:paraId="59443A83"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1D1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536A665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14:paraId="33E4AD5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14:paraId="66DA89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14:paraId="68DF4AC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0.85 (0.00; 3.40)</w:t>
            </w:r>
          </w:p>
        </w:tc>
      </w:tr>
      <w:tr w:rsidR="00CE547F" w:rsidRPr="00FA362E" w14:paraId="7834E8A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98590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7</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03FFA19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14:paraId="00E6E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14:paraId="369126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14:paraId="7984D6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(2.20; 5.00)</w:t>
            </w:r>
          </w:p>
        </w:tc>
      </w:tr>
      <w:tr w:rsidR="00CE547F" w:rsidRPr="00FA362E" w14:paraId="0781E671" w14:textId="77777777" w:rsidTr="00452ADC">
        <w:trPr>
          <w:trHeight w:val="240"/>
          <w:jc w:val="center"/>
        </w:trPr>
        <w:tc>
          <w:tcPr>
            <w:tcW w:w="1400" w:type="dxa"/>
            <w:tcBorders>
              <w:top w:val="nil"/>
              <w:left w:val="nil"/>
              <w:bottom w:val="single" w:sz="4" w:space="0" w:color="auto"/>
              <w:right w:val="nil"/>
            </w:tcBorders>
            <w:shd w:val="clear" w:color="auto" w:fill="auto"/>
            <w:noWrap/>
            <w:vAlign w:val="bottom"/>
            <w:hideMark/>
          </w:tcPr>
          <w:p w14:paraId="20CE4A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8</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14:paraId="25081A8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14:paraId="42EE2B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14:paraId="46039B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14:paraId="137841D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3.70 (3.10; 6.90)</w:t>
            </w:r>
          </w:p>
        </w:tc>
      </w:tr>
      <w:tr w:rsidR="00CE547F" w:rsidRPr="00FA362E" w14:paraId="3C8C208D" w14:textId="77777777" w:rsidTr="00452ADC">
        <w:trPr>
          <w:trHeight w:val="240"/>
          <w:jc w:val="center"/>
        </w:trPr>
        <w:tc>
          <w:tcPr>
            <w:tcW w:w="1400" w:type="dxa"/>
            <w:tcBorders>
              <w:top w:val="nil"/>
              <w:left w:val="nil"/>
              <w:bottom w:val="nil"/>
              <w:right w:val="nil"/>
            </w:tcBorders>
            <w:shd w:val="clear" w:color="auto" w:fill="auto"/>
            <w:vAlign w:val="center"/>
            <w:hideMark/>
          </w:tcPr>
          <w:p w14:paraId="1D7225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3F1BAF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14:paraId="242757B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14:paraId="145D38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14:paraId="575A416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1.75 (0.30; 3.50)</w:t>
            </w:r>
          </w:p>
        </w:tc>
      </w:tr>
      <w:tr w:rsidR="00CE547F" w:rsidRPr="00FA362E" w14:paraId="05EC1CDD" w14:textId="77777777" w:rsidTr="00452ADC">
        <w:trPr>
          <w:trHeight w:val="240"/>
          <w:jc w:val="center"/>
        </w:trPr>
        <w:tc>
          <w:tcPr>
            <w:tcW w:w="1400" w:type="dxa"/>
            <w:tcBorders>
              <w:top w:val="nil"/>
              <w:left w:val="nil"/>
              <w:bottom w:val="nil"/>
              <w:right w:val="nil"/>
            </w:tcBorders>
            <w:shd w:val="clear" w:color="auto" w:fill="auto"/>
            <w:vAlign w:val="center"/>
            <w:hideMark/>
          </w:tcPr>
          <w:p w14:paraId="66C99F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FE6DFA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14:paraId="371E08A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14:paraId="163E5D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14:paraId="719BED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(1.60; 2.70)</w:t>
            </w:r>
          </w:p>
        </w:tc>
      </w:tr>
      <w:tr w:rsidR="00CE547F" w:rsidRPr="00FA362E" w14:paraId="6AD4C562" w14:textId="77777777" w:rsidTr="00452ADC">
        <w:trPr>
          <w:trHeight w:val="240"/>
          <w:jc w:val="center"/>
        </w:trPr>
        <w:tc>
          <w:tcPr>
            <w:tcW w:w="1400" w:type="dxa"/>
            <w:tcBorders>
              <w:top w:val="nil"/>
              <w:left w:val="nil"/>
              <w:bottom w:val="nil"/>
              <w:right w:val="nil"/>
            </w:tcBorders>
            <w:shd w:val="clear" w:color="auto" w:fill="auto"/>
            <w:vAlign w:val="center"/>
            <w:hideMark/>
          </w:tcPr>
          <w:p w14:paraId="4E1BF5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5-7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219582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14:paraId="7FBCC6A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14:paraId="081E30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14:paraId="094659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3.95 (1.70; 5.70)</w:t>
            </w:r>
          </w:p>
        </w:tc>
      </w:tr>
      <w:tr w:rsidR="00CE547F" w:rsidRPr="00FA362E" w14:paraId="24E66211" w14:textId="77777777" w:rsidTr="00452ADC">
        <w:trPr>
          <w:trHeight w:val="240"/>
          <w:jc w:val="center"/>
        </w:trPr>
        <w:tc>
          <w:tcPr>
            <w:tcW w:w="1400" w:type="dxa"/>
            <w:tcBorders>
              <w:top w:val="nil"/>
              <w:left w:val="nil"/>
              <w:bottom w:val="nil"/>
              <w:right w:val="nil"/>
            </w:tcBorders>
            <w:shd w:val="clear" w:color="auto" w:fill="auto"/>
            <w:vAlign w:val="center"/>
            <w:hideMark/>
          </w:tcPr>
          <w:p w14:paraId="7FA52E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EF0D0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14:paraId="7777A37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14:paraId="43C6A7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14:paraId="3717B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(1.60; 3.10)</w:t>
            </w:r>
          </w:p>
        </w:tc>
      </w:tr>
      <w:tr w:rsidR="00CE547F" w:rsidRPr="00FA362E" w14:paraId="76EDAF47" w14:textId="77777777" w:rsidTr="00452ADC">
        <w:trPr>
          <w:trHeight w:val="240"/>
          <w:jc w:val="center"/>
        </w:trPr>
        <w:tc>
          <w:tcPr>
            <w:tcW w:w="1400" w:type="dxa"/>
            <w:tcBorders>
              <w:top w:val="nil"/>
              <w:left w:val="nil"/>
              <w:bottom w:val="nil"/>
              <w:right w:val="nil"/>
            </w:tcBorders>
            <w:shd w:val="clear" w:color="auto" w:fill="auto"/>
            <w:vAlign w:val="center"/>
            <w:hideMark/>
          </w:tcPr>
          <w:p w14:paraId="354CEAB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2-8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2D60FD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14:paraId="492B0B1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14:paraId="135462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14:paraId="2744012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(0.60; 5.10)</w:t>
            </w:r>
          </w:p>
        </w:tc>
      </w:tr>
      <w:tr w:rsidR="00CE547F" w:rsidRPr="00FA362E" w14:paraId="36378158" w14:textId="77777777" w:rsidTr="00452ADC">
        <w:trPr>
          <w:trHeight w:val="240"/>
          <w:jc w:val="center"/>
        </w:trPr>
        <w:tc>
          <w:tcPr>
            <w:tcW w:w="1400" w:type="dxa"/>
            <w:tcBorders>
              <w:top w:val="nil"/>
              <w:left w:val="nil"/>
              <w:bottom w:val="nil"/>
              <w:right w:val="nil"/>
            </w:tcBorders>
            <w:shd w:val="clear" w:color="auto" w:fill="auto"/>
            <w:vAlign w:val="center"/>
            <w:hideMark/>
          </w:tcPr>
          <w:p w14:paraId="176A1C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CDE93A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14:paraId="61D3183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14:paraId="7A5549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14:paraId="34F1AAF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(1.40; 2.70)</w:t>
            </w:r>
          </w:p>
        </w:tc>
      </w:tr>
      <w:tr w:rsidR="00CE547F" w:rsidRPr="00FA362E" w14:paraId="1E37EF7B" w14:textId="77777777" w:rsidTr="00452ADC">
        <w:trPr>
          <w:trHeight w:val="240"/>
          <w:jc w:val="center"/>
        </w:trPr>
        <w:tc>
          <w:tcPr>
            <w:tcW w:w="1400" w:type="dxa"/>
            <w:tcBorders>
              <w:top w:val="nil"/>
              <w:left w:val="nil"/>
              <w:bottom w:val="nil"/>
              <w:right w:val="nil"/>
            </w:tcBorders>
            <w:shd w:val="clear" w:color="auto" w:fill="auto"/>
            <w:vAlign w:val="center"/>
            <w:hideMark/>
          </w:tcPr>
          <w:p w14:paraId="0A69E3B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6-8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1B528A2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14:paraId="488BA2E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14:paraId="2FF49D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14:paraId="564488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(0.70; 6.00)</w:t>
            </w:r>
          </w:p>
        </w:tc>
      </w:tr>
      <w:tr w:rsidR="00CE547F" w:rsidRPr="00FA362E" w14:paraId="317C2A0B" w14:textId="77777777" w:rsidTr="00452ADC">
        <w:trPr>
          <w:trHeight w:val="240"/>
          <w:jc w:val="center"/>
        </w:trPr>
        <w:tc>
          <w:tcPr>
            <w:tcW w:w="1400" w:type="dxa"/>
            <w:tcBorders>
              <w:top w:val="nil"/>
              <w:left w:val="nil"/>
              <w:bottom w:val="nil"/>
              <w:right w:val="nil"/>
            </w:tcBorders>
            <w:shd w:val="clear" w:color="auto" w:fill="auto"/>
            <w:vAlign w:val="center"/>
            <w:hideMark/>
          </w:tcPr>
          <w:p w14:paraId="62EAFC2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6BD74B8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14:paraId="3D79C6E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14:paraId="03D030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14:paraId="64DDF1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5.00)</w:t>
            </w:r>
          </w:p>
        </w:tc>
      </w:tr>
      <w:tr w:rsidR="00CE547F" w:rsidRPr="00FA362E" w14:paraId="22990709" w14:textId="77777777" w:rsidTr="00452ADC">
        <w:trPr>
          <w:trHeight w:val="240"/>
          <w:jc w:val="center"/>
        </w:trPr>
        <w:tc>
          <w:tcPr>
            <w:tcW w:w="1400" w:type="dxa"/>
            <w:tcBorders>
              <w:top w:val="nil"/>
              <w:left w:val="nil"/>
              <w:bottom w:val="nil"/>
              <w:right w:val="nil"/>
            </w:tcBorders>
            <w:shd w:val="clear" w:color="auto" w:fill="auto"/>
            <w:vAlign w:val="center"/>
            <w:hideMark/>
          </w:tcPr>
          <w:p w14:paraId="0365B8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051715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14:paraId="7F768C3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14:paraId="01EE2A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14:paraId="28DC32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2.45 (1.80; 3.20)</w:t>
            </w:r>
          </w:p>
        </w:tc>
      </w:tr>
      <w:tr w:rsidR="00CE547F" w:rsidRPr="00FA362E" w14:paraId="024BB185" w14:textId="77777777" w:rsidTr="00452ADC">
        <w:trPr>
          <w:trHeight w:val="240"/>
          <w:jc w:val="center"/>
        </w:trPr>
        <w:tc>
          <w:tcPr>
            <w:tcW w:w="1400" w:type="dxa"/>
            <w:tcBorders>
              <w:top w:val="nil"/>
              <w:left w:val="nil"/>
              <w:bottom w:val="nil"/>
              <w:right w:val="nil"/>
            </w:tcBorders>
            <w:shd w:val="clear" w:color="auto" w:fill="auto"/>
            <w:vAlign w:val="center"/>
            <w:hideMark/>
          </w:tcPr>
          <w:p w14:paraId="63AFA3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41518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14:paraId="1850FE1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14:paraId="763159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14:paraId="5E3DC2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2.85 (1.00; 4.60)</w:t>
            </w:r>
          </w:p>
        </w:tc>
      </w:tr>
      <w:tr w:rsidR="00CE547F" w:rsidRPr="00FA362E" w14:paraId="086106C0" w14:textId="77777777" w:rsidTr="00452ADC">
        <w:trPr>
          <w:trHeight w:val="240"/>
          <w:jc w:val="center"/>
        </w:trPr>
        <w:tc>
          <w:tcPr>
            <w:tcW w:w="1400" w:type="dxa"/>
            <w:tcBorders>
              <w:top w:val="nil"/>
              <w:left w:val="nil"/>
              <w:bottom w:val="nil"/>
              <w:right w:val="nil"/>
            </w:tcBorders>
            <w:shd w:val="clear" w:color="auto" w:fill="auto"/>
            <w:vAlign w:val="center"/>
            <w:hideMark/>
          </w:tcPr>
          <w:p w14:paraId="2CE5E1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0A09EA5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14:paraId="396EC99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14:paraId="6A3981F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14:paraId="3B3C03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2.40 (2.00; 6.50)</w:t>
            </w:r>
          </w:p>
        </w:tc>
      </w:tr>
      <w:tr w:rsidR="00CE547F" w:rsidRPr="00FA362E" w14:paraId="650D747C" w14:textId="77777777" w:rsidTr="00452ADC">
        <w:trPr>
          <w:trHeight w:val="240"/>
          <w:jc w:val="center"/>
        </w:trPr>
        <w:tc>
          <w:tcPr>
            <w:tcW w:w="1400" w:type="dxa"/>
            <w:tcBorders>
              <w:top w:val="nil"/>
              <w:left w:val="nil"/>
              <w:bottom w:val="nil"/>
              <w:right w:val="nil"/>
            </w:tcBorders>
            <w:shd w:val="clear" w:color="auto" w:fill="auto"/>
            <w:vAlign w:val="center"/>
            <w:hideMark/>
          </w:tcPr>
          <w:p w14:paraId="0D4CB5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52C915F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14:paraId="075BC74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14:paraId="66F97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14:paraId="0B0BF6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(0.20; 4.10)</w:t>
            </w:r>
          </w:p>
        </w:tc>
      </w:tr>
      <w:tr w:rsidR="00CE547F" w:rsidRPr="00FA362E" w14:paraId="615F8926"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3A99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14:paraId="7319150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14:paraId="24480AB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14:paraId="7ACF63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14:paraId="012AC8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1.90 (1.70; 2.10)</w:t>
            </w:r>
          </w:p>
        </w:tc>
      </w:tr>
      <w:tr w:rsidR="00CE547F" w:rsidRPr="00FA362E" w14:paraId="1296A603" w14:textId="77777777" w:rsidTr="00452ADC">
        <w:trPr>
          <w:trHeight w:val="240"/>
          <w:jc w:val="center"/>
        </w:trPr>
        <w:tc>
          <w:tcPr>
            <w:tcW w:w="1400" w:type="dxa"/>
            <w:tcBorders>
              <w:top w:val="nil"/>
              <w:left w:val="nil"/>
              <w:bottom w:val="nil"/>
              <w:right w:val="nil"/>
            </w:tcBorders>
            <w:shd w:val="clear" w:color="auto" w:fill="auto"/>
            <w:vAlign w:val="center"/>
            <w:hideMark/>
          </w:tcPr>
          <w:p w14:paraId="291D6D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14:paraId="6904150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14:paraId="5CA78F5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14:paraId="23323E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14:paraId="59970B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1.10 (0.70; 1.40)</w:t>
            </w:r>
          </w:p>
        </w:tc>
      </w:tr>
      <w:tr w:rsidR="00CE547F" w:rsidRPr="00FA362E" w14:paraId="6A0649EB" w14:textId="77777777" w:rsidTr="00452ADC">
        <w:trPr>
          <w:trHeight w:val="240"/>
          <w:jc w:val="center"/>
        </w:trPr>
        <w:tc>
          <w:tcPr>
            <w:tcW w:w="1400" w:type="dxa"/>
            <w:tcBorders>
              <w:top w:val="nil"/>
              <w:left w:val="nil"/>
              <w:bottom w:val="nil"/>
              <w:right w:val="nil"/>
            </w:tcBorders>
            <w:shd w:val="clear" w:color="auto" w:fill="auto"/>
            <w:vAlign w:val="center"/>
            <w:hideMark/>
          </w:tcPr>
          <w:p w14:paraId="386B70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14:paraId="0CD3F6D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14:paraId="3AB0713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14:paraId="1DF320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14:paraId="132ABF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2.80)</w:t>
            </w:r>
          </w:p>
        </w:tc>
      </w:tr>
      <w:tr w:rsidR="00CE547F" w:rsidRPr="00FA362E" w14:paraId="07326757" w14:textId="77777777" w:rsidTr="00452ADC">
        <w:trPr>
          <w:trHeight w:val="240"/>
          <w:jc w:val="center"/>
        </w:trPr>
        <w:tc>
          <w:tcPr>
            <w:tcW w:w="1400" w:type="dxa"/>
            <w:tcBorders>
              <w:top w:val="nil"/>
              <w:left w:val="nil"/>
              <w:bottom w:val="nil"/>
              <w:right w:val="nil"/>
            </w:tcBorders>
            <w:shd w:val="clear" w:color="auto" w:fill="auto"/>
            <w:vAlign w:val="center"/>
            <w:hideMark/>
          </w:tcPr>
          <w:p w14:paraId="0E4EB2B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14:paraId="7C29B62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14:paraId="673D89B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14:paraId="3ED967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14:paraId="356F3A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1.50 (1.20; 1.80)</w:t>
            </w:r>
          </w:p>
        </w:tc>
      </w:tr>
      <w:tr w:rsidR="00CE547F" w:rsidRPr="00FA362E" w14:paraId="6368A562" w14:textId="77777777" w:rsidTr="00452ADC">
        <w:trPr>
          <w:trHeight w:val="240"/>
          <w:jc w:val="center"/>
        </w:trPr>
        <w:tc>
          <w:tcPr>
            <w:tcW w:w="1400" w:type="dxa"/>
            <w:tcBorders>
              <w:top w:val="nil"/>
              <w:left w:val="nil"/>
              <w:bottom w:val="nil"/>
              <w:right w:val="nil"/>
            </w:tcBorders>
            <w:shd w:val="clear" w:color="auto" w:fill="auto"/>
            <w:vAlign w:val="center"/>
            <w:hideMark/>
          </w:tcPr>
          <w:p w14:paraId="33B31E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lastRenderedPageBreak/>
              <w:t>R-SBP (s)</w:t>
            </w:r>
          </w:p>
        </w:tc>
        <w:tc>
          <w:tcPr>
            <w:tcW w:w="1400" w:type="dxa"/>
            <w:tcBorders>
              <w:top w:val="nil"/>
              <w:left w:val="nil"/>
              <w:bottom w:val="nil"/>
              <w:right w:val="nil"/>
            </w:tcBorders>
            <w:shd w:val="clear" w:color="000000" w:fill="92D050"/>
            <w:vAlign w:val="center"/>
            <w:hideMark/>
          </w:tcPr>
          <w:p w14:paraId="79A2A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14:paraId="71462A7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14:paraId="2BD801D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14:paraId="18CBF4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0.25 (0.00; 5.00)</w:t>
            </w:r>
          </w:p>
        </w:tc>
      </w:tr>
      <w:tr w:rsidR="00CE547F" w:rsidRPr="00FA362E" w14:paraId="3C21BA6C"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409D98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14:paraId="78E71F3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14:paraId="55A6BD1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14:paraId="78B098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14:paraId="29DA70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4.10)</w:t>
            </w:r>
          </w:p>
        </w:tc>
      </w:tr>
      <w:tr w:rsidR="00CE547F" w:rsidRPr="00FA362E" w14:paraId="49897B44" w14:textId="77777777" w:rsidTr="00452ADC">
        <w:trPr>
          <w:trHeight w:val="240"/>
          <w:jc w:val="center"/>
        </w:trPr>
        <w:tc>
          <w:tcPr>
            <w:tcW w:w="1400" w:type="dxa"/>
            <w:tcBorders>
              <w:top w:val="nil"/>
              <w:left w:val="nil"/>
              <w:bottom w:val="nil"/>
              <w:right w:val="nil"/>
            </w:tcBorders>
            <w:shd w:val="clear" w:color="auto" w:fill="auto"/>
            <w:vAlign w:val="center"/>
            <w:hideMark/>
          </w:tcPr>
          <w:p w14:paraId="74F99A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14:paraId="26B09A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14:paraId="6019446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14:paraId="446269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14:paraId="0E82C3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3.00 (0.00; 4.30)</w:t>
            </w:r>
          </w:p>
        </w:tc>
      </w:tr>
      <w:tr w:rsidR="00CE547F" w:rsidRPr="00FA362E" w14:paraId="0D1D6BFD" w14:textId="77777777" w:rsidTr="00452ADC">
        <w:trPr>
          <w:trHeight w:val="240"/>
          <w:jc w:val="center"/>
        </w:trPr>
        <w:tc>
          <w:tcPr>
            <w:tcW w:w="1400" w:type="dxa"/>
            <w:tcBorders>
              <w:top w:val="nil"/>
              <w:left w:val="nil"/>
              <w:bottom w:val="nil"/>
              <w:right w:val="nil"/>
            </w:tcBorders>
            <w:shd w:val="clear" w:color="auto" w:fill="auto"/>
            <w:vAlign w:val="center"/>
            <w:hideMark/>
          </w:tcPr>
          <w:p w14:paraId="3A4AB3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14:paraId="5EDCA54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14:paraId="51BC968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14:paraId="4AE803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14:paraId="41DB17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(1.50; 3.20)</w:t>
            </w:r>
          </w:p>
        </w:tc>
      </w:tr>
      <w:tr w:rsidR="00CE547F" w:rsidRPr="00FA362E" w14:paraId="6597FEB1" w14:textId="77777777" w:rsidTr="00452ADC">
        <w:trPr>
          <w:trHeight w:val="240"/>
          <w:jc w:val="center"/>
        </w:trPr>
        <w:tc>
          <w:tcPr>
            <w:tcW w:w="1400" w:type="dxa"/>
            <w:tcBorders>
              <w:top w:val="nil"/>
              <w:left w:val="nil"/>
              <w:bottom w:val="nil"/>
              <w:right w:val="nil"/>
            </w:tcBorders>
            <w:shd w:val="clear" w:color="auto" w:fill="auto"/>
            <w:vAlign w:val="center"/>
            <w:hideMark/>
          </w:tcPr>
          <w:p w14:paraId="3CC48A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14:paraId="5B0C9AC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14:paraId="0D9BB89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14:paraId="2A0628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14:paraId="494B37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(1.50; 2.30)</w:t>
            </w:r>
          </w:p>
        </w:tc>
      </w:tr>
      <w:tr w:rsidR="00CE547F" w:rsidRPr="00FA362E" w14:paraId="2A5EB351" w14:textId="77777777" w:rsidTr="00452ADC">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1312BB9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14:paraId="50B29FC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6FA7DFD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164434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51970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(2.00; 2.80)</w:t>
            </w:r>
          </w:p>
        </w:tc>
      </w:tr>
    </w:tbl>
    <w:p w14:paraId="6B50362C" w14:textId="77777777" w:rsidR="008B52DD" w:rsidRPr="00FA362E" w:rsidRDefault="008B52DD" w:rsidP="008B52DD">
      <w:pPr>
        <w:pStyle w:val="Popis"/>
        <w:spacing w:before="240"/>
        <w:rPr>
          <w:vanish/>
          <w:lang w:val="sk-SK"/>
          <w:specVanish/>
        </w:rPr>
      </w:pPr>
      <w:bookmarkStart w:id="313" w:name="_Ref513920337"/>
      <w:bookmarkStart w:id="314" w:name="_Toc513981552"/>
      <w:r>
        <w:t xml:space="preserve">Tabuľka </w:t>
      </w:r>
      <w:r>
        <w:fldChar w:fldCharType="begin"/>
      </w:r>
      <w:r>
        <w:instrText xml:space="preserve"> SEQ Tabuľka \* ARABIC </w:instrText>
      </w:r>
      <w:r>
        <w:fldChar w:fldCharType="separate"/>
      </w:r>
      <w:r w:rsidR="00B85020">
        <w:rPr>
          <w:noProof/>
        </w:rPr>
        <w:t>13</w:t>
      </w:r>
      <w:r>
        <w:fldChar w:fldCharType="end"/>
      </w:r>
      <w:bookmarkEnd w:id="313"/>
      <w:r>
        <w:t xml:space="preserve">: </w:t>
      </w:r>
      <w:r w:rsidRPr="00007F0C">
        <w:rPr>
          <w:highlight w:val="yellow"/>
          <w:lang w:val="sk-SK"/>
          <w:rPrChange w:id="315" w:author="Pavel Jurak" w:date="2018-06-01T11:18:00Z">
            <w:rPr>
              <w:lang w:val="sk-SK"/>
            </w:rPr>
          </w:rPrChange>
        </w:rPr>
        <w:t>Sila väzba</w:t>
      </w:r>
      <w:r w:rsidRPr="00FA362E">
        <w:rPr>
          <w:lang w:val="sk-SK"/>
        </w:rPr>
        <w:t xml:space="preserve"> (C) parametrov na dýchanie a ich oneskorenie reakcie (PS) na dýchanie.</w:t>
      </w:r>
      <w:bookmarkEnd w:id="314"/>
    </w:p>
    <w:p w14:paraId="7F3B1C7C" w14:textId="7225994A" w:rsidR="008B52DD" w:rsidRPr="00FA362E" w:rsidRDefault="008B52DD" w:rsidP="008B52DD">
      <w:pPr>
        <w:pStyle w:val="Popis"/>
        <w:rPr>
          <w:lang w:val="sk-SK"/>
        </w:rPr>
      </w:pPr>
      <w:r w:rsidRPr="00FA362E">
        <w:rPr>
          <w:lang w:val="sk-SK"/>
        </w:rPr>
        <w:t xml:space="preserve"> </w:t>
      </w:r>
      <w:r>
        <w:rPr>
          <w:lang w:val="sk-SK"/>
        </w:rPr>
        <w:t xml:space="preserve">V pravom stĺpci sú hodnoty pre hlboké dýchanie a v pravom pre spontánne dýchanie vo formáte median </w:t>
      </w:r>
      <w:r>
        <w:t>(1/4 kvartil; ¾ kvartil)</w:t>
      </w:r>
      <w:r>
        <w:rPr>
          <w:lang w:val="sk-SK"/>
        </w:rPr>
        <w:t xml:space="preserve">. Zhora dole sú bioimpedančné parametre, ďalej parametre krvného tlaku, srdečných zvukov a RR intervaly. Zelene sú zvýraznené parametre s korelačným koeficientom vyšším ako 0.5, </w:t>
      </w:r>
      <w:commentRangeStart w:id="316"/>
      <w:r>
        <w:rPr>
          <w:lang w:val="sk-SK"/>
        </w:rPr>
        <w:t xml:space="preserve">čo považujeme </w:t>
      </w:r>
      <w:commentRangeEnd w:id="316"/>
      <w:r w:rsidR="00007F0C">
        <w:rPr>
          <w:rStyle w:val="Odkaznakomentr"/>
          <w:rFonts w:eastAsia="Times New Roman" w:cs="Times New Roman"/>
          <w:spacing w:val="0"/>
          <w:lang w:val="cs-CZ" w:eastAsia="cs-CZ" w:bidi="ar-SA"/>
        </w:rPr>
        <w:commentReference w:id="316"/>
      </w:r>
      <w:r>
        <w:rPr>
          <w:lang w:val="sk-SK"/>
        </w:rPr>
        <w:t>za hranicu pre určenie lineárnej väzby parametra na dýchanie.</w:t>
      </w:r>
    </w:p>
    <w:p w14:paraId="720CFDFC" w14:textId="77777777" w:rsidR="008B52DD" w:rsidRPr="00FA362E" w:rsidRDefault="00CE547F" w:rsidP="008B52DD">
      <w:pPr>
        <w:rPr>
          <w:lang w:val="sk-SK"/>
        </w:rPr>
      </w:pPr>
      <w:r w:rsidRPr="00FA362E">
        <w:rPr>
          <w:lang w:val="sk-SK"/>
        </w:rPr>
        <w:t xml:space="preserve">Hodnoty korelačných koeficientov počas spontánneho dýchania nedosahujú hodnotu 0,5 pri žiadnom parametri.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FA362E">
        <w:rPr>
          <w:lang w:val="sk-SK"/>
        </w:rPr>
        <w:t xml:space="preserve"> majú hodnoty korelačných koeficientov blízke hodnote 1, pretože sa používajú na zachytenie respiračnej krivky. Prehľadnú interpretáciu hemodynamických parametrov počas hlbokého dýchania zobrazuje </w:t>
      </w:r>
      <w:r w:rsidR="008B52DD" w:rsidRPr="00FA362E">
        <w:rPr>
          <w:lang w:val="sk-SK"/>
        </w:rPr>
        <w:fldChar w:fldCharType="begin"/>
      </w:r>
      <w:r w:rsidR="008B52DD" w:rsidRPr="00FA362E">
        <w:rPr>
          <w:lang w:val="sk-SK"/>
        </w:rPr>
        <w:instrText xml:space="preserve"> REF _Ref509160908 \h </w:instrText>
      </w:r>
      <w:r w:rsidR="008B52DD" w:rsidRPr="00FA362E">
        <w:rPr>
          <w:lang w:val="sk-SK"/>
        </w:rPr>
      </w:r>
      <w:r w:rsidR="008B52DD" w:rsidRPr="00FA362E">
        <w:rPr>
          <w:lang w:val="sk-SK"/>
        </w:rPr>
        <w:fldChar w:fldCharType="separate"/>
      </w:r>
      <w:r w:rsidR="00B85020" w:rsidRPr="008B52DD">
        <w:rPr>
          <w:lang w:val="sk-SK"/>
        </w:rPr>
        <w:t xml:space="preserve"> </w:t>
      </w:r>
      <w:r w:rsidR="00B85020" w:rsidRPr="00FA362E">
        <w:rPr>
          <w:lang w:val="sk-SK"/>
        </w:rPr>
        <w:t xml:space="preserve">Obrázok </w:t>
      </w:r>
      <w:r w:rsidR="00B85020">
        <w:rPr>
          <w:noProof/>
          <w:lang w:val="sk-SK"/>
        </w:rPr>
        <w:t>3</w:t>
      </w:r>
      <w:r w:rsidR="00B85020">
        <w:rPr>
          <w:lang w:val="sk-SK"/>
        </w:rPr>
        <w:t>.</w:t>
      </w:r>
      <w:r w:rsidR="00B85020">
        <w:rPr>
          <w:noProof/>
          <w:lang w:val="sk-SK"/>
        </w:rPr>
        <w:t>16</w:t>
      </w:r>
      <w:r w:rsidR="008B52DD" w:rsidRPr="00FA362E">
        <w:rPr>
          <w:lang w:val="sk-SK"/>
        </w:rPr>
        <w:fldChar w:fldCharType="end"/>
      </w:r>
      <w:r w:rsidR="008B52DD" w:rsidRPr="00FA362E">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14:paraId="2F6B7613" w14:textId="55553A21" w:rsidR="00AE630C" w:rsidRPr="00FA362E" w:rsidRDefault="008B52DD" w:rsidP="00AE630C">
      <w:pPr>
        <w:pStyle w:val="Popis"/>
        <w:spacing w:before="240"/>
        <w:rPr>
          <w:vanish/>
          <w:lang w:val="sk-SK"/>
          <w:specVanish/>
        </w:rPr>
      </w:pPr>
      <w:bookmarkStart w:id="317" w:name="_Toc513981533"/>
      <w:r>
        <w:rPr>
          <w:noProof/>
          <w:lang w:val="cs-CZ" w:eastAsia="cs-CZ" w:bidi="ar-SA"/>
        </w:rPr>
        <w:lastRenderedPageBreak/>
        <w:drawing>
          <wp:inline distT="0" distB="0" distL="0" distR="0" wp14:anchorId="4785933F" wp14:editId="315FA63A">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318" w:name="_Ref509160908"/>
      <w:r w:rsidRPr="008B52DD">
        <w:rPr>
          <w:lang w:val="sk-SK"/>
        </w:rPr>
        <w:t xml:space="preserve"> </w:t>
      </w:r>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16</w:t>
      </w:r>
      <w:r w:rsidR="00A53D98">
        <w:rPr>
          <w:lang w:val="sk-SK"/>
        </w:rPr>
        <w:fldChar w:fldCharType="end"/>
      </w:r>
      <w:bookmarkEnd w:id="318"/>
      <w:r w:rsidRPr="00FA362E">
        <w:rPr>
          <w:lang w:val="sk-SK"/>
        </w:rPr>
        <w:t xml:space="preserve">: </w:t>
      </w:r>
      <w:r w:rsidR="00AE630C">
        <w:rPr>
          <w:lang w:val="sk-SK"/>
        </w:rPr>
        <w:t xml:space="preserve">Polárne diagramy znázorňujú odozvu kardiovaskulárnych parametrov na hlboké dýchanie </w:t>
      </w:r>
      <w:ins w:id="319" w:author="Pavel Jurak" w:date="2018-06-01T11:19:00Z">
        <w:r w:rsidR="00007F0C">
          <w:rPr>
            <w:lang w:val="sk-SK"/>
          </w:rPr>
          <w:t xml:space="preserve">s periodou  10 sekund </w:t>
        </w:r>
      </w:ins>
      <w:del w:id="320" w:author="Pavel Jurak" w:date="2018-06-01T11:19:00Z">
        <w:r w:rsidR="00AE630C" w:rsidDel="00007F0C">
          <w:rPr>
            <w:lang w:val="sk-SK"/>
          </w:rPr>
          <w:delText>(0,1Hz)</w:delText>
        </w:r>
      </w:del>
      <w:r w:rsidR="00AE630C">
        <w:rPr>
          <w:lang w:val="sk-SK"/>
        </w:rPr>
        <w:t>.</w:t>
      </w:r>
      <w:r w:rsidRPr="00FA362E">
        <w:rPr>
          <w:rStyle w:val="Odkaznakomentr"/>
          <w:rFonts w:eastAsia="Times New Roman" w:cs="Times New Roman"/>
          <w:spacing w:val="0"/>
          <w:lang w:val="sk-SK" w:eastAsia="cs-CZ" w:bidi="ar-SA"/>
        </w:rPr>
        <w:commentReference w:id="321"/>
      </w:r>
      <w:bookmarkEnd w:id="317"/>
    </w:p>
    <w:p w14:paraId="35227660" w14:textId="621AEE69" w:rsidR="00AE630C" w:rsidRPr="00AE630C" w:rsidRDefault="00AE630C" w:rsidP="00BD76F0">
      <w:pPr>
        <w:pStyle w:val="Popis"/>
      </w:pPr>
      <w:r w:rsidRPr="00FA362E">
        <w:t xml:space="preserve"> </w:t>
      </w:r>
      <w:r>
        <w:t>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w:t>
      </w:r>
      <w:r w:rsidR="00BD76F0">
        <w:t>avo hore reakcia Z0 parametra, v</w:t>
      </w:r>
      <w:r>
        <w:t xml:space="preserve">pravo hore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BD76F0">
        <w:t>, vľavo dole pulzná vlna (PVW), vpravo dole krvný tlak (BP) a RR.</w:t>
      </w:r>
    </w:p>
    <w:p w14:paraId="3DA20D81" w14:textId="77777777" w:rsidR="00CE547F" w:rsidRPr="00FA362E" w:rsidRDefault="00CE547F" w:rsidP="00CE547F">
      <w:pPr>
        <w:pStyle w:val="Nadpis3"/>
        <w:rPr>
          <w:lang w:val="sk-SK"/>
        </w:rPr>
      </w:pPr>
      <w:bookmarkStart w:id="322" w:name="_Toc513981491"/>
      <w:r w:rsidRPr="00FA362E">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322"/>
      <w:r w:rsidRPr="00FA362E">
        <w:rPr>
          <w:lang w:val="sk-SK"/>
        </w:rPr>
        <w:t xml:space="preserve"> </w:t>
      </w:r>
    </w:p>
    <w:p w14:paraId="0CECF57E" w14:textId="77777777" w:rsidR="00CE547F" w:rsidRPr="00FA362E" w:rsidRDefault="00CE547F" w:rsidP="00CE547F">
      <w:pPr>
        <w:rPr>
          <w:lang w:val="sk-SK"/>
        </w:rPr>
      </w:pPr>
    </w:p>
    <w:p w14:paraId="79929E43" w14:textId="2224E91D" w:rsidR="00CE547F" w:rsidRPr="00FA362E" w:rsidRDefault="00CE547F" w:rsidP="00CE547F">
      <w:pPr>
        <w:rPr>
          <w:lang w:val="sk-SK"/>
        </w:rPr>
      </w:pPr>
      <w:r w:rsidRPr="00FA362E">
        <w:rPr>
          <w:lang w:val="sk-SK"/>
        </w:rPr>
        <w:t>Všetky hodnoty</w:t>
      </w:r>
      <w:r w:rsidRPr="00FA362E">
        <w:rPr>
          <w:b/>
          <w:lang w:val="sk-SK"/>
        </w:rPr>
        <w:t xml:space="preserve"> C(PAR-RESP)</w:t>
      </w:r>
      <w:r w:rsidRPr="00FA362E">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dosahujú úroveň vyššiu ako 0,5 okrem kanála 16, kde bola umiestnená manžeta na meranie krvného tlaku. To naznačuje silný vplyv hlbokého dýchania na distribúciu krvi v perifériách. Sila väzby (veľkosť korelačného </w:t>
      </w:r>
      <w:r w:rsidRPr="00FA362E">
        <w:rPr>
          <w:lang w:val="sk-SK"/>
        </w:rPr>
        <w:lastRenderedPageBreak/>
        <w:t xml:space="preserve">koeficientu - </w:t>
      </w:r>
      <w:r w:rsidRPr="00FA362E">
        <w:rPr>
          <w:b/>
          <w:lang w:val="sk-SK"/>
        </w:rPr>
        <w:t>C(PAR-RESP)</w:t>
      </w:r>
      <w:r w:rsidRPr="00FA362E">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oproti dýchaniu je stabilný naprieč všetkými dobrovoľníkmi a je blízko nulového posunu s opačnou fázou oproti respirácií (</w:t>
      </w:r>
      <w:r w:rsidRPr="00FA362E">
        <w:rPr>
          <w:b/>
          <w:lang w:val="sk-SK"/>
        </w:rPr>
        <w:t>PS(PAR-RESP)</w:t>
      </w:r>
      <w:r w:rsidRPr="00FA362E">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hlbokého dýchania je na perifériách od 0,1 – 0,4% ako uvádza</w:t>
      </w:r>
      <w:r w:rsidR="00954D34">
        <w:rPr>
          <w:lang w:val="sk-SK"/>
        </w:rPr>
        <w:t xml:space="preserve"> </w:t>
      </w:r>
      <w:r w:rsidR="00A71932">
        <w:rPr>
          <w:lang w:val="sk-SK"/>
        </w:rPr>
        <w:fldChar w:fldCharType="begin"/>
      </w:r>
      <w:r w:rsidR="00A71932">
        <w:rPr>
          <w:lang w:val="sk-SK"/>
        </w:rPr>
        <w:instrText xml:space="preserve"> REF _Ref513901380 \h </w:instrText>
      </w:r>
      <w:r w:rsidR="00A71932">
        <w:rPr>
          <w:lang w:val="sk-SK"/>
        </w:rPr>
      </w:r>
      <w:r w:rsidR="00A71932">
        <w:rPr>
          <w:lang w:val="sk-SK"/>
        </w:rPr>
        <w:fldChar w:fldCharType="separate"/>
      </w:r>
      <w:r w:rsidR="00B85020">
        <w:t xml:space="preserve">Tabuľka </w:t>
      </w:r>
      <w:r w:rsidR="00B85020">
        <w:rPr>
          <w:noProof/>
        </w:rPr>
        <w:t>11</w:t>
      </w:r>
      <w:r w:rsidR="00A71932">
        <w:rPr>
          <w:lang w:val="sk-SK"/>
        </w:rPr>
        <w:fldChar w:fldCharType="end"/>
      </w:r>
      <w:r w:rsidRPr="00FA362E">
        <w:rPr>
          <w:lang w:val="sk-SK"/>
        </w:rPr>
        <w:t>.</w:t>
      </w:r>
    </w:p>
    <w:p w14:paraId="08CE7916" w14:textId="77777777" w:rsidR="00CE547F" w:rsidRPr="00FA362E" w:rsidRDefault="00CE547F" w:rsidP="00CE547F">
      <w:pPr>
        <w:rPr>
          <w:lang w:val="sk-SK"/>
        </w:rPr>
      </w:pPr>
    </w:p>
    <w:p w14:paraId="7408077F" w14:textId="77777777" w:rsidR="00CE547F" w:rsidRPr="00FA362E" w:rsidRDefault="00CE547F" w:rsidP="00CE547F">
      <w:pPr>
        <w:pStyle w:val="Nadpis3"/>
        <w:rPr>
          <w:lang w:val="sk-SK"/>
        </w:rPr>
      </w:pPr>
      <w:bookmarkStart w:id="323" w:name="_Toc513981492"/>
      <w:r w:rsidRPr="00FA362E">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323"/>
      <w:r w:rsidRPr="00FA362E">
        <w:rPr>
          <w:lang w:val="sk-SK"/>
        </w:rPr>
        <w:t xml:space="preserve"> </w:t>
      </w:r>
    </w:p>
    <w:p w14:paraId="7314906A" w14:textId="77777777" w:rsidR="00CE547F" w:rsidRPr="00FA362E" w:rsidRDefault="00CE547F" w:rsidP="00CE547F">
      <w:pPr>
        <w:rPr>
          <w:lang w:val="sk-SK"/>
        </w:rPr>
      </w:pPr>
    </w:p>
    <w:p w14:paraId="76F52751" w14:textId="77777777" w:rsidR="00CE547F" w:rsidRPr="00FA362E" w:rsidRDefault="00CE547F" w:rsidP="00CE547F">
      <w:pPr>
        <w:rPr>
          <w:lang w:val="sk-SK"/>
        </w:rPr>
      </w:pPr>
      <w:r w:rsidRPr="00FA362E">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najväčšiu variabilitu spomedzi parametrov používaných na výpočet srdečného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35F25586" w14:textId="77777777" w:rsidR="00CE547F" w:rsidRPr="00FA362E" w:rsidRDefault="00CE547F" w:rsidP="00CE547F">
      <w:pPr>
        <w:rPr>
          <w:lang w:val="sk-SK"/>
        </w:rPr>
      </w:pPr>
    </w:p>
    <w:p w14:paraId="2CC7BC57" w14:textId="77777777" w:rsidR="00CE547F" w:rsidRPr="00FA362E" w:rsidRDefault="00CE547F" w:rsidP="00CE547F">
      <w:pPr>
        <w:pStyle w:val="Nadpis3"/>
        <w:rPr>
          <w:lang w:val="sk-SK"/>
        </w:rPr>
      </w:pPr>
      <w:bookmarkStart w:id="324" w:name="_Toc513981493"/>
      <w:r w:rsidRPr="00FA362E">
        <w:rPr>
          <w:lang w:val="sk-SK"/>
        </w:rPr>
        <w:t>Rýchlosť pulznej vlny: PVW</w:t>
      </w:r>
      <w:bookmarkEnd w:id="324"/>
    </w:p>
    <w:p w14:paraId="05911419" w14:textId="77777777" w:rsidR="00CE547F" w:rsidRPr="00FA362E" w:rsidRDefault="00CE547F" w:rsidP="00CE547F">
      <w:pPr>
        <w:rPr>
          <w:lang w:val="sk-SK"/>
        </w:rPr>
      </w:pPr>
    </w:p>
    <w:p w14:paraId="4A82FD4A" w14:textId="60E95086" w:rsidR="00CE547F" w:rsidRPr="00FA362E" w:rsidRDefault="00CE547F" w:rsidP="00BD76F0">
      <w:pPr>
        <w:rPr>
          <w:lang w:val="sk-SK"/>
        </w:rPr>
      </w:pPr>
      <w:r w:rsidRPr="00FA362E">
        <w:rPr>
          <w:lang w:val="sk-SK"/>
        </w:rPr>
        <w:t xml:space="preserve">Viac kanálová impedancie poskytuje výnimočnú príležitosť na určenie rýchlosti pulznej vlny simultánne na </w:t>
      </w:r>
      <w:r w:rsidR="00A71932" w:rsidRPr="00FA362E">
        <w:rPr>
          <w:lang w:val="sk-SK"/>
        </w:rPr>
        <w:t>rôznych</w:t>
      </w:r>
      <w:r w:rsidRPr="00FA362E">
        <w:rPr>
          <w:lang w:val="sk-SK"/>
        </w:rPr>
        <w:t xml:space="preserve"> miestach tela. Korelácia PVW s dýchaním vyššia ako 0,5 bola nájdená na miestach priamo spojených s hrudníkom (3-7, 3-5, 4-8, 4-6, 3-15, 4-16), </w:t>
      </w:r>
      <w:r w:rsidRPr="00FA362E">
        <w:rPr>
          <w:highlight w:val="yellow"/>
          <w:lang w:val="sk-SK"/>
        </w:rPr>
        <w:t>bola korelácia nižšia</w:t>
      </w:r>
      <w:r w:rsidRPr="00FA362E">
        <w:rPr>
          <w:lang w:val="sk-SK"/>
        </w:rPr>
        <w:t>. PVW spojená s hrudníkom dosahuje fázový posun 2,2-3,6s. Absolútne hodnoty parametra PVW spolu s ďalšími hemodynamickými parametrami ukazuje</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Hodnoty PVW narastajú s rastúcou vzdialenosťou od hrudníka. PVW medzi hruďou a stehnom  (PWV 4-6, 3-5) je 5,5 a 5,4 m/s. PVW medzi hruďou a lýtkom (PWV 4-8, 3-7) je 6,8 a 6,7 m/s a PVW v nohách (PVW 6-8, 5-7) je 10,6 a 10,8 m/s.</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xml:space="preserve"> ukazuje nezanedbateľnú variabilitu počas merania. Toto zistenie má vplyv na </w:t>
      </w:r>
      <w:r w:rsidRPr="00FA362E">
        <w:rPr>
          <w:lang w:val="sk-SK"/>
        </w:rPr>
        <w:lastRenderedPageBreak/>
        <w:t xml:space="preserve">priemerovanie signálu –dZ/dt, ktoré sa často objavuje v literatúre </w: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CE547F" w:rsidRPr="00FA362E" w14:paraId="7E7DF604" w14:textId="77777777" w:rsidTr="00452ADC">
        <w:trPr>
          <w:trHeight w:val="765"/>
        </w:trPr>
        <w:tc>
          <w:tcPr>
            <w:tcW w:w="1296" w:type="dxa"/>
            <w:tcBorders>
              <w:top w:val="single" w:sz="4" w:space="0" w:color="auto"/>
              <w:left w:val="nil"/>
              <w:bottom w:val="nil"/>
              <w:right w:val="nil"/>
            </w:tcBorders>
            <w:shd w:val="clear" w:color="auto" w:fill="auto"/>
            <w:noWrap/>
            <w:vAlign w:val="bottom"/>
            <w:hideMark/>
          </w:tcPr>
          <w:p w14:paraId="1E3BDED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 </w:t>
            </w:r>
          </w:p>
        </w:tc>
        <w:tc>
          <w:tcPr>
            <w:tcW w:w="1996" w:type="dxa"/>
            <w:gridSpan w:val="3"/>
            <w:tcBorders>
              <w:top w:val="single" w:sz="4" w:space="0" w:color="auto"/>
              <w:left w:val="nil"/>
              <w:bottom w:val="nil"/>
              <w:right w:val="nil"/>
            </w:tcBorders>
            <w:shd w:val="clear" w:color="auto" w:fill="auto"/>
            <w:noWrap/>
            <w:vAlign w:val="center"/>
            <w:hideMark/>
          </w:tcPr>
          <w:p w14:paraId="79DFD715"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Hodnota parametra</w:t>
            </w:r>
          </w:p>
        </w:tc>
        <w:tc>
          <w:tcPr>
            <w:tcW w:w="612" w:type="dxa"/>
            <w:tcBorders>
              <w:top w:val="single" w:sz="4" w:space="0" w:color="auto"/>
              <w:left w:val="nil"/>
              <w:bottom w:val="nil"/>
              <w:right w:val="nil"/>
            </w:tcBorders>
            <w:shd w:val="clear" w:color="auto" w:fill="auto"/>
            <w:noWrap/>
            <w:vAlign w:val="bottom"/>
            <w:hideMark/>
          </w:tcPr>
          <w:p w14:paraId="1B4B34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536" w:type="dxa"/>
            <w:tcBorders>
              <w:top w:val="single" w:sz="4" w:space="0" w:color="auto"/>
              <w:left w:val="nil"/>
              <w:bottom w:val="nil"/>
              <w:right w:val="nil"/>
            </w:tcBorders>
            <w:shd w:val="clear" w:color="auto" w:fill="auto"/>
            <w:noWrap/>
            <w:vAlign w:val="bottom"/>
            <w:hideMark/>
          </w:tcPr>
          <w:p w14:paraId="2F31521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122692B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3140" w:type="dxa"/>
            <w:gridSpan w:val="5"/>
            <w:tcBorders>
              <w:top w:val="single" w:sz="4" w:space="0" w:color="auto"/>
              <w:left w:val="nil"/>
              <w:bottom w:val="nil"/>
              <w:right w:val="nil"/>
            </w:tcBorders>
            <w:shd w:val="clear" w:color="auto" w:fill="auto"/>
            <w:noWrap/>
            <w:vAlign w:val="center"/>
            <w:hideMark/>
          </w:tcPr>
          <w:p w14:paraId="6CD690CD"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Výchylka parametra počas merania</w:t>
            </w:r>
          </w:p>
        </w:tc>
      </w:tr>
      <w:tr w:rsidR="00CE547F" w:rsidRPr="00FA362E" w14:paraId="053AFF63" w14:textId="77777777" w:rsidTr="00452ADC">
        <w:trPr>
          <w:trHeight w:val="300"/>
        </w:trPr>
        <w:tc>
          <w:tcPr>
            <w:tcW w:w="1296" w:type="dxa"/>
            <w:tcBorders>
              <w:top w:val="nil"/>
              <w:left w:val="nil"/>
              <w:bottom w:val="nil"/>
              <w:right w:val="nil"/>
            </w:tcBorders>
            <w:shd w:val="clear" w:color="auto" w:fill="auto"/>
            <w:noWrap/>
            <w:vAlign w:val="bottom"/>
            <w:hideMark/>
          </w:tcPr>
          <w:p w14:paraId="4153E6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parameter</w:t>
            </w:r>
          </w:p>
        </w:tc>
        <w:tc>
          <w:tcPr>
            <w:tcW w:w="903" w:type="dxa"/>
            <w:tcBorders>
              <w:top w:val="nil"/>
              <w:left w:val="nil"/>
              <w:bottom w:val="nil"/>
              <w:right w:val="nil"/>
            </w:tcBorders>
            <w:shd w:val="clear" w:color="auto" w:fill="auto"/>
            <w:noWrap/>
            <w:vAlign w:val="bottom"/>
            <w:hideMark/>
          </w:tcPr>
          <w:p w14:paraId="4ACCD6BF"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mean</w:t>
            </w:r>
          </w:p>
        </w:tc>
        <w:tc>
          <w:tcPr>
            <w:tcW w:w="354" w:type="dxa"/>
            <w:tcBorders>
              <w:top w:val="nil"/>
              <w:left w:val="nil"/>
              <w:bottom w:val="nil"/>
              <w:right w:val="nil"/>
            </w:tcBorders>
            <w:shd w:val="clear" w:color="auto" w:fill="auto"/>
            <w:noWrap/>
            <w:vAlign w:val="bottom"/>
            <w:hideMark/>
          </w:tcPr>
          <w:p w14:paraId="2F57402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739" w:type="dxa"/>
            <w:tcBorders>
              <w:top w:val="nil"/>
              <w:left w:val="nil"/>
              <w:bottom w:val="nil"/>
              <w:right w:val="nil"/>
            </w:tcBorders>
            <w:shd w:val="clear" w:color="auto" w:fill="auto"/>
            <w:noWrap/>
            <w:vAlign w:val="bottom"/>
            <w:hideMark/>
          </w:tcPr>
          <w:p w14:paraId="41448E5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12" w:type="dxa"/>
            <w:tcBorders>
              <w:top w:val="nil"/>
              <w:left w:val="nil"/>
              <w:bottom w:val="nil"/>
              <w:right w:val="nil"/>
            </w:tcBorders>
            <w:shd w:val="clear" w:color="auto" w:fill="auto"/>
            <w:noWrap/>
            <w:vAlign w:val="bottom"/>
            <w:hideMark/>
          </w:tcPr>
          <w:p w14:paraId="7E15F4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536" w:type="dxa"/>
            <w:tcBorders>
              <w:top w:val="nil"/>
              <w:left w:val="nil"/>
              <w:bottom w:val="nil"/>
              <w:right w:val="nil"/>
            </w:tcBorders>
            <w:shd w:val="clear" w:color="auto" w:fill="auto"/>
            <w:noWrap/>
            <w:vAlign w:val="bottom"/>
            <w:hideMark/>
          </w:tcPr>
          <w:p w14:paraId="2B4DE7D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190" w:type="dxa"/>
            <w:tcBorders>
              <w:top w:val="nil"/>
              <w:left w:val="nil"/>
              <w:bottom w:val="nil"/>
              <w:right w:val="nil"/>
            </w:tcBorders>
            <w:shd w:val="clear" w:color="auto" w:fill="auto"/>
            <w:noWrap/>
            <w:vAlign w:val="bottom"/>
            <w:hideMark/>
          </w:tcPr>
          <w:p w14:paraId="66C4D80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8A0A77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xml:space="preserve"> mean</w:t>
            </w:r>
          </w:p>
        </w:tc>
        <w:tc>
          <w:tcPr>
            <w:tcW w:w="332" w:type="dxa"/>
            <w:tcBorders>
              <w:top w:val="nil"/>
              <w:left w:val="nil"/>
              <w:bottom w:val="nil"/>
              <w:right w:val="nil"/>
            </w:tcBorders>
            <w:shd w:val="clear" w:color="auto" w:fill="auto"/>
            <w:noWrap/>
            <w:vAlign w:val="bottom"/>
            <w:hideMark/>
          </w:tcPr>
          <w:p w14:paraId="364449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541" w:type="dxa"/>
            <w:tcBorders>
              <w:top w:val="nil"/>
              <w:left w:val="nil"/>
              <w:bottom w:val="nil"/>
              <w:right w:val="nil"/>
            </w:tcBorders>
            <w:shd w:val="clear" w:color="auto" w:fill="auto"/>
            <w:noWrap/>
            <w:vAlign w:val="bottom"/>
            <w:hideMark/>
          </w:tcPr>
          <w:p w14:paraId="74B84D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33" w:type="dxa"/>
            <w:tcBorders>
              <w:top w:val="nil"/>
              <w:left w:val="nil"/>
              <w:bottom w:val="nil"/>
              <w:right w:val="nil"/>
            </w:tcBorders>
            <w:shd w:val="clear" w:color="auto" w:fill="auto"/>
            <w:noWrap/>
            <w:vAlign w:val="bottom"/>
            <w:hideMark/>
          </w:tcPr>
          <w:p w14:paraId="5D771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460" w:type="dxa"/>
            <w:tcBorders>
              <w:top w:val="nil"/>
              <w:left w:val="nil"/>
              <w:bottom w:val="nil"/>
              <w:right w:val="nil"/>
            </w:tcBorders>
            <w:shd w:val="clear" w:color="auto" w:fill="auto"/>
            <w:noWrap/>
            <w:vAlign w:val="bottom"/>
            <w:hideMark/>
          </w:tcPr>
          <w:p w14:paraId="3D0F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r>
      <w:tr w:rsidR="00CE547F" w:rsidRPr="00FA362E" w14:paraId="1538A096"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4364204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1-7</w:t>
            </w:r>
          </w:p>
        </w:tc>
        <w:tc>
          <w:tcPr>
            <w:tcW w:w="903" w:type="dxa"/>
            <w:tcBorders>
              <w:top w:val="single" w:sz="4" w:space="0" w:color="auto"/>
              <w:left w:val="nil"/>
              <w:bottom w:val="nil"/>
              <w:right w:val="nil"/>
            </w:tcBorders>
            <w:shd w:val="clear" w:color="auto" w:fill="auto"/>
            <w:noWrap/>
            <w:vAlign w:val="bottom"/>
            <w:hideMark/>
          </w:tcPr>
          <w:p w14:paraId="73381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5.32</w:t>
            </w:r>
          </w:p>
        </w:tc>
        <w:tc>
          <w:tcPr>
            <w:tcW w:w="354" w:type="dxa"/>
            <w:tcBorders>
              <w:top w:val="single" w:sz="4" w:space="0" w:color="auto"/>
              <w:left w:val="nil"/>
              <w:bottom w:val="nil"/>
              <w:right w:val="nil"/>
            </w:tcBorders>
            <w:shd w:val="clear" w:color="auto" w:fill="auto"/>
            <w:noWrap/>
            <w:vAlign w:val="bottom"/>
            <w:hideMark/>
          </w:tcPr>
          <w:p w14:paraId="490ADC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40B2A1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0.74</w:t>
            </w:r>
          </w:p>
        </w:tc>
        <w:tc>
          <w:tcPr>
            <w:tcW w:w="612" w:type="dxa"/>
            <w:tcBorders>
              <w:top w:val="single" w:sz="4" w:space="0" w:color="auto"/>
              <w:left w:val="nil"/>
              <w:bottom w:val="nil"/>
              <w:right w:val="nil"/>
            </w:tcBorders>
            <w:shd w:val="clear" w:color="auto" w:fill="auto"/>
            <w:noWrap/>
            <w:vAlign w:val="bottom"/>
            <w:hideMark/>
          </w:tcPr>
          <w:p w14:paraId="1FD8A4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551A28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6796E67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single" w:sz="4" w:space="0" w:color="auto"/>
              <w:left w:val="nil"/>
              <w:bottom w:val="nil"/>
              <w:right w:val="nil"/>
            </w:tcBorders>
            <w:shd w:val="clear" w:color="auto" w:fill="auto"/>
            <w:noWrap/>
            <w:vAlign w:val="bottom"/>
            <w:hideMark/>
          </w:tcPr>
          <w:p w14:paraId="23141B8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1.70</w:t>
            </w:r>
          </w:p>
        </w:tc>
        <w:tc>
          <w:tcPr>
            <w:tcW w:w="332" w:type="dxa"/>
            <w:tcBorders>
              <w:top w:val="single" w:sz="4" w:space="0" w:color="auto"/>
              <w:left w:val="nil"/>
              <w:bottom w:val="nil"/>
              <w:right w:val="nil"/>
            </w:tcBorders>
            <w:shd w:val="clear" w:color="auto" w:fill="auto"/>
            <w:noWrap/>
            <w:vAlign w:val="bottom"/>
            <w:hideMark/>
          </w:tcPr>
          <w:p w14:paraId="556FE7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41037A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4.80</w:t>
            </w:r>
          </w:p>
        </w:tc>
        <w:tc>
          <w:tcPr>
            <w:tcW w:w="633" w:type="dxa"/>
            <w:tcBorders>
              <w:top w:val="single" w:sz="4" w:space="0" w:color="auto"/>
              <w:left w:val="nil"/>
              <w:bottom w:val="nil"/>
              <w:right w:val="nil"/>
            </w:tcBorders>
            <w:shd w:val="clear" w:color="auto" w:fill="auto"/>
            <w:noWrap/>
            <w:vAlign w:val="bottom"/>
            <w:hideMark/>
          </w:tcPr>
          <w:p w14:paraId="3D92221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2A3383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31.9</w:t>
            </w:r>
          </w:p>
        </w:tc>
      </w:tr>
      <w:tr w:rsidR="00CE547F" w:rsidRPr="00FA362E" w14:paraId="773E9ED5" w14:textId="77777777" w:rsidTr="00452ADC">
        <w:trPr>
          <w:trHeight w:val="300"/>
        </w:trPr>
        <w:tc>
          <w:tcPr>
            <w:tcW w:w="1296" w:type="dxa"/>
            <w:tcBorders>
              <w:top w:val="nil"/>
              <w:left w:val="nil"/>
              <w:bottom w:val="nil"/>
              <w:right w:val="nil"/>
            </w:tcBorders>
            <w:shd w:val="clear" w:color="auto" w:fill="auto"/>
            <w:noWrap/>
            <w:vAlign w:val="bottom"/>
            <w:hideMark/>
          </w:tcPr>
          <w:p w14:paraId="387559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3-7</w:t>
            </w:r>
          </w:p>
        </w:tc>
        <w:tc>
          <w:tcPr>
            <w:tcW w:w="903" w:type="dxa"/>
            <w:tcBorders>
              <w:top w:val="nil"/>
              <w:left w:val="nil"/>
              <w:bottom w:val="nil"/>
              <w:right w:val="nil"/>
            </w:tcBorders>
            <w:shd w:val="clear" w:color="auto" w:fill="auto"/>
            <w:noWrap/>
            <w:vAlign w:val="bottom"/>
            <w:hideMark/>
          </w:tcPr>
          <w:p w14:paraId="0903205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6.71</w:t>
            </w:r>
          </w:p>
        </w:tc>
        <w:tc>
          <w:tcPr>
            <w:tcW w:w="354" w:type="dxa"/>
            <w:tcBorders>
              <w:top w:val="nil"/>
              <w:left w:val="nil"/>
              <w:bottom w:val="nil"/>
              <w:right w:val="nil"/>
            </w:tcBorders>
            <w:shd w:val="clear" w:color="auto" w:fill="auto"/>
            <w:noWrap/>
            <w:vAlign w:val="bottom"/>
            <w:hideMark/>
          </w:tcPr>
          <w:p w14:paraId="57FC375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1E3017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w:t>
            </w:r>
          </w:p>
        </w:tc>
        <w:tc>
          <w:tcPr>
            <w:tcW w:w="612" w:type="dxa"/>
            <w:tcBorders>
              <w:top w:val="nil"/>
              <w:left w:val="nil"/>
              <w:bottom w:val="nil"/>
              <w:right w:val="nil"/>
            </w:tcBorders>
            <w:shd w:val="clear" w:color="auto" w:fill="auto"/>
            <w:noWrap/>
            <w:vAlign w:val="bottom"/>
            <w:hideMark/>
          </w:tcPr>
          <w:p w14:paraId="7CBCAA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CE48ED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747D4F3"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39C12CD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0.54</w:t>
            </w:r>
          </w:p>
        </w:tc>
        <w:tc>
          <w:tcPr>
            <w:tcW w:w="332" w:type="dxa"/>
            <w:tcBorders>
              <w:top w:val="nil"/>
              <w:left w:val="nil"/>
              <w:bottom w:val="nil"/>
              <w:right w:val="nil"/>
            </w:tcBorders>
            <w:shd w:val="clear" w:color="auto" w:fill="auto"/>
            <w:noWrap/>
            <w:vAlign w:val="bottom"/>
            <w:hideMark/>
          </w:tcPr>
          <w:p w14:paraId="42E227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917C2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w:t>
            </w:r>
          </w:p>
        </w:tc>
        <w:tc>
          <w:tcPr>
            <w:tcW w:w="633" w:type="dxa"/>
            <w:tcBorders>
              <w:top w:val="nil"/>
              <w:left w:val="nil"/>
              <w:bottom w:val="nil"/>
              <w:right w:val="nil"/>
            </w:tcBorders>
            <w:shd w:val="clear" w:color="auto" w:fill="auto"/>
            <w:noWrap/>
            <w:vAlign w:val="bottom"/>
            <w:hideMark/>
          </w:tcPr>
          <w:p w14:paraId="1F830A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13206E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8.11</w:t>
            </w:r>
          </w:p>
        </w:tc>
      </w:tr>
      <w:tr w:rsidR="00CE547F" w:rsidRPr="00FA362E" w14:paraId="106E6034" w14:textId="77777777" w:rsidTr="00452ADC">
        <w:trPr>
          <w:trHeight w:val="300"/>
        </w:trPr>
        <w:tc>
          <w:tcPr>
            <w:tcW w:w="1296" w:type="dxa"/>
            <w:tcBorders>
              <w:top w:val="nil"/>
              <w:left w:val="nil"/>
              <w:bottom w:val="nil"/>
              <w:right w:val="nil"/>
            </w:tcBorders>
            <w:shd w:val="clear" w:color="auto" w:fill="auto"/>
            <w:noWrap/>
            <w:vAlign w:val="bottom"/>
            <w:hideMark/>
          </w:tcPr>
          <w:p w14:paraId="38603AF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5-7</w:t>
            </w:r>
          </w:p>
        </w:tc>
        <w:tc>
          <w:tcPr>
            <w:tcW w:w="903" w:type="dxa"/>
            <w:tcBorders>
              <w:top w:val="nil"/>
              <w:left w:val="nil"/>
              <w:bottom w:val="nil"/>
              <w:right w:val="nil"/>
            </w:tcBorders>
            <w:shd w:val="clear" w:color="auto" w:fill="auto"/>
            <w:noWrap/>
            <w:vAlign w:val="bottom"/>
            <w:hideMark/>
          </w:tcPr>
          <w:p w14:paraId="5EC285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10.78</w:t>
            </w:r>
          </w:p>
        </w:tc>
        <w:tc>
          <w:tcPr>
            <w:tcW w:w="354" w:type="dxa"/>
            <w:tcBorders>
              <w:top w:val="nil"/>
              <w:left w:val="nil"/>
              <w:bottom w:val="nil"/>
              <w:right w:val="nil"/>
            </w:tcBorders>
            <w:shd w:val="clear" w:color="auto" w:fill="auto"/>
            <w:noWrap/>
            <w:vAlign w:val="bottom"/>
            <w:hideMark/>
          </w:tcPr>
          <w:p w14:paraId="67873CD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35BB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612" w:type="dxa"/>
            <w:tcBorders>
              <w:top w:val="nil"/>
              <w:left w:val="nil"/>
              <w:bottom w:val="nil"/>
              <w:right w:val="nil"/>
            </w:tcBorders>
            <w:shd w:val="clear" w:color="auto" w:fill="auto"/>
            <w:noWrap/>
            <w:vAlign w:val="bottom"/>
            <w:hideMark/>
          </w:tcPr>
          <w:p w14:paraId="0A605A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D7660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CE3A6"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539632C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30.93</w:t>
            </w:r>
          </w:p>
        </w:tc>
        <w:tc>
          <w:tcPr>
            <w:tcW w:w="332" w:type="dxa"/>
            <w:tcBorders>
              <w:top w:val="nil"/>
              <w:left w:val="nil"/>
              <w:bottom w:val="nil"/>
              <w:right w:val="nil"/>
            </w:tcBorders>
            <w:shd w:val="clear" w:color="auto" w:fill="auto"/>
            <w:noWrap/>
            <w:vAlign w:val="bottom"/>
            <w:hideMark/>
          </w:tcPr>
          <w:p w14:paraId="44276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6B18D8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15.56</w:t>
            </w:r>
          </w:p>
        </w:tc>
        <w:tc>
          <w:tcPr>
            <w:tcW w:w="633" w:type="dxa"/>
            <w:tcBorders>
              <w:top w:val="nil"/>
              <w:left w:val="nil"/>
              <w:bottom w:val="nil"/>
              <w:right w:val="nil"/>
            </w:tcBorders>
            <w:shd w:val="clear" w:color="auto" w:fill="auto"/>
            <w:noWrap/>
            <w:vAlign w:val="bottom"/>
            <w:hideMark/>
          </w:tcPr>
          <w:p w14:paraId="548EFD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CAAD30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287</w:t>
            </w:r>
          </w:p>
        </w:tc>
      </w:tr>
      <w:tr w:rsidR="00CE547F" w:rsidRPr="00FA362E" w14:paraId="5FBC5118" w14:textId="77777777" w:rsidTr="00452ADC">
        <w:trPr>
          <w:trHeight w:val="300"/>
        </w:trPr>
        <w:tc>
          <w:tcPr>
            <w:tcW w:w="1296" w:type="dxa"/>
            <w:tcBorders>
              <w:top w:val="nil"/>
              <w:left w:val="nil"/>
              <w:bottom w:val="nil"/>
              <w:right w:val="nil"/>
            </w:tcBorders>
            <w:shd w:val="clear" w:color="auto" w:fill="auto"/>
            <w:noWrap/>
            <w:vAlign w:val="bottom"/>
            <w:hideMark/>
          </w:tcPr>
          <w:p w14:paraId="756D684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3-5</w:t>
            </w:r>
          </w:p>
        </w:tc>
        <w:tc>
          <w:tcPr>
            <w:tcW w:w="903" w:type="dxa"/>
            <w:tcBorders>
              <w:top w:val="nil"/>
              <w:left w:val="nil"/>
              <w:bottom w:val="nil"/>
              <w:right w:val="nil"/>
            </w:tcBorders>
            <w:shd w:val="clear" w:color="auto" w:fill="auto"/>
            <w:noWrap/>
            <w:vAlign w:val="bottom"/>
            <w:hideMark/>
          </w:tcPr>
          <w:p w14:paraId="01457CC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5.43</w:t>
            </w:r>
          </w:p>
        </w:tc>
        <w:tc>
          <w:tcPr>
            <w:tcW w:w="354" w:type="dxa"/>
            <w:tcBorders>
              <w:top w:val="nil"/>
              <w:left w:val="nil"/>
              <w:bottom w:val="nil"/>
              <w:right w:val="nil"/>
            </w:tcBorders>
            <w:shd w:val="clear" w:color="auto" w:fill="auto"/>
            <w:noWrap/>
            <w:vAlign w:val="bottom"/>
            <w:hideMark/>
          </w:tcPr>
          <w:p w14:paraId="61CFA4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5E29DF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0.58</w:t>
            </w:r>
          </w:p>
        </w:tc>
        <w:tc>
          <w:tcPr>
            <w:tcW w:w="612" w:type="dxa"/>
            <w:tcBorders>
              <w:top w:val="nil"/>
              <w:left w:val="nil"/>
              <w:bottom w:val="nil"/>
              <w:right w:val="nil"/>
            </w:tcBorders>
            <w:shd w:val="clear" w:color="auto" w:fill="auto"/>
            <w:noWrap/>
            <w:vAlign w:val="bottom"/>
            <w:hideMark/>
          </w:tcPr>
          <w:p w14:paraId="11D217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3D846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5B136B90"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125F9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w:t>
            </w:r>
          </w:p>
        </w:tc>
        <w:tc>
          <w:tcPr>
            <w:tcW w:w="332" w:type="dxa"/>
            <w:tcBorders>
              <w:top w:val="nil"/>
              <w:left w:val="nil"/>
              <w:bottom w:val="nil"/>
              <w:right w:val="nil"/>
            </w:tcBorders>
            <w:shd w:val="clear" w:color="auto" w:fill="auto"/>
            <w:noWrap/>
            <w:vAlign w:val="bottom"/>
            <w:hideMark/>
          </w:tcPr>
          <w:p w14:paraId="42E9C3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CEBAC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1.33</w:t>
            </w:r>
          </w:p>
        </w:tc>
        <w:tc>
          <w:tcPr>
            <w:tcW w:w="633" w:type="dxa"/>
            <w:tcBorders>
              <w:top w:val="nil"/>
              <w:left w:val="nil"/>
              <w:bottom w:val="nil"/>
              <w:right w:val="nil"/>
            </w:tcBorders>
            <w:shd w:val="clear" w:color="auto" w:fill="auto"/>
            <w:noWrap/>
            <w:vAlign w:val="bottom"/>
            <w:hideMark/>
          </w:tcPr>
          <w:p w14:paraId="1849473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E3EF1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19.5</w:t>
            </w:r>
          </w:p>
        </w:tc>
      </w:tr>
      <w:tr w:rsidR="00CE547F" w:rsidRPr="00FA362E" w14:paraId="6C26BA2D" w14:textId="77777777" w:rsidTr="00452ADC">
        <w:trPr>
          <w:trHeight w:val="300"/>
        </w:trPr>
        <w:tc>
          <w:tcPr>
            <w:tcW w:w="1296" w:type="dxa"/>
            <w:tcBorders>
              <w:top w:val="nil"/>
              <w:left w:val="nil"/>
              <w:bottom w:val="nil"/>
              <w:right w:val="nil"/>
            </w:tcBorders>
            <w:shd w:val="clear" w:color="auto" w:fill="auto"/>
            <w:noWrap/>
            <w:vAlign w:val="bottom"/>
            <w:hideMark/>
          </w:tcPr>
          <w:p w14:paraId="567FE7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2-8</w:t>
            </w:r>
          </w:p>
        </w:tc>
        <w:tc>
          <w:tcPr>
            <w:tcW w:w="903" w:type="dxa"/>
            <w:tcBorders>
              <w:top w:val="nil"/>
              <w:left w:val="nil"/>
              <w:bottom w:val="nil"/>
              <w:right w:val="nil"/>
            </w:tcBorders>
            <w:shd w:val="clear" w:color="auto" w:fill="auto"/>
            <w:noWrap/>
            <w:vAlign w:val="bottom"/>
            <w:hideMark/>
          </w:tcPr>
          <w:p w14:paraId="03CFB5B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354" w:type="dxa"/>
            <w:tcBorders>
              <w:top w:val="nil"/>
              <w:left w:val="nil"/>
              <w:bottom w:val="nil"/>
              <w:right w:val="nil"/>
            </w:tcBorders>
            <w:shd w:val="clear" w:color="auto" w:fill="auto"/>
            <w:noWrap/>
            <w:vAlign w:val="bottom"/>
            <w:hideMark/>
          </w:tcPr>
          <w:p w14:paraId="527A043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E00A5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0.73</w:t>
            </w:r>
          </w:p>
        </w:tc>
        <w:tc>
          <w:tcPr>
            <w:tcW w:w="612" w:type="dxa"/>
            <w:tcBorders>
              <w:top w:val="nil"/>
              <w:left w:val="nil"/>
              <w:bottom w:val="nil"/>
              <w:right w:val="nil"/>
            </w:tcBorders>
            <w:shd w:val="clear" w:color="auto" w:fill="auto"/>
            <w:noWrap/>
            <w:vAlign w:val="bottom"/>
            <w:hideMark/>
          </w:tcPr>
          <w:p w14:paraId="69E07C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40F13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A1CA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690A317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1.53</w:t>
            </w:r>
          </w:p>
        </w:tc>
        <w:tc>
          <w:tcPr>
            <w:tcW w:w="332" w:type="dxa"/>
            <w:tcBorders>
              <w:top w:val="nil"/>
              <w:left w:val="nil"/>
              <w:bottom w:val="nil"/>
              <w:right w:val="nil"/>
            </w:tcBorders>
            <w:shd w:val="clear" w:color="auto" w:fill="auto"/>
            <w:noWrap/>
            <w:vAlign w:val="bottom"/>
            <w:hideMark/>
          </w:tcPr>
          <w:p w14:paraId="4717C9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68C4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2.54</w:t>
            </w:r>
          </w:p>
        </w:tc>
        <w:tc>
          <w:tcPr>
            <w:tcW w:w="633" w:type="dxa"/>
            <w:tcBorders>
              <w:top w:val="nil"/>
              <w:left w:val="nil"/>
              <w:bottom w:val="nil"/>
              <w:right w:val="nil"/>
            </w:tcBorders>
            <w:shd w:val="clear" w:color="auto" w:fill="auto"/>
            <w:noWrap/>
            <w:vAlign w:val="bottom"/>
            <w:hideMark/>
          </w:tcPr>
          <w:p w14:paraId="7E417E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18F93D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26.8</w:t>
            </w:r>
          </w:p>
        </w:tc>
      </w:tr>
      <w:tr w:rsidR="00CE547F" w:rsidRPr="00FA362E" w14:paraId="70D722E4" w14:textId="77777777" w:rsidTr="00452ADC">
        <w:trPr>
          <w:trHeight w:val="300"/>
        </w:trPr>
        <w:tc>
          <w:tcPr>
            <w:tcW w:w="1296" w:type="dxa"/>
            <w:tcBorders>
              <w:top w:val="nil"/>
              <w:left w:val="nil"/>
              <w:bottom w:val="nil"/>
              <w:right w:val="nil"/>
            </w:tcBorders>
            <w:shd w:val="clear" w:color="auto" w:fill="auto"/>
            <w:noWrap/>
            <w:vAlign w:val="bottom"/>
            <w:hideMark/>
          </w:tcPr>
          <w:p w14:paraId="24C136D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4-8</w:t>
            </w:r>
          </w:p>
        </w:tc>
        <w:tc>
          <w:tcPr>
            <w:tcW w:w="903" w:type="dxa"/>
            <w:tcBorders>
              <w:top w:val="nil"/>
              <w:left w:val="nil"/>
              <w:bottom w:val="nil"/>
              <w:right w:val="nil"/>
            </w:tcBorders>
            <w:shd w:val="clear" w:color="auto" w:fill="auto"/>
            <w:noWrap/>
            <w:vAlign w:val="bottom"/>
            <w:hideMark/>
          </w:tcPr>
          <w:p w14:paraId="23620F4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6.84</w:t>
            </w:r>
          </w:p>
        </w:tc>
        <w:tc>
          <w:tcPr>
            <w:tcW w:w="354" w:type="dxa"/>
            <w:tcBorders>
              <w:top w:val="nil"/>
              <w:left w:val="nil"/>
              <w:bottom w:val="nil"/>
              <w:right w:val="nil"/>
            </w:tcBorders>
            <w:shd w:val="clear" w:color="auto" w:fill="auto"/>
            <w:noWrap/>
            <w:vAlign w:val="bottom"/>
            <w:hideMark/>
          </w:tcPr>
          <w:p w14:paraId="03F004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9D980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0.57</w:t>
            </w:r>
          </w:p>
        </w:tc>
        <w:tc>
          <w:tcPr>
            <w:tcW w:w="612" w:type="dxa"/>
            <w:tcBorders>
              <w:top w:val="nil"/>
              <w:left w:val="nil"/>
              <w:bottom w:val="nil"/>
              <w:right w:val="nil"/>
            </w:tcBorders>
            <w:shd w:val="clear" w:color="auto" w:fill="auto"/>
            <w:noWrap/>
            <w:vAlign w:val="bottom"/>
            <w:hideMark/>
          </w:tcPr>
          <w:p w14:paraId="182F3D4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74D6E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09A010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4F269B5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0.71</w:t>
            </w:r>
          </w:p>
        </w:tc>
        <w:tc>
          <w:tcPr>
            <w:tcW w:w="332" w:type="dxa"/>
            <w:tcBorders>
              <w:top w:val="nil"/>
              <w:left w:val="nil"/>
              <w:bottom w:val="nil"/>
              <w:right w:val="nil"/>
            </w:tcBorders>
            <w:shd w:val="clear" w:color="auto" w:fill="auto"/>
            <w:noWrap/>
            <w:vAlign w:val="bottom"/>
            <w:hideMark/>
          </w:tcPr>
          <w:p w14:paraId="172280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1A66A7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w:t>
            </w:r>
          </w:p>
        </w:tc>
        <w:tc>
          <w:tcPr>
            <w:tcW w:w="633" w:type="dxa"/>
            <w:tcBorders>
              <w:top w:val="nil"/>
              <w:left w:val="nil"/>
              <w:bottom w:val="nil"/>
              <w:right w:val="nil"/>
            </w:tcBorders>
            <w:shd w:val="clear" w:color="auto" w:fill="auto"/>
            <w:noWrap/>
            <w:vAlign w:val="bottom"/>
            <w:hideMark/>
          </w:tcPr>
          <w:p w14:paraId="084EEA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6896A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10.3</w:t>
            </w:r>
          </w:p>
        </w:tc>
      </w:tr>
      <w:tr w:rsidR="00CE547F" w:rsidRPr="00FA362E" w14:paraId="7C00AD96" w14:textId="77777777" w:rsidTr="00452ADC">
        <w:trPr>
          <w:trHeight w:val="300"/>
        </w:trPr>
        <w:tc>
          <w:tcPr>
            <w:tcW w:w="1296" w:type="dxa"/>
            <w:tcBorders>
              <w:top w:val="nil"/>
              <w:left w:val="nil"/>
              <w:bottom w:val="nil"/>
              <w:right w:val="nil"/>
            </w:tcBorders>
            <w:shd w:val="clear" w:color="auto" w:fill="auto"/>
            <w:noWrap/>
            <w:vAlign w:val="bottom"/>
            <w:hideMark/>
          </w:tcPr>
          <w:p w14:paraId="0862722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6-8</w:t>
            </w:r>
          </w:p>
        </w:tc>
        <w:tc>
          <w:tcPr>
            <w:tcW w:w="903" w:type="dxa"/>
            <w:tcBorders>
              <w:top w:val="nil"/>
              <w:left w:val="nil"/>
              <w:bottom w:val="nil"/>
              <w:right w:val="nil"/>
            </w:tcBorders>
            <w:shd w:val="clear" w:color="auto" w:fill="auto"/>
            <w:noWrap/>
            <w:vAlign w:val="bottom"/>
            <w:hideMark/>
          </w:tcPr>
          <w:p w14:paraId="43C1F63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10.63</w:t>
            </w:r>
          </w:p>
        </w:tc>
        <w:tc>
          <w:tcPr>
            <w:tcW w:w="354" w:type="dxa"/>
            <w:tcBorders>
              <w:top w:val="nil"/>
              <w:left w:val="nil"/>
              <w:bottom w:val="nil"/>
              <w:right w:val="nil"/>
            </w:tcBorders>
            <w:shd w:val="clear" w:color="auto" w:fill="auto"/>
            <w:noWrap/>
            <w:vAlign w:val="bottom"/>
            <w:hideMark/>
          </w:tcPr>
          <w:p w14:paraId="03108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CC78B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7.37</w:t>
            </w:r>
          </w:p>
        </w:tc>
        <w:tc>
          <w:tcPr>
            <w:tcW w:w="612" w:type="dxa"/>
            <w:tcBorders>
              <w:top w:val="nil"/>
              <w:left w:val="nil"/>
              <w:bottom w:val="nil"/>
              <w:right w:val="nil"/>
            </w:tcBorders>
            <w:shd w:val="clear" w:color="auto" w:fill="auto"/>
            <w:noWrap/>
            <w:vAlign w:val="bottom"/>
            <w:hideMark/>
          </w:tcPr>
          <w:p w14:paraId="7E4171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FAA0F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A1C1A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2FD2C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29.21</w:t>
            </w:r>
          </w:p>
        </w:tc>
        <w:tc>
          <w:tcPr>
            <w:tcW w:w="332" w:type="dxa"/>
            <w:tcBorders>
              <w:top w:val="nil"/>
              <w:left w:val="nil"/>
              <w:bottom w:val="nil"/>
              <w:right w:val="nil"/>
            </w:tcBorders>
            <w:shd w:val="clear" w:color="auto" w:fill="auto"/>
            <w:noWrap/>
            <w:vAlign w:val="bottom"/>
            <w:hideMark/>
          </w:tcPr>
          <w:p w14:paraId="2CB5A8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50088E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13.59</w:t>
            </w:r>
          </w:p>
        </w:tc>
        <w:tc>
          <w:tcPr>
            <w:tcW w:w="633" w:type="dxa"/>
            <w:tcBorders>
              <w:top w:val="nil"/>
              <w:left w:val="nil"/>
              <w:bottom w:val="nil"/>
              <w:right w:val="nil"/>
            </w:tcBorders>
            <w:shd w:val="clear" w:color="auto" w:fill="auto"/>
            <w:noWrap/>
            <w:vAlign w:val="bottom"/>
            <w:hideMark/>
          </w:tcPr>
          <w:p w14:paraId="73468D0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E67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275</w:t>
            </w:r>
          </w:p>
        </w:tc>
      </w:tr>
      <w:tr w:rsidR="00CE547F" w:rsidRPr="00FA362E" w14:paraId="4511B513" w14:textId="77777777" w:rsidTr="00452ADC">
        <w:trPr>
          <w:trHeight w:val="300"/>
        </w:trPr>
        <w:tc>
          <w:tcPr>
            <w:tcW w:w="1296" w:type="dxa"/>
            <w:tcBorders>
              <w:top w:val="nil"/>
              <w:left w:val="nil"/>
              <w:bottom w:val="nil"/>
              <w:right w:val="nil"/>
            </w:tcBorders>
            <w:shd w:val="clear" w:color="auto" w:fill="auto"/>
            <w:noWrap/>
            <w:vAlign w:val="bottom"/>
            <w:hideMark/>
          </w:tcPr>
          <w:p w14:paraId="4110416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4-6</w:t>
            </w:r>
          </w:p>
        </w:tc>
        <w:tc>
          <w:tcPr>
            <w:tcW w:w="903" w:type="dxa"/>
            <w:tcBorders>
              <w:top w:val="nil"/>
              <w:left w:val="nil"/>
              <w:bottom w:val="nil"/>
              <w:right w:val="nil"/>
            </w:tcBorders>
            <w:shd w:val="clear" w:color="auto" w:fill="auto"/>
            <w:noWrap/>
            <w:vAlign w:val="bottom"/>
            <w:hideMark/>
          </w:tcPr>
          <w:p w14:paraId="27AA44F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5.52</w:t>
            </w:r>
          </w:p>
        </w:tc>
        <w:tc>
          <w:tcPr>
            <w:tcW w:w="354" w:type="dxa"/>
            <w:tcBorders>
              <w:top w:val="nil"/>
              <w:left w:val="nil"/>
              <w:bottom w:val="nil"/>
              <w:right w:val="nil"/>
            </w:tcBorders>
            <w:shd w:val="clear" w:color="auto" w:fill="auto"/>
            <w:noWrap/>
            <w:vAlign w:val="bottom"/>
            <w:hideMark/>
          </w:tcPr>
          <w:p w14:paraId="4A24A02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A21E67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0.62</w:t>
            </w:r>
          </w:p>
        </w:tc>
        <w:tc>
          <w:tcPr>
            <w:tcW w:w="612" w:type="dxa"/>
            <w:tcBorders>
              <w:top w:val="nil"/>
              <w:left w:val="nil"/>
              <w:bottom w:val="nil"/>
              <w:right w:val="nil"/>
            </w:tcBorders>
            <w:shd w:val="clear" w:color="auto" w:fill="auto"/>
            <w:noWrap/>
            <w:vAlign w:val="bottom"/>
            <w:hideMark/>
          </w:tcPr>
          <w:p w14:paraId="01944B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1153A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684F1D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3EF36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0.86</w:t>
            </w:r>
          </w:p>
        </w:tc>
        <w:tc>
          <w:tcPr>
            <w:tcW w:w="332" w:type="dxa"/>
            <w:tcBorders>
              <w:top w:val="nil"/>
              <w:left w:val="nil"/>
              <w:bottom w:val="nil"/>
              <w:right w:val="nil"/>
            </w:tcBorders>
            <w:shd w:val="clear" w:color="auto" w:fill="auto"/>
            <w:noWrap/>
            <w:vAlign w:val="bottom"/>
            <w:hideMark/>
          </w:tcPr>
          <w:p w14:paraId="5B0D7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F0562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0.28</w:t>
            </w:r>
          </w:p>
        </w:tc>
        <w:tc>
          <w:tcPr>
            <w:tcW w:w="633" w:type="dxa"/>
            <w:tcBorders>
              <w:top w:val="nil"/>
              <w:left w:val="nil"/>
              <w:bottom w:val="nil"/>
              <w:right w:val="nil"/>
            </w:tcBorders>
            <w:shd w:val="clear" w:color="auto" w:fill="auto"/>
            <w:noWrap/>
            <w:vAlign w:val="bottom"/>
            <w:hideMark/>
          </w:tcPr>
          <w:p w14:paraId="7CA4A2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0D6CB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15.7</w:t>
            </w:r>
          </w:p>
        </w:tc>
      </w:tr>
      <w:tr w:rsidR="00CE547F" w:rsidRPr="00FA362E" w14:paraId="49C3216C" w14:textId="77777777" w:rsidTr="00452ADC">
        <w:trPr>
          <w:trHeight w:val="300"/>
        </w:trPr>
        <w:tc>
          <w:tcPr>
            <w:tcW w:w="1296" w:type="dxa"/>
            <w:tcBorders>
              <w:top w:val="nil"/>
              <w:left w:val="nil"/>
              <w:bottom w:val="nil"/>
              <w:right w:val="nil"/>
            </w:tcBorders>
            <w:shd w:val="clear" w:color="auto" w:fill="auto"/>
            <w:noWrap/>
            <w:vAlign w:val="bottom"/>
            <w:hideMark/>
          </w:tcPr>
          <w:p w14:paraId="535C840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3-15</w:t>
            </w:r>
          </w:p>
        </w:tc>
        <w:tc>
          <w:tcPr>
            <w:tcW w:w="903" w:type="dxa"/>
            <w:tcBorders>
              <w:top w:val="nil"/>
              <w:left w:val="nil"/>
              <w:bottom w:val="nil"/>
              <w:right w:val="nil"/>
            </w:tcBorders>
            <w:shd w:val="clear" w:color="auto" w:fill="auto"/>
            <w:noWrap/>
            <w:vAlign w:val="bottom"/>
            <w:hideMark/>
          </w:tcPr>
          <w:p w14:paraId="1F40D5A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10.87</w:t>
            </w:r>
          </w:p>
        </w:tc>
        <w:tc>
          <w:tcPr>
            <w:tcW w:w="354" w:type="dxa"/>
            <w:tcBorders>
              <w:top w:val="nil"/>
              <w:left w:val="nil"/>
              <w:bottom w:val="nil"/>
              <w:right w:val="nil"/>
            </w:tcBorders>
            <w:shd w:val="clear" w:color="auto" w:fill="auto"/>
            <w:noWrap/>
            <w:vAlign w:val="bottom"/>
            <w:hideMark/>
          </w:tcPr>
          <w:p w14:paraId="155075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B1EA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2676CD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6C55A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C319751"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586E24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1.98</w:t>
            </w:r>
          </w:p>
        </w:tc>
        <w:tc>
          <w:tcPr>
            <w:tcW w:w="332" w:type="dxa"/>
            <w:tcBorders>
              <w:top w:val="nil"/>
              <w:left w:val="nil"/>
              <w:bottom w:val="nil"/>
              <w:right w:val="nil"/>
            </w:tcBorders>
            <w:shd w:val="clear" w:color="auto" w:fill="auto"/>
            <w:noWrap/>
            <w:vAlign w:val="bottom"/>
            <w:hideMark/>
          </w:tcPr>
          <w:p w14:paraId="42A4A9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1F5FB9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0.88</w:t>
            </w:r>
          </w:p>
        </w:tc>
        <w:tc>
          <w:tcPr>
            <w:tcW w:w="633" w:type="dxa"/>
            <w:tcBorders>
              <w:top w:val="nil"/>
              <w:left w:val="nil"/>
              <w:bottom w:val="nil"/>
              <w:right w:val="nil"/>
            </w:tcBorders>
            <w:shd w:val="clear" w:color="auto" w:fill="auto"/>
            <w:noWrap/>
            <w:vAlign w:val="bottom"/>
            <w:hideMark/>
          </w:tcPr>
          <w:p w14:paraId="14C290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71EF5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18.2</w:t>
            </w:r>
          </w:p>
        </w:tc>
      </w:tr>
      <w:tr w:rsidR="00CE547F" w:rsidRPr="00FA362E" w14:paraId="1A56B92E" w14:textId="77777777" w:rsidTr="00452ADC">
        <w:trPr>
          <w:trHeight w:val="300"/>
        </w:trPr>
        <w:tc>
          <w:tcPr>
            <w:tcW w:w="1296" w:type="dxa"/>
            <w:tcBorders>
              <w:top w:val="nil"/>
              <w:left w:val="nil"/>
              <w:bottom w:val="nil"/>
              <w:right w:val="nil"/>
            </w:tcBorders>
            <w:shd w:val="clear" w:color="auto" w:fill="auto"/>
            <w:noWrap/>
            <w:vAlign w:val="bottom"/>
            <w:hideMark/>
          </w:tcPr>
          <w:p w14:paraId="5DE5F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13-15</w:t>
            </w:r>
          </w:p>
        </w:tc>
        <w:tc>
          <w:tcPr>
            <w:tcW w:w="903" w:type="dxa"/>
            <w:tcBorders>
              <w:top w:val="nil"/>
              <w:left w:val="nil"/>
              <w:bottom w:val="nil"/>
              <w:right w:val="nil"/>
            </w:tcBorders>
            <w:shd w:val="clear" w:color="auto" w:fill="auto"/>
            <w:noWrap/>
            <w:vAlign w:val="bottom"/>
            <w:hideMark/>
          </w:tcPr>
          <w:p w14:paraId="5AF16AA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11.35</w:t>
            </w:r>
          </w:p>
        </w:tc>
        <w:tc>
          <w:tcPr>
            <w:tcW w:w="354" w:type="dxa"/>
            <w:tcBorders>
              <w:top w:val="nil"/>
              <w:left w:val="nil"/>
              <w:bottom w:val="nil"/>
              <w:right w:val="nil"/>
            </w:tcBorders>
            <w:shd w:val="clear" w:color="auto" w:fill="auto"/>
            <w:noWrap/>
            <w:vAlign w:val="bottom"/>
            <w:hideMark/>
          </w:tcPr>
          <w:p w14:paraId="7A9670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85755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4.01</w:t>
            </w:r>
          </w:p>
        </w:tc>
        <w:tc>
          <w:tcPr>
            <w:tcW w:w="612" w:type="dxa"/>
            <w:tcBorders>
              <w:top w:val="nil"/>
              <w:left w:val="nil"/>
              <w:bottom w:val="nil"/>
              <w:right w:val="nil"/>
            </w:tcBorders>
            <w:shd w:val="clear" w:color="auto" w:fill="auto"/>
            <w:noWrap/>
            <w:vAlign w:val="bottom"/>
            <w:hideMark/>
          </w:tcPr>
          <w:p w14:paraId="497B21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3C2F1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8C1DA5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E2629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6.36</w:t>
            </w:r>
          </w:p>
        </w:tc>
        <w:tc>
          <w:tcPr>
            <w:tcW w:w="332" w:type="dxa"/>
            <w:tcBorders>
              <w:top w:val="nil"/>
              <w:left w:val="nil"/>
              <w:bottom w:val="nil"/>
              <w:right w:val="nil"/>
            </w:tcBorders>
            <w:shd w:val="clear" w:color="auto" w:fill="auto"/>
            <w:noWrap/>
            <w:vAlign w:val="bottom"/>
            <w:hideMark/>
          </w:tcPr>
          <w:p w14:paraId="2AEE42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18898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6.44</w:t>
            </w:r>
          </w:p>
        </w:tc>
        <w:tc>
          <w:tcPr>
            <w:tcW w:w="633" w:type="dxa"/>
            <w:tcBorders>
              <w:top w:val="nil"/>
              <w:left w:val="nil"/>
              <w:bottom w:val="nil"/>
              <w:right w:val="nil"/>
            </w:tcBorders>
            <w:shd w:val="clear" w:color="auto" w:fill="auto"/>
            <w:noWrap/>
            <w:vAlign w:val="bottom"/>
            <w:hideMark/>
          </w:tcPr>
          <w:p w14:paraId="405967A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0EB34D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w:t>
            </w:r>
          </w:p>
        </w:tc>
      </w:tr>
      <w:tr w:rsidR="00CE547F" w:rsidRPr="00FA362E" w14:paraId="1DB55AF0" w14:textId="77777777" w:rsidTr="00452ADC">
        <w:trPr>
          <w:trHeight w:val="300"/>
        </w:trPr>
        <w:tc>
          <w:tcPr>
            <w:tcW w:w="1296" w:type="dxa"/>
            <w:tcBorders>
              <w:top w:val="nil"/>
              <w:left w:val="nil"/>
              <w:bottom w:val="nil"/>
              <w:right w:val="nil"/>
            </w:tcBorders>
            <w:shd w:val="clear" w:color="auto" w:fill="auto"/>
            <w:noWrap/>
            <w:vAlign w:val="bottom"/>
            <w:hideMark/>
          </w:tcPr>
          <w:p w14:paraId="0C0ADF7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4-16</w:t>
            </w:r>
          </w:p>
        </w:tc>
        <w:tc>
          <w:tcPr>
            <w:tcW w:w="903" w:type="dxa"/>
            <w:tcBorders>
              <w:top w:val="nil"/>
              <w:left w:val="nil"/>
              <w:bottom w:val="nil"/>
              <w:right w:val="nil"/>
            </w:tcBorders>
            <w:shd w:val="clear" w:color="auto" w:fill="auto"/>
            <w:noWrap/>
            <w:vAlign w:val="bottom"/>
            <w:hideMark/>
          </w:tcPr>
          <w:p w14:paraId="182BDC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11.26</w:t>
            </w:r>
          </w:p>
        </w:tc>
        <w:tc>
          <w:tcPr>
            <w:tcW w:w="354" w:type="dxa"/>
            <w:tcBorders>
              <w:top w:val="nil"/>
              <w:left w:val="nil"/>
              <w:bottom w:val="nil"/>
              <w:right w:val="nil"/>
            </w:tcBorders>
            <w:shd w:val="clear" w:color="auto" w:fill="auto"/>
            <w:noWrap/>
            <w:vAlign w:val="bottom"/>
            <w:hideMark/>
          </w:tcPr>
          <w:p w14:paraId="65B904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5FD2F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2.76</w:t>
            </w:r>
          </w:p>
        </w:tc>
        <w:tc>
          <w:tcPr>
            <w:tcW w:w="612" w:type="dxa"/>
            <w:tcBorders>
              <w:top w:val="nil"/>
              <w:left w:val="nil"/>
              <w:bottom w:val="nil"/>
              <w:right w:val="nil"/>
            </w:tcBorders>
            <w:shd w:val="clear" w:color="auto" w:fill="auto"/>
            <w:noWrap/>
            <w:vAlign w:val="bottom"/>
            <w:hideMark/>
          </w:tcPr>
          <w:p w14:paraId="5D0168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A22EF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94F379F"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15A394"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2.91</w:t>
            </w:r>
          </w:p>
        </w:tc>
        <w:tc>
          <w:tcPr>
            <w:tcW w:w="332" w:type="dxa"/>
            <w:tcBorders>
              <w:top w:val="nil"/>
              <w:left w:val="nil"/>
              <w:bottom w:val="nil"/>
              <w:right w:val="nil"/>
            </w:tcBorders>
            <w:shd w:val="clear" w:color="auto" w:fill="auto"/>
            <w:noWrap/>
            <w:vAlign w:val="bottom"/>
            <w:hideMark/>
          </w:tcPr>
          <w:p w14:paraId="7C3156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0BC7E9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2.64</w:t>
            </w:r>
          </w:p>
        </w:tc>
        <w:tc>
          <w:tcPr>
            <w:tcW w:w="633" w:type="dxa"/>
            <w:tcBorders>
              <w:top w:val="nil"/>
              <w:left w:val="nil"/>
              <w:bottom w:val="nil"/>
              <w:right w:val="nil"/>
            </w:tcBorders>
            <w:shd w:val="clear" w:color="auto" w:fill="auto"/>
            <w:noWrap/>
            <w:vAlign w:val="bottom"/>
            <w:hideMark/>
          </w:tcPr>
          <w:p w14:paraId="0F49B8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1A49D67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25.9</w:t>
            </w:r>
          </w:p>
        </w:tc>
      </w:tr>
      <w:tr w:rsidR="00CE547F" w:rsidRPr="00FA362E" w14:paraId="28BAFB91"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16E7C8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14-16</w:t>
            </w:r>
          </w:p>
        </w:tc>
        <w:tc>
          <w:tcPr>
            <w:tcW w:w="903" w:type="dxa"/>
            <w:tcBorders>
              <w:top w:val="nil"/>
              <w:left w:val="nil"/>
              <w:bottom w:val="single" w:sz="4" w:space="0" w:color="auto"/>
              <w:right w:val="nil"/>
            </w:tcBorders>
            <w:shd w:val="clear" w:color="auto" w:fill="auto"/>
            <w:noWrap/>
            <w:vAlign w:val="bottom"/>
            <w:hideMark/>
          </w:tcPr>
          <w:p w14:paraId="16AB60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7.48</w:t>
            </w:r>
          </w:p>
        </w:tc>
        <w:tc>
          <w:tcPr>
            <w:tcW w:w="354" w:type="dxa"/>
            <w:tcBorders>
              <w:top w:val="nil"/>
              <w:left w:val="nil"/>
              <w:bottom w:val="single" w:sz="4" w:space="0" w:color="auto"/>
              <w:right w:val="nil"/>
            </w:tcBorders>
            <w:shd w:val="clear" w:color="auto" w:fill="auto"/>
            <w:noWrap/>
            <w:vAlign w:val="bottom"/>
            <w:hideMark/>
          </w:tcPr>
          <w:p w14:paraId="47A09B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778901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13.49</w:t>
            </w:r>
          </w:p>
        </w:tc>
        <w:tc>
          <w:tcPr>
            <w:tcW w:w="612" w:type="dxa"/>
            <w:tcBorders>
              <w:top w:val="nil"/>
              <w:left w:val="nil"/>
              <w:bottom w:val="single" w:sz="4" w:space="0" w:color="auto"/>
              <w:right w:val="nil"/>
            </w:tcBorders>
            <w:shd w:val="clear" w:color="auto" w:fill="auto"/>
            <w:noWrap/>
            <w:vAlign w:val="bottom"/>
            <w:hideMark/>
          </w:tcPr>
          <w:p w14:paraId="5DFBE7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3E5A9A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nil"/>
              <w:left w:val="nil"/>
              <w:bottom w:val="single" w:sz="4" w:space="0" w:color="auto"/>
              <w:right w:val="nil"/>
            </w:tcBorders>
            <w:shd w:val="clear" w:color="auto" w:fill="auto"/>
            <w:noWrap/>
            <w:vAlign w:val="bottom"/>
            <w:hideMark/>
          </w:tcPr>
          <w:p w14:paraId="3CA936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nil"/>
              <w:left w:val="nil"/>
              <w:bottom w:val="single" w:sz="4" w:space="0" w:color="auto"/>
              <w:right w:val="nil"/>
            </w:tcBorders>
            <w:shd w:val="clear" w:color="auto" w:fill="auto"/>
            <w:noWrap/>
            <w:vAlign w:val="bottom"/>
            <w:hideMark/>
          </w:tcPr>
          <w:p w14:paraId="429C5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6.72</w:t>
            </w:r>
          </w:p>
        </w:tc>
        <w:tc>
          <w:tcPr>
            <w:tcW w:w="332" w:type="dxa"/>
            <w:tcBorders>
              <w:top w:val="nil"/>
              <w:left w:val="nil"/>
              <w:bottom w:val="single" w:sz="4" w:space="0" w:color="auto"/>
              <w:right w:val="nil"/>
            </w:tcBorders>
            <w:shd w:val="clear" w:color="auto" w:fill="auto"/>
            <w:noWrap/>
            <w:vAlign w:val="bottom"/>
            <w:hideMark/>
          </w:tcPr>
          <w:p w14:paraId="01F5F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54BAF9B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6.80</w:t>
            </w:r>
          </w:p>
        </w:tc>
        <w:tc>
          <w:tcPr>
            <w:tcW w:w="633" w:type="dxa"/>
            <w:tcBorders>
              <w:top w:val="nil"/>
              <w:left w:val="nil"/>
              <w:bottom w:val="single" w:sz="4" w:space="0" w:color="auto"/>
              <w:right w:val="nil"/>
            </w:tcBorders>
            <w:shd w:val="clear" w:color="auto" w:fill="auto"/>
            <w:noWrap/>
            <w:vAlign w:val="bottom"/>
            <w:hideMark/>
          </w:tcPr>
          <w:p w14:paraId="240B6E2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658E8CC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90</w:t>
            </w:r>
          </w:p>
        </w:tc>
      </w:tr>
      <w:tr w:rsidR="00CE547F" w:rsidRPr="00FA362E" w14:paraId="74517F7F" w14:textId="77777777" w:rsidTr="00452ADC">
        <w:trPr>
          <w:trHeight w:val="300"/>
        </w:trPr>
        <w:tc>
          <w:tcPr>
            <w:tcW w:w="1296" w:type="dxa"/>
            <w:tcBorders>
              <w:top w:val="nil"/>
              <w:left w:val="nil"/>
              <w:bottom w:val="nil"/>
              <w:right w:val="nil"/>
            </w:tcBorders>
            <w:shd w:val="clear" w:color="auto" w:fill="auto"/>
            <w:noWrap/>
            <w:vAlign w:val="bottom"/>
            <w:hideMark/>
          </w:tcPr>
          <w:p w14:paraId="2851C4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w:t>
            </w:r>
          </w:p>
        </w:tc>
        <w:tc>
          <w:tcPr>
            <w:tcW w:w="903" w:type="dxa"/>
            <w:tcBorders>
              <w:top w:val="nil"/>
              <w:left w:val="nil"/>
              <w:bottom w:val="nil"/>
              <w:right w:val="nil"/>
            </w:tcBorders>
            <w:shd w:val="clear" w:color="auto" w:fill="auto"/>
            <w:noWrap/>
            <w:vAlign w:val="bottom"/>
            <w:hideMark/>
          </w:tcPr>
          <w:p w14:paraId="63F18EA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135.84</w:t>
            </w:r>
          </w:p>
        </w:tc>
        <w:tc>
          <w:tcPr>
            <w:tcW w:w="354" w:type="dxa"/>
            <w:tcBorders>
              <w:top w:val="nil"/>
              <w:left w:val="nil"/>
              <w:bottom w:val="nil"/>
              <w:right w:val="nil"/>
            </w:tcBorders>
            <w:shd w:val="clear" w:color="auto" w:fill="auto"/>
            <w:noWrap/>
            <w:vAlign w:val="bottom"/>
            <w:hideMark/>
          </w:tcPr>
          <w:p w14:paraId="44FBB7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7C9E0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33.60</w:t>
            </w:r>
          </w:p>
        </w:tc>
        <w:tc>
          <w:tcPr>
            <w:tcW w:w="612" w:type="dxa"/>
            <w:tcBorders>
              <w:top w:val="nil"/>
              <w:left w:val="nil"/>
              <w:bottom w:val="nil"/>
              <w:right w:val="nil"/>
            </w:tcBorders>
            <w:shd w:val="clear" w:color="auto" w:fill="auto"/>
            <w:noWrap/>
            <w:vAlign w:val="bottom"/>
            <w:hideMark/>
          </w:tcPr>
          <w:p w14:paraId="66ABA7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6258D1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0475A2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FE615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5.97</w:t>
            </w:r>
          </w:p>
        </w:tc>
        <w:tc>
          <w:tcPr>
            <w:tcW w:w="332" w:type="dxa"/>
            <w:tcBorders>
              <w:top w:val="nil"/>
              <w:left w:val="nil"/>
              <w:bottom w:val="nil"/>
              <w:right w:val="nil"/>
            </w:tcBorders>
            <w:shd w:val="clear" w:color="auto" w:fill="auto"/>
            <w:noWrap/>
            <w:vAlign w:val="bottom"/>
            <w:hideMark/>
          </w:tcPr>
          <w:p w14:paraId="28C391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1AE27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2.15</w:t>
            </w:r>
          </w:p>
        </w:tc>
        <w:tc>
          <w:tcPr>
            <w:tcW w:w="633" w:type="dxa"/>
            <w:tcBorders>
              <w:top w:val="nil"/>
              <w:left w:val="nil"/>
              <w:bottom w:val="nil"/>
              <w:right w:val="nil"/>
            </w:tcBorders>
            <w:shd w:val="clear" w:color="auto" w:fill="auto"/>
            <w:noWrap/>
            <w:vAlign w:val="bottom"/>
            <w:hideMark/>
          </w:tcPr>
          <w:p w14:paraId="4124FF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435A253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w:t>
            </w:r>
          </w:p>
        </w:tc>
      </w:tr>
      <w:tr w:rsidR="00CE547F" w:rsidRPr="00FA362E" w14:paraId="2463A1FE" w14:textId="77777777" w:rsidTr="00452ADC">
        <w:trPr>
          <w:trHeight w:val="300"/>
        </w:trPr>
        <w:tc>
          <w:tcPr>
            <w:tcW w:w="1296" w:type="dxa"/>
            <w:tcBorders>
              <w:top w:val="nil"/>
              <w:left w:val="nil"/>
              <w:bottom w:val="nil"/>
              <w:right w:val="nil"/>
            </w:tcBorders>
            <w:shd w:val="clear" w:color="auto" w:fill="auto"/>
            <w:noWrap/>
            <w:vAlign w:val="bottom"/>
            <w:hideMark/>
          </w:tcPr>
          <w:p w14:paraId="75951BE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w:t>
            </w:r>
          </w:p>
        </w:tc>
        <w:tc>
          <w:tcPr>
            <w:tcW w:w="903" w:type="dxa"/>
            <w:tcBorders>
              <w:top w:val="nil"/>
              <w:left w:val="nil"/>
              <w:bottom w:val="nil"/>
              <w:right w:val="nil"/>
            </w:tcBorders>
            <w:shd w:val="clear" w:color="auto" w:fill="auto"/>
            <w:noWrap/>
            <w:vAlign w:val="bottom"/>
            <w:hideMark/>
          </w:tcPr>
          <w:p w14:paraId="745C54F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73.40</w:t>
            </w:r>
          </w:p>
        </w:tc>
        <w:tc>
          <w:tcPr>
            <w:tcW w:w="354" w:type="dxa"/>
            <w:tcBorders>
              <w:top w:val="nil"/>
              <w:left w:val="nil"/>
              <w:bottom w:val="nil"/>
              <w:right w:val="nil"/>
            </w:tcBorders>
            <w:shd w:val="clear" w:color="auto" w:fill="auto"/>
            <w:noWrap/>
            <w:vAlign w:val="bottom"/>
            <w:hideMark/>
          </w:tcPr>
          <w:p w14:paraId="153579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F88CC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22.46</w:t>
            </w:r>
          </w:p>
        </w:tc>
        <w:tc>
          <w:tcPr>
            <w:tcW w:w="612" w:type="dxa"/>
            <w:tcBorders>
              <w:top w:val="nil"/>
              <w:left w:val="nil"/>
              <w:bottom w:val="nil"/>
              <w:right w:val="nil"/>
            </w:tcBorders>
            <w:shd w:val="clear" w:color="auto" w:fill="auto"/>
            <w:noWrap/>
            <w:vAlign w:val="bottom"/>
            <w:hideMark/>
          </w:tcPr>
          <w:p w14:paraId="7E14FD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0654B3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7A6EBE7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8E28B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3.50</w:t>
            </w:r>
          </w:p>
        </w:tc>
        <w:tc>
          <w:tcPr>
            <w:tcW w:w="332" w:type="dxa"/>
            <w:tcBorders>
              <w:top w:val="nil"/>
              <w:left w:val="nil"/>
              <w:bottom w:val="nil"/>
              <w:right w:val="nil"/>
            </w:tcBorders>
            <w:shd w:val="clear" w:color="auto" w:fill="auto"/>
            <w:noWrap/>
            <w:vAlign w:val="bottom"/>
            <w:hideMark/>
          </w:tcPr>
          <w:p w14:paraId="39BB9DD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6DA1FF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1.20</w:t>
            </w:r>
          </w:p>
        </w:tc>
        <w:tc>
          <w:tcPr>
            <w:tcW w:w="633" w:type="dxa"/>
            <w:tcBorders>
              <w:top w:val="nil"/>
              <w:left w:val="nil"/>
              <w:bottom w:val="nil"/>
              <w:right w:val="nil"/>
            </w:tcBorders>
            <w:shd w:val="clear" w:color="auto" w:fill="auto"/>
            <w:noWrap/>
            <w:vAlign w:val="bottom"/>
            <w:hideMark/>
          </w:tcPr>
          <w:p w14:paraId="7AC2119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022A1B3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4.77</w:t>
            </w:r>
          </w:p>
        </w:tc>
      </w:tr>
      <w:tr w:rsidR="00CE547F" w:rsidRPr="00FA362E" w14:paraId="43B6E30C" w14:textId="77777777" w:rsidTr="00452ADC">
        <w:trPr>
          <w:trHeight w:val="300"/>
        </w:trPr>
        <w:tc>
          <w:tcPr>
            <w:tcW w:w="1296" w:type="dxa"/>
            <w:tcBorders>
              <w:top w:val="nil"/>
              <w:left w:val="nil"/>
              <w:bottom w:val="nil"/>
              <w:right w:val="nil"/>
            </w:tcBorders>
            <w:shd w:val="clear" w:color="auto" w:fill="auto"/>
            <w:noWrap/>
            <w:vAlign w:val="bottom"/>
            <w:hideMark/>
          </w:tcPr>
          <w:p w14:paraId="1D4A54E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w:t>
            </w:r>
          </w:p>
        </w:tc>
        <w:tc>
          <w:tcPr>
            <w:tcW w:w="903" w:type="dxa"/>
            <w:tcBorders>
              <w:top w:val="nil"/>
              <w:left w:val="nil"/>
              <w:bottom w:val="nil"/>
              <w:right w:val="nil"/>
            </w:tcBorders>
            <w:shd w:val="clear" w:color="auto" w:fill="auto"/>
            <w:noWrap/>
            <w:vAlign w:val="bottom"/>
            <w:hideMark/>
          </w:tcPr>
          <w:p w14:paraId="47A82BA3"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62.44</w:t>
            </w:r>
          </w:p>
        </w:tc>
        <w:tc>
          <w:tcPr>
            <w:tcW w:w="354" w:type="dxa"/>
            <w:tcBorders>
              <w:top w:val="nil"/>
              <w:left w:val="nil"/>
              <w:bottom w:val="nil"/>
              <w:right w:val="nil"/>
            </w:tcBorders>
            <w:shd w:val="clear" w:color="auto" w:fill="auto"/>
            <w:noWrap/>
            <w:vAlign w:val="bottom"/>
            <w:hideMark/>
          </w:tcPr>
          <w:p w14:paraId="199EE08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F17C25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15.36</w:t>
            </w:r>
          </w:p>
        </w:tc>
        <w:tc>
          <w:tcPr>
            <w:tcW w:w="612" w:type="dxa"/>
            <w:tcBorders>
              <w:top w:val="nil"/>
              <w:left w:val="nil"/>
              <w:bottom w:val="nil"/>
              <w:right w:val="nil"/>
            </w:tcBorders>
            <w:shd w:val="clear" w:color="auto" w:fill="auto"/>
            <w:noWrap/>
            <w:vAlign w:val="bottom"/>
            <w:hideMark/>
          </w:tcPr>
          <w:p w14:paraId="4D86E7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8480" behindDoc="0" locked="0" layoutInCell="1" allowOverlap="1" wp14:anchorId="634C1081" wp14:editId="782202F8">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0D248B" id="Textové pole 194"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3536" behindDoc="0" locked="0" layoutInCell="1" allowOverlap="1" wp14:anchorId="4BD8E9B1" wp14:editId="5B8A000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ED21647" id="Textové pole 193" o:spid="_x0000_s1026" type="#_x0000_t202" style="position:absolute;margin-left:12.75pt;margin-top:.7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4B7D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0224" behindDoc="0" locked="0" layoutInCell="1" allowOverlap="1" wp14:anchorId="5830908B" wp14:editId="5A260993">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191EB49" id="Textové pole 192" o:spid="_x0000_s1026" type="#_x0000_t202" style="position:absolute;margin-left:12.75pt;margin-top:.7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27E260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32A44AC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004A2785" wp14:editId="37DAC7FF">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822F934" id="Textové pole 127" o:spid="_x0000_s1026" type="#_x0000_t202" style="position:absolute;margin-left:1.5pt;margin-top:.7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3.90</w:t>
            </w:r>
          </w:p>
        </w:tc>
        <w:tc>
          <w:tcPr>
            <w:tcW w:w="332" w:type="dxa"/>
            <w:tcBorders>
              <w:top w:val="nil"/>
              <w:left w:val="nil"/>
              <w:bottom w:val="nil"/>
              <w:right w:val="nil"/>
            </w:tcBorders>
            <w:shd w:val="clear" w:color="auto" w:fill="auto"/>
            <w:noWrap/>
            <w:vAlign w:val="bottom"/>
            <w:hideMark/>
          </w:tcPr>
          <w:p w14:paraId="63D5A4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9504" behindDoc="0" locked="0" layoutInCell="1" allowOverlap="1" wp14:anchorId="5F3761B2" wp14:editId="6AABCCA4">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09C6748" id="Textové pole 126" o:spid="_x0000_s1026" type="#_x0000_t202" style="position:absolute;margin-left:.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0528" behindDoc="0" locked="0" layoutInCell="1" allowOverlap="1" wp14:anchorId="5BD6ADC2" wp14:editId="55D4C0D2">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684A5B3" id="Textové pole 125" o:spid="_x0000_s1026" type="#_x0000_t202" style="position:absolute;margin-left:.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5DF60DDB" wp14:editId="437E7508">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E479924" id="Textové pole 124" o:spid="_x0000_s1026" type="#_x0000_t202" style="position:absolute;margin-left:.7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655C9204" wp14:editId="2B5A82B0">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BDE41CE" id="Textové pole 123" o:spid="_x0000_s1026" type="#_x0000_t202" style="position:absolute;margin-left:.75pt;margin-top:.7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4A546E9B" wp14:editId="242413E4">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480A3D" id="Textové pole 122" o:spid="_x0000_s1026" type="#_x0000_t202" style="position:absolute;margin-left:.75pt;margin-top:.7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61039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1.30</w:t>
            </w:r>
          </w:p>
        </w:tc>
        <w:tc>
          <w:tcPr>
            <w:tcW w:w="633" w:type="dxa"/>
            <w:tcBorders>
              <w:top w:val="nil"/>
              <w:left w:val="nil"/>
              <w:bottom w:val="nil"/>
              <w:right w:val="nil"/>
            </w:tcBorders>
            <w:shd w:val="clear" w:color="auto" w:fill="auto"/>
            <w:noWrap/>
            <w:vAlign w:val="bottom"/>
            <w:hideMark/>
          </w:tcPr>
          <w:p w14:paraId="077F19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31F29E7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6.24</w:t>
            </w:r>
          </w:p>
        </w:tc>
      </w:tr>
      <w:tr w:rsidR="00CE547F" w:rsidRPr="00FA362E" w14:paraId="2FAFF3EB" w14:textId="77777777" w:rsidTr="00452ADC">
        <w:trPr>
          <w:trHeight w:val="300"/>
        </w:trPr>
        <w:tc>
          <w:tcPr>
            <w:tcW w:w="1296" w:type="dxa"/>
            <w:tcBorders>
              <w:top w:val="nil"/>
              <w:left w:val="nil"/>
              <w:bottom w:val="nil"/>
              <w:right w:val="nil"/>
            </w:tcBorders>
            <w:shd w:val="clear" w:color="auto" w:fill="auto"/>
            <w:noWrap/>
            <w:vAlign w:val="bottom"/>
            <w:hideMark/>
          </w:tcPr>
          <w:p w14:paraId="5A3121B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w:t>
            </w:r>
          </w:p>
        </w:tc>
        <w:tc>
          <w:tcPr>
            <w:tcW w:w="903" w:type="dxa"/>
            <w:tcBorders>
              <w:top w:val="nil"/>
              <w:left w:val="nil"/>
              <w:bottom w:val="nil"/>
              <w:right w:val="nil"/>
            </w:tcBorders>
            <w:shd w:val="clear" w:color="auto" w:fill="auto"/>
            <w:noWrap/>
            <w:vAlign w:val="bottom"/>
            <w:hideMark/>
          </w:tcPr>
          <w:p w14:paraId="29E6777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94.21</w:t>
            </w:r>
          </w:p>
        </w:tc>
        <w:tc>
          <w:tcPr>
            <w:tcW w:w="354" w:type="dxa"/>
            <w:tcBorders>
              <w:top w:val="nil"/>
              <w:left w:val="nil"/>
              <w:bottom w:val="nil"/>
              <w:right w:val="nil"/>
            </w:tcBorders>
            <w:shd w:val="clear" w:color="auto" w:fill="auto"/>
            <w:noWrap/>
            <w:vAlign w:val="bottom"/>
            <w:hideMark/>
          </w:tcPr>
          <w:p w14:paraId="0980F2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2DE71C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25.70</w:t>
            </w:r>
          </w:p>
        </w:tc>
        <w:tc>
          <w:tcPr>
            <w:tcW w:w="612" w:type="dxa"/>
            <w:tcBorders>
              <w:top w:val="nil"/>
              <w:left w:val="nil"/>
              <w:bottom w:val="nil"/>
              <w:right w:val="nil"/>
            </w:tcBorders>
            <w:shd w:val="clear" w:color="auto" w:fill="auto"/>
            <w:noWrap/>
            <w:vAlign w:val="bottom"/>
            <w:hideMark/>
          </w:tcPr>
          <w:p w14:paraId="1ABF247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1552" behindDoc="0" locked="0" layoutInCell="1" allowOverlap="1" wp14:anchorId="171BD4AB" wp14:editId="21BA5880">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FC588AE" id="Textové pole 121"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4560" behindDoc="0" locked="0" layoutInCell="1" allowOverlap="1" wp14:anchorId="04E1D8B5" wp14:editId="67433FB0">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9D3DF68" id="Textové pole 120"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31E71F9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1248" behindDoc="0" locked="0" layoutInCell="1" allowOverlap="1" wp14:anchorId="19EF3C06" wp14:editId="09DE7A0A">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954FDB1" id="Textové pole 119"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AB45B7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4426D6F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36FC8C87" wp14:editId="11A7E80B">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24EEE22" id="Textové pole 11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4.09</w:t>
            </w:r>
          </w:p>
        </w:tc>
        <w:tc>
          <w:tcPr>
            <w:tcW w:w="332" w:type="dxa"/>
            <w:tcBorders>
              <w:top w:val="nil"/>
              <w:left w:val="nil"/>
              <w:bottom w:val="nil"/>
              <w:right w:val="nil"/>
            </w:tcBorders>
            <w:shd w:val="clear" w:color="auto" w:fill="auto"/>
            <w:noWrap/>
            <w:vAlign w:val="bottom"/>
            <w:hideMark/>
          </w:tcPr>
          <w:p w14:paraId="21120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B64CB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1.45</w:t>
            </w:r>
          </w:p>
        </w:tc>
        <w:tc>
          <w:tcPr>
            <w:tcW w:w="633" w:type="dxa"/>
            <w:tcBorders>
              <w:top w:val="nil"/>
              <w:left w:val="nil"/>
              <w:bottom w:val="nil"/>
              <w:right w:val="nil"/>
            </w:tcBorders>
            <w:shd w:val="clear" w:color="auto" w:fill="auto"/>
            <w:noWrap/>
            <w:vAlign w:val="bottom"/>
            <w:hideMark/>
          </w:tcPr>
          <w:p w14:paraId="74D08A1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7F4FB3C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4.34</w:t>
            </w:r>
          </w:p>
        </w:tc>
      </w:tr>
      <w:tr w:rsidR="00CE547F" w:rsidRPr="00FA362E" w14:paraId="3F31D6A1" w14:textId="77777777" w:rsidTr="00452ADC">
        <w:trPr>
          <w:trHeight w:val="300"/>
        </w:trPr>
        <w:tc>
          <w:tcPr>
            <w:tcW w:w="1296" w:type="dxa"/>
            <w:tcBorders>
              <w:top w:val="nil"/>
              <w:left w:val="nil"/>
              <w:bottom w:val="nil"/>
              <w:right w:val="nil"/>
            </w:tcBorders>
            <w:shd w:val="clear" w:color="auto" w:fill="auto"/>
            <w:noWrap/>
            <w:vAlign w:val="bottom"/>
            <w:hideMark/>
          </w:tcPr>
          <w:p w14:paraId="0C2D3B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R-SBP</w:t>
            </w:r>
          </w:p>
        </w:tc>
        <w:tc>
          <w:tcPr>
            <w:tcW w:w="903" w:type="dxa"/>
            <w:tcBorders>
              <w:top w:val="nil"/>
              <w:left w:val="nil"/>
              <w:bottom w:val="nil"/>
              <w:right w:val="nil"/>
            </w:tcBorders>
            <w:shd w:val="clear" w:color="auto" w:fill="auto"/>
            <w:noWrap/>
            <w:vAlign w:val="bottom"/>
            <w:hideMark/>
          </w:tcPr>
          <w:p w14:paraId="3E4293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279.6</w:t>
            </w:r>
          </w:p>
        </w:tc>
        <w:tc>
          <w:tcPr>
            <w:tcW w:w="354" w:type="dxa"/>
            <w:tcBorders>
              <w:top w:val="nil"/>
              <w:left w:val="nil"/>
              <w:bottom w:val="nil"/>
              <w:right w:val="nil"/>
            </w:tcBorders>
            <w:shd w:val="clear" w:color="auto" w:fill="auto"/>
            <w:noWrap/>
            <w:vAlign w:val="bottom"/>
            <w:hideMark/>
          </w:tcPr>
          <w:p w14:paraId="1B202F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CD295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75D0A1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717DAF08" wp14:editId="7DB0B938">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48A450F" id="Textové pole 104"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5584" behindDoc="0" locked="0" layoutInCell="1" allowOverlap="1" wp14:anchorId="7FBE8829" wp14:editId="4B7A7F9C">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8057D0" id="Textové pole 103"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5FD4DF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2272" behindDoc="0" locked="0" layoutInCell="1" allowOverlap="1" wp14:anchorId="357E611C" wp14:editId="4C60360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54C9C3" id="Textové pole 102"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48749B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5524BD6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22068A7C" wp14:editId="6FFB70E4">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A9F1E7" id="Textové pole 1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5.4</w:t>
            </w:r>
          </w:p>
        </w:tc>
        <w:tc>
          <w:tcPr>
            <w:tcW w:w="332" w:type="dxa"/>
            <w:tcBorders>
              <w:top w:val="nil"/>
              <w:left w:val="nil"/>
              <w:bottom w:val="nil"/>
              <w:right w:val="nil"/>
            </w:tcBorders>
            <w:shd w:val="clear" w:color="auto" w:fill="auto"/>
            <w:noWrap/>
            <w:vAlign w:val="bottom"/>
            <w:hideMark/>
          </w:tcPr>
          <w:p w14:paraId="7D8358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2EB2E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1.6</w:t>
            </w:r>
          </w:p>
        </w:tc>
        <w:tc>
          <w:tcPr>
            <w:tcW w:w="633" w:type="dxa"/>
            <w:tcBorders>
              <w:top w:val="nil"/>
              <w:left w:val="nil"/>
              <w:bottom w:val="nil"/>
              <w:right w:val="nil"/>
            </w:tcBorders>
            <w:shd w:val="clear" w:color="auto" w:fill="auto"/>
            <w:noWrap/>
            <w:vAlign w:val="bottom"/>
            <w:hideMark/>
          </w:tcPr>
          <w:p w14:paraId="037683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97B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1.94</w:t>
            </w:r>
          </w:p>
        </w:tc>
      </w:tr>
      <w:tr w:rsidR="00CE547F" w:rsidRPr="00FA362E" w14:paraId="3B222173" w14:textId="77777777" w:rsidTr="00452ADC">
        <w:trPr>
          <w:trHeight w:val="300"/>
        </w:trPr>
        <w:tc>
          <w:tcPr>
            <w:tcW w:w="1296" w:type="dxa"/>
            <w:tcBorders>
              <w:top w:val="nil"/>
              <w:left w:val="nil"/>
              <w:bottom w:val="nil"/>
              <w:right w:val="nil"/>
            </w:tcBorders>
            <w:shd w:val="clear" w:color="auto" w:fill="auto"/>
            <w:noWrap/>
            <w:vAlign w:val="bottom"/>
            <w:hideMark/>
          </w:tcPr>
          <w:p w14:paraId="7603B6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w:t>
            </w:r>
          </w:p>
        </w:tc>
        <w:tc>
          <w:tcPr>
            <w:tcW w:w="903" w:type="dxa"/>
            <w:tcBorders>
              <w:top w:val="nil"/>
              <w:left w:val="nil"/>
              <w:bottom w:val="nil"/>
              <w:right w:val="nil"/>
            </w:tcBorders>
            <w:shd w:val="clear" w:color="auto" w:fill="auto"/>
            <w:noWrap/>
            <w:vAlign w:val="bottom"/>
            <w:hideMark/>
          </w:tcPr>
          <w:p w14:paraId="077883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171.3</w:t>
            </w:r>
          </w:p>
        </w:tc>
        <w:tc>
          <w:tcPr>
            <w:tcW w:w="354" w:type="dxa"/>
            <w:tcBorders>
              <w:top w:val="nil"/>
              <w:left w:val="nil"/>
              <w:bottom w:val="nil"/>
              <w:right w:val="nil"/>
            </w:tcBorders>
            <w:shd w:val="clear" w:color="auto" w:fill="auto"/>
            <w:noWrap/>
            <w:vAlign w:val="bottom"/>
            <w:hideMark/>
          </w:tcPr>
          <w:p w14:paraId="355B89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13BD4F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15.4</w:t>
            </w:r>
          </w:p>
        </w:tc>
        <w:tc>
          <w:tcPr>
            <w:tcW w:w="612" w:type="dxa"/>
            <w:tcBorders>
              <w:top w:val="nil"/>
              <w:left w:val="nil"/>
              <w:bottom w:val="nil"/>
              <w:right w:val="nil"/>
            </w:tcBorders>
            <w:shd w:val="clear" w:color="auto" w:fill="auto"/>
            <w:noWrap/>
            <w:vAlign w:val="bottom"/>
            <w:hideMark/>
          </w:tcPr>
          <w:p w14:paraId="60B1B7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3600" behindDoc="0" locked="0" layoutInCell="1" allowOverlap="1" wp14:anchorId="1C26BD5D" wp14:editId="153B46DE">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EFF9B25" id="Textové pole 100"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1E1A8153" wp14:editId="79E01C59">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59BB726" id="Textové pole 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6608" behindDoc="0" locked="0" layoutInCell="1" allowOverlap="1" wp14:anchorId="25AC8250" wp14:editId="660FF3D4">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DE6F3FC" id="Textové pole 96"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7632" behindDoc="0" locked="0" layoutInCell="1" allowOverlap="1" wp14:anchorId="0D09F1C6" wp14:editId="518CDFAB">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039BF7" id="Textové pole 95"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CE07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3296" behindDoc="0" locked="0" layoutInCell="1" allowOverlap="1" wp14:anchorId="246D7971" wp14:editId="16D8A11F">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58F82B6" id="Textové pole 511"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4320" behindDoc="0" locked="0" layoutInCell="1" allowOverlap="1" wp14:anchorId="0FA9D72A" wp14:editId="01B022E1">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C006D17" id="Textové pole 510"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6B7CC4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2C88A84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5D36C331" wp14:editId="18EB042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AF7FC0A" id="Textové pole 509"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0B0AEC04" wp14:editId="3D0D107F">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3E6A58" id="Textové pole 508"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5.2</w:t>
            </w:r>
          </w:p>
        </w:tc>
        <w:tc>
          <w:tcPr>
            <w:tcW w:w="332" w:type="dxa"/>
            <w:tcBorders>
              <w:top w:val="nil"/>
              <w:left w:val="nil"/>
              <w:bottom w:val="nil"/>
              <w:right w:val="nil"/>
            </w:tcBorders>
            <w:shd w:val="clear" w:color="auto" w:fill="auto"/>
            <w:noWrap/>
            <w:vAlign w:val="bottom"/>
            <w:hideMark/>
          </w:tcPr>
          <w:p w14:paraId="11AD3AA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DB0311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w:t>
            </w:r>
          </w:p>
        </w:tc>
        <w:tc>
          <w:tcPr>
            <w:tcW w:w="633" w:type="dxa"/>
            <w:tcBorders>
              <w:top w:val="nil"/>
              <w:left w:val="nil"/>
              <w:bottom w:val="nil"/>
              <w:right w:val="nil"/>
            </w:tcBorders>
            <w:shd w:val="clear" w:color="auto" w:fill="auto"/>
            <w:noWrap/>
            <w:vAlign w:val="bottom"/>
            <w:hideMark/>
          </w:tcPr>
          <w:p w14:paraId="2B576A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AD51A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3.02</w:t>
            </w:r>
          </w:p>
        </w:tc>
      </w:tr>
      <w:tr w:rsidR="00CE547F" w:rsidRPr="00FA362E" w14:paraId="514033B3"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276A11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w:t>
            </w:r>
          </w:p>
        </w:tc>
        <w:tc>
          <w:tcPr>
            <w:tcW w:w="903" w:type="dxa"/>
            <w:tcBorders>
              <w:top w:val="single" w:sz="4" w:space="0" w:color="auto"/>
              <w:left w:val="nil"/>
              <w:bottom w:val="nil"/>
              <w:right w:val="nil"/>
            </w:tcBorders>
            <w:shd w:val="clear" w:color="auto" w:fill="auto"/>
            <w:noWrap/>
            <w:vAlign w:val="bottom"/>
            <w:hideMark/>
          </w:tcPr>
          <w:p w14:paraId="2B3F2A3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76.4</w:t>
            </w:r>
          </w:p>
        </w:tc>
        <w:tc>
          <w:tcPr>
            <w:tcW w:w="354" w:type="dxa"/>
            <w:tcBorders>
              <w:top w:val="single" w:sz="4" w:space="0" w:color="auto"/>
              <w:left w:val="nil"/>
              <w:bottom w:val="nil"/>
              <w:right w:val="nil"/>
            </w:tcBorders>
            <w:shd w:val="clear" w:color="auto" w:fill="auto"/>
            <w:noWrap/>
            <w:vAlign w:val="bottom"/>
            <w:hideMark/>
          </w:tcPr>
          <w:p w14:paraId="314417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1C5636D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20.7</w:t>
            </w:r>
          </w:p>
        </w:tc>
        <w:tc>
          <w:tcPr>
            <w:tcW w:w="612" w:type="dxa"/>
            <w:tcBorders>
              <w:top w:val="single" w:sz="4" w:space="0" w:color="auto"/>
              <w:left w:val="nil"/>
              <w:bottom w:val="nil"/>
              <w:right w:val="nil"/>
            </w:tcBorders>
            <w:shd w:val="clear" w:color="auto" w:fill="auto"/>
            <w:noWrap/>
            <w:vAlign w:val="bottom"/>
            <w:hideMark/>
          </w:tcPr>
          <w:p w14:paraId="328381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5648" behindDoc="0" locked="0" layoutInCell="1" allowOverlap="1" wp14:anchorId="393EB712" wp14:editId="36020CB3">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FEC26F7" id="Textové pole 507"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6672" behindDoc="0" locked="0" layoutInCell="1" allowOverlap="1" wp14:anchorId="07ADFCBB" wp14:editId="38C55346">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B3EB597" id="Textové pole 506"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8656" behindDoc="0" locked="0" layoutInCell="1" allowOverlap="1" wp14:anchorId="051866E5" wp14:editId="14301717">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3F6E0C4" id="Textové pole 505"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13F2942A" wp14:editId="5C2ADBAF">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9302650" id="Textové pole 504"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7A06DF1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5344" behindDoc="0" locked="0" layoutInCell="1" allowOverlap="1" wp14:anchorId="733AACE7" wp14:editId="2D07FC1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E6C8A1D" id="Textové pole 503"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6368" behindDoc="0" locked="0" layoutInCell="1" allowOverlap="1" wp14:anchorId="265E3CF2" wp14:editId="0854D3CE">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C29D35" id="Textové pole 502"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74AA78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single" w:sz="4" w:space="0" w:color="auto"/>
              <w:left w:val="nil"/>
              <w:bottom w:val="nil"/>
              <w:right w:val="nil"/>
            </w:tcBorders>
            <w:shd w:val="clear" w:color="auto" w:fill="auto"/>
            <w:noWrap/>
            <w:vAlign w:val="bottom"/>
            <w:hideMark/>
          </w:tcPr>
          <w:p w14:paraId="4AD5620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394E28AE" wp14:editId="067B6073">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5D4E2A4" id="Textové pole 501"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462FC8F6" wp14:editId="323D4D26">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206ED4C" id="Textové pole 500"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11.2</w:t>
            </w:r>
          </w:p>
        </w:tc>
        <w:tc>
          <w:tcPr>
            <w:tcW w:w="332" w:type="dxa"/>
            <w:tcBorders>
              <w:top w:val="single" w:sz="4" w:space="0" w:color="auto"/>
              <w:left w:val="nil"/>
              <w:bottom w:val="nil"/>
              <w:right w:val="nil"/>
            </w:tcBorders>
            <w:shd w:val="clear" w:color="auto" w:fill="auto"/>
            <w:noWrap/>
            <w:vAlign w:val="bottom"/>
            <w:hideMark/>
          </w:tcPr>
          <w:p w14:paraId="771FB5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1689E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10.1</w:t>
            </w:r>
          </w:p>
        </w:tc>
        <w:tc>
          <w:tcPr>
            <w:tcW w:w="633" w:type="dxa"/>
            <w:tcBorders>
              <w:top w:val="single" w:sz="4" w:space="0" w:color="auto"/>
              <w:left w:val="nil"/>
              <w:bottom w:val="nil"/>
              <w:right w:val="nil"/>
            </w:tcBorders>
            <w:shd w:val="clear" w:color="auto" w:fill="auto"/>
            <w:noWrap/>
            <w:vAlign w:val="bottom"/>
            <w:hideMark/>
          </w:tcPr>
          <w:p w14:paraId="441930A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156B524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14.7</w:t>
            </w:r>
          </w:p>
        </w:tc>
      </w:tr>
      <w:tr w:rsidR="00CE547F" w:rsidRPr="00FA362E" w14:paraId="57A784F8" w14:textId="77777777" w:rsidTr="00452ADC">
        <w:trPr>
          <w:trHeight w:val="300"/>
        </w:trPr>
        <w:tc>
          <w:tcPr>
            <w:tcW w:w="1296" w:type="dxa"/>
            <w:tcBorders>
              <w:top w:val="nil"/>
              <w:left w:val="nil"/>
              <w:bottom w:val="nil"/>
              <w:right w:val="nil"/>
            </w:tcBorders>
            <w:shd w:val="clear" w:color="auto" w:fill="auto"/>
            <w:noWrap/>
            <w:vAlign w:val="bottom"/>
            <w:hideMark/>
          </w:tcPr>
          <w:p w14:paraId="270C45E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w:t>
            </w:r>
          </w:p>
        </w:tc>
        <w:tc>
          <w:tcPr>
            <w:tcW w:w="903" w:type="dxa"/>
            <w:tcBorders>
              <w:top w:val="nil"/>
              <w:left w:val="nil"/>
              <w:bottom w:val="nil"/>
              <w:right w:val="nil"/>
            </w:tcBorders>
            <w:shd w:val="clear" w:color="auto" w:fill="auto"/>
            <w:noWrap/>
            <w:vAlign w:val="bottom"/>
            <w:hideMark/>
          </w:tcPr>
          <w:p w14:paraId="1CE35E2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395.8</w:t>
            </w:r>
          </w:p>
        </w:tc>
        <w:tc>
          <w:tcPr>
            <w:tcW w:w="354" w:type="dxa"/>
            <w:tcBorders>
              <w:top w:val="nil"/>
              <w:left w:val="nil"/>
              <w:bottom w:val="nil"/>
              <w:right w:val="nil"/>
            </w:tcBorders>
            <w:shd w:val="clear" w:color="auto" w:fill="auto"/>
            <w:noWrap/>
            <w:vAlign w:val="bottom"/>
            <w:hideMark/>
          </w:tcPr>
          <w:p w14:paraId="599FDB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64C12F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26.8</w:t>
            </w:r>
          </w:p>
        </w:tc>
        <w:tc>
          <w:tcPr>
            <w:tcW w:w="612" w:type="dxa"/>
            <w:tcBorders>
              <w:top w:val="nil"/>
              <w:left w:val="nil"/>
              <w:bottom w:val="nil"/>
              <w:right w:val="nil"/>
            </w:tcBorders>
            <w:shd w:val="clear" w:color="auto" w:fill="auto"/>
            <w:noWrap/>
            <w:vAlign w:val="bottom"/>
            <w:hideMark/>
          </w:tcPr>
          <w:p w14:paraId="6253B8D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7696" behindDoc="0" locked="0" layoutInCell="1" allowOverlap="1" wp14:anchorId="74C58517" wp14:editId="588FBED6">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A6447B" id="Textové pole 499"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1D98FEC5" wp14:editId="11729C0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EF5862" id="Textové pole 498"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74D9089E" wp14:editId="452C7F32">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1E87DE5" id="Textové pole 494"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1728" behindDoc="0" locked="0" layoutInCell="1" allowOverlap="1" wp14:anchorId="57188D49" wp14:editId="63F1077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B7CA019" id="Textové pole 493"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0E7FDF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7392" behindDoc="0" locked="0" layoutInCell="1" allowOverlap="1" wp14:anchorId="30B8CAFB" wp14:editId="3C4FDC18">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63C102B" id="Textové pole 492"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8416" behindDoc="0" locked="0" layoutInCell="1" allowOverlap="1" wp14:anchorId="5EBB678C" wp14:editId="5680561A">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39968F" id="Textové pole 491"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1F075E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78B3BB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14740109" wp14:editId="415864B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5E391E4" id="Textové pole 490"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771CFEB8" wp14:editId="2E64E02A">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39743C5" id="Textové pole 489"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21.4</w:t>
            </w:r>
          </w:p>
        </w:tc>
        <w:tc>
          <w:tcPr>
            <w:tcW w:w="332" w:type="dxa"/>
            <w:tcBorders>
              <w:top w:val="nil"/>
              <w:left w:val="nil"/>
              <w:bottom w:val="nil"/>
              <w:right w:val="nil"/>
            </w:tcBorders>
            <w:shd w:val="clear" w:color="auto" w:fill="auto"/>
            <w:noWrap/>
            <w:vAlign w:val="bottom"/>
            <w:hideMark/>
          </w:tcPr>
          <w:p w14:paraId="221D08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ED4F6A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21.2</w:t>
            </w:r>
          </w:p>
        </w:tc>
        <w:tc>
          <w:tcPr>
            <w:tcW w:w="633" w:type="dxa"/>
            <w:tcBorders>
              <w:top w:val="nil"/>
              <w:left w:val="nil"/>
              <w:bottom w:val="nil"/>
              <w:right w:val="nil"/>
            </w:tcBorders>
            <w:shd w:val="clear" w:color="auto" w:fill="auto"/>
            <w:noWrap/>
            <w:vAlign w:val="bottom"/>
            <w:hideMark/>
          </w:tcPr>
          <w:p w14:paraId="5B071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9CBB9E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5.41</w:t>
            </w:r>
          </w:p>
        </w:tc>
      </w:tr>
      <w:tr w:rsidR="00CE547F" w:rsidRPr="00FA362E" w14:paraId="31283CD3"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0A504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w:t>
            </w:r>
          </w:p>
        </w:tc>
        <w:tc>
          <w:tcPr>
            <w:tcW w:w="903" w:type="dxa"/>
            <w:tcBorders>
              <w:top w:val="nil"/>
              <w:left w:val="nil"/>
              <w:bottom w:val="single" w:sz="4" w:space="0" w:color="auto"/>
              <w:right w:val="nil"/>
            </w:tcBorders>
            <w:shd w:val="clear" w:color="auto" w:fill="auto"/>
            <w:noWrap/>
            <w:vAlign w:val="bottom"/>
            <w:hideMark/>
          </w:tcPr>
          <w:p w14:paraId="65B6C74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319.3</w:t>
            </w:r>
          </w:p>
        </w:tc>
        <w:tc>
          <w:tcPr>
            <w:tcW w:w="354" w:type="dxa"/>
            <w:tcBorders>
              <w:top w:val="nil"/>
              <w:left w:val="nil"/>
              <w:bottom w:val="single" w:sz="4" w:space="0" w:color="auto"/>
              <w:right w:val="nil"/>
            </w:tcBorders>
            <w:shd w:val="clear" w:color="auto" w:fill="auto"/>
            <w:noWrap/>
            <w:vAlign w:val="bottom"/>
            <w:hideMark/>
          </w:tcPr>
          <w:p w14:paraId="3006CFB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105BAE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31.1</w:t>
            </w:r>
          </w:p>
        </w:tc>
        <w:tc>
          <w:tcPr>
            <w:tcW w:w="612" w:type="dxa"/>
            <w:tcBorders>
              <w:top w:val="nil"/>
              <w:left w:val="nil"/>
              <w:bottom w:val="single" w:sz="4" w:space="0" w:color="auto"/>
              <w:right w:val="nil"/>
            </w:tcBorders>
            <w:shd w:val="clear" w:color="auto" w:fill="auto"/>
            <w:noWrap/>
            <w:vAlign w:val="bottom"/>
            <w:hideMark/>
          </w:tcPr>
          <w:p w14:paraId="2834954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6EF886E4" wp14:editId="4F5BDEA6">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BF9C0AE" id="Textové pole 488"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12797008" wp14:editId="57CBA1B2">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25B6FF" id="Textové pole 487" o:spid="_x0000_s1026" type="#_x0000_t202" style="position:absolute;margin-left:12.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2752" behindDoc="0" locked="0" layoutInCell="1" allowOverlap="1" wp14:anchorId="3A070BBF" wp14:editId="3B5A6F4F">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E85007" id="Textové pole 486"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3776" behindDoc="0" locked="0" layoutInCell="1" allowOverlap="1" wp14:anchorId="176D0A22" wp14:editId="4D2A8B6C">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E4785F" id="Textové pole 485" o:spid="_x0000_s1026" type="#_x0000_t202" style="position:absolute;margin-left:12.75pt;margin-top:1.5pt;width:0;height:13.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044FF52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9440" behindDoc="0" locked="0" layoutInCell="1" allowOverlap="1" wp14:anchorId="74339C9A" wp14:editId="7B0BAF23">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C0D4DBA" id="Textové pole 484"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0464" behindDoc="0" locked="0" layoutInCell="1" allowOverlap="1" wp14:anchorId="0A4AC0D6" wp14:editId="70D4939A">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0BE580" id="Textové pole 483" o:spid="_x0000_s1026" type="#_x0000_t202" style="position:absolute;margin-left:12.75pt;margin-top:1.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0A7D892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0D0373C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262F6E30" wp14:editId="04A2E90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03AF268" id="Textové pole 482"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78D17C5D" wp14:editId="179CF40C">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BAC746" id="Textové pole 481" o:spid="_x0000_s1026" type="#_x0000_t202" style="position:absolute;margin-left:1.5pt;margin-top:1.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23.0</w:t>
            </w:r>
          </w:p>
        </w:tc>
        <w:tc>
          <w:tcPr>
            <w:tcW w:w="332" w:type="dxa"/>
            <w:tcBorders>
              <w:top w:val="nil"/>
              <w:left w:val="nil"/>
              <w:bottom w:val="single" w:sz="4" w:space="0" w:color="auto"/>
              <w:right w:val="nil"/>
            </w:tcBorders>
            <w:shd w:val="clear" w:color="auto" w:fill="auto"/>
            <w:noWrap/>
            <w:vAlign w:val="bottom"/>
            <w:hideMark/>
          </w:tcPr>
          <w:p w14:paraId="587DBE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6B13A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w:t>
            </w:r>
          </w:p>
        </w:tc>
        <w:tc>
          <w:tcPr>
            <w:tcW w:w="633" w:type="dxa"/>
            <w:tcBorders>
              <w:top w:val="nil"/>
              <w:left w:val="nil"/>
              <w:bottom w:val="single" w:sz="4" w:space="0" w:color="auto"/>
              <w:right w:val="nil"/>
            </w:tcBorders>
            <w:shd w:val="clear" w:color="auto" w:fill="auto"/>
            <w:noWrap/>
            <w:vAlign w:val="bottom"/>
            <w:hideMark/>
          </w:tcPr>
          <w:p w14:paraId="6D0CA5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1946188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7.2</w:t>
            </w:r>
          </w:p>
        </w:tc>
      </w:tr>
      <w:tr w:rsidR="00CE547F" w:rsidRPr="00FA362E" w14:paraId="355235FA"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6FB24A8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w:t>
            </w:r>
          </w:p>
        </w:tc>
        <w:tc>
          <w:tcPr>
            <w:tcW w:w="903" w:type="dxa"/>
            <w:tcBorders>
              <w:top w:val="nil"/>
              <w:left w:val="nil"/>
              <w:bottom w:val="single" w:sz="4" w:space="0" w:color="auto"/>
              <w:right w:val="nil"/>
            </w:tcBorders>
            <w:shd w:val="clear" w:color="auto" w:fill="auto"/>
            <w:noWrap/>
            <w:vAlign w:val="bottom"/>
            <w:hideMark/>
          </w:tcPr>
          <w:p w14:paraId="25E33CF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941.9</w:t>
            </w:r>
          </w:p>
        </w:tc>
        <w:tc>
          <w:tcPr>
            <w:tcW w:w="354" w:type="dxa"/>
            <w:tcBorders>
              <w:top w:val="nil"/>
              <w:left w:val="nil"/>
              <w:bottom w:val="single" w:sz="4" w:space="0" w:color="auto"/>
              <w:right w:val="nil"/>
            </w:tcBorders>
            <w:shd w:val="clear" w:color="auto" w:fill="auto"/>
            <w:noWrap/>
            <w:vAlign w:val="bottom"/>
            <w:hideMark/>
          </w:tcPr>
          <w:p w14:paraId="19A6DB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312D42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121.3</w:t>
            </w:r>
          </w:p>
        </w:tc>
        <w:tc>
          <w:tcPr>
            <w:tcW w:w="612" w:type="dxa"/>
            <w:tcBorders>
              <w:top w:val="nil"/>
              <w:left w:val="nil"/>
              <w:bottom w:val="single" w:sz="4" w:space="0" w:color="auto"/>
              <w:right w:val="nil"/>
            </w:tcBorders>
            <w:shd w:val="clear" w:color="auto" w:fill="auto"/>
            <w:noWrap/>
            <w:vAlign w:val="bottom"/>
            <w:hideMark/>
          </w:tcPr>
          <w:p w14:paraId="30577A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7B4B385D" wp14:editId="0FBE36FB">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BA78A35" id="Textové pole 480" o:spid="_x0000_s1026" type="#_x0000_t202" style="position:absolute;margin-left:12.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0F5003F1" wp14:editId="0BB3F657">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32A628B" id="Textové pole 479" o:spid="_x0000_s1026" type="#_x0000_t202" style="position:absolute;margin-left:12.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4800" behindDoc="0" locked="0" layoutInCell="1" allowOverlap="1" wp14:anchorId="11FE2D84" wp14:editId="5F24E67C">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18F2A59" id="Textové pole 478" o:spid="_x0000_s1026" type="#_x0000_t202" style="position:absolute;margin-left:12.75pt;margin-top:1.5pt;width:0;height:13.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5824" behindDoc="0" locked="0" layoutInCell="1" allowOverlap="1" wp14:anchorId="25AB1278" wp14:editId="2EF03CE4">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FA51126" id="Textové pole 477" o:spid="_x0000_s1026" type="#_x0000_t202" style="position:absolute;margin-left:12.75pt;margin-top:1.5pt;width:0;height:13.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6FD61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11488" behindDoc="0" locked="0" layoutInCell="1" allowOverlap="1" wp14:anchorId="515CD29D" wp14:editId="7108BE6E">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98326B0" id="Textové pole 476"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2512" behindDoc="0" locked="0" layoutInCell="1" allowOverlap="1" wp14:anchorId="777E634A" wp14:editId="46B40C49">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8D1838E" id="Textové pole 475"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6189BC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7C0EA76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044836D9" wp14:editId="616CCCA4">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DCE3948" id="Textové pole 474" o:spid="_x0000_s1026" type="#_x0000_t202" style="position:absolute;margin-left:1.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25F3970E" wp14:editId="0CF6C802">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4B2921" id="Textové pole 473" o:spid="_x0000_s1026" type="#_x0000_t202" style="position:absolute;margin-left:1.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90.3</w:t>
            </w:r>
          </w:p>
        </w:tc>
        <w:tc>
          <w:tcPr>
            <w:tcW w:w="332" w:type="dxa"/>
            <w:tcBorders>
              <w:top w:val="nil"/>
              <w:left w:val="nil"/>
              <w:bottom w:val="single" w:sz="4" w:space="0" w:color="auto"/>
              <w:right w:val="nil"/>
            </w:tcBorders>
            <w:shd w:val="clear" w:color="auto" w:fill="auto"/>
            <w:noWrap/>
            <w:vAlign w:val="bottom"/>
            <w:hideMark/>
          </w:tcPr>
          <w:p w14:paraId="59399D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1259F5B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36.1</w:t>
            </w:r>
          </w:p>
        </w:tc>
        <w:tc>
          <w:tcPr>
            <w:tcW w:w="633" w:type="dxa"/>
            <w:tcBorders>
              <w:top w:val="nil"/>
              <w:left w:val="nil"/>
              <w:bottom w:val="single" w:sz="4" w:space="0" w:color="auto"/>
              <w:right w:val="nil"/>
            </w:tcBorders>
            <w:shd w:val="clear" w:color="auto" w:fill="auto"/>
            <w:noWrap/>
            <w:vAlign w:val="bottom"/>
            <w:hideMark/>
          </w:tcPr>
          <w:p w14:paraId="2033EB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02E564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9.59</w:t>
            </w:r>
          </w:p>
        </w:tc>
      </w:tr>
    </w:tbl>
    <w:p w14:paraId="2DED8839" w14:textId="77777777" w:rsidR="00CE547F" w:rsidRPr="00FA362E" w:rsidRDefault="00CE547F" w:rsidP="00CE547F">
      <w:pPr>
        <w:pStyle w:val="Popis"/>
        <w:spacing w:before="240"/>
        <w:rPr>
          <w:vanish/>
          <w:lang w:val="sk-SK"/>
          <w:specVanish/>
        </w:rPr>
      </w:pPr>
      <w:bookmarkStart w:id="325" w:name="_Toc509997483"/>
      <w:bookmarkStart w:id="326" w:name="_Toc510268072"/>
      <w:bookmarkStart w:id="327" w:name="_Ref509742072"/>
      <w:bookmarkStart w:id="328" w:name="_Toc513584977"/>
      <w:bookmarkStart w:id="329" w:name="_Toc51398155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14</w:t>
      </w:r>
      <w:bookmarkEnd w:id="325"/>
      <w:bookmarkEnd w:id="326"/>
      <w:r w:rsidRPr="00FA362E">
        <w:rPr>
          <w:lang w:val="sk-SK"/>
        </w:rPr>
        <w:fldChar w:fldCharType="end"/>
      </w:r>
      <w:bookmarkEnd w:id="327"/>
      <w:r w:rsidRPr="00FA362E">
        <w:rPr>
          <w:lang w:val="sk-SK"/>
        </w:rPr>
        <w:t>: priemerné hodnoty a výchylky hemodynamických parametrov</w:t>
      </w:r>
      <w:bookmarkEnd w:id="328"/>
      <w:bookmarkEnd w:id="329"/>
    </w:p>
    <w:p w14:paraId="0C8FB95E" w14:textId="2B1F0393" w:rsidR="00CE547F" w:rsidRPr="00FA362E" w:rsidRDefault="00CE547F" w:rsidP="00CE547F">
      <w:pPr>
        <w:pStyle w:val="Popis"/>
        <w:rPr>
          <w:lang w:val="sk-SK"/>
        </w:rPr>
      </w:pPr>
      <w:r w:rsidRPr="00FA362E">
        <w:rPr>
          <w:lang w:val="sk-SK"/>
        </w:rPr>
        <w:t xml:space="preserve"> pre 30 </w:t>
      </w:r>
      <w:commentRangeStart w:id="330"/>
      <w:r w:rsidRPr="00FA362E">
        <w:rPr>
          <w:lang w:val="sk-SK"/>
        </w:rPr>
        <w:t>dobrovoľníkov</w:t>
      </w:r>
      <w:commentRangeEnd w:id="330"/>
      <w:r w:rsidRPr="00FA362E">
        <w:rPr>
          <w:rStyle w:val="Odkaznakomentr"/>
          <w:rFonts w:eastAsia="Times New Roman" w:cs="Times New Roman"/>
          <w:spacing w:val="0"/>
          <w:lang w:val="sk-SK" w:eastAsia="cs-CZ" w:bidi="ar-SA"/>
        </w:rPr>
        <w:commentReference w:id="330"/>
      </w:r>
      <w:r w:rsidRPr="00FA362E">
        <w:rPr>
          <w:lang w:val="sk-SK"/>
        </w:rPr>
        <w:t>.</w:t>
      </w:r>
      <w:r w:rsidR="005328F0">
        <w:rPr>
          <w:lang w:val="sk-SK"/>
        </w:rPr>
        <w:t xml:space="preserve"> Stĺpec Hodnota parametra: z priemerných hodnôt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r w:rsidR="005328F0" w:rsidRPr="005328F0">
        <w:rPr>
          <w:lang w:val="sk-SK"/>
        </w:rPr>
        <w:t xml:space="preserve"> </w:t>
      </w:r>
      <w:r w:rsidR="005328F0">
        <w:rPr>
          <w:lang w:val="sk-SK"/>
        </w:rPr>
        <w:t xml:space="preserve">Stĺpec výchylka parametra počas merania: z výchyliek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p>
    <w:p w14:paraId="00C709A5" w14:textId="77777777" w:rsidR="00CE547F" w:rsidRPr="00FA362E" w:rsidRDefault="00CE547F" w:rsidP="00CE547F">
      <w:pPr>
        <w:pStyle w:val="Popis"/>
        <w:rPr>
          <w:lang w:val="sk-SK"/>
        </w:rPr>
      </w:pPr>
    </w:p>
    <w:p w14:paraId="6EC99EC9" w14:textId="77777777" w:rsidR="00CE547F" w:rsidRPr="00FA362E" w:rsidRDefault="00CE547F" w:rsidP="00CE547F">
      <w:pPr>
        <w:pStyle w:val="Nadpis4"/>
        <w:rPr>
          <w:lang w:val="sk-SK" w:eastAsia="en-US" w:bidi="en-US"/>
        </w:rPr>
      </w:pPr>
      <w:r w:rsidRPr="00FA362E">
        <w:rPr>
          <w:lang w:val="sk-SK" w:eastAsia="en-US" w:bidi="en-US"/>
        </w:rPr>
        <w:t>Arteriálny krvný tlak: BP</w:t>
      </w:r>
    </w:p>
    <w:p w14:paraId="47DD666D" w14:textId="77777777" w:rsidR="00CE547F" w:rsidRPr="00FA362E" w:rsidRDefault="00CE547F" w:rsidP="00CE547F">
      <w:pPr>
        <w:rPr>
          <w:lang w:val="sk-SK" w:eastAsia="en-US" w:bidi="en-US"/>
        </w:rPr>
      </w:pPr>
    </w:p>
    <w:p w14:paraId="13AF4E13" w14:textId="77777777" w:rsidR="00CE547F" w:rsidRPr="00FA362E" w:rsidRDefault="00CE547F" w:rsidP="00CE547F">
      <w:pPr>
        <w:rPr>
          <w:lang w:val="sk-SK"/>
        </w:rPr>
      </w:pPr>
      <w:r w:rsidRPr="00FA362E">
        <w:rPr>
          <w:lang w:val="sk-SK" w:eastAsia="en-US" w:bidi="en-US"/>
        </w:rPr>
        <w:t xml:space="preserve">Krvý tlak vysoko koreluje s respiráciou. Časové posuny medzi parametrami SBP, SBP, PP a MBP a respiráciou sa líšia len nevýrazne a pohybujú sa v rozmedzí 0,8-2,9 s. Výsledky </w:t>
      </w:r>
      <w:r w:rsidRPr="00FA362E">
        <w:rPr>
          <w:lang w:val="sk-SK"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m:rPr>
                <m:sty m:val="p"/>
              </m:rPr>
              <w:rPr>
                <w:rStyle w:val="Odkaznakomentr"/>
                <w:rFonts w:ascii="Cambria Math" w:hAnsi="Cambria Math"/>
                <w:lang w:val="sk-SK"/>
              </w:rPr>
              <w:commentReference w:id="331"/>
            </m:r>
          </m:den>
        </m:f>
      </m:oMath>
      <w:r w:rsidRPr="00FA362E">
        <w:rPr>
          <w:lang w:val="sk-SK"/>
        </w:rPr>
        <w:t>.</w:t>
      </w:r>
    </w:p>
    <w:p w14:paraId="4752E6A6" w14:textId="77777777" w:rsidR="00CE547F" w:rsidRPr="00FA362E" w:rsidRDefault="00CE547F" w:rsidP="00CE547F">
      <w:pPr>
        <w:pStyle w:val="Nadpis3"/>
        <w:rPr>
          <w:lang w:val="sk-SK"/>
        </w:rPr>
      </w:pPr>
      <w:bookmarkStart w:id="332" w:name="_Toc513981494"/>
      <w:r w:rsidRPr="00FA362E">
        <w:rPr>
          <w:lang w:val="sk-SK"/>
        </w:rPr>
        <w:t>Srdečné zvuky</w:t>
      </w:r>
      <w:bookmarkEnd w:id="332"/>
    </w:p>
    <w:p w14:paraId="52674D8A" w14:textId="77777777" w:rsidR="00CE547F" w:rsidRPr="00FA362E" w:rsidRDefault="00CE547F" w:rsidP="00CE547F">
      <w:pPr>
        <w:rPr>
          <w:lang w:val="sk-SK"/>
        </w:rPr>
      </w:pPr>
    </w:p>
    <w:p w14:paraId="60167BCD" w14:textId="77777777" w:rsidR="00CE547F" w:rsidRPr="00FA362E" w:rsidRDefault="00CE547F" w:rsidP="00CE547F">
      <w:pPr>
        <w:rPr>
          <w:lang w:val="sk-SK"/>
        </w:rPr>
      </w:pPr>
      <w:r w:rsidRPr="00FA362E">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59984B0D" w14:textId="77777777" w:rsidR="00CE547F" w:rsidRPr="00FA362E" w:rsidRDefault="00CE547F" w:rsidP="00CE547F">
      <w:pPr>
        <w:rPr>
          <w:lang w:val="sk-SK"/>
        </w:rPr>
      </w:pPr>
    </w:p>
    <w:p w14:paraId="42841AEC" w14:textId="77777777" w:rsidR="00CE547F" w:rsidRPr="00FA362E" w:rsidRDefault="00CE547F" w:rsidP="00CE547F">
      <w:pPr>
        <w:pStyle w:val="Nadpis3"/>
        <w:rPr>
          <w:lang w:val="sk-SK"/>
        </w:rPr>
      </w:pPr>
      <w:bookmarkStart w:id="333" w:name="_Toc513981495"/>
      <w:r w:rsidRPr="00FA362E">
        <w:rPr>
          <w:lang w:val="sk-SK"/>
        </w:rPr>
        <w:t>RR intervaly</w:t>
      </w:r>
      <w:bookmarkEnd w:id="333"/>
    </w:p>
    <w:p w14:paraId="6109AA79" w14:textId="77777777" w:rsidR="00CE547F" w:rsidRPr="00FA362E" w:rsidRDefault="00CE547F" w:rsidP="00CE547F">
      <w:pPr>
        <w:rPr>
          <w:lang w:val="sk-SK"/>
        </w:rPr>
      </w:pPr>
    </w:p>
    <w:p w14:paraId="4ADDBC86" w14:textId="6C718DAA" w:rsidR="00CE547F" w:rsidRPr="00FA362E" w:rsidRDefault="00CE547F" w:rsidP="00CE547F">
      <w:pPr>
        <w:rPr>
          <w:lang w:val="sk-SK"/>
        </w:rPr>
      </w:pPr>
      <w:r w:rsidRPr="00FA362E">
        <w:rPr>
          <w:lang w:val="sk-SK"/>
        </w:rPr>
        <w:t xml:space="preserve">RR intervaly silno korelujú s respiráciou s časovým posuvom 3,2s. Podľa literatúry je u zdravých ľudí posun reakcie RR intervalov na SBP 1,5-2 s </w:t>
      </w:r>
      <w:r w:rsidRPr="00FA362E">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 </w:instrText>
      </w:r>
      <w:r w:rsidR="00C66300">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[73]</w:t>
      </w:r>
      <w:r w:rsidRPr="00FA362E">
        <w:rPr>
          <w:lang w:val="sk-SK"/>
        </w:rPr>
        <w:fldChar w:fldCharType="end"/>
      </w:r>
      <w:r w:rsidRPr="00FA362E">
        <w:rPr>
          <w:lang w:val="sk-SK"/>
        </w:rPr>
        <w:t xml:space="preserve">. V tejto práci bol pozorovaný posun medzi respiráciou a RR intervalmi 2 s a posun ďalších 1,2 s k predĺženiu RR intervalov (predĺženie RR intervalu = zníženie </w:t>
      </w:r>
      <w:commentRangeStart w:id="334"/>
      <w:commentRangeStart w:id="335"/>
      <w:r w:rsidRPr="00FA362E">
        <w:rPr>
          <w:lang w:val="sk-SK"/>
        </w:rPr>
        <w:t>tepu</w:t>
      </w:r>
      <w:commentRangeEnd w:id="334"/>
      <w:r w:rsidRPr="00FA362E">
        <w:rPr>
          <w:rStyle w:val="Odkaznakomentr"/>
          <w:lang w:val="sk-SK"/>
        </w:rPr>
        <w:commentReference w:id="334"/>
      </w:r>
      <w:commentRangeEnd w:id="335"/>
      <w:r w:rsidR="00B01881">
        <w:rPr>
          <w:rStyle w:val="Odkaznakomentr"/>
        </w:rPr>
        <w:commentReference w:id="335"/>
      </w:r>
      <w:r w:rsidRPr="00FA362E">
        <w:rPr>
          <w:lang w:val="sk-SK"/>
        </w:rPr>
        <w:t>).</w:t>
      </w:r>
    </w:p>
    <w:p w14:paraId="37962EFB" w14:textId="77777777" w:rsidR="00CE547F" w:rsidRDefault="00CE547F" w:rsidP="00CE547F">
      <w:pPr>
        <w:rPr>
          <w:lang w:val="sk-SK"/>
        </w:rPr>
      </w:pPr>
    </w:p>
    <w:p w14:paraId="3F28F99C" w14:textId="3905223D" w:rsidR="00AE046D" w:rsidRPr="00FA362E" w:rsidRDefault="007D6EC5" w:rsidP="00AE046D">
      <w:pPr>
        <w:pStyle w:val="Nadpis2"/>
        <w:rPr>
          <w:lang w:val="sk-SK"/>
        </w:rPr>
      </w:pPr>
      <w:bookmarkStart w:id="336" w:name="_Toc513981496"/>
      <w:r>
        <w:rPr>
          <w:lang w:val="sk-SK"/>
        </w:rPr>
        <w:t>Počítanie SV u subjektov</w:t>
      </w:r>
      <w:r w:rsidR="00AE046D" w:rsidRPr="00FA362E">
        <w:rPr>
          <w:lang w:val="sk-SK"/>
        </w:rPr>
        <w:t xml:space="preserve"> po transplantácií </w:t>
      </w:r>
      <w:commentRangeStart w:id="337"/>
      <w:r w:rsidR="00AE046D" w:rsidRPr="00FA362E">
        <w:rPr>
          <w:lang w:val="sk-SK"/>
        </w:rPr>
        <w:t>srdca</w:t>
      </w:r>
      <w:commentRangeEnd w:id="337"/>
      <w:r w:rsidR="00AE046D" w:rsidRPr="00FA362E">
        <w:rPr>
          <w:rStyle w:val="Odkaznakomentr"/>
          <w:rFonts w:asciiTheme="majorHAnsi" w:hAnsiTheme="majorHAnsi" w:cs="Times New Roman"/>
          <w:b w:val="0"/>
          <w:bCs w:val="0"/>
          <w:lang w:val="sk-SK"/>
        </w:rPr>
        <w:commentReference w:id="337"/>
      </w:r>
      <w:bookmarkEnd w:id="336"/>
    </w:p>
    <w:p w14:paraId="757BAB0B" w14:textId="7645AAFC" w:rsidR="00AE046D" w:rsidRDefault="00F722EA" w:rsidP="00AE046D">
      <w:pPr>
        <w:tabs>
          <w:tab w:val="left" w:pos="7140"/>
        </w:tabs>
        <w:rPr>
          <w:lang w:val="sk-SK"/>
        </w:rPr>
      </w:pPr>
      <w:r w:rsidRPr="00FA362E">
        <w:rPr>
          <w:lang w:val="sk-SK"/>
        </w:rPr>
        <w:t xml:space="preserve">V tejto štúdii bolo hodnotených 20 pacientov po transplantácií srdca. </w:t>
      </w:r>
      <w:r w:rsidR="00FB3EB8">
        <w:rPr>
          <w:lang w:val="sk-SK"/>
        </w:rPr>
        <w:t xml:space="preserve">Na rozdiel od predošlých kapitol, kde sme spracovávali dáta od mladých zdravých ľudí sa tu jedná o ľudí starších a s transplantovaných srdcom. </w:t>
      </w:r>
      <w:r w:rsidRPr="00FA362E">
        <w:rPr>
          <w:lang w:val="sk-SK"/>
        </w:rPr>
        <w:t>Meranie bolo vykonané v klimatizovanej miestnosti s teplotou 22 stupňov C.</w:t>
      </w:r>
      <w:r>
        <w:rPr>
          <w:lang w:val="sk-SK"/>
        </w:rPr>
        <w:t xml:space="preserve"> </w:t>
      </w:r>
      <w:r w:rsidR="00FB3EB8">
        <w:rPr>
          <w:lang w:val="sk-SK"/>
        </w:rPr>
        <w:t xml:space="preserve">Charakteristiky meraných ľudí uvádza </w:t>
      </w:r>
      <w:r w:rsidR="00FB3EB8">
        <w:rPr>
          <w:lang w:val="sk-SK"/>
        </w:rPr>
        <w:fldChar w:fldCharType="begin"/>
      </w:r>
      <w:r w:rsidR="00FB3EB8">
        <w:rPr>
          <w:lang w:val="sk-SK"/>
        </w:rPr>
        <w:instrText xml:space="preserve"> REF _Ref513967043 \h </w:instrText>
      </w:r>
      <w:r w:rsidR="00FB3EB8">
        <w:rPr>
          <w:lang w:val="sk-SK"/>
        </w:rPr>
      </w:r>
      <w:r w:rsidR="00FB3EB8">
        <w:rPr>
          <w:lang w:val="sk-SK"/>
        </w:rPr>
        <w:fldChar w:fldCharType="separate"/>
      </w:r>
      <w:r w:rsidR="00B85020">
        <w:t xml:space="preserve">Tabuľka </w:t>
      </w:r>
      <w:r w:rsidR="00B85020">
        <w:rPr>
          <w:noProof/>
        </w:rPr>
        <w:t>15</w:t>
      </w:r>
      <w:r w:rsidR="00FB3EB8">
        <w:rPr>
          <w:lang w:val="sk-SK"/>
        </w:rPr>
        <w:fldChar w:fldCharType="end"/>
      </w:r>
    </w:p>
    <w:p w14:paraId="5AAD2DB0" w14:textId="77777777" w:rsidR="00F722EA" w:rsidRDefault="00F722EA" w:rsidP="00AE046D">
      <w:pPr>
        <w:tabs>
          <w:tab w:val="left" w:pos="7140"/>
        </w:tabs>
        <w:rPr>
          <w:lang w:val="sk-SK"/>
        </w:rPr>
      </w:pPr>
    </w:p>
    <w:p w14:paraId="55167308" w14:textId="77777777" w:rsidR="008F751A" w:rsidRPr="00FA362E" w:rsidRDefault="008F751A" w:rsidP="008F751A">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8F751A" w:rsidRPr="00FA362E" w14:paraId="111817C6" w14:textId="77777777" w:rsidTr="00DF641B">
        <w:trPr>
          <w:trHeight w:val="435"/>
          <w:jc w:val="center"/>
        </w:trPr>
        <w:tc>
          <w:tcPr>
            <w:tcW w:w="2540" w:type="dxa"/>
            <w:tcBorders>
              <w:top w:val="nil"/>
              <w:left w:val="nil"/>
              <w:bottom w:val="nil"/>
              <w:right w:val="nil"/>
            </w:tcBorders>
            <w:shd w:val="clear" w:color="auto" w:fill="auto"/>
            <w:noWrap/>
            <w:vAlign w:val="bottom"/>
            <w:hideMark/>
          </w:tcPr>
          <w:p w14:paraId="5947E38E"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35F19CC6" w14:textId="6F7540AA" w:rsidR="008F751A" w:rsidRPr="00FA362E" w:rsidRDefault="008F751A" w:rsidP="008F751A">
            <w:pPr>
              <w:overflowPunct/>
              <w:autoSpaceDE/>
              <w:autoSpaceDN/>
              <w:adjustRightInd/>
              <w:spacing w:line="240" w:lineRule="auto"/>
              <w:jc w:val="right"/>
              <w:textAlignment w:val="auto"/>
              <w:rPr>
                <w:color w:val="000000"/>
                <w:szCs w:val="24"/>
                <w:lang w:val="sk-SK"/>
              </w:rPr>
            </w:pPr>
            <w:r>
              <w:rPr>
                <w:color w:val="000000"/>
                <w:szCs w:val="24"/>
                <w:lang w:val="sk-SK"/>
              </w:rPr>
              <w:t>56</w:t>
            </w:r>
            <w:r w:rsidRPr="00FA362E">
              <w:rPr>
                <w:color w:val="000000"/>
                <w:szCs w:val="24"/>
                <w:lang w:val="sk-SK"/>
              </w:rPr>
              <w:t xml:space="preserve"> ± </w:t>
            </w:r>
            <w:r>
              <w:rPr>
                <w:color w:val="000000"/>
                <w:szCs w:val="24"/>
                <w:lang w:val="sk-SK"/>
              </w:rPr>
              <w:t>8</w:t>
            </w:r>
            <w:r w:rsidRPr="00FA362E">
              <w:rPr>
                <w:color w:val="000000"/>
                <w:szCs w:val="24"/>
                <w:lang w:val="sk-SK"/>
              </w:rPr>
              <w:t>.5</w:t>
            </w:r>
          </w:p>
        </w:tc>
      </w:tr>
      <w:tr w:rsidR="008F751A" w:rsidRPr="00FA362E" w14:paraId="5B766616" w14:textId="77777777" w:rsidTr="00DF641B">
        <w:trPr>
          <w:trHeight w:val="435"/>
          <w:jc w:val="center"/>
        </w:trPr>
        <w:tc>
          <w:tcPr>
            <w:tcW w:w="2540" w:type="dxa"/>
            <w:tcBorders>
              <w:top w:val="nil"/>
              <w:left w:val="nil"/>
              <w:bottom w:val="nil"/>
              <w:right w:val="nil"/>
            </w:tcBorders>
            <w:shd w:val="clear" w:color="auto" w:fill="auto"/>
            <w:noWrap/>
            <w:vAlign w:val="center"/>
            <w:hideMark/>
          </w:tcPr>
          <w:p w14:paraId="6454B11D"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201B897E" w14:textId="59970654"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17</w:t>
            </w:r>
            <w:r w:rsidRPr="00FA362E">
              <w:rPr>
                <w:rFonts w:ascii="Calibri" w:hAnsi="Calibri" w:cs="Calibri"/>
                <w:color w:val="000000"/>
                <w:szCs w:val="24"/>
                <w:lang w:val="sk-SK"/>
              </w:rPr>
              <w:t xml:space="preserve"> /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r w:rsidR="008F751A" w:rsidRPr="00FA362E" w14:paraId="01D87EE4" w14:textId="77777777" w:rsidTr="00DF641B">
        <w:trPr>
          <w:trHeight w:val="435"/>
          <w:jc w:val="center"/>
        </w:trPr>
        <w:tc>
          <w:tcPr>
            <w:tcW w:w="2540" w:type="dxa"/>
            <w:tcBorders>
              <w:top w:val="nil"/>
              <w:left w:val="nil"/>
              <w:bottom w:val="nil"/>
              <w:right w:val="nil"/>
            </w:tcBorders>
            <w:shd w:val="clear" w:color="auto" w:fill="auto"/>
            <w:vAlign w:val="center"/>
            <w:hideMark/>
          </w:tcPr>
          <w:p w14:paraId="6837467C" w14:textId="7413E491"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lastRenderedPageBreak/>
              <w:t>Vysoký krvný tlak</w:t>
            </w:r>
            <w:r w:rsidRPr="00FA362E">
              <w:rPr>
                <w:color w:val="000000"/>
                <w:szCs w:val="24"/>
                <w:lang w:val="sk-SK"/>
              </w:rPr>
              <w:t xml:space="preserve"> (</w:t>
            </w:r>
            <w:r>
              <w:rPr>
                <w:color w:val="000000"/>
                <w:szCs w:val="24"/>
                <w:lang w:val="en-US"/>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9803DA" w14:textId="18E9C02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33</w:t>
            </w:r>
            <w:r w:rsidRPr="00FA362E">
              <w:rPr>
                <w:rFonts w:ascii="Calibri" w:hAnsi="Calibri" w:cs="Calibri"/>
                <w:color w:val="000000"/>
                <w:szCs w:val="24"/>
                <w:lang w:val="sk-SK"/>
              </w:rPr>
              <w:t xml:space="preserve"> </w:t>
            </w:r>
          </w:p>
        </w:tc>
      </w:tr>
      <w:tr w:rsidR="008F751A" w:rsidRPr="00FA362E" w14:paraId="1DC487E8" w14:textId="77777777" w:rsidTr="00DF641B">
        <w:trPr>
          <w:trHeight w:val="435"/>
          <w:jc w:val="center"/>
        </w:trPr>
        <w:tc>
          <w:tcPr>
            <w:tcW w:w="2540" w:type="dxa"/>
            <w:tcBorders>
              <w:top w:val="nil"/>
              <w:left w:val="nil"/>
              <w:bottom w:val="nil"/>
              <w:right w:val="nil"/>
            </w:tcBorders>
            <w:shd w:val="clear" w:color="auto" w:fill="auto"/>
            <w:vAlign w:val="center"/>
            <w:hideMark/>
          </w:tcPr>
          <w:p w14:paraId="6988A93F" w14:textId="1AE80F7D"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t>Diabetes mellitus</w:t>
            </w:r>
            <w:r w:rsidRPr="00FA362E">
              <w:rPr>
                <w:color w:val="000000"/>
                <w:szCs w:val="24"/>
                <w:lang w:val="sk-SK"/>
              </w:rPr>
              <w:t xml:space="preserve"> (</w:t>
            </w:r>
            <w:r>
              <w:rPr>
                <w:color w:val="000000"/>
                <w:szCs w:val="24"/>
                <w:lang w:val="sk-SK"/>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AD1CD7A" w14:textId="1202CC5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21</w:t>
            </w:r>
            <w:r w:rsidRPr="00FA362E">
              <w:rPr>
                <w:rFonts w:ascii="Calibri" w:hAnsi="Calibri" w:cs="Calibri"/>
                <w:color w:val="000000"/>
                <w:szCs w:val="24"/>
                <w:lang w:val="sk-SK"/>
              </w:rPr>
              <w:t xml:space="preserve"> </w:t>
            </w:r>
          </w:p>
        </w:tc>
      </w:tr>
      <w:tr w:rsidR="008F751A" w:rsidRPr="00FA362E" w14:paraId="4A6335F2" w14:textId="77777777" w:rsidTr="00DF641B">
        <w:trPr>
          <w:trHeight w:val="435"/>
          <w:jc w:val="center"/>
        </w:trPr>
        <w:tc>
          <w:tcPr>
            <w:tcW w:w="2540" w:type="dxa"/>
            <w:tcBorders>
              <w:top w:val="nil"/>
              <w:left w:val="nil"/>
              <w:bottom w:val="nil"/>
              <w:right w:val="nil"/>
            </w:tcBorders>
            <w:shd w:val="clear" w:color="auto" w:fill="auto"/>
            <w:vAlign w:val="center"/>
            <w:hideMark/>
          </w:tcPr>
          <w:p w14:paraId="3C2980E2"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1F4237CB" w14:textId="676B05C7"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 xml:space="preserve">28 </w:t>
            </w:r>
            <w:r w:rsidRPr="00FA362E">
              <w:rPr>
                <w:rFonts w:ascii="Calibri" w:hAnsi="Calibri" w:cs="Calibri"/>
                <w:color w:val="000000"/>
                <w:szCs w:val="24"/>
                <w:lang w:val="sk-SK"/>
              </w:rPr>
              <w:t xml:space="preserve">±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bl>
    <w:p w14:paraId="5B195E87" w14:textId="3880CD4D" w:rsidR="008F751A" w:rsidRPr="00FA362E" w:rsidRDefault="008F751A" w:rsidP="008F751A">
      <w:pPr>
        <w:pStyle w:val="Popis"/>
        <w:rPr>
          <w:lang w:val="sk-SK"/>
        </w:rPr>
      </w:pPr>
      <w:bookmarkStart w:id="338" w:name="_Ref513967043"/>
      <w:bookmarkStart w:id="339" w:name="_Toc513981554"/>
      <w:r>
        <w:t xml:space="preserve">Tabuľka </w:t>
      </w:r>
      <w:r>
        <w:fldChar w:fldCharType="begin"/>
      </w:r>
      <w:r>
        <w:instrText xml:space="preserve"> SEQ Tabuľka \* ARABIC </w:instrText>
      </w:r>
      <w:r>
        <w:fldChar w:fldCharType="separate"/>
      </w:r>
      <w:r w:rsidR="00B85020">
        <w:rPr>
          <w:noProof/>
        </w:rPr>
        <w:t>15</w:t>
      </w:r>
      <w:r>
        <w:fldChar w:fldCharType="end"/>
      </w:r>
      <w:bookmarkEnd w:id="338"/>
      <w:r>
        <w:t xml:space="preserve">: </w:t>
      </w:r>
      <w:r w:rsidRPr="00FA362E">
        <w:rPr>
          <w:lang w:val="sk-SK"/>
        </w:rPr>
        <w:t xml:space="preserve">Charakteristiky meraných </w:t>
      </w:r>
      <w:r w:rsidR="00FB3EB8">
        <w:rPr>
          <w:lang w:val="sk-SK"/>
        </w:rPr>
        <w:t>ľudí po transplantácii srdca</w:t>
      </w:r>
      <w:r w:rsidRPr="00FA362E">
        <w:rPr>
          <w:lang w:val="sk-SK"/>
        </w:rPr>
        <w:t>.</w:t>
      </w:r>
      <w:bookmarkEnd w:id="339"/>
    </w:p>
    <w:p w14:paraId="4FED139E" w14:textId="77777777" w:rsidR="008F751A" w:rsidRDefault="008F751A" w:rsidP="00AE046D">
      <w:pPr>
        <w:tabs>
          <w:tab w:val="left" w:pos="7140"/>
        </w:tabs>
        <w:rPr>
          <w:lang w:val="sk-SK"/>
        </w:rPr>
      </w:pPr>
    </w:p>
    <w:p w14:paraId="40BE8CEF" w14:textId="3B5FE2B9" w:rsidR="00F722EA" w:rsidRDefault="00F722EA" w:rsidP="00AE046D">
      <w:pPr>
        <w:tabs>
          <w:tab w:val="left" w:pos="7140"/>
        </w:tabs>
        <w:rPr>
          <w:lang w:val="sk-SK"/>
        </w:rPr>
      </w:pPr>
      <w:r>
        <w:rPr>
          <w:lang w:val="sk-SK"/>
        </w:rPr>
        <w:t>Merané signály</w:t>
      </w:r>
      <w:r w:rsidR="001B1926">
        <w:rPr>
          <w:lang w:val="sk-SK"/>
        </w:rPr>
        <w:t xml:space="preserve"> </w:t>
      </w:r>
      <w:r>
        <w:rPr>
          <w:lang w:val="sk-SK"/>
        </w:rPr>
        <w:t>:</w:t>
      </w:r>
    </w:p>
    <w:p w14:paraId="57BE3B08" w14:textId="77777777" w:rsidR="00F722EA" w:rsidRDefault="00F722EA" w:rsidP="00F722EA">
      <w:pPr>
        <w:pStyle w:val="Odsekzoznamu"/>
        <w:numPr>
          <w:ilvl w:val="0"/>
          <w:numId w:val="39"/>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37EB754D" w14:textId="77777777" w:rsidR="00F722EA" w:rsidRDefault="00F722EA" w:rsidP="00F722EA">
      <w:pPr>
        <w:pStyle w:val="Odsekzoznamu"/>
        <w:numPr>
          <w:ilvl w:val="0"/>
          <w:numId w:val="39"/>
        </w:numPr>
        <w:rPr>
          <w:lang w:val="sk-SK"/>
        </w:rPr>
      </w:pPr>
      <w:r w:rsidRPr="00934FBD">
        <w:rPr>
          <w:lang w:val="sk-SK"/>
        </w:rPr>
        <w:t xml:space="preserve">12-zvodové EKG (ECG12, ISI BRNO, Czech Republic), </w:t>
      </w:r>
    </w:p>
    <w:p w14:paraId="5EFFEB2E" w14:textId="77777777" w:rsidR="00F722EA" w:rsidRDefault="00F722EA" w:rsidP="00F722EA">
      <w:pPr>
        <w:pStyle w:val="Odsekzoznamu"/>
        <w:numPr>
          <w:ilvl w:val="0"/>
          <w:numId w:val="39"/>
        </w:numPr>
        <w:rPr>
          <w:lang w:val="sk-SK"/>
        </w:rPr>
      </w:pPr>
      <w:r w:rsidRPr="00934FBD">
        <w:rPr>
          <w:lang w:val="sk-SK"/>
        </w:rPr>
        <w:t xml:space="preserve">kontinuálny arteriálny krvny tlak Penázovou metodou  (Finapres-2300, Ohmeda </w:t>
      </w:r>
      <w:r>
        <w:rPr>
          <w:lang w:val="sk-SK"/>
        </w:rPr>
        <w:t xml:space="preserve">Medical, Englewood, Co., USA) </w:t>
      </w:r>
    </w:p>
    <w:p w14:paraId="1AEE263F" w14:textId="77777777" w:rsidR="00F722EA" w:rsidRDefault="00F722EA" w:rsidP="00F722EA">
      <w:pPr>
        <w:pStyle w:val="Odsekzoznamu"/>
        <w:numPr>
          <w:ilvl w:val="0"/>
          <w:numId w:val="39"/>
        </w:numPr>
        <w:rPr>
          <w:lang w:val="sk-SK"/>
        </w:rPr>
      </w:pPr>
      <w:r w:rsidRPr="00934FBD">
        <w:rPr>
          <w:lang w:val="sk-SK"/>
        </w:rPr>
        <w:t>srdečné zvuky (PCG 1.0, ISI BRNO, Czech Republic)</w:t>
      </w:r>
    </w:p>
    <w:p w14:paraId="69BD86B9" w14:textId="44CEEECD" w:rsidR="00FB3EB8" w:rsidRDefault="00FB3EB8" w:rsidP="00F722EA">
      <w:pPr>
        <w:pStyle w:val="Odsekzoznamu"/>
        <w:numPr>
          <w:ilvl w:val="0"/>
          <w:numId w:val="39"/>
        </w:numPr>
        <w:rPr>
          <w:lang w:val="sk-SK"/>
        </w:rPr>
      </w:pPr>
      <w:r>
        <w:rPr>
          <w:lang w:val="sk-SK"/>
        </w:rPr>
        <w:t>termodilúčné meranie SV (</w:t>
      </w:r>
      <w:r>
        <w:t>7F Swan-Ganz thermodilution catheter - model 131HF7, Baxter Healthcare Corporation, Irvine, CA, USA)</w:t>
      </w:r>
    </w:p>
    <w:p w14:paraId="5C96F0CD" w14:textId="6BE5D05C" w:rsidR="00F722EA" w:rsidRDefault="00F722EA" w:rsidP="00F722EA">
      <w:pPr>
        <w:pStyle w:val="Odsekzoznamu"/>
        <w:numPr>
          <w:ilvl w:val="0"/>
          <w:numId w:val="39"/>
        </w:numPr>
        <w:rPr>
          <w:lang w:val="sk-SK"/>
        </w:rPr>
      </w:pPr>
      <w:r>
        <w:rPr>
          <w:lang w:val="sk-SK"/>
        </w:rPr>
        <w:t xml:space="preserve">Echokardiografiou bol vo vybrané momenty </w:t>
      </w:r>
      <w:r w:rsidR="001B1926">
        <w:rPr>
          <w:lang w:val="sk-SK"/>
        </w:rPr>
        <w:t>zmeraný tepový objem</w:t>
      </w:r>
    </w:p>
    <w:p w14:paraId="2E7EF65E" w14:textId="77777777" w:rsidR="00F722EA" w:rsidRDefault="00F722EA" w:rsidP="00AE046D">
      <w:pPr>
        <w:tabs>
          <w:tab w:val="left" w:pos="7140"/>
        </w:tabs>
        <w:rPr>
          <w:lang w:val="sk-SK"/>
        </w:rPr>
      </w:pPr>
    </w:p>
    <w:p w14:paraId="4639548A" w14:textId="0315BC1C" w:rsidR="001B1926" w:rsidRPr="00FA362E" w:rsidRDefault="001B1926" w:rsidP="00AE046D">
      <w:pPr>
        <w:tabs>
          <w:tab w:val="left" w:pos="7140"/>
        </w:tabs>
        <w:rPr>
          <w:lang w:val="sk-SK"/>
        </w:rPr>
      </w:pPr>
      <w:r w:rsidRPr="00FA362E">
        <w:rPr>
          <w:lang w:val="sk-SK"/>
        </w:rPr>
        <w:t xml:space="preserve">Meranie echokardiografie bolo </w:t>
      </w:r>
      <w:ins w:id="340" w:author="Pavel Jurak" w:date="2018-06-01T11:51:00Z">
        <w:r w:rsidR="00D04260">
          <w:rPr>
            <w:lang w:val="sk-SK"/>
          </w:rPr>
          <w:t>koordinované a</w:t>
        </w:r>
      </w:ins>
      <w:ins w:id="341" w:author="Pavel Jurak" w:date="2018-06-01T14:59:00Z">
        <w:r w:rsidR="003D6135">
          <w:rPr>
            <w:lang w:val="sk-SK"/>
          </w:rPr>
          <w:t> </w:t>
        </w:r>
      </w:ins>
      <w:ins w:id="342" w:author="Pavel Jurak" w:date="2018-06-01T11:51:00Z">
        <w:r w:rsidR="00D04260">
          <w:rPr>
            <w:lang w:val="sk-SK"/>
          </w:rPr>
          <w:t>realizované</w:t>
        </w:r>
      </w:ins>
      <w:ins w:id="343" w:author="Pavel Jurak" w:date="2018-06-01T14:59:00Z">
        <w:r w:rsidR="003D6135">
          <w:rPr>
            <w:lang w:val="sk-SK"/>
          </w:rPr>
          <w:t xml:space="preserve"> týmem z FNUSA, pod vedením </w:t>
        </w:r>
      </w:ins>
      <w:del w:id="344" w:author="Pavel Jurak" w:date="2018-06-01T11:51:00Z">
        <w:r w:rsidRPr="00FA362E" w:rsidDel="00D04260">
          <w:rPr>
            <w:highlight w:val="yellow"/>
            <w:lang w:val="sk-SK"/>
          </w:rPr>
          <w:delText>vykonané</w:delText>
        </w:r>
      </w:del>
      <w:r w:rsidRPr="00FA362E">
        <w:rPr>
          <w:highlight w:val="yellow"/>
          <w:lang w:val="sk-SK"/>
        </w:rPr>
        <w:t xml:space="preserve"> profesorom Meluzínom</w:t>
      </w:r>
      <w:r w:rsidRPr="00FA362E">
        <w:rPr>
          <w:lang w:val="sk-SK"/>
        </w:rPr>
        <w:t xml:space="preserve">, </w:t>
      </w:r>
      <w:del w:id="345" w:author="Pavel Jurak" w:date="2018-06-01T15:00:00Z">
        <w:r w:rsidRPr="00FA362E" w:rsidDel="003D6135">
          <w:rPr>
            <w:lang w:val="sk-SK"/>
          </w:rPr>
          <w:delText xml:space="preserve">ktorý </w:delText>
        </w:r>
        <w:r w:rsidDel="003D6135">
          <w:rPr>
            <w:lang w:val="sk-SK"/>
          </w:rPr>
          <w:delText>sa dlhodobo venuje výskumu v oblasti kardiológie</w:delText>
        </w:r>
      </w:del>
      <w:r w:rsidRPr="00FA362E">
        <w:rPr>
          <w:lang w:val="sk-SK"/>
        </w:rPr>
        <w:t>. Jeho odbornosť garantuje presnosť v nameraných hodnotách SV z echokardiografie.</w:t>
      </w:r>
      <w:r w:rsidR="00FB3EB8">
        <w:rPr>
          <w:lang w:val="sk-SK"/>
        </w:rPr>
        <w:t xml:space="preserve"> </w:t>
      </w:r>
      <w:commentRangeStart w:id="346"/>
      <w:r w:rsidR="00FB3EB8">
        <w:rPr>
          <w:lang w:val="sk-SK"/>
        </w:rPr>
        <w:t>Termodilúčne meranie nebolo v tejto práci spracované.</w:t>
      </w:r>
      <w:commentRangeEnd w:id="346"/>
      <w:r w:rsidR="00D04260">
        <w:rPr>
          <w:rStyle w:val="Odkaznakomentr"/>
        </w:rPr>
        <w:commentReference w:id="346"/>
      </w:r>
    </w:p>
    <w:p w14:paraId="245DC3C7" w14:textId="6A7741F2" w:rsidR="00AE046D" w:rsidRDefault="001B1926" w:rsidP="001B1926">
      <w:pPr>
        <w:pStyle w:val="Nadpis3"/>
        <w:rPr>
          <w:lang w:val="sk-SK"/>
        </w:rPr>
      </w:pPr>
      <w:bookmarkStart w:id="347" w:name="_Toc513981497"/>
      <w:r>
        <w:rPr>
          <w:lang w:val="sk-SK"/>
        </w:rPr>
        <w:t>Protokol</w:t>
      </w:r>
      <w:bookmarkEnd w:id="347"/>
    </w:p>
    <w:p w14:paraId="7C29C9BC" w14:textId="77777777" w:rsidR="001B1926" w:rsidRDefault="001B1926" w:rsidP="001B1926">
      <w:pPr>
        <w:rPr>
          <w:lang w:val="sk-SK"/>
        </w:rPr>
      </w:pPr>
    </w:p>
    <w:p w14:paraId="6E6E4A02" w14:textId="41B69BB5" w:rsidR="001B1926" w:rsidRDefault="001B1926" w:rsidP="001B1926">
      <w:pPr>
        <w:rPr>
          <w:lang w:val="sk-SK"/>
        </w:rPr>
      </w:pPr>
      <w:r w:rsidRPr="00FA362E">
        <w:rPr>
          <w:lang w:val="sk-SK"/>
        </w:rPr>
        <w:t>SV bol spočíta</w:t>
      </w:r>
      <w:r>
        <w:rPr>
          <w:lang w:val="sk-SK"/>
        </w:rPr>
        <w:t>ný kontinuálne</w:t>
      </w:r>
      <w:r w:rsidRPr="00FA362E">
        <w:rPr>
          <w:lang w:val="sk-SK"/>
        </w:rPr>
        <w:t xml:space="preserve"> a to pri týchto podmienkach:</w:t>
      </w:r>
    </w:p>
    <w:p w14:paraId="158049CB" w14:textId="77777777" w:rsidR="001B1926" w:rsidRPr="001B1926" w:rsidRDefault="001B1926" w:rsidP="001B1926">
      <w:pPr>
        <w:rPr>
          <w:lang w:val="sk-SK"/>
        </w:rPr>
      </w:pPr>
    </w:p>
    <w:p w14:paraId="3C2C69A8" w14:textId="77777777" w:rsidR="00AE046D" w:rsidRPr="00FA362E" w:rsidRDefault="00AE046D" w:rsidP="00AE046D">
      <w:pPr>
        <w:pStyle w:val="Odsekzoznamu"/>
        <w:numPr>
          <w:ilvl w:val="0"/>
          <w:numId w:val="16"/>
        </w:numPr>
        <w:tabs>
          <w:tab w:val="left" w:pos="7140"/>
        </w:tabs>
        <w:rPr>
          <w:lang w:val="sk-SK"/>
        </w:rPr>
      </w:pPr>
      <w:r w:rsidRPr="00FA362E">
        <w:rPr>
          <w:lang w:val="sk-SK"/>
        </w:rPr>
        <w:t>pacient nehybne leží na lôžku a má nohy vodorovne</w:t>
      </w:r>
    </w:p>
    <w:p w14:paraId="0EDE2CFF" w14:textId="77777777" w:rsidR="00AE046D" w:rsidRPr="00FA362E" w:rsidRDefault="00AE046D" w:rsidP="00AE046D">
      <w:pPr>
        <w:pStyle w:val="Odsekzoznamu"/>
        <w:numPr>
          <w:ilvl w:val="0"/>
          <w:numId w:val="14"/>
        </w:numPr>
        <w:tabs>
          <w:tab w:val="left" w:pos="7140"/>
        </w:tabs>
        <w:rPr>
          <w:lang w:val="sk-SK"/>
        </w:rPr>
      </w:pPr>
      <w:r w:rsidRPr="00FA362E">
        <w:rPr>
          <w:lang w:val="sk-SK"/>
        </w:rPr>
        <w:t>pacient nehybne leží na lôžku a má zdvihnuté nohy</w:t>
      </w:r>
    </w:p>
    <w:p w14:paraId="7C70F9BE" w14:textId="77777777" w:rsidR="00AE046D" w:rsidRPr="00FA362E" w:rsidRDefault="00AE046D" w:rsidP="00AE046D">
      <w:pPr>
        <w:pStyle w:val="Odsekzoznamu"/>
        <w:numPr>
          <w:ilvl w:val="0"/>
          <w:numId w:val="14"/>
        </w:numPr>
        <w:tabs>
          <w:tab w:val="left" w:pos="7140"/>
        </w:tabs>
        <w:rPr>
          <w:lang w:val="sk-SK"/>
        </w:rPr>
      </w:pPr>
      <w:r w:rsidRPr="00FA362E">
        <w:rPr>
          <w:lang w:val="sk-SK"/>
        </w:rPr>
        <w:t>pacient šľape na horizontálnom rotopede s počiatočnou záťažou 25W ( trvanie záťaže 2 minúty), SV sa meria každých 20 sekúnd</w:t>
      </w:r>
    </w:p>
    <w:p w14:paraId="1529D654" w14:textId="77777777" w:rsidR="00AE046D" w:rsidRPr="00FA362E" w:rsidRDefault="00AE046D" w:rsidP="00AE046D">
      <w:pPr>
        <w:pStyle w:val="Odsekzoznamu"/>
        <w:numPr>
          <w:ilvl w:val="0"/>
          <w:numId w:val="14"/>
        </w:numPr>
        <w:tabs>
          <w:tab w:val="left" w:pos="7140"/>
        </w:tabs>
        <w:rPr>
          <w:lang w:val="sk-SK"/>
        </w:rPr>
      </w:pPr>
      <w:r w:rsidRPr="00FA362E">
        <w:rPr>
          <w:lang w:val="sk-SK"/>
        </w:rPr>
        <w:t xml:space="preserve">záťaž na rotopede sa skokovo zvyšuje na 50W ( trvanie záťaže 2 minúty), SV sa meria každých 20 sekúnd </w:t>
      </w:r>
    </w:p>
    <w:p w14:paraId="01100200" w14:textId="77777777" w:rsidR="00AE046D" w:rsidRPr="00FA362E" w:rsidRDefault="00AE046D" w:rsidP="00AE046D">
      <w:pPr>
        <w:pStyle w:val="Odsekzoznamu"/>
        <w:numPr>
          <w:ilvl w:val="0"/>
          <w:numId w:val="14"/>
        </w:numPr>
        <w:tabs>
          <w:tab w:val="left" w:pos="7140"/>
        </w:tabs>
        <w:rPr>
          <w:lang w:val="sk-SK"/>
        </w:rPr>
      </w:pPr>
      <w:r w:rsidRPr="00FA362E">
        <w:rPr>
          <w:lang w:val="sk-SK"/>
        </w:rPr>
        <w:lastRenderedPageBreak/>
        <w:t xml:space="preserve">po ukončení záťaže pacient opäť odpočíva na lôžku, </w:t>
      </w:r>
      <w:commentRangeStart w:id="348"/>
      <w:r w:rsidRPr="00FA362E">
        <w:rPr>
          <w:lang w:val="sk-SK"/>
        </w:rPr>
        <w:t>SV sa počíta každú minútu</w:t>
      </w:r>
      <w:commentRangeEnd w:id="348"/>
      <w:r w:rsidRPr="00FA362E">
        <w:rPr>
          <w:rStyle w:val="Odkaznakomentr"/>
          <w:lang w:val="sk-SK"/>
        </w:rPr>
        <w:commentReference w:id="348"/>
      </w:r>
      <w:r w:rsidRPr="00FA362E">
        <w:rPr>
          <w:lang w:val="sk-SK"/>
        </w:rPr>
        <w:t xml:space="preserve"> (celkovo 7 minút)</w:t>
      </w:r>
    </w:p>
    <w:p w14:paraId="05483BC0" w14:textId="77777777" w:rsidR="00AE046D" w:rsidRDefault="00AE046D" w:rsidP="00CE547F">
      <w:pPr>
        <w:rPr>
          <w:lang w:val="sk-SK"/>
        </w:rPr>
      </w:pPr>
    </w:p>
    <w:p w14:paraId="2FD685D6" w14:textId="471BE05B" w:rsidR="00AE046D" w:rsidRPr="00FA362E" w:rsidRDefault="00EE6ED3" w:rsidP="00CE547F">
      <w:pPr>
        <w:rPr>
          <w:lang w:val="sk-SK"/>
        </w:rPr>
      </w:pPr>
      <w:r>
        <w:rPr>
          <w:lang w:val="sk-SK"/>
        </w:rPr>
        <w:t xml:space="preserve">Na konci každej z týchto fáz bolo výkonané meranie SV </w:t>
      </w:r>
      <w:commentRangeStart w:id="349"/>
      <w:r>
        <w:rPr>
          <w:lang w:val="sk-SK"/>
        </w:rPr>
        <w:t>echokardiografiou</w:t>
      </w:r>
      <w:commentRangeEnd w:id="349"/>
      <w:r w:rsidR="00446E2E">
        <w:rPr>
          <w:rStyle w:val="Odkaznakomentr"/>
        </w:rPr>
        <w:commentReference w:id="349"/>
      </w:r>
      <w:r>
        <w:rPr>
          <w:lang w:val="sk-SK"/>
        </w:rPr>
        <w:t>.</w:t>
      </w:r>
      <w:ins w:id="350" w:author="Pavel Jurak" w:date="2018-06-01T11:53:00Z">
        <w:r w:rsidR="00446E2E">
          <w:rPr>
            <w:lang w:val="sk-SK"/>
          </w:rPr>
          <w:t xml:space="preserve"> </w:t>
        </w:r>
      </w:ins>
    </w:p>
    <w:p w14:paraId="5AC2421B" w14:textId="77777777" w:rsidR="00EE6ED3" w:rsidRDefault="00EE6ED3" w:rsidP="00EE6ED3">
      <w:pPr>
        <w:pStyle w:val="Nadpis2"/>
        <w:numPr>
          <w:ilvl w:val="0"/>
          <w:numId w:val="0"/>
        </w:numPr>
        <w:ind w:left="850"/>
        <w:rPr>
          <w:lang w:val="sk-SK"/>
        </w:rPr>
      </w:pPr>
      <w:bookmarkStart w:id="351" w:name="_Toc510268159"/>
    </w:p>
    <w:p w14:paraId="179525E8" w14:textId="446760EF" w:rsidR="00CE547F" w:rsidRPr="00FA362E" w:rsidRDefault="00CE547F" w:rsidP="00EE6ED3">
      <w:pPr>
        <w:pStyle w:val="Nadpis2"/>
        <w:numPr>
          <w:ilvl w:val="0"/>
          <w:numId w:val="0"/>
        </w:numPr>
        <w:ind w:left="850"/>
        <w:rPr>
          <w:lang w:val="sk-SK"/>
        </w:rPr>
      </w:pPr>
      <w:bookmarkStart w:id="352" w:name="_Toc513981498"/>
      <w:del w:id="353" w:author="Pavel Jurak" w:date="2018-06-01T12:35:00Z">
        <w:r w:rsidRPr="00FA362E" w:rsidDel="002B0005">
          <w:rPr>
            <w:lang w:val="sk-SK"/>
          </w:rPr>
          <w:delText xml:space="preserve">Nová metóda na </w:delText>
        </w:r>
      </w:del>
      <w:ins w:id="354" w:author="Pavel Jurak" w:date="2018-06-01T12:35:00Z">
        <w:r w:rsidR="002B0005">
          <w:rPr>
            <w:lang w:val="sk-SK"/>
          </w:rPr>
          <w:t>V</w:t>
        </w:r>
      </w:ins>
      <w:del w:id="355" w:author="Pavel Jurak" w:date="2018-06-01T12:35:00Z">
        <w:r w:rsidRPr="00FA362E" w:rsidDel="002B0005">
          <w:rPr>
            <w:lang w:val="sk-SK"/>
          </w:rPr>
          <w:delText>v</w:delText>
        </w:r>
      </w:del>
      <w:r w:rsidRPr="00FA362E">
        <w:rPr>
          <w:lang w:val="sk-SK"/>
        </w:rPr>
        <w:t xml:space="preserve">ýpočet srdečného výdaja z impedancie </w:t>
      </w:r>
      <w:commentRangeStart w:id="356"/>
      <w:commentRangeStart w:id="357"/>
      <w:r w:rsidRPr="00FA362E">
        <w:rPr>
          <w:lang w:val="sk-SK"/>
        </w:rPr>
        <w:t>krku</w:t>
      </w:r>
      <w:bookmarkEnd w:id="351"/>
      <w:commentRangeEnd w:id="356"/>
      <w:r w:rsidRPr="00FA362E">
        <w:rPr>
          <w:rStyle w:val="Odkaznakomentr"/>
          <w:b w:val="0"/>
          <w:bCs w:val="0"/>
          <w:lang w:val="sk-SK"/>
        </w:rPr>
        <w:commentReference w:id="356"/>
      </w:r>
      <w:commentRangeEnd w:id="357"/>
      <w:r w:rsidRPr="00FA362E">
        <w:rPr>
          <w:rStyle w:val="Odkaznakomentr"/>
          <w:b w:val="0"/>
          <w:bCs w:val="0"/>
          <w:lang w:val="sk-SK"/>
        </w:rPr>
        <w:commentReference w:id="357"/>
      </w:r>
      <w:bookmarkEnd w:id="352"/>
    </w:p>
    <w:p w14:paraId="4FDBFD23" w14:textId="77777777" w:rsidR="00CE547F" w:rsidRPr="00FA362E" w:rsidRDefault="00CE547F" w:rsidP="00CE547F">
      <w:pPr>
        <w:rPr>
          <w:lang w:val="sk-SK"/>
        </w:rPr>
      </w:pPr>
    </w:p>
    <w:p w14:paraId="458B08F9" w14:textId="50B26BF0" w:rsidR="00CE547F" w:rsidRPr="00FA362E" w:rsidRDefault="00CE547F" w:rsidP="00CE547F">
      <w:pPr>
        <w:rPr>
          <w:lang w:val="sk-SK"/>
        </w:rPr>
      </w:pPr>
      <w:r w:rsidRPr="00FA362E">
        <w:rPr>
          <w:lang w:val="sk-SK"/>
        </w:rPr>
        <w:t xml:space="preserve">Na meranie srdečného výdaja sa tradične používa impedancia hrudníka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Meranie srdečného výdaja pomocou impedance hrudníka je však ovplyvnené mimo iných aj dýchaním, žilným návratom, aktivitou dýchacích svalov ale aj zmenou geometrie hrudníka. Predstavená bola už aj nová metóda, ktorá používa na odhad srdečného výdaja impedanciu ruky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Vychádza z predpokladu, že impedancia ruky nieje ovplyvňená plnením pľuc vzduchom a zmenou geometrie ruky počas dýchania. Bolo ukázané že meranie SV a CO pomocou impedancie ruky je porovnateľné s meraním SV a CO pomocou MRI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Pri štatistickom spracovaní bioimpedančných parametrov </w:t>
      </w:r>
      <w:r w:rsidRPr="00FA362E">
        <w:rPr>
          <w:highlight w:val="yellow"/>
          <w:lang w:val="sk-SK"/>
        </w:rPr>
        <w:t xml:space="preserve">sme </w:t>
      </w:r>
      <w:r w:rsidR="005328F0">
        <w:rPr>
          <w:lang w:val="sk-SK"/>
        </w:rPr>
        <w:t>zistili</w:t>
      </w:r>
      <w:r w:rsidRPr="00FA362E">
        <w:rPr>
          <w:lang w:val="sk-SK"/>
        </w:rPr>
        <w:t>, že bioimpedančné parametre na rôznych miestach tela vykazujú podobné chovanie. Dosahujú podobných hodnôt, podobného rozptylu hodnôt počas merania, ale aj podobne reagujú na excitáciu kardiovaskulárneho systému dýchaním. Pre meranie SV</w:t>
      </w:r>
      <w:r w:rsidR="005328F0">
        <w:rPr>
          <w:lang w:val="sk-SK"/>
        </w:rPr>
        <w:t xml:space="preserve"> pomocou impedancie</w:t>
      </w:r>
      <w:r w:rsidRPr="00FA362E">
        <w:rPr>
          <w:lang w:val="sk-SK"/>
        </w:rPr>
        <w:t xml:space="preserve"> </w:t>
      </w:r>
      <w:r w:rsidRPr="00FA362E">
        <w:rPr>
          <w:highlight w:val="yellow"/>
          <w:lang w:val="sk-SK"/>
        </w:rPr>
        <w:t>sme si vybrali</w:t>
      </w:r>
      <w:r w:rsidRPr="00FA362E">
        <w:rPr>
          <w:lang w:val="sk-SK"/>
        </w:rPr>
        <w:t xml:space="preserve"> impedanciu krku</w:t>
      </w:r>
      <w:r w:rsidR="005328F0">
        <w:rPr>
          <w:lang w:val="sk-SK"/>
        </w:rPr>
        <w:t xml:space="preserve">, pretože </w:t>
      </w:r>
      <w:r w:rsidRPr="00FA362E">
        <w:rPr>
          <w:lang w:val="sk-SK"/>
        </w:rPr>
        <w:t xml:space="preserve">nie je ovplyvnená zmenami v dôsledku dýchania. Zmeny impedancie v priebehu srdečného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z nového Bernstainoveho modelu pre výpočet SV z impedancie dosahuje pre hrudník (kanál 3) priemernú hodnotu 0.28 </w:t>
      </w:r>
      <m:oMath>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w:r w:rsidRPr="00FA362E">
        <w:rPr>
          <w:lang w:val="sk-SK"/>
        </w:rPr>
        <w:t xml:space="preserve">ako uvádza </w:t>
      </w:r>
      <w:r w:rsidR="005328F0">
        <w:rPr>
          <w:lang w:val="sk-SK"/>
        </w:rPr>
        <w:fldChar w:fldCharType="begin"/>
      </w:r>
      <w:r w:rsidR="005328F0">
        <w:rPr>
          <w:lang w:val="sk-SK"/>
        </w:rPr>
        <w:instrText xml:space="preserve"> REF _Ref513894977 \h </w:instrText>
      </w:r>
      <w:r w:rsidR="005328F0">
        <w:rPr>
          <w:lang w:val="sk-SK"/>
        </w:rPr>
      </w:r>
      <w:r w:rsidR="005328F0">
        <w:rPr>
          <w:lang w:val="sk-SK"/>
        </w:rPr>
        <w:fldChar w:fldCharType="separate"/>
      </w:r>
      <w:r w:rsidR="00B85020">
        <w:t xml:space="preserve">Tabuľka </w:t>
      </w:r>
      <w:r w:rsidR="00B85020">
        <w:rPr>
          <w:noProof/>
        </w:rPr>
        <w:t>8</w:t>
      </w:r>
      <w:r w:rsidR="005328F0">
        <w:rPr>
          <w:lang w:val="sk-SK"/>
        </w:rPr>
        <w:fldChar w:fldCharType="end"/>
      </w:r>
      <w:r w:rsidRPr="00FA362E">
        <w:rPr>
          <w:lang w:val="sk-SK"/>
        </w:rPr>
        <w:t>. Podľa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pre Bernstainov model táto priemerná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spolu s priemernou dĺžku LVET intervalu 320ms pre osobu vážiacu 75kg určuje priemernú hodnotu srdečného výdaju 117,6 ml. Táto hodnota je vyššia ako priemerná hodnota SV uvádzaná v literatúre pre zdravú osobu bez fyzickej aktivity, ktorá by mala byť 60-100ml </w:t>
      </w:r>
      <w:r w:rsidRPr="00FA362E">
        <w:rPr>
          <w:lang w:val="sk-SK"/>
        </w:rPr>
        <w:lastRenderedPageBreak/>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xml:space="preserve">.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pre krk (kanál 1) dosahuje priemernú hodnotu 0,18. Výpočet SV z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takisto pre osobu vážiacu 75kg a priemernú hodnotu LVET intervalu 320ms udáva hodnotu 75ml. Táto hodnota je vo fyziologickom intervaly udávanom v literatúre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Navrhnutú novú metódu na stanovenie SV z bioimpedancie z impedancie krku sme porovnali s meraním SV pomocou echokardiografie.</w:t>
      </w:r>
    </w:p>
    <w:p w14:paraId="2D64162A" w14:textId="77777777" w:rsidR="00CE547F" w:rsidRPr="00FA362E" w:rsidRDefault="00CE547F" w:rsidP="00CE547F">
      <w:pPr>
        <w:rPr>
          <w:lang w:val="sk-SK"/>
        </w:rPr>
      </w:pPr>
    </w:p>
    <w:p w14:paraId="73B30580" w14:textId="77777777" w:rsidR="00CE547F" w:rsidRPr="00FA362E" w:rsidRDefault="00CE547F" w:rsidP="00CE547F">
      <w:pPr>
        <w:pStyle w:val="Nadpis3"/>
        <w:rPr>
          <w:lang w:val="sk-SK"/>
        </w:rPr>
      </w:pPr>
      <w:bookmarkStart w:id="358" w:name="_Toc510268161"/>
      <w:bookmarkStart w:id="359" w:name="_Toc513981499"/>
      <w:r w:rsidRPr="00FA362E">
        <w:rPr>
          <w:lang w:val="sk-SK"/>
        </w:rPr>
        <w:t>Štatistické vyhodnotenie simultánneho merania</w:t>
      </w:r>
      <w:bookmarkEnd w:id="358"/>
      <w:bookmarkEnd w:id="359"/>
    </w:p>
    <w:p w14:paraId="696EE50A" w14:textId="77777777" w:rsidR="00EE6ED3" w:rsidRDefault="00EE6ED3" w:rsidP="00CE547F">
      <w:pPr>
        <w:rPr>
          <w:lang w:val="sk-SK"/>
        </w:rPr>
      </w:pPr>
    </w:p>
    <w:p w14:paraId="2C4D0A11" w14:textId="77777777" w:rsidR="00EE6ED3" w:rsidRDefault="001B1926" w:rsidP="00CE547F">
      <w:pPr>
        <w:rPr>
          <w:lang w:val="sk-SK"/>
        </w:rPr>
      </w:pPr>
      <w:r>
        <w:rPr>
          <w:lang w:val="sk-SK"/>
        </w:rPr>
        <w:t xml:space="preserve">Pre štatistické spracovanie boli </w:t>
      </w:r>
      <w:r w:rsidR="00EE6ED3">
        <w:rPr>
          <w:lang w:val="sk-SK"/>
        </w:rPr>
        <w:t>vybrané fázy merania:</w:t>
      </w:r>
    </w:p>
    <w:p w14:paraId="7B6F98D2" w14:textId="0346BAC3" w:rsidR="00EE6ED3" w:rsidRDefault="00EE6ED3" w:rsidP="00EE6ED3">
      <w:pPr>
        <w:pStyle w:val="Odsekzoznamu"/>
        <w:numPr>
          <w:ilvl w:val="0"/>
          <w:numId w:val="40"/>
        </w:numPr>
        <w:rPr>
          <w:lang w:val="sk-SK"/>
        </w:rPr>
      </w:pPr>
      <w:r w:rsidRPr="00EE6ED3">
        <w:rPr>
          <w:lang w:val="sk-SK"/>
        </w:rPr>
        <w:t>pacient nehybne leží na lôžku a má nohy vodorovne</w:t>
      </w:r>
    </w:p>
    <w:p w14:paraId="1DB4E0EF" w14:textId="77777777" w:rsidR="00EE6ED3" w:rsidRPr="00446E2E" w:rsidRDefault="00EE6ED3" w:rsidP="00EE6ED3">
      <w:pPr>
        <w:pStyle w:val="Odsekzoznamu"/>
        <w:numPr>
          <w:ilvl w:val="0"/>
          <w:numId w:val="40"/>
        </w:numPr>
        <w:rPr>
          <w:highlight w:val="yellow"/>
          <w:lang w:val="sk-SK"/>
          <w:rPrChange w:id="360" w:author="Pavel Jurak" w:date="2018-06-01T12:00:00Z">
            <w:rPr>
              <w:lang w:val="sk-SK"/>
            </w:rPr>
          </w:rPrChange>
        </w:rPr>
      </w:pPr>
      <w:r w:rsidRPr="00EE6ED3">
        <w:rPr>
          <w:lang w:val="sk-SK"/>
        </w:rPr>
        <w:t xml:space="preserve">pacient šlapal vo vodorovnej polohe na rotopede so záťažou 25W. </w:t>
      </w:r>
      <w:r w:rsidRPr="00446E2E">
        <w:rPr>
          <w:highlight w:val="yellow"/>
          <w:lang w:val="sk-SK"/>
          <w:rPrChange w:id="361" w:author="Pavel Jurak" w:date="2018-06-01T12:00:00Z">
            <w:rPr>
              <w:lang w:val="sk-SK"/>
            </w:rPr>
          </w:rPrChange>
        </w:rPr>
        <w:t>Po 120s šlapania bolo vykonané druhé meranie.</w:t>
      </w:r>
    </w:p>
    <w:p w14:paraId="3684D86F" w14:textId="77777777" w:rsidR="00EE6ED3" w:rsidRPr="00EE6ED3" w:rsidRDefault="00EE6ED3" w:rsidP="00EE6ED3">
      <w:pPr>
        <w:pStyle w:val="Odsekzoznamu"/>
        <w:ind w:left="720"/>
        <w:rPr>
          <w:lang w:val="sk-SK"/>
        </w:rPr>
      </w:pPr>
    </w:p>
    <w:p w14:paraId="1286F88C" w14:textId="0BBC388F" w:rsidR="0064086A" w:rsidRDefault="00EE6ED3" w:rsidP="00CE547F">
      <w:pPr>
        <w:rPr>
          <w:lang w:val="sk-SK"/>
        </w:rPr>
      </w:pPr>
      <w:r w:rsidRPr="00FA362E">
        <w:rPr>
          <w:lang w:val="sk-SK"/>
        </w:rPr>
        <w:t xml:space="preserve"> </w:t>
      </w:r>
      <w:r>
        <w:rPr>
          <w:lang w:val="sk-SK"/>
        </w:rPr>
        <w:t>Zvyšné fázy merania boli z tejto analýzy vylúčen</w:t>
      </w:r>
      <w:r w:rsidR="0064086A">
        <w:rPr>
          <w:lang w:val="sk-SK"/>
        </w:rPr>
        <w:t>é pre nízku kvalitu signálu impedancie krku. Pri štatistickom spracovaní dát bo</w:t>
      </w:r>
      <w:ins w:id="362" w:author="Pavel Jurak" w:date="2018-06-01T11:55:00Z">
        <w:r w:rsidR="00446E2E">
          <w:rPr>
            <w:lang w:val="sk-SK"/>
          </w:rPr>
          <w:t>l</w:t>
        </w:r>
      </w:ins>
      <w:r w:rsidR="0064086A">
        <w:rPr>
          <w:lang w:val="sk-SK"/>
        </w:rPr>
        <w:t xml:space="preserve"> spočítaný </w:t>
      </w:r>
      <w:r w:rsidR="00CE547F" w:rsidRPr="00FA362E">
        <w:rPr>
          <w:lang w:val="sk-SK"/>
        </w:rPr>
        <w:t>Personov korelačný koeficient pre simultánne meranie SV echkardiografiou a bioimpedanciou z krku (kanál 1)</w:t>
      </w:r>
      <w:r w:rsidR="0064086A">
        <w:rPr>
          <w:lang w:val="sk-SK"/>
        </w:rPr>
        <w:t>.:</w:t>
      </w:r>
    </w:p>
    <w:p w14:paraId="2F0CA4FC" w14:textId="77777777" w:rsidR="0064086A" w:rsidRPr="0064086A" w:rsidRDefault="0064086A" w:rsidP="0064086A">
      <w:pPr>
        <w:pStyle w:val="Odsekzoznamu"/>
        <w:numPr>
          <w:ilvl w:val="0"/>
          <w:numId w:val="41"/>
        </w:numPr>
        <w:rPr>
          <w:lang w:val="sk-SK"/>
        </w:rPr>
      </w:pPr>
      <w:r w:rsidRPr="0064086A">
        <w:rPr>
          <w:lang w:val="sk-SK"/>
        </w:rPr>
        <w:t>Korelačný koeficient</w:t>
      </w:r>
      <w:r w:rsidR="00CE547F" w:rsidRPr="0064086A">
        <w:rPr>
          <w:lang w:val="sk-SK"/>
        </w:rPr>
        <w:t xml:space="preserve"> dosahoval hodnot</w:t>
      </w:r>
      <w:r w:rsidRPr="0064086A">
        <w:rPr>
          <w:lang w:val="sk-SK"/>
        </w:rPr>
        <w:t>u</w:t>
      </w:r>
      <w:r w:rsidR="00CE547F" w:rsidRPr="0064086A">
        <w:rPr>
          <w:lang w:val="sk-SK"/>
        </w:rPr>
        <w:t xml:space="preserve"> 0,55. </w:t>
      </w:r>
    </w:p>
    <w:p w14:paraId="201E480A" w14:textId="77777777" w:rsidR="0064086A" w:rsidRPr="0064086A" w:rsidRDefault="00CE547F" w:rsidP="0064086A">
      <w:pPr>
        <w:pStyle w:val="Odsekzoznamu"/>
        <w:numPr>
          <w:ilvl w:val="0"/>
          <w:numId w:val="41"/>
        </w:numPr>
        <w:rPr>
          <w:lang w:val="sk-SK"/>
        </w:rPr>
      </w:pPr>
      <w:r w:rsidRPr="0064086A">
        <w:rPr>
          <w:lang w:val="sk-SK"/>
        </w:rPr>
        <w:t xml:space="preserve">Regresná priamka má smernicu 0,44 a posun 31,18. </w:t>
      </w:r>
    </w:p>
    <w:p w14:paraId="564F8C1E" w14:textId="77777777" w:rsidR="0064086A" w:rsidRDefault="0064086A" w:rsidP="00CE547F">
      <w:pPr>
        <w:rPr>
          <w:lang w:val="sk-SK"/>
        </w:rPr>
      </w:pPr>
    </w:p>
    <w:p w14:paraId="761F69F3" w14:textId="44BE5F01" w:rsidR="00CE547F" w:rsidRPr="00FA362E" w:rsidRDefault="00CE547F" w:rsidP="00CE547F">
      <w:pPr>
        <w:rPr>
          <w:lang w:val="sk-SK"/>
        </w:rPr>
      </w:pPr>
      <w:r w:rsidRPr="00FA362E">
        <w:rPr>
          <w:lang w:val="sk-SK"/>
        </w:rPr>
        <w:t xml:space="preserve">Regresnú priamku a párové meranie zachytáva </w:t>
      </w:r>
      <w:r w:rsidRPr="00FA362E">
        <w:rPr>
          <w:lang w:val="sk-SK"/>
        </w:rPr>
        <w:fldChar w:fldCharType="begin"/>
      </w:r>
      <w:r w:rsidRPr="00FA362E">
        <w:rPr>
          <w:lang w:val="sk-SK"/>
        </w:rPr>
        <w:instrText xml:space="preserve"> REF _Ref509784538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17</w:t>
      </w:r>
      <w:r w:rsidRPr="00FA362E">
        <w:rPr>
          <w:lang w:val="sk-SK"/>
        </w:rPr>
        <w:fldChar w:fldCharType="end"/>
      </w:r>
      <w:r w:rsidRPr="00FA362E">
        <w:rPr>
          <w:lang w:val="sk-SK"/>
        </w:rPr>
        <w:t>.</w:t>
      </w:r>
    </w:p>
    <w:p w14:paraId="15D26C78" w14:textId="77777777" w:rsidR="00CE547F" w:rsidRPr="00FA362E" w:rsidRDefault="00CE547F" w:rsidP="00CE547F">
      <w:pPr>
        <w:jc w:val="center"/>
        <w:rPr>
          <w:lang w:val="sk-SK"/>
        </w:rPr>
      </w:pPr>
      <w:r w:rsidRPr="00FA362E">
        <w:rPr>
          <w:noProof/>
        </w:rPr>
        <w:lastRenderedPageBreak/>
        <w:drawing>
          <wp:inline distT="0" distB="0" distL="0" distR="0" wp14:anchorId="356706CF" wp14:editId="4C7D071E">
            <wp:extent cx="5328285" cy="4000500"/>
            <wp:effectExtent l="0" t="0" r="5715" b="0"/>
            <wp:docPr id="23" name="Obrázok 23" descr="echo_ka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o_kana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3C563444" w14:textId="4099A88B" w:rsidR="001337D3" w:rsidRPr="00FA362E" w:rsidRDefault="00CE547F" w:rsidP="001337D3">
      <w:pPr>
        <w:pStyle w:val="Popis"/>
        <w:spacing w:before="240"/>
        <w:rPr>
          <w:vanish/>
          <w:lang w:val="sk-SK"/>
          <w:specVanish/>
        </w:rPr>
      </w:pPr>
      <w:bookmarkStart w:id="363" w:name="_Ref509784538"/>
      <w:bookmarkStart w:id="364" w:name="_Toc51398153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17</w:t>
      </w:r>
      <w:r w:rsidR="00A53D98">
        <w:rPr>
          <w:lang w:val="sk-SK"/>
        </w:rPr>
        <w:fldChar w:fldCharType="end"/>
      </w:r>
      <w:bookmarkEnd w:id="363"/>
      <w:r w:rsidRPr="00FA362E">
        <w:rPr>
          <w:lang w:val="sk-SK"/>
        </w:rPr>
        <w:t xml:space="preserve">: </w:t>
      </w:r>
      <w:del w:id="365" w:author="Pavel Jurak" w:date="2018-06-01T12:37:00Z">
        <w:r w:rsidRPr="00FA362E" w:rsidDel="002B0005">
          <w:rPr>
            <w:lang w:val="sk-SK"/>
          </w:rPr>
          <w:delText xml:space="preserve">Výpočet </w:delText>
        </w:r>
      </w:del>
      <w:r w:rsidRPr="00FA362E">
        <w:rPr>
          <w:lang w:val="sk-SK"/>
        </w:rPr>
        <w:t xml:space="preserve">SV z impedancie krku a jeho porovnanie s meraním SV </w:t>
      </w:r>
      <w:commentRangeStart w:id="366"/>
      <w:r w:rsidRPr="00FA362E">
        <w:rPr>
          <w:lang w:val="sk-SK"/>
        </w:rPr>
        <w:t>echokardiografiou</w:t>
      </w:r>
      <w:commentRangeEnd w:id="366"/>
      <w:r w:rsidRPr="00FA362E">
        <w:rPr>
          <w:rStyle w:val="Odkaznakomentr"/>
          <w:rFonts w:eastAsia="Times New Roman" w:cs="Times New Roman"/>
          <w:spacing w:val="0"/>
          <w:lang w:val="sk-SK" w:eastAsia="cs-CZ" w:bidi="ar-SA"/>
        </w:rPr>
        <w:commentReference w:id="366"/>
      </w:r>
      <w:bookmarkEnd w:id="364"/>
      <w:r w:rsidR="001337D3" w:rsidRPr="001337D3">
        <w:rPr>
          <w:vanish/>
          <w:lang w:val="sk-SK"/>
          <w:specVanish/>
        </w:rPr>
        <w:t xml:space="preserve"> </w:t>
      </w:r>
    </w:p>
    <w:p w14:paraId="4497EE4B" w14:textId="50B3787A" w:rsidR="00CE547F" w:rsidRDefault="00CE547F" w:rsidP="00CE547F">
      <w:pPr>
        <w:pStyle w:val="Popis"/>
        <w:rPr>
          <w:lang w:val="sk-SK"/>
        </w:rPr>
      </w:pPr>
      <w:r w:rsidRPr="00FA362E">
        <w:rPr>
          <w:lang w:val="sk-SK"/>
        </w:rPr>
        <w:t>.</w:t>
      </w:r>
      <w:r w:rsidR="001337D3">
        <w:rPr>
          <w:lang w:val="sk-SK"/>
        </w:rPr>
        <w:t xml:space="preserve"> SV z krku bolo počítané použitím rovnice </w:t>
      </w:r>
      <w:r w:rsidR="001337D3" w:rsidRPr="00FA362E">
        <w:rPr>
          <w:lang w:val="sk-SK"/>
        </w:rPr>
        <w:t>(</w:t>
      </w:r>
      <w:r w:rsidR="001337D3" w:rsidRPr="00FA362E">
        <w:rPr>
          <w:lang w:val="sk-SK"/>
        </w:rPr>
        <w:fldChar w:fldCharType="begin"/>
      </w:r>
      <w:r w:rsidR="001337D3" w:rsidRPr="00FA362E">
        <w:rPr>
          <w:lang w:val="sk-SK"/>
        </w:rPr>
        <w:instrText xml:space="preserve"> REF Berstain_model_3 \h </w:instrText>
      </w:r>
      <w:r w:rsidR="001337D3" w:rsidRPr="00FA362E">
        <w:rPr>
          <w:lang w:val="sk-SK"/>
        </w:rPr>
      </w:r>
      <w:r w:rsidR="001337D3" w:rsidRPr="00FA362E">
        <w:rPr>
          <w:lang w:val="sk-SK"/>
        </w:rPr>
        <w:fldChar w:fldCharType="separate"/>
      </w:r>
      <w:r w:rsidR="00B85020">
        <w:rPr>
          <w:noProof/>
          <w:color w:val="000000"/>
          <w:lang w:val="sk-SK"/>
        </w:rPr>
        <w:t>37</w:t>
      </w:r>
      <w:r w:rsidR="001337D3" w:rsidRPr="00FA362E">
        <w:rPr>
          <w:lang w:val="sk-SK"/>
        </w:rPr>
        <w:fldChar w:fldCharType="end"/>
      </w:r>
      <w:r w:rsidR="001337D3" w:rsidRPr="00FA362E">
        <w:rPr>
          <w:lang w:val="sk-SK"/>
        </w:rPr>
        <w:t>)</w:t>
      </w:r>
      <w:r w:rsidR="001337D3">
        <w:rPr>
          <w:lang w:val="sk-SK"/>
        </w:rPr>
        <w:t>.</w:t>
      </w:r>
    </w:p>
    <w:p w14:paraId="403449FC" w14:textId="77777777" w:rsidR="00A53D98" w:rsidRDefault="00A53D98" w:rsidP="00A53D98">
      <w:pPr>
        <w:rPr>
          <w:lang w:val="sk-SK" w:eastAsia="en-US" w:bidi="en-US"/>
        </w:rPr>
      </w:pPr>
    </w:p>
    <w:p w14:paraId="09DE2ECB" w14:textId="77777777" w:rsidR="00A53D98" w:rsidRDefault="00A53D98" w:rsidP="00A53D98">
      <w:pPr>
        <w:rPr>
          <w:lang w:val="sk-SK"/>
        </w:rPr>
      </w:pPr>
      <w:r>
        <w:rPr>
          <w:lang w:val="sk-SK" w:eastAsia="en-US" w:bidi="en-US"/>
        </w:rPr>
        <w:t xml:space="preserve">Pre porovnanie </w:t>
      </w:r>
      <w:r>
        <w:rPr>
          <w:lang w:val="sk-SK" w:eastAsia="en-US" w:bidi="en-US"/>
        </w:rPr>
        <w:fldChar w:fldCharType="begin"/>
      </w:r>
      <w:r>
        <w:rPr>
          <w:lang w:val="sk-SK" w:eastAsia="en-US" w:bidi="en-US"/>
        </w:rPr>
        <w:instrText xml:space="preserve"> REF _Ref513923175 \h </w:instrText>
      </w:r>
      <w:r>
        <w:rPr>
          <w:lang w:val="sk-SK" w:eastAsia="en-US" w:bidi="en-US"/>
        </w:rPr>
      </w:r>
      <w:r>
        <w:rPr>
          <w:lang w:val="sk-SK" w:eastAsia="en-US" w:bidi="en-US"/>
        </w:rPr>
        <w:fldChar w:fldCharType="separate"/>
      </w:r>
      <w:r w:rsidR="00B85020">
        <w:t xml:space="preserve">Obrázok </w:t>
      </w:r>
      <w:r w:rsidR="00B85020">
        <w:rPr>
          <w:noProof/>
        </w:rPr>
        <w:t>3</w:t>
      </w:r>
      <w:r w:rsidR="00B85020">
        <w:t>.</w:t>
      </w:r>
      <w:r w:rsidR="00B85020">
        <w:rPr>
          <w:noProof/>
        </w:rPr>
        <w:t>18</w:t>
      </w:r>
      <w:r>
        <w:rPr>
          <w:lang w:val="sk-SK" w:eastAsia="en-US" w:bidi="en-US"/>
        </w:rPr>
        <w:fldChar w:fldCharType="end"/>
      </w:r>
      <w:r>
        <w:rPr>
          <w:lang w:val="sk-SK" w:eastAsia="en-US" w:bidi="en-US"/>
        </w:rPr>
        <w:t xml:space="preserve"> uvádza najčastejšie používanú metódu na meranie SV z impedancie a to výpočet SV z impedancie hrudníka </w:t>
      </w:r>
      <w:r>
        <w:rPr>
          <w:lang w:val="sk-SK"/>
        </w:rPr>
        <w:t>(kanál 3</w:t>
      </w:r>
      <w:r w:rsidRPr="00FA362E">
        <w:rPr>
          <w:lang w:val="sk-SK"/>
        </w:rPr>
        <w:t xml:space="preserve">) </w:t>
      </w:r>
      <w:r>
        <w:rPr>
          <w:lang w:val="sk-SK" w:eastAsia="en-US" w:bidi="en-US"/>
        </w:rPr>
        <w:t>a jej porovnanie s echokardiografiou:</w:t>
      </w:r>
      <w:r w:rsidRPr="00A53D98">
        <w:rPr>
          <w:lang w:val="sk-SK"/>
        </w:rPr>
        <w:t xml:space="preserve"> </w:t>
      </w:r>
    </w:p>
    <w:p w14:paraId="1E3B45E8" w14:textId="5CB677A0" w:rsidR="00A53D98" w:rsidRDefault="00A53D98" w:rsidP="00A53D98">
      <w:pPr>
        <w:pStyle w:val="Odsekzoznamu"/>
        <w:numPr>
          <w:ilvl w:val="0"/>
          <w:numId w:val="38"/>
        </w:numPr>
        <w:rPr>
          <w:lang w:val="sk-SK" w:eastAsia="en-US" w:bidi="en-US"/>
        </w:rPr>
      </w:pPr>
      <w:r w:rsidRPr="00A53D98">
        <w:rPr>
          <w:lang w:val="sk-SK"/>
        </w:rPr>
        <w:t xml:space="preserve">Korelačný koeficient týchto </w:t>
      </w:r>
      <w:r>
        <w:rPr>
          <w:lang w:val="sk-SK"/>
        </w:rPr>
        <w:t xml:space="preserve">meraní </w:t>
      </w:r>
      <w:r w:rsidRPr="00A53D98">
        <w:rPr>
          <w:lang w:val="sk-SK"/>
        </w:rPr>
        <w:t>dosahoval hodno</w:t>
      </w:r>
      <w:r>
        <w:rPr>
          <w:lang w:val="sk-SK"/>
        </w:rPr>
        <w:t>tu</w:t>
      </w:r>
      <w:r w:rsidRPr="00A53D98">
        <w:rPr>
          <w:lang w:val="sk-SK"/>
        </w:rPr>
        <w:t xml:space="preserve"> 0,</w:t>
      </w:r>
      <w:r>
        <w:rPr>
          <w:lang w:val="sk-SK"/>
        </w:rPr>
        <w:t>65</w:t>
      </w:r>
      <w:r w:rsidRPr="00A53D98">
        <w:rPr>
          <w:lang w:val="sk-SK"/>
        </w:rPr>
        <w:t xml:space="preserve">. </w:t>
      </w:r>
    </w:p>
    <w:p w14:paraId="310726CF" w14:textId="0C85BB84" w:rsidR="00A53D98" w:rsidRPr="00A53D98" w:rsidRDefault="00A53D98" w:rsidP="00A53D98">
      <w:pPr>
        <w:pStyle w:val="Odsekzoznamu"/>
        <w:numPr>
          <w:ilvl w:val="0"/>
          <w:numId w:val="38"/>
        </w:numPr>
        <w:rPr>
          <w:lang w:val="sk-SK" w:eastAsia="en-US" w:bidi="en-US"/>
        </w:rPr>
      </w:pPr>
      <w:r w:rsidRPr="00A53D98">
        <w:rPr>
          <w:lang w:val="sk-SK"/>
        </w:rPr>
        <w:t>Regresná priamka má smernicu 0,</w:t>
      </w:r>
      <w:r>
        <w:rPr>
          <w:lang w:val="sk-SK"/>
        </w:rPr>
        <w:t>74</w:t>
      </w:r>
      <w:r w:rsidRPr="00A53D98">
        <w:rPr>
          <w:lang w:val="sk-SK"/>
        </w:rPr>
        <w:t xml:space="preserve"> a posun </w:t>
      </w:r>
      <w:r>
        <w:rPr>
          <w:lang w:val="sk-SK"/>
        </w:rPr>
        <w:t>50,83</w:t>
      </w:r>
    </w:p>
    <w:p w14:paraId="139D7DA7" w14:textId="77777777" w:rsidR="00CE547F" w:rsidRDefault="00CE547F" w:rsidP="00CE547F">
      <w:pPr>
        <w:rPr>
          <w:lang w:val="sk-SK" w:eastAsia="en-US" w:bidi="en-US"/>
        </w:rPr>
      </w:pPr>
    </w:p>
    <w:p w14:paraId="047BE154" w14:textId="212E3EE4" w:rsidR="00014D4F" w:rsidRDefault="00544D5F" w:rsidP="00CE547F">
      <w:pPr>
        <w:rPr>
          <w:lang w:val="sk-SK" w:eastAsia="en-US" w:bidi="en-US"/>
        </w:rPr>
      </w:pPr>
      <w:r>
        <w:rPr>
          <w:lang w:val="sk-SK" w:eastAsia="en-US" w:bidi="en-US"/>
        </w:rPr>
        <w:lastRenderedPageBreak/>
        <w:pict w14:anchorId="062F856D">
          <v:shape id="_x0000_i1028" type="#_x0000_t75" style="width:420.4pt;height:315pt">
            <v:imagedata r:id="rId55" o:title="Z3_corr"/>
          </v:shape>
        </w:pict>
      </w:r>
    </w:p>
    <w:p w14:paraId="44DBC32C" w14:textId="5263C547" w:rsidR="00A53D98" w:rsidRPr="00FA362E" w:rsidRDefault="00A53D98" w:rsidP="00A53D98">
      <w:pPr>
        <w:pStyle w:val="Popis"/>
        <w:spacing w:before="240"/>
        <w:rPr>
          <w:vanish/>
          <w:lang w:val="sk-SK"/>
          <w:specVanish/>
        </w:rPr>
      </w:pPr>
      <w:bookmarkStart w:id="367" w:name="_Ref513923175"/>
      <w:bookmarkStart w:id="368" w:name="_Toc513981535"/>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18</w:t>
      </w:r>
      <w:r>
        <w:fldChar w:fldCharType="end"/>
      </w:r>
      <w:bookmarkEnd w:id="367"/>
      <w:r>
        <w:t xml:space="preserve">. </w:t>
      </w:r>
      <w:r w:rsidRPr="00FA362E">
        <w:rPr>
          <w:lang w:val="sk-SK"/>
        </w:rPr>
        <w:t xml:space="preserve">Výpočet SV z impedancie </w:t>
      </w:r>
      <w:r>
        <w:rPr>
          <w:lang w:val="sk-SK"/>
        </w:rPr>
        <w:t>hrudníka</w:t>
      </w:r>
      <w:r w:rsidRPr="00FA362E">
        <w:rPr>
          <w:lang w:val="sk-SK"/>
        </w:rPr>
        <w:t xml:space="preserve"> a jeho porovnanie s meraním SV </w:t>
      </w:r>
      <w:commentRangeStart w:id="369"/>
      <w:r w:rsidRPr="00FA362E">
        <w:rPr>
          <w:lang w:val="sk-SK"/>
        </w:rPr>
        <w:t>echokardiografiou</w:t>
      </w:r>
      <w:commentRangeEnd w:id="369"/>
      <w:r w:rsidRPr="00FA362E">
        <w:rPr>
          <w:rStyle w:val="Odkaznakomentr"/>
          <w:rFonts w:eastAsia="Times New Roman" w:cs="Times New Roman"/>
          <w:spacing w:val="0"/>
          <w:lang w:val="sk-SK" w:eastAsia="cs-CZ" w:bidi="ar-SA"/>
        </w:rPr>
        <w:commentReference w:id="369"/>
      </w:r>
      <w:bookmarkEnd w:id="368"/>
      <w:r w:rsidRPr="001337D3">
        <w:rPr>
          <w:vanish/>
          <w:lang w:val="sk-SK"/>
          <w:specVanish/>
        </w:rPr>
        <w:t xml:space="preserve"> </w:t>
      </w:r>
    </w:p>
    <w:p w14:paraId="3DDB3604" w14:textId="55AB49DE" w:rsidR="00A53D98" w:rsidRDefault="00A53D98" w:rsidP="00A53D98">
      <w:pPr>
        <w:pStyle w:val="Popis"/>
        <w:rPr>
          <w:lang w:val="sk-SK"/>
        </w:rPr>
      </w:pPr>
      <w:r w:rsidRPr="00FA362E">
        <w:rPr>
          <w:lang w:val="sk-SK"/>
        </w:rPr>
        <w:t>.</w:t>
      </w:r>
      <w:r>
        <w:rPr>
          <w:lang w:val="sk-SK"/>
        </w:rPr>
        <w:t xml:space="preserve"> SV z hrudníka bolo počítané použitím rovnice </w:t>
      </w:r>
      <w:r w:rsidRPr="00FA362E">
        <w:rPr>
          <w:lang w:val="sk-SK"/>
        </w:rPr>
        <w:t>(</w:t>
      </w:r>
      <w:commentRangeStart w:id="370"/>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commentRangeEnd w:id="370"/>
      <w:r w:rsidR="00446E2E">
        <w:rPr>
          <w:rStyle w:val="Odkaznakomentr"/>
          <w:rFonts w:eastAsia="Times New Roman" w:cs="Times New Roman"/>
          <w:spacing w:val="0"/>
          <w:lang w:val="cs-CZ" w:eastAsia="cs-CZ" w:bidi="ar-SA"/>
        </w:rPr>
        <w:commentReference w:id="370"/>
      </w:r>
      <w:r w:rsidRPr="00FA362E">
        <w:rPr>
          <w:lang w:val="sk-SK"/>
        </w:rPr>
        <w:t>)</w:t>
      </w:r>
      <w:r>
        <w:rPr>
          <w:lang w:val="sk-SK"/>
        </w:rPr>
        <w:t>.</w:t>
      </w:r>
    </w:p>
    <w:p w14:paraId="19E90B28" w14:textId="3ED8C33B" w:rsidR="00A53D98" w:rsidRPr="00FA362E" w:rsidRDefault="0064086A" w:rsidP="00A53D98">
      <w:pPr>
        <w:pStyle w:val="Popis"/>
        <w:rPr>
          <w:lang w:val="sk-SK"/>
        </w:rPr>
      </w:pPr>
      <w:r>
        <w:rPr>
          <w:lang w:val="sk-SK"/>
        </w:rPr>
        <w:t>Korelačný koeficient impedancie hrudníka s echokardiografiou je vyšši ako impedancie krku a </w:t>
      </w:r>
      <w:commentRangeStart w:id="371"/>
      <w:r>
        <w:rPr>
          <w:lang w:val="sk-SK"/>
        </w:rPr>
        <w:t>echokardiografie</w:t>
      </w:r>
      <w:commentRangeEnd w:id="371"/>
      <w:r w:rsidR="002B0005">
        <w:rPr>
          <w:rStyle w:val="Odkaznakomentr"/>
          <w:rFonts w:eastAsia="Times New Roman" w:cs="Times New Roman"/>
          <w:spacing w:val="0"/>
          <w:lang w:val="cs-CZ" w:eastAsia="cs-CZ" w:bidi="ar-SA"/>
        </w:rPr>
        <w:commentReference w:id="371"/>
      </w:r>
      <w:r>
        <w:rPr>
          <w:lang w:val="sk-SK"/>
        </w:rPr>
        <w:t>.</w:t>
      </w:r>
    </w:p>
    <w:p w14:paraId="1BEA314F" w14:textId="77777777" w:rsidR="00CE547F" w:rsidRPr="00FA362E" w:rsidRDefault="00CE547F" w:rsidP="00CE547F">
      <w:pPr>
        <w:pStyle w:val="Nadpis3"/>
        <w:rPr>
          <w:lang w:val="sk-SK"/>
        </w:rPr>
      </w:pPr>
      <w:bookmarkStart w:id="372" w:name="_Toc513981500"/>
      <w:r w:rsidRPr="00FA362E">
        <w:rPr>
          <w:lang w:val="sk-SK"/>
        </w:rPr>
        <w:t>Bland Altmanova štatistická analýza</w:t>
      </w:r>
      <w:bookmarkEnd w:id="372"/>
    </w:p>
    <w:p w14:paraId="02725BAD" w14:textId="77777777" w:rsidR="00CE547F" w:rsidRPr="00FA362E" w:rsidRDefault="00CE547F" w:rsidP="00CE547F">
      <w:pPr>
        <w:rPr>
          <w:lang w:val="sk-SK"/>
        </w:rPr>
      </w:pPr>
    </w:p>
    <w:p w14:paraId="700B09A5" w14:textId="33CEB34A" w:rsidR="00CE547F" w:rsidRPr="00FA362E" w:rsidRDefault="00CE547F" w:rsidP="00CE547F">
      <w:pPr>
        <w:rPr>
          <w:lang w:val="sk-SK"/>
        </w:rPr>
      </w:pPr>
      <w:r w:rsidRPr="00FA362E">
        <w:rPr>
          <w:lang w:val="sk-SK"/>
        </w:rPr>
        <w:t xml:space="preserve">Častou metódou na vyšetrenie zavislosti dvoch náhodných veličín je korelačná analýza. Jeden z príkladou použitia je výpočet Pearsonovho korelačného koeficientu. Hodnota korelačného koeficientu udáva  silu lineárnej väzby medzi dvoma náhodnými veličinami. Spolu s korelačnou analýzou sa zvykne používať aj lineárna regresia. Linárnu regresiu má zmysel počítať iba ak p-hodnota korelačného koeficientu je štatisticky významná. Korelačná analýza však vyšetruje lineárny vzťah medzi dvoma veličinami, </w:t>
      </w:r>
      <w:r w:rsidRPr="00114030">
        <w:rPr>
          <w:highlight w:val="yellow"/>
          <w:lang w:val="sk-SK"/>
          <w:rPrChange w:id="373" w:author="Pavel Jurak" w:date="2018-06-01T12:39:00Z">
            <w:rPr>
              <w:lang w:val="sk-SK"/>
            </w:rPr>
          </w:rPrChange>
        </w:rPr>
        <w:t xml:space="preserve">ale nie ich </w:t>
      </w:r>
      <w:commentRangeStart w:id="374"/>
      <w:r w:rsidRPr="00114030">
        <w:rPr>
          <w:highlight w:val="yellow"/>
          <w:lang w:val="sk-SK"/>
          <w:rPrChange w:id="375" w:author="Pavel Jurak" w:date="2018-06-01T12:39:00Z">
            <w:rPr>
              <w:lang w:val="sk-SK"/>
            </w:rPr>
          </w:rPrChange>
        </w:rPr>
        <w:t>zhodu</w:t>
      </w:r>
      <w:commentRangeEnd w:id="374"/>
      <w:r w:rsidR="00114030">
        <w:rPr>
          <w:rStyle w:val="Odkaznakomentr"/>
        </w:rPr>
        <w:commentReference w:id="374"/>
      </w:r>
      <w:r w:rsidRPr="00FA362E">
        <w:rPr>
          <w:lang w:val="sk-SK"/>
        </w:rPr>
        <w:t xml:space="preserve"> </w:t>
      </w:r>
      <w:r w:rsidRPr="00FA362E">
        <w:rPr>
          <w:lang w:val="sk-SK"/>
        </w:rPr>
        <w:fldChar w:fldCharType="begin"/>
      </w:r>
      <w:r w:rsidR="00C66300">
        <w:rPr>
          <w:lang w:val="sk-SK"/>
        </w:rPr>
        <w:instrText xml:space="preserve"> ADDIN EN.CITE &lt;EndNote&gt;&lt;Cite&gt;&lt;Author&gt;Udovicic&lt;/Author&gt;&lt;Year&gt;2007&lt;/Year&gt;&lt;IDText&gt;What we need to know when calculating the coefficient of correlation?&lt;/IDText&gt;&lt;DisplayText&gt;[74]&lt;/DisplayText&gt;&lt;record&gt;&lt;keywords&gt;&lt;keyword&gt;correlation&lt;/keyword&gt;&lt;keyword&gt;Pearson&amp;apos;s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FA362E">
        <w:rPr>
          <w:lang w:val="sk-SK"/>
        </w:rPr>
        <w:fldChar w:fldCharType="separate"/>
      </w:r>
      <w:r w:rsidR="00C66300">
        <w:rPr>
          <w:noProof/>
          <w:lang w:val="sk-SK"/>
        </w:rPr>
        <w:t>[74]</w:t>
      </w:r>
      <w:r w:rsidRPr="00FA362E">
        <w:rPr>
          <w:lang w:val="sk-SK"/>
        </w:rPr>
        <w:fldChar w:fldCharType="end"/>
      </w:r>
      <w:r w:rsidRPr="00FA362E">
        <w:rPr>
          <w:lang w:val="sk-SK"/>
        </w:rPr>
        <w:t xml:space="preserve">. Bland Altmanova analýza sa používa na vyšetrenie zhody pároveho merania dvoma metódami. Pracuje s rozdielmi nameraných hodnôt. Výsledkom analýzy je graf dvojíc meraní. Na ose Y sú rozdiely medzi meraním metódou A a metódou B (A-B) a na ose X je priemer merania ((A+B)/2). Graf teda zachytáva rozdiel meraní oproti priemeru meraní. </w:t>
      </w:r>
      <w:r w:rsidRPr="00FA362E">
        <w:rPr>
          <w:lang w:val="sk-SK"/>
        </w:rPr>
        <w:lastRenderedPageBreak/>
        <w:t xml:space="preserve">Ak 95% meraní ležalí v rozmedzí +-2-násobok smerodatnej odchylky od stredného rozdielu, Bland Altmanova analýza prehlasuje zhodu medzi týmito dvoma meraniami.  </w:t>
      </w:r>
      <w:r w:rsidRPr="00FA362E">
        <w:rPr>
          <w:lang w:val="sk-SK"/>
        </w:rPr>
        <w:fldChar w:fldCharType="begin"/>
      </w:r>
      <w:r w:rsidR="00C66300">
        <w:rPr>
          <w:lang w:val="sk-SK"/>
        </w:rPr>
        <w:instrText xml:space="preserve"> ADDIN EN.CITE &lt;EndNote&gt;&lt;Cite&gt;&lt;Author&gt;Giavarina&lt;/Author&gt;&lt;Year&gt;2015&lt;/Year&gt;&lt;IDText&gt;Understanding Bland Altman analysis&lt;/IDText&gt;&lt;DisplayText&gt;[75]&lt;/DisplayText&gt;&lt;record&gt;&lt;keywords&gt;&lt;keyword&gt;Bland-Altman&lt;/keyword&gt;&lt;keyword&gt;agreement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FA362E">
        <w:rPr>
          <w:lang w:val="sk-SK"/>
        </w:rPr>
        <w:fldChar w:fldCharType="separate"/>
      </w:r>
      <w:r w:rsidR="00C66300">
        <w:rPr>
          <w:noProof/>
          <w:lang w:val="sk-SK"/>
        </w:rPr>
        <w:t>[75]</w:t>
      </w:r>
      <w:r w:rsidRPr="00FA362E">
        <w:rPr>
          <w:lang w:val="sk-SK"/>
        </w:rPr>
        <w:fldChar w:fldCharType="end"/>
      </w:r>
      <w:r w:rsidRPr="00FA362E">
        <w:rPr>
          <w:lang w:val="sk-SK"/>
        </w:rPr>
        <w:t xml:space="preserve">. Bland Altmanovu analýzu zachytáva </w:t>
      </w:r>
      <w:r w:rsidRPr="00FA362E">
        <w:rPr>
          <w:lang w:val="sk-SK"/>
        </w:rPr>
        <w:fldChar w:fldCharType="begin"/>
      </w:r>
      <w:r w:rsidRPr="00FA362E">
        <w:rPr>
          <w:lang w:val="sk-SK"/>
        </w:rPr>
        <w:instrText xml:space="preserve"> REF _Ref509784585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19</w:t>
      </w:r>
      <w:r w:rsidRPr="00FA362E">
        <w:rPr>
          <w:lang w:val="sk-SK"/>
        </w:rPr>
        <w:fldChar w:fldCharType="end"/>
      </w:r>
      <w:r w:rsidRPr="00FA362E">
        <w:rPr>
          <w:lang w:val="sk-SK"/>
        </w:rPr>
        <w:t>.</w:t>
      </w:r>
    </w:p>
    <w:p w14:paraId="727DFAA5" w14:textId="77777777" w:rsidR="00CE547F" w:rsidRPr="00FA362E" w:rsidRDefault="00CE547F" w:rsidP="00CE547F">
      <w:pPr>
        <w:rPr>
          <w:lang w:val="sk-SK"/>
        </w:rPr>
      </w:pPr>
    </w:p>
    <w:p w14:paraId="660587F2" w14:textId="77777777" w:rsidR="00CE547F" w:rsidRPr="00FA362E" w:rsidRDefault="00CE547F" w:rsidP="00CE547F">
      <w:pPr>
        <w:rPr>
          <w:lang w:val="sk-SK"/>
        </w:rPr>
      </w:pPr>
      <w:r w:rsidRPr="00FA362E">
        <w:rPr>
          <w:noProof/>
        </w:rPr>
        <w:drawing>
          <wp:inline distT="0" distB="0" distL="0" distR="0" wp14:anchorId="7386F485" wp14:editId="1B5F7E5E">
            <wp:extent cx="5328285" cy="4000500"/>
            <wp:effectExtent l="0" t="0" r="5715" b="0"/>
            <wp:docPr id="1" name="Obrázok 1" descr="bland_m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d_me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7D3D406D" w14:textId="4CB61C03" w:rsidR="00CE547F" w:rsidRPr="00FA362E" w:rsidRDefault="00CE547F" w:rsidP="00CE547F">
      <w:pPr>
        <w:pStyle w:val="Popis"/>
        <w:rPr>
          <w:lang w:val="sk-SK"/>
        </w:rPr>
      </w:pPr>
      <w:bookmarkStart w:id="376" w:name="_Ref509784585"/>
      <w:bookmarkStart w:id="377" w:name="_Toc51398153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19</w:t>
      </w:r>
      <w:r w:rsidR="00A53D98">
        <w:rPr>
          <w:lang w:val="sk-SK"/>
        </w:rPr>
        <w:fldChar w:fldCharType="end"/>
      </w:r>
      <w:bookmarkEnd w:id="376"/>
      <w:r w:rsidRPr="00FA362E">
        <w:rPr>
          <w:lang w:val="sk-SK"/>
        </w:rPr>
        <w:t>: Bland Altmanova analýza zhody medzi meraním SV z impedancie krku a echokardiografiou.</w:t>
      </w:r>
      <w:bookmarkEnd w:id="377"/>
    </w:p>
    <w:p w14:paraId="31DD9CEB" w14:textId="1CC684C1" w:rsidR="00CE547F" w:rsidRPr="00FA362E" w:rsidRDefault="00CE547F" w:rsidP="00CE547F">
      <w:pPr>
        <w:rPr>
          <w:lang w:val="sk-SK"/>
        </w:rPr>
      </w:pPr>
      <w:r w:rsidRPr="00FA362E">
        <w:rPr>
          <w:lang w:val="sk-SK"/>
        </w:rPr>
        <w:t>Až na jednu hodnotu všetky namerané hodnotu majú rozdieľ menši ako dvojnásobok smerodatnej odchylky. Platí teda že viac ako 95% hodnôt má menší rozdiel ako dvojnásobok smerodatnej odchýlky rozdielov meraní. Bland Altmanova analýza preto prehlasuje zhodu medzi meraním SV echom a meraním SV z impedancie krku.</w:t>
      </w:r>
      <w:r w:rsidR="00A53D98">
        <w:rPr>
          <w:lang w:val="sk-SK"/>
        </w:rPr>
        <w:t xml:space="preserve"> Pre porovanie je opať udená Bland Altmanova analýza pre párové meranie SV z impedancie hrudníka a echokardiografie. Vzsledok uvádza </w:t>
      </w:r>
      <w:r w:rsidR="00A53D98">
        <w:rPr>
          <w:lang w:val="sk-SK"/>
        </w:rPr>
        <w:fldChar w:fldCharType="begin"/>
      </w:r>
      <w:r w:rsidR="00A53D98">
        <w:rPr>
          <w:lang w:val="sk-SK"/>
        </w:rPr>
        <w:instrText xml:space="preserve"> REF _Ref513923572 \h </w:instrText>
      </w:r>
      <w:r w:rsidR="00A53D98">
        <w:rPr>
          <w:lang w:val="sk-SK"/>
        </w:rPr>
      </w:r>
      <w:r w:rsidR="00A53D98">
        <w:rPr>
          <w:lang w:val="sk-SK"/>
        </w:rPr>
        <w:fldChar w:fldCharType="separate"/>
      </w:r>
      <w:r w:rsidR="00B85020">
        <w:t xml:space="preserve">Obrázok </w:t>
      </w:r>
      <w:r w:rsidR="00B85020">
        <w:rPr>
          <w:noProof/>
        </w:rPr>
        <w:t>3</w:t>
      </w:r>
      <w:r w:rsidR="00B85020">
        <w:t>.</w:t>
      </w:r>
      <w:r w:rsidR="00B85020">
        <w:rPr>
          <w:noProof/>
        </w:rPr>
        <w:t>20</w:t>
      </w:r>
      <w:r w:rsidR="00A53D98">
        <w:rPr>
          <w:lang w:val="sk-SK"/>
        </w:rPr>
        <w:fldChar w:fldCharType="end"/>
      </w:r>
      <w:r w:rsidR="0064086A">
        <w:rPr>
          <w:lang w:val="sk-SK"/>
        </w:rPr>
        <w:t>.</w:t>
      </w:r>
    </w:p>
    <w:p w14:paraId="1DD9BF03" w14:textId="357361E1" w:rsidR="00CE547F" w:rsidRDefault="00544D5F" w:rsidP="00CE547F">
      <w:pPr>
        <w:rPr>
          <w:lang w:val="sk-SK"/>
        </w:rPr>
      </w:pPr>
      <w:r>
        <w:rPr>
          <w:lang w:val="sk-SK"/>
        </w:rPr>
        <w:lastRenderedPageBreak/>
        <w:pict w14:anchorId="267ECE94">
          <v:shape id="_x0000_i1029" type="#_x0000_t75" style="width:418.3pt;height:315pt">
            <v:imagedata r:id="rId57" o:title="Z3_statis"/>
          </v:shape>
        </w:pict>
      </w:r>
    </w:p>
    <w:p w14:paraId="1AA19A69" w14:textId="4F2BD28A" w:rsidR="00A53D98" w:rsidRDefault="00A53D98" w:rsidP="00A53D98">
      <w:pPr>
        <w:pStyle w:val="Popis"/>
        <w:rPr>
          <w:lang w:val="sk-SK"/>
        </w:rPr>
      </w:pPr>
      <w:bookmarkStart w:id="378" w:name="_Ref513923572"/>
      <w:bookmarkStart w:id="379" w:name="_Toc513981537"/>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20</w:t>
      </w:r>
      <w:r>
        <w:fldChar w:fldCharType="end"/>
      </w:r>
      <w:bookmarkEnd w:id="378"/>
      <w:r>
        <w:t xml:space="preserve">: </w:t>
      </w:r>
      <w:r w:rsidRPr="00FA362E">
        <w:rPr>
          <w:lang w:val="sk-SK"/>
        </w:rPr>
        <w:t xml:space="preserve">Bland Altmanova analýza zhody medzi meraním SV z impedancie </w:t>
      </w:r>
      <w:r>
        <w:rPr>
          <w:lang w:val="sk-SK"/>
        </w:rPr>
        <w:t>hrudníka</w:t>
      </w:r>
      <w:r w:rsidRPr="00FA362E">
        <w:rPr>
          <w:lang w:val="sk-SK"/>
        </w:rPr>
        <w:t xml:space="preserve"> a echokardiografiou.</w:t>
      </w:r>
      <w:bookmarkEnd w:id="379"/>
    </w:p>
    <w:p w14:paraId="06DF9D2F" w14:textId="77777777" w:rsidR="0064086A" w:rsidRDefault="0064086A" w:rsidP="0064086A">
      <w:pPr>
        <w:rPr>
          <w:lang w:val="sk-SK" w:eastAsia="en-US" w:bidi="en-US"/>
        </w:rPr>
      </w:pPr>
    </w:p>
    <w:p w14:paraId="4B9DC8F9" w14:textId="56F4684D" w:rsidR="0064086A" w:rsidRPr="0064086A" w:rsidRDefault="00114030" w:rsidP="0064086A">
      <w:pPr>
        <w:rPr>
          <w:lang w:val="sk-SK" w:eastAsia="en-US" w:bidi="en-US"/>
        </w:rPr>
      </w:pPr>
      <w:ins w:id="380" w:author="Pavel Jurak" w:date="2018-06-01T12:41:00Z">
        <w:r>
          <w:rPr>
            <w:lang w:val="sk-SK"/>
          </w:rPr>
          <w:t>V</w:t>
        </w:r>
      </w:ins>
      <w:del w:id="381" w:author="Pavel Jurak" w:date="2018-06-01T12:41:00Z">
        <w:r w:rsidR="0064086A" w:rsidRPr="00FA362E" w:rsidDel="00114030">
          <w:rPr>
            <w:lang w:val="sk-SK"/>
          </w:rPr>
          <w:delText>v</w:delText>
        </w:r>
      </w:del>
      <w:r w:rsidR="0064086A" w:rsidRPr="00FA362E">
        <w:rPr>
          <w:lang w:val="sk-SK"/>
        </w:rPr>
        <w:t>šetky namerané hodnotu majú rozdieľ menši ako dvojnásobok smerodatnej odchylky.</w:t>
      </w:r>
      <w:r w:rsidR="0064086A">
        <w:rPr>
          <w:lang w:val="sk-SK"/>
        </w:rPr>
        <w:t xml:space="preserve"> </w:t>
      </w:r>
      <w:r w:rsidR="0064086A" w:rsidRPr="00FA362E">
        <w:rPr>
          <w:lang w:val="sk-SK"/>
        </w:rPr>
        <w:t xml:space="preserve">. Bland Altmanova analýza preto prehlasuje zhodu medzi meraním SV echom a meraním SV z impedancie </w:t>
      </w:r>
      <w:r w:rsidR="0064086A">
        <w:rPr>
          <w:lang w:val="sk-SK"/>
        </w:rPr>
        <w:t>hrudníka</w:t>
      </w:r>
      <w:r w:rsidR="0064086A" w:rsidRPr="00FA362E">
        <w:rPr>
          <w:lang w:val="sk-SK"/>
        </w:rPr>
        <w:t>.</w:t>
      </w:r>
    </w:p>
    <w:p w14:paraId="45818F2F" w14:textId="77777777" w:rsidR="00CE547F" w:rsidRPr="00FA362E" w:rsidRDefault="00CE547F" w:rsidP="00CE547F">
      <w:pPr>
        <w:pStyle w:val="Nadpis3"/>
        <w:rPr>
          <w:lang w:val="sk-SK"/>
        </w:rPr>
      </w:pPr>
      <w:bookmarkStart w:id="382" w:name="_Toc513981501"/>
      <w:r w:rsidRPr="00FA362E">
        <w:rPr>
          <w:lang w:val="sk-SK"/>
        </w:rPr>
        <w:t xml:space="preserve">Plocha pod krivkou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dt</m:t>
            </m:r>
          </m:den>
        </m:f>
      </m:oMath>
      <w:bookmarkEnd w:id="382"/>
    </w:p>
    <w:p w14:paraId="165EE7A7" w14:textId="77777777" w:rsidR="00CE547F" w:rsidRPr="00FA362E" w:rsidRDefault="00CE547F" w:rsidP="00CE547F">
      <w:pPr>
        <w:rPr>
          <w:lang w:val="sk-SK" w:eastAsia="en-US" w:bidi="en-US"/>
        </w:rPr>
      </w:pPr>
    </w:p>
    <w:p w14:paraId="51E9A285" w14:textId="62DE6CA3" w:rsidR="00CE547F" w:rsidRPr="00FA362E" w:rsidRDefault="00CE547F" w:rsidP="00CE547F">
      <w:pPr>
        <w:rPr>
          <w:lang w:val="sk-SK"/>
        </w:rPr>
      </w:pPr>
      <w:r w:rsidRPr="00FA362E">
        <w:rPr>
          <w:lang w:val="sk-SK" w:eastAsia="en-US" w:bidi="en-US"/>
        </w:rPr>
        <w:t xml:space="preserve">V nasledujúcej analýze bola vyšetrená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srdečného cyklu a hodnoty SV nameranej echokardiografiou. Krivka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by podľa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spolu s hodnotou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r>
          <w:rPr>
            <w:rFonts w:ascii="Cambria Math" w:hAnsi="Cambria Math"/>
            <w:lang w:val="sk-SK"/>
          </w:rPr>
          <m:t xml:space="preserve"> max</m:t>
        </m:r>
      </m:oMath>
      <w:r w:rsidRPr="00FA362E">
        <w:rPr>
          <w:lang w:val="sk-SK"/>
        </w:rPr>
        <w:t xml:space="preserve"> mala vyjadrovať zrýchlenie krvi v aorte. Bude preto zaujímavé vyšetriť či plocha pod najdôležitejšou krivkou impedančnej kardiografie bude závislá na hodnote SV nameranou ech</w:t>
      </w:r>
      <w:r w:rsidR="00A53D98">
        <w:rPr>
          <w:lang w:val="sk-SK"/>
        </w:rPr>
        <w:t>o</w:t>
      </w:r>
      <w:r w:rsidRPr="00FA362E">
        <w:rPr>
          <w:lang w:val="sk-SK"/>
        </w:rPr>
        <w:t xml:space="preserve">kardiografiou. Bola spočítaná plocha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LVET intervalu pre každý srdečný cyklus počas merania. Následne bola táto plocha priemerovaná cez 10 tepov. Bol spočítaný Pearsonov korelačný koeficient medzi párovým meraním SV echokardiografiou </w:t>
      </w:r>
      <w:r w:rsidRPr="00FA362E">
        <w:rPr>
          <w:lang w:val="sk-SK"/>
        </w:rPr>
        <w:lastRenderedPageBreak/>
        <w:t xml:space="preserve">a 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Hodnota korelačného koeficientu pre vyšetrené kanály: 1 ,3 a 15 dosahovala nízkých úrovní – mene ako 0,1. Ešte nižšie hodnoty Pearsonovho korelačného koeficientu dosiahlo párové meranie medzi echokardiografiou a nepriemerovanou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Zaujímavým zistením bola podobná hodnota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naprieč subjektmi pre kanály 1 a 15 (krk, ruka). Rozdielnych hodnôt však dosahovala plocha pod krivkou pre kanál 3 (hruď). </w:t>
      </w:r>
      <w:r w:rsidR="00C8092B">
        <w:rPr>
          <w:lang w:val="sk-SK"/>
        </w:rPr>
        <w:t xml:space="preserve">Záver: </w:t>
      </w:r>
      <w:r w:rsidRPr="00FA362E">
        <w:rPr>
          <w:lang w:val="sk-SK"/>
        </w:rPr>
        <w:t xml:space="preserve">Nebola potvrdená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 hodnotách SV meraných </w:t>
      </w:r>
      <w:commentRangeStart w:id="383"/>
      <w:r w:rsidRPr="00FA362E">
        <w:rPr>
          <w:lang w:val="sk-SK"/>
        </w:rPr>
        <w:t>echokardiografiou</w:t>
      </w:r>
      <w:commentRangeEnd w:id="383"/>
      <w:r w:rsidR="00114030">
        <w:rPr>
          <w:rStyle w:val="Odkaznakomentr"/>
        </w:rPr>
        <w:commentReference w:id="383"/>
      </w:r>
      <w:r w:rsidRPr="00FA362E">
        <w:rPr>
          <w:lang w:val="sk-SK"/>
        </w:rPr>
        <w:t>.</w:t>
      </w:r>
    </w:p>
    <w:p w14:paraId="0B0CB2A5" w14:textId="77777777" w:rsidR="00CE547F" w:rsidRPr="00FA362E" w:rsidRDefault="00CE547F" w:rsidP="00CE547F">
      <w:pPr>
        <w:rPr>
          <w:lang w:val="sk-SK"/>
        </w:rPr>
      </w:pPr>
    </w:p>
    <w:p w14:paraId="012E0DC1" w14:textId="77777777" w:rsidR="00CE547F" w:rsidRPr="00FA362E" w:rsidRDefault="00CE547F" w:rsidP="00CE547F">
      <w:pPr>
        <w:pStyle w:val="Nadpis3"/>
        <w:rPr>
          <w:lang w:val="sk-SK"/>
        </w:rPr>
      </w:pPr>
      <w:bookmarkStart w:id="384" w:name="_Toc513981502"/>
      <w:r w:rsidRPr="00FA362E">
        <w:rPr>
          <w:lang w:val="sk-SK"/>
        </w:rPr>
        <w:t xml:space="preserve">Plocha nad krivkou </w:t>
      </w:r>
      <m:oMath>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oMath>
      <w:bookmarkEnd w:id="384"/>
    </w:p>
    <w:p w14:paraId="5ED26639" w14:textId="77777777" w:rsidR="00CE547F" w:rsidRPr="00FA362E" w:rsidRDefault="00CE547F" w:rsidP="00CE547F">
      <w:pPr>
        <w:rPr>
          <w:lang w:val="sk-SK"/>
        </w:rPr>
      </w:pPr>
    </w:p>
    <w:p w14:paraId="48A892FE" w14:textId="09FAA706" w:rsidR="00CE547F" w:rsidRPr="00FA362E" w:rsidRDefault="00CE547F" w:rsidP="00CE547F">
      <w:pPr>
        <w:rPr>
          <w:lang w:val="sk-SK"/>
        </w:rPr>
      </w:pPr>
      <w:r w:rsidRPr="00FA362E">
        <w:rPr>
          <w:lang w:val="sk-SK"/>
        </w:rPr>
        <w:t xml:space="preserve">Podľa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xml:space="preserve"> sú relatívne zmeny impedancie v priebehu srdečného cyklu závislé na priestorovej priemernej rýchlosti ako uvádza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w:t>
      </w:r>
      <w:r w:rsidRPr="00FA362E">
        <w:rPr>
          <w:lang w:val="sk-SK" w:eastAsia="en-US" w:bidi="en-US"/>
        </w:rPr>
        <w:t xml:space="preserve">V nasledujúcej analýze bola spočítaná plocha medzi krivkou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a priamkou vodorovnou s časovou osou X prechádzajúcou bodom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na počiatku LVET intervalu. Bola vyšetrená závislosť tejto plochy na hodnotách SV nameraných echokardiografiou. </w:t>
      </w:r>
      <w:r w:rsidR="00C8092B">
        <w:rPr>
          <w:lang w:val="sk-SK"/>
        </w:rPr>
        <w:t xml:space="preserve">Záver: </w:t>
      </w:r>
      <w:r w:rsidRPr="00FA362E">
        <w:rPr>
          <w:lang w:val="sk-SK"/>
        </w:rPr>
        <w:t xml:space="preserve">Podobne ako v predošlej kapitole nebola zistená lineárna závislosť medzi hodnota SV nameranými echokardiografiou a plochou relatívnej zmeny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oMath>
      <w:r w:rsidRPr="00FA362E">
        <w:rPr>
          <w:lang w:val="sk-SK"/>
        </w:rPr>
        <w:t xml:space="preserve"> (r&lt;0.08).</w:t>
      </w:r>
    </w:p>
    <w:p w14:paraId="061BEA00" w14:textId="77777777" w:rsidR="00CE547F" w:rsidRPr="00FA362E" w:rsidRDefault="00CE547F" w:rsidP="00CE547F">
      <w:pPr>
        <w:tabs>
          <w:tab w:val="left" w:pos="7140"/>
        </w:tabs>
        <w:rPr>
          <w:lang w:val="sk-SK"/>
        </w:rPr>
      </w:pPr>
    </w:p>
    <w:p w14:paraId="77ECBFAA" w14:textId="124CFC13" w:rsidR="00CE547F" w:rsidRPr="00FA362E" w:rsidRDefault="00F722EA" w:rsidP="00CE547F">
      <w:pPr>
        <w:pStyle w:val="Nadpis2"/>
        <w:rPr>
          <w:lang w:val="sk-SK"/>
        </w:rPr>
      </w:pPr>
      <w:bookmarkStart w:id="385" w:name="_Toc386404219"/>
      <w:bookmarkStart w:id="386" w:name="_Toc510268162"/>
      <w:bookmarkStart w:id="387" w:name="_Toc513981503"/>
      <w:r>
        <w:rPr>
          <w:lang w:val="sk-SK"/>
        </w:rPr>
        <w:t>Relatívne zmeny SV u subjektov</w:t>
      </w:r>
      <w:r w:rsidR="00CE547F" w:rsidRPr="00FA362E">
        <w:rPr>
          <w:lang w:val="sk-SK"/>
        </w:rPr>
        <w:t xml:space="preserve"> po transplantácií </w:t>
      </w:r>
      <w:commentRangeStart w:id="388"/>
      <w:r w:rsidR="00CE547F" w:rsidRPr="00FA362E">
        <w:rPr>
          <w:lang w:val="sk-SK"/>
        </w:rPr>
        <w:t>srdca</w:t>
      </w:r>
      <w:bookmarkEnd w:id="385"/>
      <w:bookmarkEnd w:id="386"/>
      <w:commentRangeEnd w:id="388"/>
      <w:r w:rsidR="00CE547F" w:rsidRPr="00FA362E">
        <w:rPr>
          <w:rStyle w:val="Odkaznakomentr"/>
          <w:rFonts w:asciiTheme="majorHAnsi" w:hAnsiTheme="majorHAnsi" w:cs="Times New Roman"/>
          <w:b w:val="0"/>
          <w:bCs w:val="0"/>
          <w:lang w:val="sk-SK"/>
        </w:rPr>
        <w:commentReference w:id="388"/>
      </w:r>
      <w:bookmarkEnd w:id="387"/>
    </w:p>
    <w:p w14:paraId="5081C967" w14:textId="77777777" w:rsidR="00CE547F" w:rsidRPr="00FA362E" w:rsidRDefault="00CE547F" w:rsidP="00CE547F">
      <w:pPr>
        <w:tabs>
          <w:tab w:val="left" w:pos="7140"/>
        </w:tabs>
        <w:rPr>
          <w:lang w:val="sk-SK"/>
        </w:rPr>
      </w:pPr>
    </w:p>
    <w:p w14:paraId="3EA73431" w14:textId="68579ADA" w:rsidR="00FB3EB8" w:rsidRPr="00533664" w:rsidRDefault="00CE547F" w:rsidP="00CE547F">
      <w:pPr>
        <w:tabs>
          <w:tab w:val="left" w:pos="7140"/>
        </w:tabs>
        <w:rPr>
          <w:lang w:val="sk-SK"/>
        </w:rPr>
      </w:pPr>
      <w:r w:rsidRPr="00FA362E">
        <w:rPr>
          <w:lang w:val="sk-SK"/>
        </w:rPr>
        <w:t xml:space="preserve">V nasledujúcej analýze boli sledované </w:t>
      </w:r>
      <w:commentRangeStart w:id="389"/>
      <w:r w:rsidRPr="00FA362E">
        <w:rPr>
          <w:lang w:val="sk-SK"/>
        </w:rPr>
        <w:t>relatívne</w:t>
      </w:r>
      <w:commentRangeEnd w:id="389"/>
      <w:r w:rsidRPr="00FA362E">
        <w:rPr>
          <w:rStyle w:val="Odkaznakomentr"/>
          <w:lang w:val="sk-SK"/>
        </w:rPr>
        <w:commentReference w:id="389"/>
      </w:r>
      <w:r w:rsidRPr="00FA362E">
        <w:rPr>
          <w:lang w:val="sk-SK"/>
        </w:rPr>
        <w:t xml:space="preserve"> zmeny SV </w:t>
      </w:r>
      <w:r w:rsidR="00DF641B">
        <w:rPr>
          <w:lang w:val="sk-SK"/>
        </w:rPr>
        <w:t>počítané</w:t>
      </w:r>
      <w:r w:rsidRPr="00FA362E">
        <w:rPr>
          <w:lang w:val="sk-SK"/>
        </w:rPr>
        <w:t xml:space="preserve"> </w:t>
      </w:r>
      <w:r w:rsidR="00DF641B">
        <w:rPr>
          <w:lang w:val="sk-SK"/>
        </w:rPr>
        <w:t xml:space="preserve">kontinuálne </w:t>
      </w:r>
      <w:r w:rsidRPr="00FA362E">
        <w:rPr>
          <w:lang w:val="sk-SK"/>
        </w:rPr>
        <w:t xml:space="preserve">pomocou hrudníkovej impedancie a výsledky boli porovnané s meraním SV pomocou echokardiografie. </w:t>
      </w:r>
      <w:r w:rsidR="00DF641B">
        <w:rPr>
          <w:lang w:val="sk-SK"/>
        </w:rPr>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00C66300">
        <w:rPr>
          <w:lang w:val="sk-SK"/>
        </w:rPr>
        <w:fldChar w:fldCharType="begin"/>
      </w:r>
      <w:r w:rsidR="00C66300">
        <w:rPr>
          <w:lang w:val="sk-SK"/>
        </w:rPr>
        <w:instrText xml:space="preserve"> ADDIN EN.CITE &lt;EndNote&gt;&lt;Cite&gt;&lt;Author&gt;Higginbotham&lt;/Author&gt;&lt;Year&gt;1986&lt;/Year&gt;&lt;IDText&gt;REGULATION OF STROKE VOLUME DURING SUBMAXIMAL AND MAXIMAL UPRIGHT EXERCISE IN NORMAL MAN&lt;/IDText&gt;&lt;DisplayText&gt;[76]&lt;/DisplayText&gt;&lt;record&gt;&lt;dates&gt;&lt;pub-dates&gt;&lt;date&gt;Feb&lt;/date&gt;&lt;/pub-dates&gt;&lt;year&gt;1986&lt;/year&gt;&lt;/dates&gt;&lt;keywords&gt;&lt;keyword&gt;Cardiovascular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00C66300">
        <w:rPr>
          <w:lang w:val="sk-SK"/>
        </w:rPr>
        <w:fldChar w:fldCharType="separate"/>
      </w:r>
      <w:r w:rsidR="00C66300">
        <w:rPr>
          <w:noProof/>
          <w:lang w:val="sk-SK"/>
        </w:rPr>
        <w:t>[76]</w:t>
      </w:r>
      <w:r w:rsidR="00C66300">
        <w:rPr>
          <w:lang w:val="sk-SK"/>
        </w:rPr>
        <w:fldChar w:fldCharType="end"/>
      </w:r>
      <w:r w:rsidR="00DF641B">
        <w:rPr>
          <w:lang w:val="sk-SK"/>
        </w:rPr>
        <w:t>záťaže</w:t>
      </w:r>
      <w:r w:rsidR="00E530FF">
        <w:rPr>
          <w:lang w:val="sk-SK"/>
        </w:rPr>
        <w:t xml:space="preserve"> simultánne s kateterizáciou pravého srdca a echokardiografiou. Po prvý raz takisto analyzuje smer zmeny srdečného výdaja pre individuálnych pacientov vo veľmi krátkych časových intervaloch – 20 sekúnd. U </w:t>
      </w:r>
      <w:r w:rsidR="00FB3EB8">
        <w:rPr>
          <w:lang w:val="sk-SK"/>
        </w:rPr>
        <w:t>zdravých</w:t>
      </w:r>
      <w:r w:rsidR="00E530FF">
        <w:rPr>
          <w:lang w:val="sk-SK"/>
        </w:rPr>
        <w:t xml:space="preserve"> ľudí bolo popísaných niekoľko </w:t>
      </w:r>
      <w:r w:rsidR="00E530FF">
        <w:rPr>
          <w:lang w:val="sk-SK"/>
        </w:rPr>
        <w:lastRenderedPageBreak/>
        <w:t xml:space="preserve">typov odoziev SV na fyzickú záťaž. Pravdepodobne najčastejšou </w:t>
      </w:r>
      <w:r w:rsidR="00FB3EB8">
        <w:rPr>
          <w:lang w:val="sk-SK"/>
        </w:rPr>
        <w:t xml:space="preserve">odozvou je zvýšenie SV pri nízkej úrovni fyzickej záťaže a žiadne </w:t>
      </w:r>
      <w:r w:rsidR="00533664">
        <w:rPr>
          <w:lang w:val="sk-SK"/>
        </w:rPr>
        <w:t>významné</w:t>
      </w:r>
      <w:r w:rsidR="00FB3EB8">
        <w:rPr>
          <w:lang w:val="sk-SK"/>
        </w:rPr>
        <w:t xml:space="preserve"> zvýšenie SV pri vysokej fyzickej záťaži</w:t>
      </w:r>
      <w:r w:rsidR="00C66300">
        <w:rPr>
          <w:lang w:val="sk-SK"/>
        </w:rPr>
        <w:t xml:space="preserve"> </w:t>
      </w:r>
      <w:r w:rsidR="00C66300">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 </w:instrText>
      </w:r>
      <w:r w:rsidR="00533664">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EN.CITE.DATA </w:instrText>
      </w:r>
      <w:r w:rsidR="00533664">
        <w:rPr>
          <w:lang w:val="sk-SK"/>
        </w:rPr>
      </w:r>
      <w:r w:rsidR="00533664">
        <w:rPr>
          <w:lang w:val="sk-SK"/>
        </w:rPr>
        <w:fldChar w:fldCharType="end"/>
      </w:r>
      <w:r w:rsidR="00C66300">
        <w:rPr>
          <w:lang w:val="sk-SK"/>
        </w:rPr>
      </w:r>
      <w:r w:rsidR="00C66300">
        <w:rPr>
          <w:lang w:val="sk-SK"/>
        </w:rPr>
        <w:fldChar w:fldCharType="separate"/>
      </w:r>
      <w:r w:rsidR="00533664">
        <w:rPr>
          <w:noProof/>
          <w:lang w:val="sk-SK"/>
        </w:rPr>
        <w:t>[76, 77]</w:t>
      </w:r>
      <w:r w:rsidR="00C66300">
        <w:rPr>
          <w:lang w:val="sk-SK"/>
        </w:rPr>
        <w:fldChar w:fldCharType="end"/>
      </w:r>
      <w:r w:rsidR="00FB3EB8">
        <w:rPr>
          <w:lang w:val="sk-SK"/>
        </w:rPr>
        <w:t>.</w:t>
      </w:r>
      <w:r w:rsidR="00533664">
        <w:rPr>
          <w:lang w:val="sk-SK"/>
        </w:rPr>
        <w:t xml:space="preserve"> Častou odozvou je takisto kontinuálne zvyšovanie SV počas fyzickej záťaže, s výrazným zvýšením pri počiatku záťaže</w:t>
      </w:r>
      <w:r w:rsidR="00533664">
        <w:rPr>
          <w:lang w:val="sk-SK"/>
        </w:rPr>
        <w:fldChar w:fldCharType="begin"/>
      </w:r>
      <w:r w:rsidR="00533664">
        <w:rPr>
          <w:lang w:val="sk-SK"/>
        </w:rPr>
        <w:instrText xml:space="preserve"> ADDIN EN.CITE &lt;EndNote&gt;&lt;Cite&gt;&lt;Author&gt;Rodeheffer&lt;/Author&gt;&lt;Year&gt;1984&lt;/Year&gt;&lt;IDText&gt;EXERCISE CARDIAC-OUTPUT IS MAINTAINED WITH ADVANCING AGE IN HEALTHY-HUMAN SUBJECTS - CARDIAC DILATATION AND INCREASED STROKE VOLUME COMPENSATE FOR A DIMINISHED HEART-RATE&lt;/IDText&gt;&lt;DisplayText&gt;[78]&lt;/DisplayText&gt;&lt;record&gt;&lt;keywords&gt;&lt;keyword&gt;Cardiovascular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00533664">
        <w:rPr>
          <w:lang w:val="sk-SK"/>
        </w:rPr>
        <w:fldChar w:fldCharType="separate"/>
      </w:r>
      <w:r w:rsidR="00533664">
        <w:rPr>
          <w:noProof/>
          <w:lang w:val="sk-SK"/>
        </w:rPr>
        <w:t>[78]</w:t>
      </w:r>
      <w:r w:rsidR="00533664">
        <w:rPr>
          <w:lang w:val="sk-SK"/>
        </w:rPr>
        <w:fldChar w:fldCharType="end"/>
      </w:r>
      <w:r w:rsidR="00533664">
        <w:rPr>
          <w:lang w:val="sk-SK"/>
        </w:rPr>
        <w:t xml:space="preserve">. Niekedy počiatočné zvýšenie SV je nasledované znížením SV na konci záťaže </w: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 </w:instrTex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EN.CITE.DATA </w:instrText>
      </w:r>
      <w:r w:rsidR="00533664">
        <w:rPr>
          <w:lang w:val="sk-SK"/>
        </w:rPr>
      </w:r>
      <w:r w:rsidR="00533664">
        <w:rPr>
          <w:lang w:val="sk-SK"/>
        </w:rPr>
        <w:fldChar w:fldCharType="end"/>
      </w:r>
      <w:r w:rsidR="00533664">
        <w:rPr>
          <w:lang w:val="sk-SK"/>
        </w:rPr>
      </w:r>
      <w:r w:rsidR="00533664">
        <w:rPr>
          <w:lang w:val="sk-SK"/>
        </w:rPr>
        <w:fldChar w:fldCharType="separate"/>
      </w:r>
      <w:r w:rsidR="00533664">
        <w:rPr>
          <w:noProof/>
          <w:lang w:val="sk-SK"/>
        </w:rPr>
        <w:t>[79]</w:t>
      </w:r>
      <w:r w:rsidR="00533664">
        <w:rPr>
          <w:lang w:val="sk-SK"/>
        </w:rPr>
        <w:fldChar w:fldCharType="end"/>
      </w:r>
      <w:r w:rsidR="00533664">
        <w:rPr>
          <w:lang w:val="sk-SK"/>
        </w:rPr>
        <w:t>.</w:t>
      </w:r>
    </w:p>
    <w:p w14:paraId="5FE00113" w14:textId="77777777" w:rsidR="00FB3EB8" w:rsidRDefault="00FB3EB8" w:rsidP="00CE547F">
      <w:pPr>
        <w:tabs>
          <w:tab w:val="left" w:pos="7140"/>
        </w:tabs>
        <w:rPr>
          <w:lang w:val="sk-SK"/>
        </w:rPr>
      </w:pPr>
    </w:p>
    <w:p w14:paraId="37707C2E" w14:textId="0047CDFF" w:rsidR="00CE547F" w:rsidRPr="00FA362E" w:rsidRDefault="00CE547F" w:rsidP="00CE547F">
      <w:pPr>
        <w:tabs>
          <w:tab w:val="left" w:pos="7140"/>
        </w:tabs>
        <w:rPr>
          <w:lang w:val="sk-SK"/>
        </w:rPr>
      </w:pPr>
      <w:r w:rsidRPr="00FA362E">
        <w:rPr>
          <w:lang w:val="sk-SK"/>
        </w:rPr>
        <w:t xml:space="preserve">Výsledok relatívnych zmien SV </w:t>
      </w:r>
      <w:r w:rsidR="00533664">
        <w:rPr>
          <w:lang w:val="sk-SK"/>
        </w:rPr>
        <w:t xml:space="preserve">počítanej v tejto štúdii </w:t>
      </w:r>
      <w:r w:rsidRPr="00FA362E">
        <w:rPr>
          <w:lang w:val="sk-SK"/>
        </w:rPr>
        <w:t xml:space="preserve">sú zobrazené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a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00533664">
        <w:rPr>
          <w:lang w:val="sk-SK"/>
        </w:rPr>
        <w:t xml:space="preserve"> pre dvoch pacientov</w:t>
      </w:r>
      <w:r w:rsidRPr="00FA362E">
        <w:rPr>
          <w:lang w:val="sk-SK"/>
        </w:rPr>
        <w:t xml:space="preserve">. Relatívne zmeny SV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w:t>
      </w:r>
      <w:r w:rsidRPr="00FA362E">
        <w:rPr>
          <w:lang w:val="sk-SK"/>
        </w:rPr>
        <w:t>majú predpokladaný priebeh s postupným nárastom pri zvyšovanej záťaže. Na</w:t>
      </w:r>
      <w:r w:rsidR="00E530FF">
        <w:rPr>
          <w:lang w:val="sk-SK"/>
        </w:rPr>
        <w:t xml:space="preserve">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Pr="00FA362E">
        <w:rPr>
          <w:lang w:val="sk-SK"/>
        </w:rPr>
        <w:t xml:space="preserve">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w:t>
      </w:r>
      <w:r w:rsidR="00882926" w:rsidRPr="00FA362E">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sidRPr="00FA362E">
        <w:rPr>
          <w:lang w:val="sk-SK"/>
        </w:rPr>
        <w:fldChar w:fldCharType="separate"/>
      </w:r>
      <w:r w:rsidR="00882926">
        <w:rPr>
          <w:noProof/>
          <w:lang w:val="sk-SK"/>
        </w:rPr>
        <w:t>[80]</w:t>
      </w:r>
      <w:r w:rsidR="00882926" w:rsidRPr="00FA362E">
        <w:rPr>
          <w:lang w:val="sk-SK"/>
        </w:rPr>
        <w:fldChar w:fldCharType="end"/>
      </w:r>
      <w:r w:rsidRPr="00FA362E">
        <w:rPr>
          <w:lang w:val="sk-SK"/>
        </w:rPr>
        <w:t xml:space="preserve">. Vysvetlením by mohla byť nesprávna funkcia srdca, ako aj neschopnosť srdca zvládať zvýšenú </w:t>
      </w:r>
      <w:commentRangeStart w:id="390"/>
      <w:r w:rsidRPr="00FA362E">
        <w:rPr>
          <w:lang w:val="sk-SK"/>
        </w:rPr>
        <w:t>zaťaž</w:t>
      </w:r>
      <w:commentRangeEnd w:id="390"/>
      <w:r w:rsidRPr="00FA362E">
        <w:rPr>
          <w:rStyle w:val="Odkaznakomentr"/>
          <w:lang w:val="sk-SK"/>
        </w:rPr>
        <w:commentReference w:id="390"/>
      </w:r>
      <w:r w:rsidRPr="00FA362E">
        <w:rPr>
          <w:lang w:val="sk-SK"/>
        </w:rPr>
        <w:t>.</w:t>
      </w:r>
      <w:r w:rsidR="00DF641B">
        <w:rPr>
          <w:lang w:val="sk-SK"/>
        </w:rPr>
        <w:t xml:space="preserve"> </w:t>
      </w:r>
    </w:p>
    <w:p w14:paraId="7158B1F9" w14:textId="77777777" w:rsidR="00CE547F" w:rsidRPr="00FA362E" w:rsidRDefault="00CE547F" w:rsidP="00CE547F">
      <w:pPr>
        <w:tabs>
          <w:tab w:val="left" w:pos="5638"/>
        </w:tabs>
        <w:rPr>
          <w:lang w:val="sk-SK"/>
        </w:rPr>
      </w:pPr>
      <w:r w:rsidRPr="00FA362E">
        <w:rPr>
          <w:noProof/>
        </w:rPr>
        <mc:AlternateContent>
          <mc:Choice Requires="wps">
            <w:drawing>
              <wp:anchor distT="0" distB="0" distL="114300" distR="114300" simplePos="0" relativeHeight="251662336" behindDoc="0" locked="0" layoutInCell="1" allowOverlap="1" wp14:anchorId="39AAA95C" wp14:editId="633011DA">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6E28CFDB" w14:textId="77777777" w:rsidR="006A11AF" w:rsidRPr="00903A70" w:rsidRDefault="006A11AF"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9AAA95C" id="Text Box 8" o:spid="_x0000_s1043"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aTRQIAAIw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cnl1KGkD7TMW&#10;w0EeCRxh3AzgflEy4jjU1P/cMicoUZ8MFvS6XCzi/KTD4uIK9Sfu1NOcepjhCFXTQEnebkKeua11&#10;sh/wpayQgVtsgk6mAsVuyaz2/LHlkxr78YwzdXpOUX9+Iu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Z+VpNFAgAA&#10;jAQAAA4AAAAAAAAAAAAAAAAALgIAAGRycy9lMm9Eb2MueG1sUEsBAi0AFAAGAAgAAAAhAGaifjne&#10;AAAACwEAAA8AAAAAAAAAAAAAAAAAnwQAAGRycy9kb3ducmV2LnhtbFBLBQYAAAAABAAEAPMAAACq&#10;BQAAAAA=&#10;" strokecolor="white [3212]" strokeweight="0">
                <v:textbox>
                  <w:txbxContent>
                    <w:p w14:paraId="6E28CFDB" w14:textId="77777777" w:rsidR="006A11AF" w:rsidRPr="00903A70" w:rsidRDefault="006A11AF" w:rsidP="00CE547F">
                      <w:pPr>
                        <w:rPr>
                          <w:sz w:val="16"/>
                          <w:szCs w:val="16"/>
                          <w:lang w:val="sk-SK"/>
                        </w:rPr>
                      </w:pPr>
                      <w:r w:rsidRPr="00903A70">
                        <w:rPr>
                          <w:sz w:val="16"/>
                          <w:szCs w:val="16"/>
                          <w:lang w:val="sk-SK"/>
                        </w:rPr>
                        <w:t>Udalosť</w:t>
                      </w:r>
                    </w:p>
                  </w:txbxContent>
                </v:textbox>
              </v:shape>
            </w:pict>
          </mc:Fallback>
        </mc:AlternateContent>
      </w:r>
      <w:r w:rsidRPr="00FA362E">
        <w:rPr>
          <w:noProof/>
        </w:rPr>
        <mc:AlternateContent>
          <mc:Choice Requires="wps">
            <w:drawing>
              <wp:anchor distT="0" distB="0" distL="114300" distR="114300" simplePos="0" relativeHeight="251660288" behindDoc="0" locked="0" layoutInCell="1" allowOverlap="1" wp14:anchorId="4629B375" wp14:editId="48D6727C">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50C1D1B"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629B375" id="Text Box 6" o:spid="_x0000_s104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mzML1RQIAAIwE&#10;AAAOAAAAAAAAAAAAAAAAAC4CAABkcnMvZTJvRG9jLnhtbFBLAQItABQABgAIAAAAIQAFX9yC3AAA&#10;AAgBAAAPAAAAAAAAAAAAAAAAAJ8EAABkcnMvZG93bnJldi54bWxQSwUGAAAAAAQABADzAAAAqAUA&#10;AAAA&#10;" strokecolor="white [3212]" strokeweight="0">
                <v:textbox>
                  <w:txbxContent>
                    <w:p w14:paraId="550C1D1B"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Pr="00FA362E">
        <w:rPr>
          <w:noProof/>
        </w:rPr>
        <w:drawing>
          <wp:inline distT="0" distB="0" distL="0" distR="0" wp14:anchorId="65F2D6DC" wp14:editId="06C96249">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B07F50" w14:textId="23C11F0B" w:rsidR="00CE547F" w:rsidRPr="00FA362E" w:rsidRDefault="00CE547F" w:rsidP="00CE547F">
      <w:pPr>
        <w:pStyle w:val="Popis"/>
        <w:rPr>
          <w:szCs w:val="22"/>
          <w:lang w:val="sk-SK"/>
        </w:rPr>
      </w:pPr>
      <w:bookmarkStart w:id="391" w:name="_Ref510354717"/>
      <w:bookmarkStart w:id="392" w:name="_Toc51398153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21</w:t>
      </w:r>
      <w:r w:rsidR="00A53D98">
        <w:rPr>
          <w:lang w:val="sk-SK"/>
        </w:rPr>
        <w:fldChar w:fldCharType="end"/>
      </w:r>
      <w:bookmarkEnd w:id="391"/>
      <w:r w:rsidRPr="00FA362E">
        <w:rPr>
          <w:lang w:val="sk-SK"/>
        </w:rPr>
        <w:t>:</w:t>
      </w:r>
      <w:r w:rsidRPr="00FA362E">
        <w:rPr>
          <w:szCs w:val="22"/>
          <w:lang w:val="sk-SK"/>
        </w:rPr>
        <w:t xml:space="preserve"> Relatívne zmeny SV subjektu 53 pri záťaži.</w:t>
      </w:r>
      <w:bookmarkEnd w:id="392"/>
    </w:p>
    <w:p w14:paraId="78110297" w14:textId="77777777" w:rsidR="00CE547F" w:rsidRPr="00FA362E" w:rsidRDefault="00CE547F" w:rsidP="00CE547F">
      <w:pPr>
        <w:tabs>
          <w:tab w:val="left" w:pos="7140"/>
        </w:tabs>
        <w:jc w:val="center"/>
        <w:rPr>
          <w:lang w:val="sk-SK"/>
        </w:rPr>
      </w:pPr>
      <w:r w:rsidRPr="00FA362E">
        <w:rPr>
          <w:noProof/>
        </w:rPr>
        <mc:AlternateContent>
          <mc:Choice Requires="wps">
            <w:drawing>
              <wp:anchor distT="0" distB="0" distL="114300" distR="114300" simplePos="0" relativeHeight="251661312" behindDoc="0" locked="0" layoutInCell="1" allowOverlap="1" wp14:anchorId="4A90430E" wp14:editId="1B695A90">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0322572"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A90430E" id="Text Box 7" o:spid="_x0000_s1045" type="#_x0000_t202" style="position:absolute;left:0;text-align:left;margin-left:2.7pt;margin-top:12.3pt;width:62.55pt;height:2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Ex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" strokecolor="white [3212]" strokeweight="0">
                <v:textbox>
                  <w:txbxContent>
                    <w:p w14:paraId="50322572"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14:paraId="3F9D55AA" w14:textId="77777777" w:rsidR="00CE547F" w:rsidRPr="00FA362E" w:rsidRDefault="00CE547F" w:rsidP="00CE547F">
      <w:pPr>
        <w:tabs>
          <w:tab w:val="left" w:pos="7140"/>
        </w:tabs>
        <w:jc w:val="center"/>
        <w:rPr>
          <w:lang w:val="sk-SK"/>
        </w:rPr>
      </w:pPr>
      <w:r w:rsidRPr="00FA362E">
        <w:rPr>
          <w:noProof/>
        </w:rPr>
        <w:lastRenderedPageBreak/>
        <mc:AlternateContent>
          <mc:Choice Requires="wps">
            <w:drawing>
              <wp:anchor distT="0" distB="0" distL="114300" distR="114300" simplePos="0" relativeHeight="251663360" behindDoc="0" locked="0" layoutInCell="1" allowOverlap="1" wp14:anchorId="33C3FE0F" wp14:editId="00F664B0">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7FE3BAFA" w14:textId="77777777" w:rsidR="006A11AF" w:rsidRPr="00903A70" w:rsidRDefault="006A11AF"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3C3FE0F"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7FE3BAFA" w14:textId="77777777" w:rsidR="006A11AF" w:rsidRPr="00903A70" w:rsidRDefault="006A11AF" w:rsidP="00CE547F">
                      <w:pPr>
                        <w:rPr>
                          <w:sz w:val="16"/>
                          <w:szCs w:val="16"/>
                          <w:lang w:val="sk-SK"/>
                        </w:rPr>
                      </w:pPr>
                      <w:r w:rsidRPr="00903A70">
                        <w:rPr>
                          <w:sz w:val="16"/>
                          <w:szCs w:val="16"/>
                          <w:lang w:val="sk-SK"/>
                        </w:rPr>
                        <w:t>Udalosť</w:t>
                      </w:r>
                    </w:p>
                  </w:txbxContent>
                </v:textbox>
              </v:shape>
            </w:pict>
          </mc:Fallback>
        </mc:AlternateContent>
      </w:r>
      <w:r w:rsidRPr="00FA362E">
        <w:rPr>
          <w:noProof/>
        </w:rPr>
        <w:drawing>
          <wp:inline distT="0" distB="0" distL="0" distR="0" wp14:anchorId="0781623F" wp14:editId="76CC31C8">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1EC2983" w14:textId="00CEF436" w:rsidR="00CE547F" w:rsidRPr="00FA362E" w:rsidRDefault="00CE547F" w:rsidP="00CE547F">
      <w:pPr>
        <w:pStyle w:val="Popis"/>
        <w:rPr>
          <w:lang w:val="sk-SK"/>
        </w:rPr>
      </w:pPr>
      <w:bookmarkStart w:id="393" w:name="_Ref510354721"/>
      <w:bookmarkStart w:id="394" w:name="_Toc51398153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22</w:t>
      </w:r>
      <w:r w:rsidR="00A53D98">
        <w:rPr>
          <w:lang w:val="sk-SK"/>
        </w:rPr>
        <w:fldChar w:fldCharType="end"/>
      </w:r>
      <w:bookmarkEnd w:id="393"/>
      <w:r w:rsidRPr="00FA362E">
        <w:rPr>
          <w:lang w:val="sk-SK"/>
        </w:rPr>
        <w:t>:</w:t>
      </w:r>
      <w:r w:rsidRPr="00FA362E">
        <w:rPr>
          <w:szCs w:val="22"/>
          <w:lang w:val="sk-SK"/>
        </w:rPr>
        <w:t xml:space="preserve"> Relatívne zmeny SV subjektu 49 pri záťaži</w:t>
      </w:r>
      <w:r w:rsidRPr="00FA362E">
        <w:rPr>
          <w:lang w:val="sk-SK"/>
        </w:rPr>
        <w:t>.</w:t>
      </w:r>
      <w:bookmarkEnd w:id="394"/>
      <w:r w:rsidR="00882926">
        <w:rPr>
          <w:lang w:val="sk-SK"/>
        </w:rPr>
        <w:t xml:space="preserve"> </w:t>
      </w:r>
    </w:p>
    <w:p w14:paraId="7D12B60F" w14:textId="7E936829" w:rsidR="001B1926" w:rsidRDefault="001B1926" w:rsidP="001B1926">
      <w:pPr>
        <w:rPr>
          <w:lang w:val="sk-SK"/>
        </w:rPr>
      </w:pPr>
      <w:r>
        <w:rPr>
          <w:lang w:val="sk-SK"/>
        </w:rPr>
        <w:fldChar w:fldCharType="begin"/>
      </w:r>
      <w:r>
        <w:rPr>
          <w:lang w:val="sk-SK"/>
        </w:rPr>
        <w:instrText xml:space="preserve"> REF _Ref513927333 \h </w:instrText>
      </w:r>
      <w:r>
        <w:rPr>
          <w:lang w:val="sk-SK"/>
        </w:rPr>
      </w:r>
      <w:r>
        <w:rPr>
          <w:lang w:val="sk-SK"/>
        </w:rPr>
        <w:fldChar w:fldCharType="separate"/>
      </w:r>
      <w:r w:rsidR="00B85020" w:rsidRPr="00FA362E">
        <w:rPr>
          <w:lang w:val="sk-SK"/>
        </w:rPr>
        <w:t xml:space="preserve">Tabuľka </w:t>
      </w:r>
      <w:r w:rsidR="00B85020">
        <w:rPr>
          <w:noProof/>
          <w:lang w:val="sk-SK"/>
        </w:rPr>
        <w:t>16</w:t>
      </w:r>
      <w:r>
        <w:rPr>
          <w:lang w:val="sk-SK"/>
        </w:rPr>
        <w:fldChar w:fldCharType="end"/>
      </w:r>
      <w:r>
        <w:rPr>
          <w:lang w:val="sk-SK"/>
        </w:rPr>
        <w:t xml:space="preserve"> uvádza prehľad podmienok pri akých bolo meranie vykonané. </w:t>
      </w:r>
    </w:p>
    <w:p w14:paraId="780FEF6B" w14:textId="77777777" w:rsidR="001B1926" w:rsidRDefault="001B1926" w:rsidP="001B1926">
      <w:pPr>
        <w:rPr>
          <w:lang w:val="sk-SK"/>
        </w:rPr>
      </w:pPr>
    </w:p>
    <w:tbl>
      <w:tblPr>
        <w:tblW w:w="5665" w:type="dxa"/>
        <w:jc w:val="center"/>
        <w:tblLook w:val="04A0" w:firstRow="1" w:lastRow="0" w:firstColumn="1" w:lastColumn="0" w:noHBand="0" w:noVBand="1"/>
      </w:tblPr>
      <w:tblGrid>
        <w:gridCol w:w="2080"/>
        <w:gridCol w:w="3585"/>
      </w:tblGrid>
      <w:tr w:rsidR="001B1926" w:rsidRPr="00FA362E" w14:paraId="1F94C887" w14:textId="77777777" w:rsidTr="00DF641B">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1DF4B4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14:paraId="7E58612C"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udalosť:</w:t>
            </w:r>
          </w:p>
        </w:tc>
      </w:tr>
      <w:tr w:rsidR="001B1926" w:rsidRPr="00FA362E" w14:paraId="605EC70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9DD9A1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14:paraId="356E37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vodorovne</w:t>
            </w:r>
          </w:p>
        </w:tc>
      </w:tr>
      <w:tr w:rsidR="001B1926" w:rsidRPr="00FA362E" w14:paraId="009C85A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F071DE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14:paraId="3F1415F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zdvihnuté</w:t>
            </w:r>
          </w:p>
        </w:tc>
      </w:tr>
      <w:tr w:rsidR="001B1926" w:rsidRPr="00FA362E" w14:paraId="3A0EC7DE"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FBFD2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14:paraId="4D00FD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začiatok šliapania</w:t>
            </w:r>
          </w:p>
        </w:tc>
      </w:tr>
      <w:tr w:rsidR="001B1926" w:rsidRPr="00FA362E" w14:paraId="26AFAEE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4165E9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938E4D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20s po začatí šliapania</w:t>
            </w:r>
          </w:p>
        </w:tc>
      </w:tr>
      <w:tr w:rsidR="001B1926" w:rsidRPr="00FA362E" w14:paraId="699D844B"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CD485A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4017BC3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40s po začatí šliapania</w:t>
            </w:r>
          </w:p>
        </w:tc>
      </w:tr>
      <w:tr w:rsidR="001B1926" w:rsidRPr="00FA362E" w14:paraId="4BFB6B5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E90F0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39F375C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60s po začatí šliapania</w:t>
            </w:r>
          </w:p>
        </w:tc>
      </w:tr>
      <w:tr w:rsidR="001B1926" w:rsidRPr="00FA362E" w14:paraId="475F3A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7523D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918CC3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80s po začatí šliapania</w:t>
            </w:r>
          </w:p>
        </w:tc>
      </w:tr>
      <w:tr w:rsidR="001B1926" w:rsidRPr="00FA362E" w14:paraId="3A1D4A7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B50C5A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54BB8D0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100s po začatí šliapania</w:t>
            </w:r>
          </w:p>
        </w:tc>
      </w:tr>
      <w:tr w:rsidR="001B1926" w:rsidRPr="00FA362E" w14:paraId="59DC084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0BD73D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14:paraId="4F10FD8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začiatok šliapania</w:t>
            </w:r>
          </w:p>
        </w:tc>
      </w:tr>
      <w:tr w:rsidR="001B1926" w:rsidRPr="00FA362E" w14:paraId="53D081D9"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9356D0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1A436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20s po začatí šliapania</w:t>
            </w:r>
          </w:p>
        </w:tc>
      </w:tr>
      <w:tr w:rsidR="001B1926" w:rsidRPr="00FA362E" w14:paraId="100FD8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246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353A13A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40s po začatí šliapania</w:t>
            </w:r>
          </w:p>
        </w:tc>
      </w:tr>
      <w:tr w:rsidR="001B1926" w:rsidRPr="00FA362E" w14:paraId="4D81784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AEE201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2C517E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60s po začatí šliapania</w:t>
            </w:r>
          </w:p>
        </w:tc>
      </w:tr>
      <w:tr w:rsidR="001B1926" w:rsidRPr="00FA362E" w14:paraId="161DED1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AF09A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B66141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80s po začatí šliapania</w:t>
            </w:r>
          </w:p>
        </w:tc>
      </w:tr>
      <w:tr w:rsidR="001B1926" w:rsidRPr="00FA362E" w14:paraId="768901E5"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51DFF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3AE1766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100s po začatí šliapania</w:t>
            </w:r>
          </w:p>
        </w:tc>
      </w:tr>
      <w:tr w:rsidR="001B1926" w:rsidRPr="00FA362E" w14:paraId="10C1BF91"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AA74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14:paraId="769016A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koniec šliapania na rotopede</w:t>
            </w:r>
          </w:p>
        </w:tc>
      </w:tr>
      <w:tr w:rsidR="001B1926" w:rsidRPr="00FA362E" w14:paraId="213073B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3DED3D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14:paraId="4672122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1m po konci šliapania</w:t>
            </w:r>
          </w:p>
        </w:tc>
      </w:tr>
      <w:tr w:rsidR="001B1926" w:rsidRPr="00FA362E" w14:paraId="08B84327"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D3D06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14:paraId="0AEEDD9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 po konci šliapania</w:t>
            </w:r>
          </w:p>
        </w:tc>
      </w:tr>
      <w:tr w:rsidR="001B1926" w:rsidRPr="00FA362E" w14:paraId="206E06F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FF4D95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lastRenderedPageBreak/>
              <w:t>3min</w:t>
            </w:r>
          </w:p>
        </w:tc>
        <w:tc>
          <w:tcPr>
            <w:tcW w:w="3585" w:type="dxa"/>
            <w:tcBorders>
              <w:top w:val="nil"/>
              <w:left w:val="nil"/>
              <w:bottom w:val="nil"/>
              <w:right w:val="single" w:sz="4" w:space="0" w:color="auto"/>
            </w:tcBorders>
            <w:shd w:val="clear" w:color="auto" w:fill="auto"/>
            <w:noWrap/>
            <w:vAlign w:val="bottom"/>
            <w:hideMark/>
          </w:tcPr>
          <w:p w14:paraId="0F4335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3m po konci šliapania</w:t>
            </w:r>
          </w:p>
        </w:tc>
      </w:tr>
      <w:tr w:rsidR="001B1926" w:rsidRPr="00FA362E" w14:paraId="29208B5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80EB7A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14:paraId="27A968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 po konci šliapania</w:t>
            </w:r>
          </w:p>
        </w:tc>
      </w:tr>
      <w:tr w:rsidR="001B1926" w:rsidRPr="00FA362E" w14:paraId="1FA63744"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08F273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14:paraId="6EDFED7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 po konci šliapania</w:t>
            </w:r>
          </w:p>
        </w:tc>
      </w:tr>
      <w:tr w:rsidR="001B1926" w:rsidRPr="00FA362E" w14:paraId="44358ABF"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6A2EC5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14:paraId="7352A29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 po konci šliapania</w:t>
            </w:r>
          </w:p>
        </w:tc>
      </w:tr>
      <w:tr w:rsidR="001B1926" w:rsidRPr="00FA362E" w14:paraId="71E2C403" w14:textId="77777777" w:rsidTr="00DF641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518AB4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14:paraId="2E6EF61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 po konci šliapania</w:t>
            </w:r>
          </w:p>
        </w:tc>
      </w:tr>
    </w:tbl>
    <w:p w14:paraId="23869F21" w14:textId="77777777" w:rsidR="001B1926" w:rsidRPr="00FA362E" w:rsidRDefault="001B1926" w:rsidP="001B1926">
      <w:pPr>
        <w:pStyle w:val="Popis"/>
        <w:spacing w:before="240"/>
        <w:rPr>
          <w:szCs w:val="22"/>
          <w:lang w:val="sk-SK"/>
        </w:rPr>
      </w:pPr>
      <w:bookmarkStart w:id="395" w:name="_Ref513927333"/>
      <w:bookmarkStart w:id="396" w:name="_Toc513981555"/>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16</w:t>
      </w:r>
      <w:r w:rsidRPr="00FA362E">
        <w:rPr>
          <w:lang w:val="sk-SK"/>
        </w:rPr>
        <w:fldChar w:fldCharType="end"/>
      </w:r>
      <w:bookmarkEnd w:id="395"/>
      <w:r w:rsidRPr="00FA362E">
        <w:rPr>
          <w:lang w:val="sk-SK"/>
        </w:rPr>
        <w:t>:</w:t>
      </w:r>
      <w:r w:rsidRPr="00FA362E">
        <w:rPr>
          <w:szCs w:val="22"/>
          <w:lang w:val="sk-SK"/>
        </w:rPr>
        <w:t xml:space="preserve"> Legenda pre </w:t>
      </w:r>
      <w:r w:rsidRPr="00FA362E">
        <w:rPr>
          <w:szCs w:val="22"/>
          <w:lang w:val="sk-SK"/>
        </w:rPr>
        <w:fldChar w:fldCharType="begin"/>
      </w:r>
      <w:r w:rsidRPr="00FA362E">
        <w:rPr>
          <w:szCs w:val="22"/>
          <w:lang w:val="sk-SK"/>
        </w:rPr>
        <w:instrText xml:space="preserve"> REF _Ref510354717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Pr="00FA362E">
        <w:rPr>
          <w:szCs w:val="22"/>
          <w:lang w:val="sk-SK"/>
        </w:rPr>
        <w:fldChar w:fldCharType="end"/>
      </w:r>
      <w:r w:rsidRPr="00FA362E">
        <w:rPr>
          <w:szCs w:val="22"/>
          <w:lang w:val="sk-SK"/>
        </w:rPr>
        <w:t xml:space="preserve"> a </w:t>
      </w:r>
      <w:commentRangeStart w:id="397"/>
      <w:r w:rsidRPr="00FA362E">
        <w:rPr>
          <w:szCs w:val="22"/>
          <w:lang w:val="sk-SK"/>
        </w:rPr>
        <w:fldChar w:fldCharType="begin"/>
      </w:r>
      <w:r w:rsidRPr="00FA362E">
        <w:rPr>
          <w:szCs w:val="22"/>
          <w:lang w:val="sk-SK"/>
        </w:rPr>
        <w:instrText xml:space="preserve"> REF _Ref510354721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Pr="00FA362E">
        <w:rPr>
          <w:szCs w:val="22"/>
          <w:lang w:val="sk-SK"/>
        </w:rPr>
        <w:fldChar w:fldCharType="end"/>
      </w:r>
      <w:commentRangeEnd w:id="397"/>
      <w:r w:rsidR="00EE155D">
        <w:rPr>
          <w:rStyle w:val="Odkaznakomentr"/>
          <w:rFonts w:eastAsia="Times New Roman" w:cs="Times New Roman"/>
          <w:spacing w:val="0"/>
          <w:lang w:val="cs-CZ" w:eastAsia="cs-CZ" w:bidi="ar-SA"/>
        </w:rPr>
        <w:commentReference w:id="397"/>
      </w:r>
      <w:r w:rsidRPr="00FA362E">
        <w:rPr>
          <w:szCs w:val="22"/>
          <w:lang w:val="sk-SK"/>
        </w:rPr>
        <w:t>.</w:t>
      </w:r>
      <w:bookmarkEnd w:id="396"/>
    </w:p>
    <w:p w14:paraId="7D914210" w14:textId="6A2D35EB" w:rsidR="00CE547F" w:rsidRPr="00FA362E" w:rsidRDefault="00CE547F" w:rsidP="001B1926">
      <w:pPr>
        <w:overflowPunct/>
        <w:autoSpaceDE/>
        <w:autoSpaceDN/>
        <w:adjustRightInd/>
        <w:textAlignment w:val="auto"/>
        <w:rPr>
          <w:szCs w:val="22"/>
          <w:lang w:val="sk-SK"/>
        </w:rPr>
      </w:pPr>
      <w:r w:rsidRPr="00FA362E">
        <w:rPr>
          <w:lang w:val="sk-SK"/>
        </w:rPr>
        <w:br w:type="page"/>
      </w:r>
    </w:p>
    <w:p w14:paraId="495444DC" w14:textId="77777777" w:rsidR="00CE547F" w:rsidRPr="00FA362E" w:rsidRDefault="00CE547F" w:rsidP="00CE547F">
      <w:pPr>
        <w:pStyle w:val="Text"/>
        <w:ind w:firstLine="0"/>
        <w:rPr>
          <w:lang w:val="sk-SK"/>
        </w:rPr>
        <w:sectPr w:rsidR="00CE547F" w:rsidRPr="00FA362E">
          <w:pgSz w:w="11907" w:h="16840" w:code="9"/>
          <w:pgMar w:top="1418" w:right="1418" w:bottom="1418" w:left="1985" w:header="737" w:footer="737" w:gutter="0"/>
          <w:cols w:space="708"/>
          <w:noEndnote/>
          <w:titlePg/>
        </w:sectPr>
      </w:pPr>
    </w:p>
    <w:p w14:paraId="40E293C6" w14:textId="77777777" w:rsidR="00CE547F" w:rsidRPr="00FA362E" w:rsidRDefault="00CE547F" w:rsidP="00CE547F">
      <w:pPr>
        <w:pStyle w:val="Nadpis1"/>
        <w:rPr>
          <w:lang w:val="sk-SK"/>
        </w:rPr>
      </w:pPr>
      <w:bookmarkStart w:id="398" w:name="_Toc386404220"/>
      <w:bookmarkStart w:id="399" w:name="_Toc510268163"/>
      <w:bookmarkStart w:id="400" w:name="_Toc513981504"/>
      <w:r w:rsidRPr="00FA362E">
        <w:rPr>
          <w:lang w:val="sk-SK"/>
        </w:rPr>
        <w:lastRenderedPageBreak/>
        <w:t>Záver</w:t>
      </w:r>
      <w:bookmarkEnd w:id="398"/>
      <w:bookmarkEnd w:id="399"/>
      <w:bookmarkEnd w:id="400"/>
    </w:p>
    <w:p w14:paraId="11E70FF3" w14:textId="1BBB2DD2" w:rsidR="000F6D81" w:rsidRDefault="00CE547F" w:rsidP="00CE547F">
      <w:pPr>
        <w:tabs>
          <w:tab w:val="left" w:pos="7140"/>
        </w:tabs>
        <w:rPr>
          <w:ins w:id="401" w:author="Pavel Jurak" w:date="2018-05-31T15:54:00Z"/>
          <w:lang w:val="sk-SK"/>
        </w:rPr>
      </w:pPr>
      <w:r w:rsidRPr="00FA362E">
        <w:rPr>
          <w:lang w:val="sk-SK"/>
        </w:rPr>
        <w:t xml:space="preserve">Predložená práca prezentuje </w:t>
      </w:r>
      <w:ins w:id="402" w:author="Pavel Jurak" w:date="2018-05-31T15:55:00Z">
        <w:r w:rsidR="000F6D81">
          <w:rPr>
            <w:lang w:val="sk-SK"/>
          </w:rPr>
          <w:t xml:space="preserve">nové metody </w:t>
        </w:r>
      </w:ins>
      <w:r w:rsidRPr="00FA362E">
        <w:rPr>
          <w:lang w:val="sk-SK"/>
        </w:rPr>
        <w:t>analýz</w:t>
      </w:r>
      <w:ins w:id="403" w:author="Pavel Jurak" w:date="2018-05-31T15:55:00Z">
        <w:r w:rsidR="000F6D81">
          <w:rPr>
            <w:lang w:val="sk-SK"/>
          </w:rPr>
          <w:t>y</w:t>
        </w:r>
      </w:ins>
      <w:del w:id="404" w:author="Pavel Jurak" w:date="2018-05-31T15:55:00Z">
        <w:r w:rsidRPr="00FA362E" w:rsidDel="000F6D81">
          <w:rPr>
            <w:lang w:val="sk-SK"/>
          </w:rPr>
          <w:delText>u</w:delText>
        </w:r>
      </w:del>
      <w:r w:rsidRPr="00FA362E">
        <w:rPr>
          <w:lang w:val="sk-SK"/>
        </w:rPr>
        <w:t xml:space="preserve"> vzájomných väzieb hemodymických parametrov</w:t>
      </w:r>
      <w:ins w:id="405" w:author="Pavel Jurak" w:date="2018-05-31T15:56:00Z">
        <w:r w:rsidR="000F6D81">
          <w:rPr>
            <w:lang w:val="sk-SK"/>
          </w:rPr>
          <w:t xml:space="preserve"> a výpočt</w:t>
        </w:r>
      </w:ins>
      <w:ins w:id="406" w:author="Pavel Jurak" w:date="2018-05-31T15:57:00Z">
        <w:r w:rsidR="00066DEF">
          <w:rPr>
            <w:lang w:val="sk-SK"/>
          </w:rPr>
          <w:t>u</w:t>
        </w:r>
      </w:ins>
      <w:ins w:id="407" w:author="Pavel Jurak" w:date="2018-05-31T15:56:00Z">
        <w:r w:rsidR="000F6D81">
          <w:rPr>
            <w:lang w:val="sk-SK"/>
          </w:rPr>
          <w:t xml:space="preserve"> srdečního výdeje</w:t>
        </w:r>
      </w:ins>
      <w:ins w:id="408" w:author="Pavel Jurak" w:date="2018-05-31T15:57:00Z">
        <w:r w:rsidR="00066DEF">
          <w:rPr>
            <w:lang w:val="sk-SK"/>
          </w:rPr>
          <w:t xml:space="preserve">. Využívá </w:t>
        </w:r>
      </w:ins>
      <w:ins w:id="409" w:author="Pavel Jurak" w:date="2018-05-31T15:58:00Z">
        <w:r w:rsidR="00066DEF">
          <w:rPr>
            <w:lang w:val="sk-SK"/>
          </w:rPr>
          <w:t>vyjímečných</w:t>
        </w:r>
      </w:ins>
      <w:ins w:id="410" w:author="Pavel Jurak" w:date="2018-05-31T15:57:00Z">
        <w:r w:rsidR="00066DEF">
          <w:rPr>
            <w:lang w:val="sk-SK"/>
          </w:rPr>
          <w:t xml:space="preserve"> dat</w:t>
        </w:r>
      </w:ins>
      <w:ins w:id="411" w:author="Pavel Jurak" w:date="2018-05-31T15:58:00Z">
        <w:r w:rsidR="00066DEF">
          <w:rPr>
            <w:lang w:val="sk-SK"/>
          </w:rPr>
          <w:t>ových souborů</w:t>
        </w:r>
      </w:ins>
      <w:ins w:id="412" w:author="Pavel Jurak" w:date="2018-05-31T15:57:00Z">
        <w:r w:rsidR="00066DEF">
          <w:rPr>
            <w:lang w:val="sk-SK"/>
          </w:rPr>
          <w:t xml:space="preserve">, které zahrnují </w:t>
        </w:r>
      </w:ins>
      <w:ins w:id="413" w:author="Pavel Jurak" w:date="2018-05-31T15:58:00Z">
        <w:r w:rsidR="00066DEF">
          <w:rPr>
            <w:lang w:val="sk-SK"/>
          </w:rPr>
          <w:t>současné měření 12-svodové</w:t>
        </w:r>
      </w:ins>
      <w:ins w:id="414" w:author="Pavel Jurak" w:date="2018-05-31T15:59:00Z">
        <w:r w:rsidR="00066DEF">
          <w:rPr>
            <w:lang w:val="sk-SK"/>
          </w:rPr>
          <w:t>ho</w:t>
        </w:r>
      </w:ins>
      <w:ins w:id="415" w:author="Pavel Jurak" w:date="2018-05-31T15:58:00Z">
        <w:r w:rsidR="00066DEF">
          <w:rPr>
            <w:lang w:val="sk-SK"/>
          </w:rPr>
          <w:t xml:space="preserve"> </w:t>
        </w:r>
      </w:ins>
      <w:ins w:id="416" w:author="Pavel Jurak" w:date="2018-05-31T15:57:00Z">
        <w:r w:rsidR="00066DEF">
          <w:rPr>
            <w:lang w:val="sk-SK"/>
          </w:rPr>
          <w:t>EKG, srdedční</w:t>
        </w:r>
      </w:ins>
      <w:ins w:id="417" w:author="Pavel Jurak" w:date="2018-05-31T15:59:00Z">
        <w:r w:rsidR="00066DEF">
          <w:rPr>
            <w:lang w:val="sk-SK"/>
          </w:rPr>
          <w:t>ch</w:t>
        </w:r>
      </w:ins>
      <w:ins w:id="418" w:author="Pavel Jurak" w:date="2018-05-31T15:57:00Z">
        <w:r w:rsidR="00066DEF">
          <w:rPr>
            <w:lang w:val="sk-SK"/>
          </w:rPr>
          <w:t xml:space="preserve"> zvuk</w:t>
        </w:r>
      </w:ins>
      <w:ins w:id="419" w:author="Pavel Jurak" w:date="2018-05-31T15:59:00Z">
        <w:r w:rsidR="00066DEF">
          <w:rPr>
            <w:lang w:val="sk-SK"/>
          </w:rPr>
          <w:t>ů</w:t>
        </w:r>
      </w:ins>
      <w:ins w:id="420" w:author="Pavel Jurak" w:date="2018-05-31T15:57:00Z">
        <w:r w:rsidR="00066DEF">
          <w:rPr>
            <w:lang w:val="sk-SK"/>
          </w:rPr>
          <w:t xml:space="preserve"> a</w:t>
        </w:r>
      </w:ins>
      <w:ins w:id="421" w:author="Pavel Jurak" w:date="2018-05-31T15:59:00Z">
        <w:r w:rsidR="00066DEF">
          <w:rPr>
            <w:lang w:val="sk-SK"/>
          </w:rPr>
          <w:t> </w:t>
        </w:r>
      </w:ins>
      <w:ins w:id="422" w:author="Pavel Jurak" w:date="2018-05-31T15:57:00Z">
        <w:r w:rsidR="00066DEF">
          <w:rPr>
            <w:lang w:val="sk-SK"/>
          </w:rPr>
          <w:t>celotělov</w:t>
        </w:r>
      </w:ins>
      <w:ins w:id="423" w:author="Pavel Jurak" w:date="2018-05-31T15:59:00Z">
        <w:r w:rsidR="00066DEF">
          <w:rPr>
            <w:lang w:val="sk-SK"/>
          </w:rPr>
          <w:t xml:space="preserve">é </w:t>
        </w:r>
      </w:ins>
      <w:ins w:id="424" w:author="Pavel Jurak" w:date="2018-05-31T15:57:00Z">
        <w:r w:rsidR="00066DEF">
          <w:rPr>
            <w:lang w:val="sk-SK"/>
          </w:rPr>
          <w:t xml:space="preserve"> boimpeda</w:t>
        </w:r>
      </w:ins>
      <w:ins w:id="425" w:author="Pavel Jurak" w:date="2018-05-31T15:59:00Z">
        <w:r w:rsidR="00066DEF">
          <w:rPr>
            <w:lang w:val="sk-SK"/>
          </w:rPr>
          <w:t xml:space="preserve">nce </w:t>
        </w:r>
      </w:ins>
      <w:ins w:id="426" w:author="Pavel Jurak" w:date="2018-05-31T15:57:00Z">
        <w:r w:rsidR="00066DEF">
          <w:rPr>
            <w:lang w:val="sk-SK"/>
          </w:rPr>
          <w:t xml:space="preserve"> </w:t>
        </w:r>
      </w:ins>
      <w:del w:id="427" w:author="Pavel Jurak" w:date="2018-05-31T15:56:00Z">
        <w:r w:rsidRPr="00FA362E" w:rsidDel="000F6D81">
          <w:rPr>
            <w:lang w:val="sk-SK"/>
          </w:rPr>
          <w:delText xml:space="preserve"> </w:delText>
        </w:r>
      </w:del>
      <w:del w:id="428" w:author="Pavel Jurak" w:date="2018-05-31T15:58:00Z">
        <w:r w:rsidRPr="00FA362E" w:rsidDel="00066DEF">
          <w:rPr>
            <w:lang w:val="sk-SK"/>
          </w:rPr>
          <w:delText>s </w:delText>
        </w:r>
      </w:del>
      <w:del w:id="429" w:author="Pavel Jurak" w:date="2018-05-31T15:56:00Z">
        <w:r w:rsidRPr="00FA362E" w:rsidDel="000F6D81">
          <w:rPr>
            <w:lang w:val="sk-SK"/>
          </w:rPr>
          <w:delText>dorazom na</w:delText>
        </w:r>
      </w:del>
      <w:del w:id="430" w:author="Pavel Jurak" w:date="2018-05-31T15:58:00Z">
        <w:r w:rsidRPr="00FA362E" w:rsidDel="00066DEF">
          <w:rPr>
            <w:lang w:val="sk-SK"/>
          </w:rPr>
          <w:delText xml:space="preserve"> bioimpedančné parametre používané na výpočet srdečného výdaja.</w:delText>
        </w:r>
      </w:del>
      <w:r w:rsidRPr="00FA362E">
        <w:rPr>
          <w:lang w:val="sk-SK"/>
        </w:rPr>
        <w:t xml:space="preserve"> </w:t>
      </w:r>
    </w:p>
    <w:p w14:paraId="5571E263" w14:textId="77777777" w:rsidR="000F6D81" w:rsidRDefault="000F6D81" w:rsidP="00CE547F">
      <w:pPr>
        <w:tabs>
          <w:tab w:val="left" w:pos="7140"/>
        </w:tabs>
        <w:rPr>
          <w:ins w:id="431" w:author="Pavel Jurak" w:date="2018-05-31T15:54:00Z"/>
          <w:lang w:val="sk-SK"/>
        </w:rPr>
      </w:pPr>
    </w:p>
    <w:p w14:paraId="669C602B" w14:textId="35085BEB" w:rsidR="00EA0DE4" w:rsidRDefault="00CE547F" w:rsidP="00CE547F">
      <w:pPr>
        <w:tabs>
          <w:tab w:val="left" w:pos="7140"/>
        </w:tabs>
        <w:rPr>
          <w:ins w:id="432" w:author="Pavel Jurak" w:date="2018-05-31T15:54:00Z"/>
          <w:lang w:val="sk-SK"/>
        </w:rPr>
      </w:pPr>
      <w:commentRangeStart w:id="433"/>
      <w:r w:rsidRPr="00FA362E">
        <w:rPr>
          <w:lang w:val="sk-SK"/>
        </w:rPr>
        <w:t xml:space="preserve">V súčasnosti nie je v literatúre zhoda na fyziologickom pôvode bioimpedančných parametroch. Nedostatok informácií o pôvode bioimpedančných parametrov má za následok používanie nepresných modelov na výpočet SV z bioimpedancie. V súčasnosti sa na výpočet SV používa model zahrňujúci iba tok krvi do periférií, čo je len jedna čast z 2-prvkového Windkesselovho modelu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Kapacitná časť chýba a zložitejšie modely ako 3 a 4-dielne Windkesselove modely pre bioimpedanciu ešte nie sú definované. Pri porovnaní SV počítaných bioimpedančnými monitormi sa preto často objavuje slabá zhoda s paralelne meraným SV pomocou echokardiografie alebo MRI a to buď v absolútnych hodnotách </w:t>
      </w:r>
      <w:r w:rsidR="00882926">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Pr>
          <w:lang w:val="sk-SK"/>
        </w:rPr>
        <w:fldChar w:fldCharType="separate"/>
      </w:r>
      <w:r w:rsidR="00882926">
        <w:rPr>
          <w:noProof/>
          <w:lang w:val="sk-SK"/>
        </w:rPr>
        <w:t>[80]</w:t>
      </w:r>
      <w:r w:rsidR="00882926">
        <w:rPr>
          <w:lang w:val="sk-SK"/>
        </w:rPr>
        <w:fldChar w:fldCharType="end"/>
      </w:r>
      <w:r w:rsidR="00882926">
        <w:rPr>
          <w:lang w:val="sk-SK"/>
        </w:rPr>
        <w:t>,</w:t>
      </w:r>
      <w:r w:rsidRPr="00FA362E">
        <w:rPr>
          <w:lang w:val="sk-SK"/>
        </w:rPr>
        <w:t xml:space="preserve"> alebo aj relatívnych hodnotách</w:t>
      </w:r>
      <w:r w:rsidRPr="00FA362E">
        <w:rPr>
          <w:noProof/>
          <w:lang w:val="sk-SK"/>
        </w:rPr>
        <w:t xml:space="preserve"> </w: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 </w:instrTex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EN.CITE.DATA </w:instrText>
      </w:r>
      <w:r w:rsidRPr="00FA362E">
        <w:rPr>
          <w:noProof/>
          <w:lang w:val="sk-SK"/>
        </w:rPr>
      </w:r>
      <w:r w:rsidRPr="00FA362E">
        <w:rPr>
          <w:noProof/>
          <w:lang w:val="sk-SK"/>
        </w:rPr>
        <w:fldChar w:fldCharType="end"/>
      </w:r>
      <w:r w:rsidRPr="00FA362E">
        <w:rPr>
          <w:noProof/>
          <w:lang w:val="sk-SK"/>
        </w:rPr>
      </w:r>
      <w:r w:rsidRPr="00FA362E">
        <w:rPr>
          <w:noProof/>
          <w:lang w:val="sk-SK"/>
        </w:rPr>
        <w:fldChar w:fldCharType="separate"/>
      </w:r>
      <w:r w:rsidRPr="00FA362E">
        <w:rPr>
          <w:noProof/>
          <w:lang w:val="sk-SK"/>
        </w:rPr>
        <w:t>[5]</w:t>
      </w:r>
      <w:r w:rsidRPr="00FA362E">
        <w:rPr>
          <w:noProof/>
          <w:lang w:val="sk-SK"/>
        </w:rPr>
        <w:fldChar w:fldCharType="end"/>
      </w:r>
      <w:r w:rsidRPr="00FA362E">
        <w:rPr>
          <w:lang w:val="sk-SK"/>
        </w:rPr>
        <w:t xml:space="preserve">. </w:t>
      </w:r>
      <w:commentRangeEnd w:id="433"/>
      <w:r w:rsidR="00066DEF">
        <w:rPr>
          <w:rStyle w:val="Odkaznakomentr"/>
        </w:rPr>
        <w:commentReference w:id="433"/>
      </w:r>
    </w:p>
    <w:p w14:paraId="1CBB05FA" w14:textId="7240F1F6" w:rsidR="000F6D81" w:rsidRDefault="000F6D81" w:rsidP="00CE547F">
      <w:pPr>
        <w:tabs>
          <w:tab w:val="left" w:pos="7140"/>
        </w:tabs>
        <w:rPr>
          <w:ins w:id="434" w:author="Pavel Jurak" w:date="2018-05-31T16:00:00Z"/>
          <w:lang w:val="sk-SK"/>
        </w:rPr>
      </w:pPr>
    </w:p>
    <w:p w14:paraId="408F6E2B" w14:textId="6D5DD58C" w:rsidR="00066DEF" w:rsidRPr="00066DEF" w:rsidRDefault="00066DEF" w:rsidP="00CE547F">
      <w:pPr>
        <w:tabs>
          <w:tab w:val="left" w:pos="7140"/>
        </w:tabs>
        <w:rPr>
          <w:ins w:id="435" w:author="Pavel Jurak" w:date="2018-05-31T11:58:00Z"/>
          <w:b/>
          <w:lang w:val="sk-SK"/>
          <w:rPrChange w:id="436" w:author="Pavel Jurak" w:date="2018-05-31T16:01:00Z">
            <w:rPr>
              <w:ins w:id="437" w:author="Pavel Jurak" w:date="2018-05-31T11:58:00Z"/>
              <w:lang w:val="sk-SK"/>
            </w:rPr>
          </w:rPrChange>
        </w:rPr>
      </w:pPr>
      <w:ins w:id="438" w:author="Pavel Jurak" w:date="2018-05-31T16:00:00Z">
        <w:r w:rsidRPr="00066DEF">
          <w:rPr>
            <w:b/>
            <w:lang w:val="sk-SK"/>
            <w:rPrChange w:id="439" w:author="Pavel Jurak" w:date="2018-05-31T16:01:00Z">
              <w:rPr>
                <w:lang w:val="sk-SK"/>
              </w:rPr>
            </w:rPrChange>
          </w:rPr>
          <w:t>Přínosy a dílčí závěry dizertační práce:</w:t>
        </w:r>
      </w:ins>
    </w:p>
    <w:p w14:paraId="27E31483" w14:textId="22FD93AA" w:rsidR="00EA0DE4" w:rsidRDefault="00066DEF" w:rsidP="00CE547F">
      <w:pPr>
        <w:tabs>
          <w:tab w:val="left" w:pos="7140"/>
        </w:tabs>
        <w:rPr>
          <w:ins w:id="440" w:author="Pavel Jurak" w:date="2018-05-31T11:58:00Z"/>
          <w:lang w:val="sk-SK"/>
        </w:rPr>
      </w:pPr>
      <w:ins w:id="441" w:author="Pavel Jurak" w:date="2018-05-31T16:01:00Z">
        <w:r>
          <w:rPr>
            <w:lang w:val="sk-SK"/>
          </w:rPr>
          <w:t>P</w:t>
        </w:r>
      </w:ins>
      <w:ins w:id="442" w:author="Pavel Jurak" w:date="2018-05-31T11:58:00Z">
        <w:r>
          <w:rPr>
            <w:lang w:val="sk-SK"/>
          </w:rPr>
          <w:t>ráce zah</w:t>
        </w:r>
      </w:ins>
      <w:ins w:id="443" w:author="Pavel Jurak" w:date="2018-06-01T14:06:00Z">
        <w:r w:rsidR="006A11AF">
          <w:rPr>
            <w:lang w:val="sk-SK"/>
          </w:rPr>
          <w:t>r</w:t>
        </w:r>
      </w:ins>
      <w:ins w:id="444" w:author="Pavel Jurak" w:date="2018-05-31T11:58:00Z">
        <w:r>
          <w:rPr>
            <w:lang w:val="sk-SK"/>
          </w:rPr>
          <w:t>nuje</w:t>
        </w:r>
        <w:r w:rsidR="00EA0DE4">
          <w:rPr>
            <w:lang w:val="sk-SK"/>
          </w:rPr>
          <w:t xml:space="preserve"> nové metody cílené na přesnější stanovení srdečního vý</w:t>
        </w:r>
      </w:ins>
      <w:ins w:id="445" w:author="Pavel Jurak" w:date="2018-05-31T11:59:00Z">
        <w:r w:rsidR="00EA0DE4">
          <w:rPr>
            <w:lang w:val="sk-SK"/>
          </w:rPr>
          <w:t>deje a</w:t>
        </w:r>
      </w:ins>
      <w:ins w:id="446" w:author="Pavel Jurak" w:date="2018-05-31T12:00:00Z">
        <w:r w:rsidR="00EA0DE4">
          <w:rPr>
            <w:lang w:val="sk-SK"/>
          </w:rPr>
          <w:t> </w:t>
        </w:r>
      </w:ins>
      <w:ins w:id="447" w:author="Pavel Jurak" w:date="2018-05-31T11:59:00Z">
        <w:r w:rsidR="00EA0DE4">
          <w:rPr>
            <w:lang w:val="sk-SK"/>
          </w:rPr>
          <w:t xml:space="preserve">krevní </w:t>
        </w:r>
      </w:ins>
      <w:ins w:id="448" w:author="Pavel Jurak" w:date="2018-05-31T12:00:00Z">
        <w:r w:rsidR="00EA0DE4">
          <w:rPr>
            <w:lang w:val="sk-SK"/>
          </w:rPr>
          <w:t xml:space="preserve">cikulace neinvazivní cestou pomocí celotělopvé imedanční </w:t>
        </w:r>
        <w:commentRangeStart w:id="449"/>
        <w:r w:rsidR="00EA0DE4">
          <w:rPr>
            <w:lang w:val="sk-SK"/>
          </w:rPr>
          <w:t>kardiografie</w:t>
        </w:r>
      </w:ins>
      <w:commentRangeEnd w:id="449"/>
      <w:ins w:id="450" w:author="Pavel Jurak" w:date="2018-05-31T13:05:00Z">
        <w:r w:rsidR="00857697">
          <w:rPr>
            <w:rStyle w:val="Odkaznakomentr"/>
          </w:rPr>
          <w:commentReference w:id="449"/>
        </w:r>
      </w:ins>
      <w:ins w:id="451" w:author="Pavel Jurak" w:date="2018-05-31T12:00:00Z">
        <w:r w:rsidR="00EA0DE4">
          <w:rPr>
            <w:lang w:val="sk-SK"/>
          </w:rPr>
          <w:t>. ....</w:t>
        </w:r>
      </w:ins>
    </w:p>
    <w:p w14:paraId="4F4BE354" w14:textId="1786C292" w:rsidR="00CE547F" w:rsidRPr="00FA362E" w:rsidRDefault="00CE547F" w:rsidP="00CE547F">
      <w:pPr>
        <w:tabs>
          <w:tab w:val="left" w:pos="7140"/>
        </w:tabs>
        <w:rPr>
          <w:lang w:val="sk-SK"/>
        </w:rPr>
      </w:pPr>
      <w:r w:rsidRPr="00FA362E">
        <w:rPr>
          <w:lang w:val="sk-SK"/>
        </w:rPr>
        <w:t xml:space="preserve">Táto práca poskytuje </w:t>
      </w:r>
      <w:commentRangeStart w:id="452"/>
      <w:r w:rsidRPr="00FA362E">
        <w:rPr>
          <w:lang w:val="sk-SK"/>
        </w:rPr>
        <w:t xml:space="preserve">nové informácie o fyziologickom pôvode bioimpedančných parametrov </w:t>
      </w:r>
      <w:commentRangeEnd w:id="452"/>
      <w:r w:rsidR="00F55051">
        <w:rPr>
          <w:rStyle w:val="Odkaznakomentr"/>
        </w:rPr>
        <w:commentReference w:id="452"/>
      </w:r>
      <w:r w:rsidRPr="00FA362E">
        <w:rPr>
          <w:lang w:val="sk-SK"/>
        </w:rPr>
        <w:t xml:space="preserve">a dáva ich do súvisu s centrálnymi hemodynamickými parametrami. V tejto práci sme použili meranie impedancie viackanalovým bioimpedančným monitorom MBM spolu s krvným tlakom, EKG a srdečnými zvukmi. Zistili sme, že táto metóda merania je citlivá na detekciu vzájomných vzťahov medzi niekoľkými rôznymi hemodynamickými parametrami. Takisto sme zistili rozdielnu reakciu na dýchanie u roznych hemodynamických parametrov. Bola zistená jednak rozdielne silná lineárna závislosť </w:t>
      </w:r>
      <w:r w:rsidRPr="00FA362E">
        <w:rPr>
          <w:lang w:val="sk-SK"/>
        </w:rPr>
        <w:lastRenderedPageBreak/>
        <w:t>parametrov na dýchanie ale aj časové oneskorenie s akým parametre reagovali na dýchanie. Silná závislosť bola zistená pri hlbokom dýchaní, pri spontánnom bola nebola závislosť dýchania na hemodynamické parametre významná.</w:t>
      </w:r>
    </w:p>
    <w:p w14:paraId="2D5CE389" w14:textId="77777777" w:rsidR="00CE547F" w:rsidRPr="00FA362E" w:rsidRDefault="00CE547F" w:rsidP="00CE547F">
      <w:pPr>
        <w:tabs>
          <w:tab w:val="left" w:pos="7140"/>
        </w:tabs>
        <w:rPr>
          <w:lang w:val="sk-SK"/>
        </w:rPr>
      </w:pPr>
    </w:p>
    <w:p w14:paraId="5F91C653" w14:textId="4B00F80D" w:rsidR="00CE547F" w:rsidRPr="00FA362E" w:rsidRDefault="00CE547F" w:rsidP="00CE547F">
      <w:pPr>
        <w:tabs>
          <w:tab w:val="left" w:pos="7140"/>
        </w:tabs>
        <w:rPr>
          <w:lang w:val="sk-SK"/>
        </w:rPr>
      </w:pPr>
      <w:r w:rsidRPr="00FA362E">
        <w:rPr>
          <w:lang w:val="sk-SK"/>
        </w:rPr>
        <w:t xml:space="preserve">Práca sa takisto zaoberá ďalším z parametrov používaných v súčasných modeloch na výpočet SV a to detekciou LVET intervalu. LVET sa detekuje hlavne z </w:t>
      </w:r>
      <w:commentRangeStart w:id="453"/>
      <w:r w:rsidRPr="00FA362E">
        <w:rPr>
          <w:lang w:val="sk-SK"/>
        </w:rPr>
        <w:t>HS</w:t>
      </w:r>
      <w:commentRangeEnd w:id="453"/>
      <w:r w:rsidR="00F55051">
        <w:rPr>
          <w:rStyle w:val="Odkaznakomentr"/>
        </w:rPr>
        <w:commentReference w:id="453"/>
      </w:r>
      <w:r w:rsidRPr="00FA362E">
        <w:rPr>
          <w:lang w:val="sk-SK"/>
        </w:rPr>
        <w:t xml:space="preserve">. </w:t>
      </w:r>
      <w:commentRangeStart w:id="454"/>
      <w:r w:rsidRPr="00FA362E">
        <w:rPr>
          <w:lang w:val="sk-SK"/>
        </w:rPr>
        <w:t xml:space="preserve">V tejto práci bolo zistené frekvenčné rozloženie HS u jednotlivých ľudí. </w:t>
      </w:r>
      <w:commentRangeEnd w:id="454"/>
      <w:r w:rsidR="00F55051">
        <w:rPr>
          <w:rStyle w:val="Odkaznakomentr"/>
        </w:rPr>
        <w:commentReference w:id="454"/>
      </w:r>
      <w:r w:rsidRPr="00FA362E">
        <w:rPr>
          <w:lang w:val="sk-SK"/>
        </w:rPr>
        <w:t xml:space="preserve">Bolo ukázané, že frekvenčné rozloženie HS je u každého človeka iné. Nové metódy detekcie navrhnuté v tejto práci pozostávajú z filtrácie HS pre každý subjekt individuálne. Tieto metódy redukujú chybu pri stanovení SV a CO. Nové metódy detekcie overujú správnosť detekcie parametrov pre výpočet SV pomocou korelácie s respiráciou. Korelácia s respiráciou sa ukázala byť vhodným ukazateľom správnej detekcie. Na základe analýzy </w:t>
      </w:r>
      <w:del w:id="455" w:author="Pavel Jurak" w:date="2018-05-31T11:54:00Z">
        <w:r w:rsidRPr="00FA362E" w:rsidDel="00EA0DE4">
          <w:rPr>
            <w:lang w:val="sk-SK"/>
          </w:rPr>
          <w:delText>bioimpedančnýc</w:delText>
        </w:r>
      </w:del>
      <w:r w:rsidRPr="00FA362E">
        <w:rPr>
          <w:lang w:val="sk-SK"/>
        </w:rPr>
        <w:t>h parametrov</w:t>
      </w:r>
      <w:ins w:id="456" w:author="Pavel Jurak" w:date="2018-05-31T11:54:00Z">
        <w:r w:rsidR="00EA0DE4">
          <w:rPr>
            <w:lang w:val="sk-SK"/>
          </w:rPr>
          <w:t xml:space="preserve"> z celotělové impedance </w:t>
        </w:r>
      </w:ins>
      <w:r w:rsidRPr="00FA362E">
        <w:rPr>
          <w:lang w:val="sk-SK"/>
        </w:rPr>
        <w:t xml:space="preserve"> boli identifikované ďalšie miesto vhodne k meraniu S</w:t>
      </w:r>
      <w:del w:id="457" w:author="Pavel Jurak" w:date="2018-05-31T11:55:00Z">
        <w:r w:rsidRPr="00FA362E" w:rsidDel="00EA0DE4">
          <w:rPr>
            <w:lang w:val="sk-SK"/>
          </w:rPr>
          <w:delText>v</w:delText>
        </w:r>
      </w:del>
      <w:ins w:id="458" w:author="Pavel Jurak" w:date="2018-05-31T11:55:00Z">
        <w:r w:rsidR="00EA0DE4">
          <w:rPr>
            <w:lang w:val="sk-SK"/>
          </w:rPr>
          <w:t>V</w:t>
        </w:r>
      </w:ins>
      <w:r w:rsidRPr="00FA362E">
        <w:rPr>
          <w:lang w:val="sk-SK"/>
        </w:rPr>
        <w:t xml:space="preserve"> </w:t>
      </w:r>
      <w:del w:id="459" w:author="Pavel Jurak" w:date="2018-05-31T11:55:00Z">
        <w:r w:rsidRPr="00FA362E" w:rsidDel="00EA0DE4">
          <w:rPr>
            <w:lang w:val="sk-SK"/>
          </w:rPr>
          <w:delText>z bioimpedancie</w:delText>
        </w:r>
      </w:del>
      <w:r w:rsidRPr="00FA362E">
        <w:rPr>
          <w:lang w:val="sk-SK"/>
        </w:rPr>
        <w:t xml:space="preserve"> </w:t>
      </w:r>
      <w:del w:id="460" w:author="Pavel Jurak" w:date="2018-05-31T11:55:00Z">
        <w:r w:rsidRPr="00FA362E" w:rsidDel="00EA0DE4">
          <w:rPr>
            <w:lang w:val="sk-SK"/>
          </w:rPr>
          <w:delText>a to z bioimpedancie krku</w:delText>
        </w:r>
      </w:del>
      <w:ins w:id="461" w:author="Pavel Jurak" w:date="2018-05-31T11:55:00Z">
        <w:r w:rsidR="00EA0DE4">
          <w:rPr>
            <w:lang w:val="sk-SK"/>
          </w:rPr>
          <w:t xml:space="preserve">v </w:t>
        </w:r>
      </w:ins>
      <w:ins w:id="462" w:author="Pavel Jurak" w:date="2018-05-31T11:56:00Z">
        <w:r w:rsidR="00EA0DE4">
          <w:rPr>
            <w:lang w:val="sk-SK"/>
          </w:rPr>
          <w:t>blízkosti</w:t>
        </w:r>
      </w:ins>
      <w:ins w:id="463" w:author="Pavel Jurak" w:date="2018-05-31T11:55:00Z">
        <w:r w:rsidR="00EA0DE4">
          <w:rPr>
            <w:lang w:val="sk-SK"/>
          </w:rPr>
          <w:t xml:space="preserve"> karotidy na krku</w:t>
        </w:r>
      </w:ins>
      <w:r w:rsidRPr="00FA362E">
        <w:rPr>
          <w:lang w:val="sk-SK"/>
        </w:rPr>
        <w:t>. SV merané z krčnej impedancie dosahovalo podobnej zhody (r=0,55) s SV meraným echokardiografiou ako SV merané z hrudníkovej impedancie a echokardiografie (r=0,60).</w:t>
      </w:r>
      <w:ins w:id="464" w:author="Pavel Jurak" w:date="2018-05-31T11:57:00Z">
        <w:r w:rsidR="00EA0DE4">
          <w:rPr>
            <w:lang w:val="sk-SK"/>
          </w:rPr>
          <w:t xml:space="preserve"> Měření na karotidě není zatížené chybo</w:t>
        </w:r>
        <w:r w:rsidR="00080989">
          <w:rPr>
            <w:lang w:val="sk-SK"/>
          </w:rPr>
          <w:t>u způsobenou</w:t>
        </w:r>
        <w:r w:rsidR="00EA0DE4">
          <w:rPr>
            <w:lang w:val="sk-SK"/>
          </w:rPr>
          <w:t xml:space="preserve"> respirací na hrudníku a odráží </w:t>
        </w:r>
        <w:r w:rsidR="00080989">
          <w:rPr>
            <w:lang w:val="sk-SK"/>
          </w:rPr>
          <w:t xml:space="preserve">pouze změny cirkulace </w:t>
        </w:r>
      </w:ins>
      <w:ins w:id="465" w:author="Pavel Jurak" w:date="2018-05-31T12:01:00Z">
        <w:r w:rsidR="00080989">
          <w:rPr>
            <w:lang w:val="sk-SK"/>
          </w:rPr>
          <w:t xml:space="preserve">v </w:t>
        </w:r>
      </w:ins>
      <w:ins w:id="466" w:author="Pavel Jurak" w:date="2018-05-31T11:57:00Z">
        <w:r w:rsidR="00EA0DE4">
          <w:rPr>
            <w:lang w:val="sk-SK"/>
          </w:rPr>
          <w:t>a</w:t>
        </w:r>
      </w:ins>
      <w:ins w:id="467" w:author="Pavel Jurak" w:date="2018-05-31T12:01:00Z">
        <w:r w:rsidR="00080989">
          <w:rPr>
            <w:lang w:val="sk-SK"/>
          </w:rPr>
          <w:t>r</w:t>
        </w:r>
      </w:ins>
      <w:ins w:id="468" w:author="Pavel Jurak" w:date="2018-05-31T11:57:00Z">
        <w:r w:rsidR="00EA0DE4">
          <w:rPr>
            <w:lang w:val="sk-SK"/>
          </w:rPr>
          <w:t>teriálním systému.</w:t>
        </w:r>
      </w:ins>
      <w:r w:rsidRPr="00FA362E">
        <w:rPr>
          <w:lang w:val="sk-SK"/>
        </w:rPr>
        <w:t xml:space="preserve"> Výhoda novej metódy je</w:t>
      </w:r>
      <w:ins w:id="469" w:author="Pavel Jurak" w:date="2018-05-31T11:58:00Z">
        <w:r w:rsidR="00EA0DE4">
          <w:rPr>
            <w:lang w:val="sk-SK"/>
          </w:rPr>
          <w:t xml:space="preserve"> též</w:t>
        </w:r>
      </w:ins>
      <w:r w:rsidRPr="00FA362E">
        <w:rPr>
          <w:lang w:val="sk-SK"/>
        </w:rPr>
        <w:t xml:space="preserve"> v pohodlnosti pri aplikácií meraných elektód.</w:t>
      </w:r>
    </w:p>
    <w:p w14:paraId="767249E5" w14:textId="77777777" w:rsidR="00CE547F" w:rsidRPr="00FA362E" w:rsidRDefault="00CE547F" w:rsidP="00CE547F">
      <w:pPr>
        <w:tabs>
          <w:tab w:val="left" w:pos="7140"/>
        </w:tabs>
        <w:rPr>
          <w:lang w:val="sk-SK"/>
        </w:rPr>
      </w:pPr>
    </w:p>
    <w:p w14:paraId="3911E5F3" w14:textId="628D2537" w:rsidR="000F6D81" w:rsidRDefault="000F6D81" w:rsidP="00CE547F">
      <w:pPr>
        <w:tabs>
          <w:tab w:val="left" w:pos="7140"/>
        </w:tabs>
        <w:rPr>
          <w:ins w:id="470" w:author="Pavel Jurak" w:date="2018-05-31T15:49:00Z"/>
          <w:lang w:val="sk-SK"/>
        </w:rPr>
      </w:pPr>
      <w:ins w:id="471" w:author="Pavel Jurak" w:date="2018-05-31T15:49:00Z">
        <w:r>
          <w:rPr>
            <w:lang w:val="sk-SK"/>
          </w:rPr>
          <w:t xml:space="preserve">Doporučený vývoj </w:t>
        </w:r>
      </w:ins>
      <w:ins w:id="472" w:author="Pavel Jurak" w:date="2018-05-31T16:03:00Z">
        <w:r w:rsidR="00066DEF">
          <w:rPr>
            <w:lang w:val="sk-SK"/>
          </w:rPr>
          <w:t xml:space="preserve">a pokračování </w:t>
        </w:r>
      </w:ins>
      <w:ins w:id="473" w:author="Pavel Jurak" w:date="2018-05-31T15:49:00Z">
        <w:r w:rsidR="00EE155D">
          <w:rPr>
            <w:lang w:val="sk-SK"/>
          </w:rPr>
          <w:t>práce.</w:t>
        </w:r>
      </w:ins>
    </w:p>
    <w:p w14:paraId="5BD98FA3" w14:textId="656F571E" w:rsidR="00EE155D" w:rsidRDefault="00EE155D" w:rsidP="00CE547F">
      <w:pPr>
        <w:tabs>
          <w:tab w:val="left" w:pos="7140"/>
        </w:tabs>
        <w:rPr>
          <w:ins w:id="474" w:author="Pavel Jurak" w:date="2018-05-31T15:49:00Z"/>
          <w:lang w:val="sk-SK"/>
        </w:rPr>
      </w:pPr>
      <w:ins w:id="475" w:author="Pavel Jurak" w:date="2018-06-01T13:14:00Z">
        <w:r>
          <w:rPr>
            <w:lang w:val="sk-SK"/>
          </w:rPr>
          <w:t xml:space="preserve">V průběhu řešení cílů této disertační práce  se objevila řada nových </w:t>
        </w:r>
      </w:ins>
      <w:ins w:id="476" w:author="Pavel Jurak" w:date="2018-06-01T13:15:00Z">
        <w:r>
          <w:rPr>
            <w:lang w:val="sk-SK"/>
          </w:rPr>
          <w:t xml:space="preserve">metodických </w:t>
        </w:r>
      </w:ins>
      <w:ins w:id="477" w:author="Pavel Jurak" w:date="2018-06-01T13:14:00Z">
        <w:r>
          <w:rPr>
            <w:lang w:val="sk-SK"/>
          </w:rPr>
          <w:t>otázek a</w:t>
        </w:r>
      </w:ins>
      <w:ins w:id="478" w:author="Pavel Jurak" w:date="2018-06-01T13:15:00Z">
        <w:r>
          <w:rPr>
            <w:lang w:val="sk-SK"/>
          </w:rPr>
          <w:t> </w:t>
        </w:r>
      </w:ins>
      <w:ins w:id="479" w:author="Pavel Jurak" w:date="2018-06-01T13:14:00Z">
        <w:r>
          <w:rPr>
            <w:lang w:val="sk-SK"/>
          </w:rPr>
          <w:t xml:space="preserve">nevyřešených </w:t>
        </w:r>
      </w:ins>
      <w:ins w:id="480" w:author="Pavel Jurak" w:date="2018-06-01T13:15:00Z">
        <w:r>
          <w:rPr>
            <w:lang w:val="sk-SK"/>
          </w:rPr>
          <w:t xml:space="preserve">problémů. </w:t>
        </w:r>
      </w:ins>
      <w:ins w:id="481" w:author="Pavel Jurak" w:date="2018-06-01T13:14:00Z">
        <w:r>
          <w:rPr>
            <w:lang w:val="sk-SK"/>
          </w:rPr>
          <w:t xml:space="preserve"> </w:t>
        </w:r>
      </w:ins>
    </w:p>
    <w:p w14:paraId="7D9F379A" w14:textId="6867A275" w:rsidR="000F6D81" w:rsidRDefault="000F6D81">
      <w:pPr>
        <w:pStyle w:val="Odsekzoznamu"/>
        <w:numPr>
          <w:ilvl w:val="0"/>
          <w:numId w:val="42"/>
        </w:numPr>
        <w:tabs>
          <w:tab w:val="left" w:pos="7140"/>
        </w:tabs>
        <w:rPr>
          <w:ins w:id="482" w:author="Pavel Jurak" w:date="2018-05-31T15:52:00Z"/>
          <w:lang w:val="sk-SK"/>
        </w:rPr>
        <w:pPrChange w:id="483" w:author="Pavel Jurak" w:date="2018-05-31T15:49:00Z">
          <w:pPr>
            <w:tabs>
              <w:tab w:val="left" w:pos="7140"/>
            </w:tabs>
          </w:pPr>
        </w:pPrChange>
      </w:pPr>
      <w:ins w:id="484" w:author="Pavel Jurak" w:date="2018-05-31T15:50:00Z">
        <w:r>
          <w:rPr>
            <w:lang w:val="sk-SK"/>
          </w:rPr>
          <w:t>Limitace v řízeném dýchání s periodou 10 sec, d</w:t>
        </w:r>
      </w:ins>
      <w:ins w:id="485" w:author="Pavel Jurak" w:date="2018-05-31T15:49:00Z">
        <w:r w:rsidRPr="000F6D81">
          <w:rPr>
            <w:lang w:val="sk-SK"/>
          </w:rPr>
          <w:t xml:space="preserve">ynamické </w:t>
        </w:r>
      </w:ins>
      <w:ins w:id="486" w:author="Pavel Jurak" w:date="2018-05-31T15:51:00Z">
        <w:r>
          <w:rPr>
            <w:lang w:val="sk-SK"/>
          </w:rPr>
          <w:t>interakce hemodynamických parametrů při různých excitacích,</w:t>
        </w:r>
      </w:ins>
      <w:ins w:id="487" w:author="Pavel Jurak" w:date="2018-05-31T15:49:00Z">
        <w:r w:rsidRPr="000F6D81">
          <w:rPr>
            <w:lang w:val="sk-SK"/>
          </w:rPr>
          <w:t xml:space="preserve"> </w:t>
        </w:r>
      </w:ins>
      <w:ins w:id="488" w:author="Pavel Jurak" w:date="2018-05-31T15:50:00Z">
        <w:r>
          <w:rPr>
            <w:lang w:val="sk-SK"/>
          </w:rPr>
          <w:t>dlouhodobé regulace</w:t>
        </w:r>
      </w:ins>
      <w:ins w:id="489" w:author="Pavel Jurak" w:date="2018-05-31T15:49:00Z">
        <w:r w:rsidRPr="000F6D81">
          <w:rPr>
            <w:lang w:val="sk-SK"/>
          </w:rPr>
          <w:t>…</w:t>
        </w:r>
      </w:ins>
    </w:p>
    <w:p w14:paraId="6AD053DE" w14:textId="462B664C" w:rsidR="000F6D81" w:rsidRDefault="000F6D81">
      <w:pPr>
        <w:pStyle w:val="Odsekzoznamu"/>
        <w:numPr>
          <w:ilvl w:val="0"/>
          <w:numId w:val="42"/>
        </w:numPr>
        <w:tabs>
          <w:tab w:val="left" w:pos="7140"/>
        </w:tabs>
        <w:rPr>
          <w:ins w:id="490" w:author="Pavel Jurak" w:date="2018-06-01T13:15:00Z"/>
          <w:lang w:val="sk-SK"/>
        </w:rPr>
        <w:pPrChange w:id="491" w:author="Pavel Jurak" w:date="2018-05-31T15:49:00Z">
          <w:pPr>
            <w:tabs>
              <w:tab w:val="left" w:pos="7140"/>
            </w:tabs>
          </w:pPr>
        </w:pPrChange>
      </w:pPr>
      <w:ins w:id="492" w:author="Pavel Jurak" w:date="2018-05-31T15:52:00Z">
        <w:r>
          <w:rPr>
            <w:lang w:val="sk-SK"/>
          </w:rPr>
          <w:t>Využití výsledků práce pro neinvazivní stanovení SV z</w:t>
        </w:r>
      </w:ins>
      <w:ins w:id="493" w:author="Pavel Jurak" w:date="2018-05-31T15:53:00Z">
        <w:r>
          <w:rPr>
            <w:lang w:val="sk-SK"/>
          </w:rPr>
          <w:t> </w:t>
        </w:r>
      </w:ins>
      <w:ins w:id="494" w:author="Pavel Jurak" w:date="2018-05-31T15:52:00Z">
        <w:r>
          <w:rPr>
            <w:lang w:val="sk-SK"/>
          </w:rPr>
          <w:t>karotid</w:t>
        </w:r>
      </w:ins>
      <w:ins w:id="495" w:author="Pavel Jurak" w:date="2018-05-31T15:53:00Z">
        <w:r>
          <w:rPr>
            <w:lang w:val="sk-SK"/>
          </w:rPr>
          <w:t xml:space="preserve"> a srdečních zvuků</w:t>
        </w:r>
      </w:ins>
      <w:ins w:id="496" w:author="Pavel Jurak" w:date="2018-05-31T15:52:00Z">
        <w:r>
          <w:rPr>
            <w:lang w:val="sk-SK"/>
          </w:rPr>
          <w:t xml:space="preserve">, klinické testování </w:t>
        </w:r>
      </w:ins>
    </w:p>
    <w:p w14:paraId="0A005E7C" w14:textId="5E557976" w:rsidR="00EE155D" w:rsidRDefault="00EE155D">
      <w:pPr>
        <w:pStyle w:val="Odsekzoznamu"/>
        <w:numPr>
          <w:ilvl w:val="0"/>
          <w:numId w:val="42"/>
        </w:numPr>
        <w:tabs>
          <w:tab w:val="left" w:pos="7140"/>
        </w:tabs>
        <w:rPr>
          <w:ins w:id="497" w:author="Pavel Jurak" w:date="2018-06-01T13:16:00Z"/>
          <w:lang w:val="sk-SK"/>
        </w:rPr>
        <w:pPrChange w:id="498" w:author="Pavel Jurak" w:date="2018-05-31T15:49:00Z">
          <w:pPr>
            <w:tabs>
              <w:tab w:val="left" w:pos="7140"/>
            </w:tabs>
          </w:pPr>
        </w:pPrChange>
      </w:pPr>
      <w:ins w:id="499" w:author="Pavel Jurak" w:date="2018-06-01T13:16:00Z">
        <w:r>
          <w:rPr>
            <w:lang w:val="sk-SK"/>
          </w:rPr>
          <w:t xml:space="preserve">Eliminace ertefaktů v průběhu měření, vhodně zvolené protokoly, </w:t>
        </w:r>
      </w:ins>
    </w:p>
    <w:p w14:paraId="10218B32" w14:textId="7CAE3FEB" w:rsidR="00EE155D" w:rsidRPr="000F6D81" w:rsidRDefault="00EE155D">
      <w:pPr>
        <w:pStyle w:val="Odsekzoznamu"/>
        <w:numPr>
          <w:ilvl w:val="0"/>
          <w:numId w:val="42"/>
        </w:numPr>
        <w:tabs>
          <w:tab w:val="left" w:pos="7140"/>
        </w:tabs>
        <w:rPr>
          <w:ins w:id="500" w:author="Pavel Jurak" w:date="2018-05-31T15:49:00Z"/>
          <w:lang w:val="sk-SK"/>
        </w:rPr>
        <w:pPrChange w:id="501" w:author="Pavel Jurak" w:date="2018-05-31T15:49:00Z">
          <w:pPr>
            <w:tabs>
              <w:tab w:val="left" w:pos="7140"/>
            </w:tabs>
          </w:pPr>
        </w:pPrChange>
      </w:pPr>
      <w:ins w:id="502" w:author="Pavel Jurak" w:date="2018-06-01T13:17:00Z">
        <w:r>
          <w:rPr>
            <w:lang w:val="sk-SK"/>
          </w:rPr>
          <w:t xml:space="preserve">Další experimentální měření echokardiografie a bioimpednace,  stanovení místa s nejvyšší shodou – Laďa Soukup, odeslaný článek. </w:t>
        </w:r>
      </w:ins>
    </w:p>
    <w:p w14:paraId="1989DE0A" w14:textId="4AD3C3F8" w:rsidR="00CE547F" w:rsidRPr="00FA362E" w:rsidRDefault="00CE547F" w:rsidP="00CE547F">
      <w:pPr>
        <w:tabs>
          <w:tab w:val="left" w:pos="7140"/>
        </w:tabs>
        <w:rPr>
          <w:lang w:val="sk-SK"/>
        </w:rPr>
      </w:pPr>
      <w:r w:rsidRPr="00FA362E">
        <w:rPr>
          <w:lang w:val="sk-SK"/>
        </w:rPr>
        <w:lastRenderedPageBreak/>
        <w:t xml:space="preserve">Ďalšia práca na spresnenie výpočtu SV a CO z bioimpedancie bude potrebná hlavne pri definícií pôvodu bioimpedančej krivky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a bioimpedančej krivky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oMath>
      <w:r w:rsidRPr="00FA362E">
        <w:rPr>
          <w:lang w:val="sk-SK"/>
        </w:rPr>
        <w:t>.</w:t>
      </w:r>
    </w:p>
    <w:p w14:paraId="5917E53F" w14:textId="77777777" w:rsidR="00CE547F" w:rsidRPr="00FA362E" w:rsidRDefault="00CE547F" w:rsidP="00CE547F">
      <w:pPr>
        <w:pStyle w:val="Nadpis1"/>
        <w:numPr>
          <w:ilvl w:val="0"/>
          <w:numId w:val="0"/>
        </w:numPr>
        <w:ind w:left="1070" w:hanging="360"/>
        <w:rPr>
          <w:lang w:val="sk-SK"/>
        </w:rPr>
      </w:pPr>
      <w:r w:rsidRPr="00FA362E">
        <w:rPr>
          <w:lang w:val="sk-SK"/>
        </w:rPr>
        <w:br w:type="page"/>
      </w:r>
      <w:bookmarkStart w:id="503" w:name="_Toc259606667"/>
      <w:bookmarkStart w:id="504" w:name="_Toc386404221"/>
      <w:bookmarkStart w:id="505" w:name="_Toc510268164"/>
      <w:bookmarkStart w:id="506" w:name="_Toc513981505"/>
      <w:r w:rsidRPr="00FA362E">
        <w:rPr>
          <w:lang w:val="sk-SK"/>
        </w:rPr>
        <w:lastRenderedPageBreak/>
        <w:t>Literatúra</w:t>
      </w:r>
      <w:bookmarkEnd w:id="503"/>
      <w:bookmarkEnd w:id="504"/>
      <w:bookmarkEnd w:id="505"/>
      <w:bookmarkEnd w:id="506"/>
    </w:p>
    <w:p w14:paraId="33B793E4" w14:textId="77777777" w:rsidR="00882926" w:rsidRPr="00882926" w:rsidRDefault="00CE547F" w:rsidP="00882926">
      <w:pPr>
        <w:pStyle w:val="EndNoteBibliography"/>
        <w:ind w:left="720" w:hanging="720"/>
      </w:pPr>
      <w:r w:rsidRPr="00FA362E">
        <w:rPr>
          <w:noProof w:val="0"/>
          <w:color w:val="000000" w:themeColor="text1"/>
          <w:lang w:val="sk-SK"/>
        </w:rPr>
        <w:fldChar w:fldCharType="begin"/>
      </w:r>
      <w:r w:rsidRPr="00FA362E">
        <w:rPr>
          <w:noProof w:val="0"/>
          <w:color w:val="000000" w:themeColor="text1"/>
          <w:lang w:val="sk-SK"/>
        </w:rPr>
        <w:instrText xml:space="preserve"> ADDIN EN.REFLIST </w:instrText>
      </w:r>
      <w:r w:rsidRPr="00FA362E">
        <w:rPr>
          <w:noProof w:val="0"/>
          <w:color w:val="000000" w:themeColor="text1"/>
          <w:lang w:val="sk-SK"/>
        </w:rPr>
        <w:fldChar w:fldCharType="separate"/>
      </w:r>
      <w:r w:rsidR="00882926" w:rsidRPr="00882926">
        <w:t>1.</w:t>
      </w:r>
      <w:r w:rsidR="00882926" w:rsidRPr="00882926">
        <w:tab/>
        <w:t xml:space="preserve">Organization., W.H. </w:t>
      </w:r>
      <w:r w:rsidR="00882926" w:rsidRPr="00882926">
        <w:rPr>
          <w:i/>
        </w:rPr>
        <w:t>Cardiovascular diseases (CVDs)</w:t>
      </w:r>
      <w:r w:rsidR="00882926" w:rsidRPr="00882926">
        <w:t xml:space="preserve">. 2017. </w:t>
      </w:r>
      <w:r w:rsidR="00882926" w:rsidRPr="00882926">
        <w:rPr>
          <w:b/>
        </w:rPr>
        <w:t>2018</w:t>
      </w:r>
      <w:r w:rsidR="00882926" w:rsidRPr="00882926">
        <w:t>.</w:t>
      </w:r>
    </w:p>
    <w:p w14:paraId="4376E812" w14:textId="77777777" w:rsidR="00882926" w:rsidRPr="00882926" w:rsidRDefault="00882926" w:rsidP="00882926">
      <w:pPr>
        <w:pStyle w:val="EndNoteBibliography"/>
        <w:ind w:left="720" w:hanging="720"/>
      </w:pPr>
      <w:r w:rsidRPr="00882926">
        <w:t>2.</w:t>
      </w:r>
      <w:r w:rsidRPr="00882926">
        <w:tab/>
        <w:t xml:space="preserve">Baura, G.D., </w:t>
      </w:r>
      <w:r w:rsidRPr="00882926">
        <w:rPr>
          <w:i/>
        </w:rPr>
        <w:t>System theory and practical applications of biomedical signals</w:t>
      </w:r>
      <w:r w:rsidRPr="00882926">
        <w:t>. 2002, Wiley-Interscience, IEEE Press.</w:t>
      </w:r>
    </w:p>
    <w:p w14:paraId="214793E3" w14:textId="77777777" w:rsidR="00882926" w:rsidRPr="00882926" w:rsidRDefault="00882926" w:rsidP="00882926">
      <w:pPr>
        <w:pStyle w:val="EndNoteBibliography"/>
        <w:ind w:left="720" w:hanging="720"/>
      </w:pPr>
      <w:r w:rsidRPr="00882926">
        <w:t>3.</w:t>
      </w:r>
      <w:r w:rsidRPr="00882926">
        <w:tab/>
        <w:t xml:space="preserve">Bernstein, D.P., </w:t>
      </w:r>
      <w:r w:rsidRPr="00882926">
        <w:rPr>
          <w:i/>
        </w:rPr>
        <w:t>Impedance cardiography: Pulsatile blood flow and the biophysical and electrodynamic basis for the stroke volume equations.</w:t>
      </w:r>
      <w:r w:rsidRPr="00882926">
        <w:t xml:space="preserve"> Journal of Electrical Bioimpedance, 2010. </w:t>
      </w:r>
      <w:r w:rsidRPr="00882926">
        <w:rPr>
          <w:b/>
        </w:rPr>
        <w:t>1</w:t>
      </w:r>
      <w:r w:rsidRPr="00882926">
        <w:t>.</w:t>
      </w:r>
    </w:p>
    <w:p w14:paraId="0E323147" w14:textId="77777777" w:rsidR="00882926" w:rsidRPr="00882926" w:rsidRDefault="00882926" w:rsidP="00882926">
      <w:pPr>
        <w:pStyle w:val="EndNoteBibliography"/>
        <w:ind w:left="720" w:hanging="720"/>
      </w:pPr>
      <w:r w:rsidRPr="00882926">
        <w:t>4.</w:t>
      </w:r>
      <w:r w:rsidRPr="00882926">
        <w:tab/>
        <w:t xml:space="preserve">Nyboer, J., </w:t>
      </w:r>
      <w:r w:rsidRPr="00882926">
        <w:rPr>
          <w:i/>
        </w:rPr>
        <w:t>ELECTRICAL IMPEDANCE PLETHYSMOGRAPHY - A PHYSICAL AND PHYSIOLOGIC APPROACH TO PERIPHERAL VASCULAR STUDY.</w:t>
      </w:r>
      <w:r w:rsidRPr="00882926">
        <w:t xml:space="preserve"> Circulation, 1950. </w:t>
      </w:r>
      <w:r w:rsidRPr="00882926">
        <w:rPr>
          <w:b/>
        </w:rPr>
        <w:t>2</w:t>
      </w:r>
      <w:r w:rsidRPr="00882926">
        <w:t>(6): p. 811-821.</w:t>
      </w:r>
    </w:p>
    <w:p w14:paraId="2DBAA999" w14:textId="77777777" w:rsidR="00882926" w:rsidRPr="00882926" w:rsidRDefault="00882926" w:rsidP="00882926">
      <w:pPr>
        <w:pStyle w:val="EndNoteBibliography"/>
        <w:ind w:left="720" w:hanging="720"/>
      </w:pPr>
      <w:r w:rsidRPr="00882926">
        <w:t>5.</w:t>
      </w:r>
      <w:r w:rsidRPr="00882926">
        <w:tab/>
        <w:t xml:space="preserve">Borzage, M., et al., </w:t>
      </w:r>
      <w:r w:rsidRPr="00882926">
        <w:rPr>
          <w:i/>
        </w:rPr>
        <w:t>MEASURING STROKE VOLUME: IMPEDANCE CARDIOGRAPHY VS PHASE-CONTRAST MAGNETIC RESONANCE IMAGING.</w:t>
      </w:r>
      <w:r w:rsidRPr="00882926">
        <w:t xml:space="preserve"> American Journal of Critical Care, 2017. </w:t>
      </w:r>
      <w:r w:rsidRPr="00882926">
        <w:rPr>
          <w:b/>
        </w:rPr>
        <w:t>26</w:t>
      </w:r>
      <w:r w:rsidRPr="00882926">
        <w:t>(5): p. 408-415.</w:t>
      </w:r>
    </w:p>
    <w:p w14:paraId="490F30A4" w14:textId="77777777" w:rsidR="00882926" w:rsidRPr="00882926" w:rsidRDefault="00882926" w:rsidP="00882926">
      <w:pPr>
        <w:pStyle w:val="EndNoteBibliography"/>
        <w:ind w:left="720" w:hanging="720"/>
      </w:pPr>
      <w:r w:rsidRPr="00882926">
        <w:t>6.</w:t>
      </w:r>
      <w:r w:rsidRPr="00882926">
        <w:tab/>
        <w:t xml:space="preserve">Honzikova, N., et al., </w:t>
      </w:r>
      <w:r w:rsidRPr="00882926">
        <w:rPr>
          <w:i/>
        </w:rPr>
        <w:t>Influence of age, body mass index, and blood pressure on the carotid intima-media thickness in normotensive and hypertensive patients.</w:t>
      </w:r>
      <w:r w:rsidRPr="00882926">
        <w:t xml:space="preserve"> Biomedizinische Technik, 2006. </w:t>
      </w:r>
      <w:r w:rsidRPr="00882926">
        <w:rPr>
          <w:b/>
        </w:rPr>
        <w:t>51</w:t>
      </w:r>
      <w:r w:rsidRPr="00882926">
        <w:t>(4): p. 159-+.</w:t>
      </w:r>
    </w:p>
    <w:p w14:paraId="2B416AB0" w14:textId="77777777" w:rsidR="00882926" w:rsidRPr="00882926" w:rsidRDefault="00882926" w:rsidP="00882926">
      <w:pPr>
        <w:pStyle w:val="EndNoteBibliography"/>
        <w:ind w:left="720" w:hanging="720"/>
      </w:pPr>
      <w:r w:rsidRPr="00882926">
        <w:t>7.</w:t>
      </w:r>
      <w:r w:rsidRPr="00882926">
        <w:tab/>
        <w:t xml:space="preserve">Vondra, V., et al., </w:t>
      </w:r>
      <w:r w:rsidRPr="00882926">
        <w:rPr>
          <w:i/>
        </w:rPr>
        <w:t>A multichannel bioimpedance monitor for full-body blood flow monitoring.</w:t>
      </w:r>
      <w:r w:rsidRPr="00882926">
        <w:t xml:space="preserve"> Biomedical Engineering-Biomedizinische Technik, 2016. </w:t>
      </w:r>
      <w:r w:rsidRPr="00882926">
        <w:rPr>
          <w:b/>
        </w:rPr>
        <w:t>61</w:t>
      </w:r>
      <w:r w:rsidRPr="00882926">
        <w:t>(1): p. 107-118.</w:t>
      </w:r>
    </w:p>
    <w:p w14:paraId="1F3738BB" w14:textId="77777777" w:rsidR="00882926" w:rsidRPr="00882926" w:rsidRDefault="00882926" w:rsidP="00882926">
      <w:pPr>
        <w:pStyle w:val="EndNoteBibliography"/>
        <w:ind w:left="720" w:hanging="720"/>
      </w:pPr>
      <w:r w:rsidRPr="00882926">
        <w:t>8.</w:t>
      </w:r>
      <w:r w:rsidRPr="00882926">
        <w:tab/>
        <w:t xml:space="preserve">BINDER, S., </w:t>
      </w:r>
      <w:r w:rsidRPr="00882926">
        <w:rPr>
          <w:i/>
        </w:rPr>
        <w:t>Průběh pulsní vlny v závislosti na elasticitě cévního systému na arteria radialis </w:t>
      </w:r>
      <w:r w:rsidRPr="00882926">
        <w:t xml:space="preserve">in </w:t>
      </w:r>
      <w:r w:rsidRPr="00882926">
        <w:rPr>
          <w:i/>
        </w:rPr>
        <w:t>Lékařská fakulta</w:t>
      </w:r>
      <w:r w:rsidRPr="00882926">
        <w:t>. 2009, Univerzita Palackého v Olomouci.</w:t>
      </w:r>
    </w:p>
    <w:p w14:paraId="69EB056A" w14:textId="77777777" w:rsidR="00882926" w:rsidRPr="00882926" w:rsidRDefault="00882926" w:rsidP="00882926">
      <w:pPr>
        <w:pStyle w:val="EndNoteBibliography"/>
        <w:ind w:left="720" w:hanging="720"/>
      </w:pPr>
      <w:r w:rsidRPr="00882926">
        <w:t>9.</w:t>
      </w:r>
      <w:r w:rsidRPr="00882926">
        <w:tab/>
        <w:t xml:space="preserve">Hrazdira, I.M.V., </w:t>
      </w:r>
      <w:r w:rsidRPr="00882926">
        <w:rPr>
          <w:i/>
        </w:rPr>
        <w:t>Lékaøská biofyzika a pøístrojová technika</w:t>
      </w:r>
      <w:r w:rsidRPr="00882926">
        <w:t>. 2001, Brno: Neptun.</w:t>
      </w:r>
    </w:p>
    <w:p w14:paraId="2264E194" w14:textId="77777777" w:rsidR="00882926" w:rsidRPr="00882926" w:rsidRDefault="00882926" w:rsidP="00882926">
      <w:pPr>
        <w:pStyle w:val="EndNoteBibliography"/>
        <w:ind w:left="720" w:hanging="720"/>
      </w:pPr>
      <w:r w:rsidRPr="00882926">
        <w:t>10.</w:t>
      </w:r>
      <w:r w:rsidRPr="00882926">
        <w:tab/>
        <w:t xml:space="preserve">BOROVANSKÝ, L., </w:t>
      </w:r>
      <w:r w:rsidRPr="00882926">
        <w:rPr>
          <w:i/>
        </w:rPr>
        <w:t>Soustavná anatomie člověka .</w:t>
      </w:r>
      <w:r w:rsidRPr="00882926">
        <w:t xml:space="preserve"> Vol. Díl 1. . 1955, Praha: Státní zdravotnické nakladatelství.</w:t>
      </w:r>
    </w:p>
    <w:p w14:paraId="27645BEB" w14:textId="77777777" w:rsidR="00882926" w:rsidRPr="00882926" w:rsidRDefault="00882926" w:rsidP="00882926">
      <w:pPr>
        <w:pStyle w:val="EndNoteBibliography"/>
        <w:ind w:left="720" w:hanging="720"/>
      </w:pPr>
      <w:r w:rsidRPr="00882926">
        <w:t>11.</w:t>
      </w:r>
      <w:r w:rsidRPr="00882926">
        <w:tab/>
        <w:t xml:space="preserve">Coleman, T.G., </w:t>
      </w:r>
      <w:r w:rsidRPr="00882926">
        <w:rPr>
          <w:i/>
        </w:rPr>
        <w:t>MATHEMATICAL-ANALYSIS OF CARDIOVASCULAR FUNCTION.</w:t>
      </w:r>
      <w:r w:rsidRPr="00882926">
        <w:t xml:space="preserve"> Ieee Transactions on Biomedical Engineering, 1985. </w:t>
      </w:r>
      <w:r w:rsidRPr="00882926">
        <w:rPr>
          <w:b/>
        </w:rPr>
        <w:t>32</w:t>
      </w:r>
      <w:r w:rsidRPr="00882926">
        <w:t>(4): p. 289-294.</w:t>
      </w:r>
    </w:p>
    <w:p w14:paraId="030C62D8" w14:textId="77777777" w:rsidR="00882926" w:rsidRPr="00882926" w:rsidRDefault="00882926" w:rsidP="00882926">
      <w:pPr>
        <w:pStyle w:val="EndNoteBibliography"/>
        <w:ind w:left="720" w:hanging="720"/>
      </w:pPr>
      <w:r w:rsidRPr="00882926">
        <w:t>12.</w:t>
      </w:r>
      <w:r w:rsidRPr="00882926">
        <w:tab/>
        <w:t xml:space="preserve">Elias Francis, S., </w:t>
      </w:r>
      <w:r w:rsidRPr="00882926">
        <w:rPr>
          <w:i/>
        </w:rPr>
        <w:t>Continuous estimation of cardiac output and arterial resistance from arterial blood pressure using a third-order Windkessel model.</w:t>
      </w:r>
      <w:r w:rsidRPr="00882926">
        <w:t xml:space="preserve"> 2008.</w:t>
      </w:r>
    </w:p>
    <w:p w14:paraId="7A650C92" w14:textId="77777777" w:rsidR="00882926" w:rsidRPr="00882926" w:rsidRDefault="00882926" w:rsidP="00882926">
      <w:pPr>
        <w:pStyle w:val="EndNoteBibliography"/>
        <w:ind w:left="720" w:hanging="720"/>
      </w:pPr>
      <w:r w:rsidRPr="00882926">
        <w:t>13.</w:t>
      </w:r>
      <w:r w:rsidRPr="00882926">
        <w:tab/>
        <w:t xml:space="preserve">Papaioannou, T.G., O. Vardoulis, and N. Stergiopulos, </w:t>
      </w:r>
      <w:r w:rsidRPr="00882926">
        <w:rPr>
          <w:i/>
        </w:rPr>
        <w:t>The "systolic volume balance" method for the noninvasive estimation of cardiac output based on pressure wave analysis.</w:t>
      </w:r>
      <w:r w:rsidRPr="00882926">
        <w:t xml:space="preserve"> American Journal of Physiology-Heart and Circulatory Physiology, 2012. </w:t>
      </w:r>
      <w:r w:rsidRPr="00882926">
        <w:rPr>
          <w:b/>
        </w:rPr>
        <w:t>302</w:t>
      </w:r>
      <w:r w:rsidRPr="00882926">
        <w:t>(10): p. H2064-H2073.</w:t>
      </w:r>
    </w:p>
    <w:p w14:paraId="41972192" w14:textId="77777777" w:rsidR="00882926" w:rsidRPr="00882926" w:rsidRDefault="00882926" w:rsidP="00882926">
      <w:pPr>
        <w:pStyle w:val="EndNoteBibliography"/>
        <w:ind w:left="720" w:hanging="720"/>
      </w:pPr>
      <w:r w:rsidRPr="00882926">
        <w:t>14.</w:t>
      </w:r>
      <w:r w:rsidRPr="00882926">
        <w:tab/>
        <w:t xml:space="preserve">Segers, P., et al., </w:t>
      </w:r>
      <w:r w:rsidRPr="00882926">
        <w:rPr>
          <w:i/>
        </w:rPr>
        <w:t>A non-invasive pulse pressure method for the estimation of total arterial compliance.</w:t>
      </w:r>
      <w:r w:rsidRPr="00882926">
        <w:t xml:space="preserve"> Computers in Cardiology 1997, Vol 24, 1997. </w:t>
      </w:r>
      <w:r w:rsidRPr="00882926">
        <w:rPr>
          <w:b/>
        </w:rPr>
        <w:t>24</w:t>
      </w:r>
      <w:r w:rsidRPr="00882926">
        <w:t>: p. 171-174.</w:t>
      </w:r>
    </w:p>
    <w:p w14:paraId="456A8990" w14:textId="77777777" w:rsidR="00882926" w:rsidRPr="00882926" w:rsidRDefault="00882926" w:rsidP="00882926">
      <w:pPr>
        <w:pStyle w:val="EndNoteBibliography"/>
        <w:ind w:left="720" w:hanging="720"/>
      </w:pPr>
      <w:r w:rsidRPr="00882926">
        <w:t>15.</w:t>
      </w:r>
      <w:r w:rsidRPr="00882926">
        <w:tab/>
        <w:t xml:space="preserve">Greenwald, S.E., </w:t>
      </w:r>
      <w:r w:rsidRPr="00882926">
        <w:rPr>
          <w:i/>
        </w:rPr>
        <w:t>Pulse pressure and arterial elasticity.</w:t>
      </w:r>
      <w:r w:rsidRPr="00882926">
        <w:t xml:space="preserve"> Qjm-an International Journal of Medicine, 2002. </w:t>
      </w:r>
      <w:r w:rsidRPr="00882926">
        <w:rPr>
          <w:b/>
        </w:rPr>
        <w:t>95</w:t>
      </w:r>
      <w:r w:rsidRPr="00882926">
        <w:t>(2): p. 107-112.</w:t>
      </w:r>
    </w:p>
    <w:p w14:paraId="6F8869CC" w14:textId="77777777" w:rsidR="00882926" w:rsidRPr="00882926" w:rsidRDefault="00882926" w:rsidP="00882926">
      <w:pPr>
        <w:pStyle w:val="EndNoteBibliography"/>
        <w:ind w:left="720" w:hanging="720"/>
      </w:pPr>
      <w:r w:rsidRPr="00882926">
        <w:t>16.</w:t>
      </w:r>
      <w:r w:rsidRPr="00882926">
        <w:tab/>
        <w:t xml:space="preserve">Goldwyn, R.M. and T.B. Watt, </w:t>
      </w:r>
      <w:r w:rsidRPr="00882926">
        <w:rPr>
          <w:i/>
        </w:rPr>
        <w:t>ARTERIAL PRESSURE PULSE CONTOUR ANALYSIS VIA A MATHEMATICAL MODEL FOR CLINICAL QUANTIFICATION OF HUMAN VASCULAR PROPERTIES.</w:t>
      </w:r>
      <w:r w:rsidRPr="00882926">
        <w:t xml:space="preserve"> Ieee Transactions on Biomedical Engineering, 1967. </w:t>
      </w:r>
      <w:r w:rsidRPr="00882926">
        <w:rPr>
          <w:b/>
        </w:rPr>
        <w:t>BM14</w:t>
      </w:r>
      <w:r w:rsidRPr="00882926">
        <w:t>(1): p. 11-&amp;.</w:t>
      </w:r>
    </w:p>
    <w:p w14:paraId="411C6452" w14:textId="77777777" w:rsidR="00882926" w:rsidRPr="00882926" w:rsidRDefault="00882926" w:rsidP="00882926">
      <w:pPr>
        <w:pStyle w:val="EndNoteBibliography"/>
        <w:ind w:left="720" w:hanging="720"/>
      </w:pPr>
      <w:r w:rsidRPr="00882926">
        <w:t>17.</w:t>
      </w:r>
      <w:r w:rsidRPr="00882926">
        <w:tab/>
        <w:t xml:space="preserve">Brandao, A.A., et al., </w:t>
      </w:r>
      <w:r w:rsidRPr="00882926">
        <w:rPr>
          <w:i/>
        </w:rPr>
        <w:t>I Luso-Brazilian Positioning on Central Arterial Pressure.</w:t>
      </w:r>
      <w:r w:rsidRPr="00882926">
        <w:t xml:space="preserve"> Arquivos Brasileiros De Cardiologia, 2017. </w:t>
      </w:r>
      <w:r w:rsidRPr="00882926">
        <w:rPr>
          <w:b/>
        </w:rPr>
        <w:t>108</w:t>
      </w:r>
      <w:r w:rsidRPr="00882926">
        <w:t>(2): p. 100-108.</w:t>
      </w:r>
    </w:p>
    <w:p w14:paraId="1C080A73" w14:textId="77777777" w:rsidR="00882926" w:rsidRPr="00882926" w:rsidRDefault="00882926" w:rsidP="00882926">
      <w:pPr>
        <w:pStyle w:val="EndNoteBibliography"/>
        <w:ind w:left="720" w:hanging="720"/>
      </w:pPr>
      <w:r w:rsidRPr="00882926">
        <w:t>18.</w:t>
      </w:r>
      <w:r w:rsidRPr="00882926">
        <w:tab/>
        <w:t xml:space="preserve">Westerhof, N., J.W. Lankhaar, and B.E. Westerhof, </w:t>
      </w:r>
      <w:r w:rsidRPr="00882926">
        <w:rPr>
          <w:i/>
        </w:rPr>
        <w:t>The arterial Windkessel.</w:t>
      </w:r>
      <w:r w:rsidRPr="00882926">
        <w:t xml:space="preserve"> Medical &amp; Biological Engineering &amp; Computing, 2009. </w:t>
      </w:r>
      <w:r w:rsidRPr="00882926">
        <w:rPr>
          <w:b/>
        </w:rPr>
        <w:t>47</w:t>
      </w:r>
      <w:r w:rsidRPr="00882926">
        <w:t>(2): p. 131-141.</w:t>
      </w:r>
    </w:p>
    <w:p w14:paraId="4F4A4EF7" w14:textId="77777777" w:rsidR="00882926" w:rsidRPr="00882926" w:rsidRDefault="00882926" w:rsidP="00882926">
      <w:pPr>
        <w:pStyle w:val="EndNoteBibliography"/>
        <w:ind w:left="720" w:hanging="720"/>
      </w:pPr>
      <w:r w:rsidRPr="00882926">
        <w:t>19.</w:t>
      </w:r>
      <w:r w:rsidRPr="00882926">
        <w:tab/>
        <w:t xml:space="preserve">Stergiopulos, N., J.J. Meister, and N. Westerhof, </w:t>
      </w:r>
      <w:r w:rsidRPr="00882926">
        <w:rPr>
          <w:i/>
        </w:rPr>
        <w:t>SIMPLE AND ACCURATE WAY FOR ESTIMATING TOTAL AND SEGMENTAL ARTERIAL COMPLIANCE - THE PULSE PRESSURE METHOD.</w:t>
      </w:r>
      <w:r w:rsidRPr="00882926">
        <w:t xml:space="preserve"> Annals of Biomedical Engineering, 1994. </w:t>
      </w:r>
      <w:r w:rsidRPr="00882926">
        <w:rPr>
          <w:b/>
        </w:rPr>
        <w:t>22</w:t>
      </w:r>
      <w:r w:rsidRPr="00882926">
        <w:t>(4): p. 392-397.</w:t>
      </w:r>
    </w:p>
    <w:p w14:paraId="2F6E1CAA" w14:textId="77777777" w:rsidR="00882926" w:rsidRPr="00882926" w:rsidRDefault="00882926" w:rsidP="00882926">
      <w:pPr>
        <w:pStyle w:val="EndNoteBibliography"/>
        <w:ind w:left="720" w:hanging="720"/>
      </w:pPr>
      <w:r w:rsidRPr="00882926">
        <w:t>20.</w:t>
      </w:r>
      <w:r w:rsidRPr="00882926">
        <w:tab/>
        <w:t xml:space="preserve">Westerhof, N., G. Elzinga, and P. Sipkema, </w:t>
      </w:r>
      <w:r w:rsidRPr="00882926">
        <w:rPr>
          <w:i/>
        </w:rPr>
        <w:t>ARTIFICIAL ARTERIAL SYSTEM FOR PUMPING HEARTS.</w:t>
      </w:r>
      <w:r w:rsidRPr="00882926">
        <w:t xml:space="preserve"> Journal of Applied Physiology, 1971. </w:t>
      </w:r>
      <w:r w:rsidRPr="00882926">
        <w:rPr>
          <w:b/>
        </w:rPr>
        <w:t>31</w:t>
      </w:r>
      <w:r w:rsidRPr="00882926">
        <w:t>(5): p. 776-+.</w:t>
      </w:r>
    </w:p>
    <w:p w14:paraId="38ECFCBA" w14:textId="77777777" w:rsidR="00882926" w:rsidRPr="00882926" w:rsidRDefault="00882926" w:rsidP="00882926">
      <w:pPr>
        <w:pStyle w:val="EndNoteBibliography"/>
        <w:ind w:left="720" w:hanging="720"/>
      </w:pPr>
      <w:r w:rsidRPr="00882926">
        <w:t>21.</w:t>
      </w:r>
      <w:r w:rsidRPr="00882926">
        <w:tab/>
        <w:t xml:space="preserve">Stergiopulos, N., B.E. Westerhof, and N. Westerhof, </w:t>
      </w:r>
      <w:r w:rsidRPr="00882926">
        <w:rPr>
          <w:i/>
        </w:rPr>
        <w:t>Total arterial inertance as the fourth element of the windkessel model.</w:t>
      </w:r>
      <w:r w:rsidRPr="00882926">
        <w:t xml:space="preserve"> American Journal of Physiology-Heart and Circulatory Physiology, 1999. </w:t>
      </w:r>
      <w:r w:rsidRPr="00882926">
        <w:rPr>
          <w:b/>
        </w:rPr>
        <w:t>276</w:t>
      </w:r>
      <w:r w:rsidRPr="00882926">
        <w:t>(1): p. H81-H88.</w:t>
      </w:r>
    </w:p>
    <w:p w14:paraId="2C9ECB4E" w14:textId="77777777" w:rsidR="00882926" w:rsidRPr="00882926" w:rsidRDefault="00882926" w:rsidP="00882926">
      <w:pPr>
        <w:pStyle w:val="EndNoteBibliography"/>
        <w:ind w:left="720" w:hanging="720"/>
      </w:pPr>
      <w:r w:rsidRPr="00882926">
        <w:t>22.</w:t>
      </w:r>
      <w:r w:rsidRPr="00882926">
        <w:tab/>
        <w:t xml:space="preserve">Rooney, W., </w:t>
      </w:r>
      <w:r w:rsidRPr="00882926">
        <w:rPr>
          <w:i/>
        </w:rPr>
        <w:t>MRI: From picture to proton.</w:t>
      </w:r>
      <w:r w:rsidRPr="00882926">
        <w:t xml:space="preserve"> Health Physics, 2003. </w:t>
      </w:r>
      <w:r w:rsidRPr="00882926">
        <w:rPr>
          <w:b/>
        </w:rPr>
        <w:t>85</w:t>
      </w:r>
      <w:r w:rsidRPr="00882926">
        <w:t>(4): p. 504-505.</w:t>
      </w:r>
    </w:p>
    <w:p w14:paraId="61ADA544" w14:textId="77777777" w:rsidR="00882926" w:rsidRPr="00882926" w:rsidRDefault="00882926" w:rsidP="00882926">
      <w:pPr>
        <w:pStyle w:val="EndNoteBibliography"/>
        <w:ind w:left="720" w:hanging="720"/>
      </w:pPr>
      <w:r w:rsidRPr="00882926">
        <w:t>23.</w:t>
      </w:r>
      <w:r w:rsidRPr="00882926">
        <w:tab/>
        <w:t xml:space="preserve">Leenders, K.L., </w:t>
      </w:r>
      <w:r w:rsidRPr="00882926">
        <w:rPr>
          <w:i/>
        </w:rPr>
        <w:t>PET - BLOOD-FLOW AND OXYGEN-CONSUMPTION IN BRAIN-TUMORS.</w:t>
      </w:r>
      <w:r w:rsidRPr="00882926">
        <w:t xml:space="preserve"> Journal of Neuro-Oncology, 1994. </w:t>
      </w:r>
      <w:r w:rsidRPr="00882926">
        <w:rPr>
          <w:b/>
        </w:rPr>
        <w:t>22</w:t>
      </w:r>
      <w:r w:rsidRPr="00882926">
        <w:t>(3): p. 269-273.</w:t>
      </w:r>
    </w:p>
    <w:p w14:paraId="5F93991A" w14:textId="77777777" w:rsidR="00882926" w:rsidRPr="00882926" w:rsidRDefault="00882926" w:rsidP="00882926">
      <w:pPr>
        <w:pStyle w:val="EndNoteBibliography"/>
        <w:ind w:left="720" w:hanging="720"/>
      </w:pPr>
      <w:r w:rsidRPr="00882926">
        <w:t>24.</w:t>
      </w:r>
      <w:r w:rsidRPr="00882926">
        <w:tab/>
        <w:t xml:space="preserve">Mayet, J. and A. Hughes, </w:t>
      </w:r>
      <w:r w:rsidRPr="00882926">
        <w:rPr>
          <w:i/>
        </w:rPr>
        <w:t>Cardiac and vascular pathophysiology in hypertension.</w:t>
      </w:r>
      <w:r w:rsidRPr="00882926">
        <w:t xml:space="preserve"> Heart, 2003. </w:t>
      </w:r>
      <w:r w:rsidRPr="00882926">
        <w:rPr>
          <w:b/>
        </w:rPr>
        <w:t>89</w:t>
      </w:r>
      <w:r w:rsidRPr="00882926">
        <w:t>(9): p. 1104-1109.</w:t>
      </w:r>
    </w:p>
    <w:p w14:paraId="59862740" w14:textId="77777777" w:rsidR="00882926" w:rsidRPr="00882926" w:rsidRDefault="00882926" w:rsidP="00882926">
      <w:pPr>
        <w:pStyle w:val="EndNoteBibliography"/>
        <w:ind w:left="720" w:hanging="720"/>
      </w:pPr>
      <w:r w:rsidRPr="00882926">
        <w:t>25.</w:t>
      </w:r>
      <w:r w:rsidRPr="00882926">
        <w:tab/>
        <w:t xml:space="preserve">Parlikar, T.A., et al., </w:t>
      </w:r>
      <w:r w:rsidRPr="00882926">
        <w:rPr>
          <w:i/>
        </w:rPr>
        <w:t>Model-Based Estimation of Cardiac Output and Total Peripheral Resistance.</w:t>
      </w:r>
      <w:r w:rsidRPr="00882926">
        <w:t xml:space="preserve"> Computers in Cardiology 2007, Vol 34, 2007. </w:t>
      </w:r>
      <w:r w:rsidRPr="00882926">
        <w:rPr>
          <w:b/>
        </w:rPr>
        <w:t>34</w:t>
      </w:r>
      <w:r w:rsidRPr="00882926">
        <w:t>: p. 379-382.</w:t>
      </w:r>
    </w:p>
    <w:p w14:paraId="264B4920" w14:textId="77777777" w:rsidR="00882926" w:rsidRPr="00882926" w:rsidRDefault="00882926" w:rsidP="00882926">
      <w:pPr>
        <w:pStyle w:val="EndNoteBibliography"/>
        <w:ind w:left="720" w:hanging="720"/>
      </w:pPr>
      <w:r w:rsidRPr="00882926">
        <w:lastRenderedPageBreak/>
        <w:t>26.</w:t>
      </w:r>
      <w:r w:rsidRPr="00882926">
        <w:tab/>
        <w:t xml:space="preserve">Caillard, A., et al., </w:t>
      </w:r>
      <w:r w:rsidRPr="00882926">
        <w:rPr>
          <w:i/>
        </w:rPr>
        <w:t>Comparison of cardiac output measured by oesophageal Doppler ultrasonography or pulse pressure contour wave analysis.</w:t>
      </w:r>
      <w:r w:rsidRPr="00882926">
        <w:t xml:space="preserve"> British Journal of Anaesthesia, 2015. </w:t>
      </w:r>
      <w:r w:rsidRPr="00882926">
        <w:rPr>
          <w:b/>
        </w:rPr>
        <w:t>114</w:t>
      </w:r>
      <w:r w:rsidRPr="00882926">
        <w:t>(6): p. 893-900.</w:t>
      </w:r>
    </w:p>
    <w:p w14:paraId="270202B6" w14:textId="77777777" w:rsidR="00882926" w:rsidRPr="00882926" w:rsidRDefault="00882926" w:rsidP="00882926">
      <w:pPr>
        <w:pStyle w:val="EndNoteBibliography"/>
        <w:ind w:left="720" w:hanging="720"/>
      </w:pPr>
      <w:r w:rsidRPr="00882926">
        <w:t>27.</w:t>
      </w:r>
      <w:r w:rsidRPr="00882926">
        <w:tab/>
        <w:t xml:space="preserve">Jansen, J.R.C., et al., </w:t>
      </w:r>
      <w:r w:rsidRPr="00882926">
        <w:rPr>
          <w:i/>
        </w:rPr>
        <w:t>A comparison of cardiac output derived from the arterial pressure wave against thermodilution in cardiac surgery patients.</w:t>
      </w:r>
      <w:r w:rsidRPr="00882926">
        <w:t xml:space="preserve"> British Journal of Anaesthesia, 2001. </w:t>
      </w:r>
      <w:r w:rsidRPr="00882926">
        <w:rPr>
          <w:b/>
        </w:rPr>
        <w:t>87</w:t>
      </w:r>
      <w:r w:rsidRPr="00882926">
        <w:t>(2): p. 212-222.</w:t>
      </w:r>
    </w:p>
    <w:p w14:paraId="2E25CCE9" w14:textId="77777777" w:rsidR="00882926" w:rsidRPr="00882926" w:rsidRDefault="00882926" w:rsidP="00882926">
      <w:pPr>
        <w:pStyle w:val="EndNoteBibliography"/>
        <w:ind w:left="720" w:hanging="720"/>
      </w:pPr>
      <w:r w:rsidRPr="00882926">
        <w:t>28.</w:t>
      </w:r>
      <w:r w:rsidRPr="00882926">
        <w:tab/>
        <w:t xml:space="preserve">Sollers, J.J., et al., </w:t>
      </w:r>
      <w:r w:rsidRPr="00882926">
        <w:rPr>
          <w:i/>
        </w:rPr>
        <w:t>Comparison of arterial compliance indices derived via Beat-toBeat blood pressure waveforms: Aging and ethnicity.</w:t>
      </w:r>
      <w:r w:rsidRPr="00882926">
        <w:t xml:space="preserve"> Biomedical Sciences Instrumentation, Vol 42, 2006. </w:t>
      </w:r>
      <w:r w:rsidRPr="00882926">
        <w:rPr>
          <w:b/>
        </w:rPr>
        <w:t>42</w:t>
      </w:r>
      <w:r w:rsidRPr="00882926">
        <w:t>: p. 518-523.</w:t>
      </w:r>
    </w:p>
    <w:p w14:paraId="3A8471B1" w14:textId="77777777" w:rsidR="00882926" w:rsidRPr="00882926" w:rsidRDefault="00882926" w:rsidP="00882926">
      <w:pPr>
        <w:pStyle w:val="EndNoteBibliography"/>
        <w:ind w:left="720" w:hanging="720"/>
      </w:pPr>
      <w:r w:rsidRPr="00882926">
        <w:t>29.</w:t>
      </w:r>
      <w:r w:rsidRPr="00882926">
        <w:tab/>
        <w:t xml:space="preserve">Monnet, X., et al., </w:t>
      </w:r>
      <w:r w:rsidRPr="00882926">
        <w:rPr>
          <w:i/>
        </w:rPr>
        <w:t>Arterial pressure allows monitoring the changes in cardiac output induced by volume expansion but not by norepinephrine.</w:t>
      </w:r>
      <w:r w:rsidRPr="00882926">
        <w:t xml:space="preserve"> Critical Care Medicine, 2011. </w:t>
      </w:r>
      <w:r w:rsidRPr="00882926">
        <w:rPr>
          <w:b/>
        </w:rPr>
        <w:t>39</w:t>
      </w:r>
      <w:r w:rsidRPr="00882926">
        <w:t>(6): p. 1394-1399.</w:t>
      </w:r>
    </w:p>
    <w:p w14:paraId="4744E14E" w14:textId="77777777" w:rsidR="00882926" w:rsidRPr="00882926" w:rsidRDefault="00882926" w:rsidP="00882926">
      <w:pPr>
        <w:pStyle w:val="EndNoteBibliography"/>
        <w:ind w:left="720" w:hanging="720"/>
      </w:pPr>
      <w:r w:rsidRPr="00882926">
        <w:t>30.</w:t>
      </w:r>
      <w:r w:rsidRPr="00882926">
        <w:tab/>
        <w:t xml:space="preserve">Pouwels, S., et al., </w:t>
      </w:r>
      <w:r w:rsidRPr="00882926">
        <w:rPr>
          <w:i/>
        </w:rPr>
        <w:t>Validation of the Nexfin (R) non-invasive continuous blood pressure monitoring validated against Riva-Rocci/Korotkoff in a bariatric patient population.</w:t>
      </w:r>
      <w:r w:rsidRPr="00882926">
        <w:t xml:space="preserve"> Journal of Clinical Anesthesia, 2017. </w:t>
      </w:r>
      <w:r w:rsidRPr="00882926">
        <w:rPr>
          <w:b/>
        </w:rPr>
        <w:t>39</w:t>
      </w:r>
      <w:r w:rsidRPr="00882926">
        <w:t>: p. 89-95.</w:t>
      </w:r>
    </w:p>
    <w:p w14:paraId="469CD028" w14:textId="77777777" w:rsidR="00882926" w:rsidRPr="00882926" w:rsidRDefault="00882926" w:rsidP="00882926">
      <w:pPr>
        <w:pStyle w:val="EndNoteBibliography"/>
        <w:ind w:left="720" w:hanging="720"/>
      </w:pPr>
      <w:r w:rsidRPr="00882926">
        <w:t>31.</w:t>
      </w:r>
      <w:r w:rsidRPr="00882926">
        <w:tab/>
        <w:t xml:space="preserve">Kubicek, W.G., et al., </w:t>
      </w:r>
      <w:r w:rsidRPr="00882926">
        <w:rPr>
          <w:i/>
        </w:rPr>
        <w:t>DEVELOPMENT AND EVALUATION OF AN IMPEDANCE CARDIAC OUTPUT SYSTEM.</w:t>
      </w:r>
      <w:r w:rsidRPr="00882926">
        <w:t xml:space="preserve"> Aerospace Medicine, 1966. </w:t>
      </w:r>
      <w:r w:rsidRPr="00882926">
        <w:rPr>
          <w:b/>
        </w:rPr>
        <w:t>37</w:t>
      </w:r>
      <w:r w:rsidRPr="00882926">
        <w:t>(12): p. 1208-&amp;.</w:t>
      </w:r>
    </w:p>
    <w:p w14:paraId="5DDC306E" w14:textId="77777777" w:rsidR="00882926" w:rsidRPr="00882926" w:rsidRDefault="00882926" w:rsidP="00882926">
      <w:pPr>
        <w:pStyle w:val="EndNoteBibliography"/>
        <w:ind w:left="720" w:hanging="720"/>
      </w:pPr>
      <w:r w:rsidRPr="00882926">
        <w:t>32.</w:t>
      </w:r>
      <w:r w:rsidRPr="00882926">
        <w:tab/>
        <w:t xml:space="preserve">Bernstein, D.P., </w:t>
      </w:r>
      <w:r w:rsidRPr="00882926">
        <w:rPr>
          <w:i/>
        </w:rPr>
        <w:t>A NEW STROKE VOLUME EQUATION FOR THORACIC ELECTRICAL BIOIMPEDANCE - THEORY AND RATIONALE.</w:t>
      </w:r>
      <w:r w:rsidRPr="00882926">
        <w:t xml:space="preserve"> Critical Care Medicine, 1986. </w:t>
      </w:r>
      <w:r w:rsidRPr="00882926">
        <w:rPr>
          <w:b/>
        </w:rPr>
        <w:t>14</w:t>
      </w:r>
      <w:r w:rsidRPr="00882926">
        <w:t>(10): p. 904-909.</w:t>
      </w:r>
    </w:p>
    <w:p w14:paraId="3B65A4A3" w14:textId="77777777" w:rsidR="00882926" w:rsidRPr="00882926" w:rsidRDefault="00882926" w:rsidP="00882926">
      <w:pPr>
        <w:pStyle w:val="EndNoteBibliography"/>
        <w:ind w:left="720" w:hanging="720"/>
      </w:pPr>
      <w:r w:rsidRPr="00882926">
        <w:t>33.</w:t>
      </w:r>
      <w:r w:rsidRPr="00882926">
        <w:tab/>
        <w:t xml:space="preserve">Keren, H., D. Burkhoff, and P. Squara, </w:t>
      </w:r>
      <w:r w:rsidRPr="00882926">
        <w:rPr>
          <w:i/>
        </w:rPr>
        <w:t>Evaluation of a noninvasive continuous cardiac output monitoring system based on thoracic bioreactance.</w:t>
      </w:r>
      <w:r w:rsidRPr="00882926">
        <w:t xml:space="preserve"> American Journal of Physiology-Heart and Circulatory Physiology, 2007. </w:t>
      </w:r>
      <w:r w:rsidRPr="00882926">
        <w:rPr>
          <w:b/>
        </w:rPr>
        <w:t>293</w:t>
      </w:r>
      <w:r w:rsidRPr="00882926">
        <w:t>(1): p. H583-H589.</w:t>
      </w:r>
    </w:p>
    <w:p w14:paraId="650567CF" w14:textId="77777777" w:rsidR="00882926" w:rsidRPr="00882926" w:rsidRDefault="00882926" w:rsidP="00882926">
      <w:pPr>
        <w:pStyle w:val="EndNoteBibliography"/>
        <w:ind w:left="720" w:hanging="720"/>
      </w:pPr>
      <w:r w:rsidRPr="00882926">
        <w:t>34.</w:t>
      </w:r>
      <w:r w:rsidRPr="00882926">
        <w:tab/>
        <w:t xml:space="preserve">Gaw, R.L., B.H. Cornish, and B.J. Thomas, </w:t>
      </w:r>
      <w:r w:rsidRPr="00882926">
        <w:rPr>
          <w:i/>
        </w:rPr>
        <w:t>The electrical impedance of pulsatile blood flowing through rigid tubes: A theoretical investigation.</w:t>
      </w:r>
      <w:r w:rsidRPr="00882926">
        <w:t xml:space="preserve"> Ieee Transactions on Biomedical Engineering, 2008. </w:t>
      </w:r>
      <w:r w:rsidRPr="00882926">
        <w:rPr>
          <w:b/>
        </w:rPr>
        <w:t>55</w:t>
      </w:r>
      <w:r w:rsidRPr="00882926">
        <w:t>(2): p. 721-727.</w:t>
      </w:r>
    </w:p>
    <w:p w14:paraId="6D0ECE5E" w14:textId="77777777" w:rsidR="00882926" w:rsidRPr="00882926" w:rsidRDefault="00882926" w:rsidP="00882926">
      <w:pPr>
        <w:pStyle w:val="EndNoteBibliography"/>
        <w:ind w:left="720" w:hanging="720"/>
      </w:pPr>
      <w:r w:rsidRPr="00882926">
        <w:t>35.</w:t>
      </w:r>
      <w:r w:rsidRPr="00882926">
        <w:tab/>
        <w:t xml:space="preserve">Quail, A.W., et al., </w:t>
      </w:r>
      <w:r w:rsidRPr="00882926">
        <w:rPr>
          <w:i/>
        </w:rPr>
        <w:t>THORACIC RESISTIVITY FOR STROKE VOLUME CALCULATION IN IMPEDANCE CARDIOGRAPHY.</w:t>
      </w:r>
      <w:r w:rsidRPr="00882926">
        <w:t xml:space="preserve"> Journal of Applied Physiology, 1981. </w:t>
      </w:r>
      <w:r w:rsidRPr="00882926">
        <w:rPr>
          <w:b/>
        </w:rPr>
        <w:t>50</w:t>
      </w:r>
      <w:r w:rsidRPr="00882926">
        <w:t>(1): p. 191-195.</w:t>
      </w:r>
    </w:p>
    <w:p w14:paraId="38C5D7A2" w14:textId="77777777" w:rsidR="00882926" w:rsidRPr="00882926" w:rsidRDefault="00882926" w:rsidP="00882926">
      <w:pPr>
        <w:pStyle w:val="EndNoteBibliography"/>
        <w:ind w:left="720" w:hanging="720"/>
      </w:pPr>
      <w:r w:rsidRPr="00882926">
        <w:t>36.</w:t>
      </w:r>
      <w:r w:rsidRPr="00882926">
        <w:tab/>
        <w:t xml:space="preserve">Hicks, D.A., et al., </w:t>
      </w:r>
      <w:r w:rsidRPr="00882926">
        <w:rPr>
          <w:i/>
        </w:rPr>
        <w:t>THE ESTIMATION AND PREDICTION OF NORMAL BLOOD VOLUME.</w:t>
      </w:r>
      <w:r w:rsidRPr="00882926">
        <w:t xml:space="preserve"> Clinical Science, 1956. </w:t>
      </w:r>
      <w:r w:rsidRPr="00882926">
        <w:rPr>
          <w:b/>
        </w:rPr>
        <w:t>15</w:t>
      </w:r>
      <w:r w:rsidRPr="00882926">
        <w:t>(4): p. 557-565.</w:t>
      </w:r>
    </w:p>
    <w:p w14:paraId="372964A2" w14:textId="77777777" w:rsidR="00882926" w:rsidRPr="00882926" w:rsidRDefault="00882926" w:rsidP="00882926">
      <w:pPr>
        <w:pStyle w:val="EndNoteBibliography"/>
        <w:ind w:left="720" w:hanging="720"/>
      </w:pPr>
      <w:r w:rsidRPr="00882926">
        <w:t>37.</w:t>
      </w:r>
      <w:r w:rsidRPr="00882926">
        <w:tab/>
        <w:t xml:space="preserve">Gardin, J.M., et al., </w:t>
      </w:r>
      <w:r w:rsidRPr="00882926">
        <w:rPr>
          <w:i/>
        </w:rPr>
        <w:t>EVALUATION OF BLOOD-FLOW VELOCITY IN THE ASCENDING AORTA AND MAIN PULMONARY-ARTERY OF NORMAL SUBJECTS BY DOPPLER ECHOCARDIOGRAPHY.</w:t>
      </w:r>
      <w:r w:rsidRPr="00882926">
        <w:t xml:space="preserve"> American Heart Journal, 1984. </w:t>
      </w:r>
      <w:r w:rsidRPr="00882926">
        <w:rPr>
          <w:b/>
        </w:rPr>
        <w:t>107</w:t>
      </w:r>
      <w:r w:rsidRPr="00882926">
        <w:t>(2): p. 310-319.</w:t>
      </w:r>
    </w:p>
    <w:p w14:paraId="136A73B2" w14:textId="77777777" w:rsidR="00882926" w:rsidRPr="00882926" w:rsidRDefault="00882926" w:rsidP="00882926">
      <w:pPr>
        <w:pStyle w:val="EndNoteBibliography"/>
        <w:ind w:left="720" w:hanging="720"/>
      </w:pPr>
      <w:r w:rsidRPr="00882926">
        <w:t>38.</w:t>
      </w:r>
      <w:r w:rsidRPr="00882926">
        <w:tab/>
        <w:t xml:space="preserve">Matsuda, Y., et al., </w:t>
      </w:r>
      <w:r w:rsidRPr="00882926">
        <w:rPr>
          <w:i/>
        </w:rPr>
        <w:t>ASSESSMENT OF LEFT-VENTRICULAR PERFORMANCE IN MAN WITH IMPEDANCE CARDIOGRAPHY.</w:t>
      </w:r>
      <w:r w:rsidRPr="00882926">
        <w:t xml:space="preserve"> Japanese Circulation Journal-English Edition, 1978. </w:t>
      </w:r>
      <w:r w:rsidRPr="00882926">
        <w:rPr>
          <w:b/>
        </w:rPr>
        <w:t>42</w:t>
      </w:r>
      <w:r w:rsidRPr="00882926">
        <w:t>(8): p. 945-954.</w:t>
      </w:r>
    </w:p>
    <w:p w14:paraId="757146D9" w14:textId="77777777" w:rsidR="00882926" w:rsidRPr="00882926" w:rsidRDefault="00882926" w:rsidP="00882926">
      <w:pPr>
        <w:pStyle w:val="EndNoteBibliography"/>
        <w:ind w:left="720" w:hanging="720"/>
      </w:pPr>
      <w:r w:rsidRPr="00882926">
        <w:t>39.</w:t>
      </w:r>
      <w:r w:rsidRPr="00882926">
        <w:tab/>
        <w:t xml:space="preserve">Lozano, D.L., et al., </w:t>
      </w:r>
      <w:r w:rsidRPr="00882926">
        <w:rPr>
          <w:i/>
        </w:rPr>
        <w:t>Where to B in dZ/dt.</w:t>
      </w:r>
      <w:r w:rsidRPr="00882926">
        <w:t xml:space="preserve"> Psychophysiology, 2007. </w:t>
      </w:r>
      <w:r w:rsidRPr="00882926">
        <w:rPr>
          <w:b/>
        </w:rPr>
        <w:t>44</w:t>
      </w:r>
      <w:r w:rsidRPr="00882926">
        <w:t>(1): p. 113-119.</w:t>
      </w:r>
    </w:p>
    <w:p w14:paraId="28E76F7E" w14:textId="77777777" w:rsidR="00882926" w:rsidRPr="00882926" w:rsidRDefault="00882926" w:rsidP="00882926">
      <w:pPr>
        <w:pStyle w:val="EndNoteBibliography"/>
        <w:ind w:left="720" w:hanging="720"/>
      </w:pPr>
      <w:r w:rsidRPr="00882926">
        <w:t>40.</w:t>
      </w:r>
      <w:r w:rsidRPr="00882926">
        <w:tab/>
        <w:t xml:space="preserve">Kolettis, M., B.S. Jenkins, and M.M. Webbpeploe, </w:t>
      </w:r>
      <w:r w:rsidRPr="00882926">
        <w:rPr>
          <w:i/>
        </w:rPr>
        <w:t>ASSESSMENT OF LEFT-VENTRICULAR FUNCTION BY INDEXES DERIVED FROM AORTIC FLOW VELOCITY.</w:t>
      </w:r>
      <w:r w:rsidRPr="00882926">
        <w:t xml:space="preserve"> British Heart Journal, 1976. </w:t>
      </w:r>
      <w:r w:rsidRPr="00882926">
        <w:rPr>
          <w:b/>
        </w:rPr>
        <w:t>38</w:t>
      </w:r>
      <w:r w:rsidRPr="00882926">
        <w:t>(1): p. 18-31.</w:t>
      </w:r>
    </w:p>
    <w:p w14:paraId="761F39D3" w14:textId="77777777" w:rsidR="00882926" w:rsidRPr="00882926" w:rsidRDefault="00882926" w:rsidP="00882926">
      <w:pPr>
        <w:pStyle w:val="EndNoteBibliography"/>
        <w:ind w:left="720" w:hanging="720"/>
      </w:pPr>
      <w:r w:rsidRPr="00882926">
        <w:t>41.</w:t>
      </w:r>
      <w:r w:rsidRPr="00882926">
        <w:tab/>
        <w:t xml:space="preserve">Sohn, S. and H.S. Kim, </w:t>
      </w:r>
      <w:r w:rsidRPr="00882926">
        <w:rPr>
          <w:i/>
        </w:rPr>
        <w:t>Doppler aortic flow velocity measurement in healthy children.</w:t>
      </w:r>
      <w:r w:rsidRPr="00882926">
        <w:t xml:space="preserve"> Journal of Korean Medical Science, 2001. </w:t>
      </w:r>
      <w:r w:rsidRPr="00882926">
        <w:rPr>
          <w:b/>
        </w:rPr>
        <w:t>16</w:t>
      </w:r>
      <w:r w:rsidRPr="00882926">
        <w:t>(2): p. 140-144.</w:t>
      </w:r>
    </w:p>
    <w:p w14:paraId="0F98EE04" w14:textId="77777777" w:rsidR="00882926" w:rsidRPr="00882926" w:rsidRDefault="00882926" w:rsidP="00882926">
      <w:pPr>
        <w:pStyle w:val="EndNoteBibliography"/>
        <w:ind w:left="720" w:hanging="720"/>
      </w:pPr>
      <w:r w:rsidRPr="00882926">
        <w:t>42.</w:t>
      </w:r>
      <w:r w:rsidRPr="00882926">
        <w:tab/>
        <w:t xml:space="preserve">Wallmeyer, K., et al., </w:t>
      </w:r>
      <w:r w:rsidRPr="00882926">
        <w:rPr>
          <w:i/>
        </w:rPr>
        <w:t>THE INFLUENCE OF PRELOAD AND HEART-RATE ON DOPPLER ECHOCARDIOGRAPHIC INDEXES OF LEFT-VENTRICULAR PERFORMANCE - COMPARISON WITH INVASIVE INDEXES IN AN EXPERIMENTAL PREPARATION.</w:t>
      </w:r>
      <w:r w:rsidRPr="00882926">
        <w:t xml:space="preserve"> Circulation, 1986. </w:t>
      </w:r>
      <w:r w:rsidRPr="00882926">
        <w:rPr>
          <w:b/>
        </w:rPr>
        <w:t>74</w:t>
      </w:r>
      <w:r w:rsidRPr="00882926">
        <w:t>(1): p. 181-186.</w:t>
      </w:r>
    </w:p>
    <w:p w14:paraId="140E6733" w14:textId="77777777" w:rsidR="00882926" w:rsidRPr="00882926" w:rsidRDefault="00882926" w:rsidP="00882926">
      <w:pPr>
        <w:pStyle w:val="EndNoteBibliography"/>
        <w:ind w:left="720" w:hanging="720"/>
      </w:pPr>
      <w:r w:rsidRPr="00882926">
        <w:t>43.</w:t>
      </w:r>
      <w:r w:rsidRPr="00882926">
        <w:tab/>
        <w:t xml:space="preserve">Collis, T., et al., </w:t>
      </w:r>
      <w:r w:rsidRPr="00882926">
        <w:rPr>
          <w:i/>
        </w:rPr>
        <w:t>Relations of stroke volume and cardiac output to body composition - The strong heart study.</w:t>
      </w:r>
      <w:r w:rsidRPr="00882926">
        <w:t xml:space="preserve"> Circulation, 2001. </w:t>
      </w:r>
      <w:r w:rsidRPr="00882926">
        <w:rPr>
          <w:b/>
        </w:rPr>
        <w:t>103</w:t>
      </w:r>
      <w:r w:rsidRPr="00882926">
        <w:t>(6): p. 820-825.</w:t>
      </w:r>
    </w:p>
    <w:p w14:paraId="34D74120" w14:textId="77777777" w:rsidR="00882926" w:rsidRPr="00882926" w:rsidRDefault="00882926" w:rsidP="00882926">
      <w:pPr>
        <w:pStyle w:val="EndNoteBibliography"/>
        <w:ind w:left="720" w:hanging="720"/>
      </w:pPr>
      <w:r w:rsidRPr="00882926">
        <w:t>44.</w:t>
      </w:r>
      <w:r w:rsidRPr="00882926">
        <w:tab/>
        <w:t xml:space="preserve">Sageman, W.S., </w:t>
      </w:r>
      <w:r w:rsidRPr="00882926">
        <w:rPr>
          <w:i/>
        </w:rPr>
        <w:t>Reliability and precision of a new thoracic electrical bioimpedance monitor in a lower body negative pressure model.</w:t>
      </w:r>
      <w:r w:rsidRPr="00882926">
        <w:t xml:space="preserve"> Critical Care Medicine, 1999. </w:t>
      </w:r>
      <w:r w:rsidRPr="00882926">
        <w:rPr>
          <w:b/>
        </w:rPr>
        <w:t>27</w:t>
      </w:r>
      <w:r w:rsidRPr="00882926">
        <w:t>(9): p. 1986-1990.</w:t>
      </w:r>
    </w:p>
    <w:p w14:paraId="5BFC9182" w14:textId="77777777" w:rsidR="00882926" w:rsidRPr="00882926" w:rsidRDefault="00882926" w:rsidP="00882926">
      <w:pPr>
        <w:pStyle w:val="EndNoteBibliography"/>
        <w:ind w:left="720" w:hanging="720"/>
      </w:pPr>
      <w:r w:rsidRPr="00882926">
        <w:t>45.</w:t>
      </w:r>
      <w:r w:rsidRPr="00882926">
        <w:tab/>
        <w:t xml:space="preserve">Cotter, G., et al., </w:t>
      </w:r>
      <w:r w:rsidRPr="00882926">
        <w:rPr>
          <w:i/>
        </w:rPr>
        <w:t>Impedance cardiography revisited.</w:t>
      </w:r>
      <w:r w:rsidRPr="00882926">
        <w:t xml:space="preserve"> Physiological Measurement, 2006. </w:t>
      </w:r>
      <w:r w:rsidRPr="00882926">
        <w:rPr>
          <w:b/>
        </w:rPr>
        <w:t>27</w:t>
      </w:r>
      <w:r w:rsidRPr="00882926">
        <w:t>(9): p. 817-827.</w:t>
      </w:r>
    </w:p>
    <w:p w14:paraId="09841AF9" w14:textId="77777777" w:rsidR="00882926" w:rsidRPr="00882926" w:rsidRDefault="00882926" w:rsidP="00882926">
      <w:pPr>
        <w:pStyle w:val="EndNoteBibliography"/>
        <w:ind w:left="720" w:hanging="720"/>
      </w:pPr>
      <w:r w:rsidRPr="00882926">
        <w:t>46.</w:t>
      </w:r>
      <w:r w:rsidRPr="00882926">
        <w:tab/>
        <w:t xml:space="preserve">Koobi, T., et al., </w:t>
      </w:r>
      <w:r w:rsidRPr="00882926">
        <w:rPr>
          <w:i/>
        </w:rPr>
        <w:t>Non-invasive measurement of cardiac output: whole-body impedance cardiography in simultaneous comparison with thermodilution and direct oxygen Fick methods.</w:t>
      </w:r>
      <w:r w:rsidRPr="00882926">
        <w:t xml:space="preserve"> Intensive Care Medicine, 1997. </w:t>
      </w:r>
      <w:r w:rsidRPr="00882926">
        <w:rPr>
          <w:b/>
        </w:rPr>
        <w:t>23</w:t>
      </w:r>
      <w:r w:rsidRPr="00882926">
        <w:t>(11): p. 1132-1137.</w:t>
      </w:r>
    </w:p>
    <w:p w14:paraId="5B672C3D" w14:textId="77777777" w:rsidR="00882926" w:rsidRPr="00882926" w:rsidRDefault="00882926" w:rsidP="00882926">
      <w:pPr>
        <w:pStyle w:val="EndNoteBibliography"/>
        <w:ind w:left="720" w:hanging="720"/>
      </w:pPr>
      <w:r w:rsidRPr="00882926">
        <w:t>47.</w:t>
      </w:r>
      <w:r w:rsidRPr="00882926">
        <w:tab/>
        <w:t xml:space="preserve">Henry, I.C., et al. </w:t>
      </w:r>
      <w:r w:rsidRPr="00882926">
        <w:rPr>
          <w:i/>
        </w:rPr>
        <w:t>Stroke Volume Obtained from the Brachial Artery Using Transbrachial Electrical Bioimpedance Velocimetry</w:t>
      </w:r>
      <w:r w:rsidRPr="00882926">
        <w:t xml:space="preserve">. in </w:t>
      </w:r>
      <w:r w:rsidRPr="00882926">
        <w:rPr>
          <w:i/>
        </w:rPr>
        <w:t>34th Annual International Conference of the IEEE Engineering-in-Medicine-and-Biology-Society (EMBS)</w:t>
      </w:r>
      <w:r w:rsidRPr="00882926">
        <w:t>. 2012. San Diego, CA: Ieee.</w:t>
      </w:r>
    </w:p>
    <w:p w14:paraId="3CAC0C5A" w14:textId="77777777" w:rsidR="00882926" w:rsidRPr="00882926" w:rsidRDefault="00882926" w:rsidP="00882926">
      <w:pPr>
        <w:pStyle w:val="EndNoteBibliography"/>
        <w:ind w:left="720" w:hanging="720"/>
      </w:pPr>
      <w:r w:rsidRPr="00882926">
        <w:lastRenderedPageBreak/>
        <w:t>48.</w:t>
      </w:r>
      <w:r w:rsidRPr="00882926">
        <w:tab/>
        <w:t xml:space="preserve">Chemla, D., et al., </w:t>
      </w:r>
      <w:r w:rsidRPr="00882926">
        <w:rPr>
          <w:i/>
        </w:rPr>
        <w:t>Blood flow acceleration in the carotid and brachial arteries of healthy volunteers: Respective contributions of cardiac performance and local resistance.</w:t>
      </w:r>
      <w:r w:rsidRPr="00882926">
        <w:t xml:space="preserve"> Fundamental &amp; Clinical Pharmacology, 1996. </w:t>
      </w:r>
      <w:r w:rsidRPr="00882926">
        <w:rPr>
          <w:b/>
        </w:rPr>
        <w:t>10</w:t>
      </w:r>
      <w:r w:rsidRPr="00882926">
        <w:t>(4): p. 393-399.</w:t>
      </w:r>
    </w:p>
    <w:p w14:paraId="08A3A7A0" w14:textId="77777777" w:rsidR="00882926" w:rsidRPr="00882926" w:rsidRDefault="00882926" w:rsidP="00882926">
      <w:pPr>
        <w:pStyle w:val="EndNoteBibliography"/>
        <w:ind w:left="720" w:hanging="720"/>
      </w:pPr>
      <w:r w:rsidRPr="00882926">
        <w:t>49.</w:t>
      </w:r>
      <w:r w:rsidRPr="00882926">
        <w:tab/>
        <w:t xml:space="preserve">Chemla, D., et al., </w:t>
      </w:r>
      <w:r w:rsidRPr="00882926">
        <w:rPr>
          <w:i/>
        </w:rPr>
        <w:t>EFFECT OF BETA-ADRENOCEPTORS AND THYROID-HORMONES ON VELOCITY AND ACCELERATION OF PERIPHERAL ARTERIAL FLOW IN HYPERTHYROIDISM.</w:t>
      </w:r>
      <w:r w:rsidRPr="00882926">
        <w:t xml:space="preserve"> American Journal of Cardiology, 1990. </w:t>
      </w:r>
      <w:r w:rsidRPr="00882926">
        <w:rPr>
          <w:b/>
        </w:rPr>
        <w:t>65</w:t>
      </w:r>
      <w:r w:rsidRPr="00882926">
        <w:t>(7): p. 494-500.</w:t>
      </w:r>
    </w:p>
    <w:p w14:paraId="6C1D9592" w14:textId="77777777" w:rsidR="00882926" w:rsidRPr="00882926" w:rsidRDefault="00882926" w:rsidP="00882926">
      <w:pPr>
        <w:pStyle w:val="EndNoteBibliography"/>
        <w:ind w:left="720" w:hanging="720"/>
      </w:pPr>
      <w:r w:rsidRPr="00882926">
        <w:t>50.</w:t>
      </w:r>
      <w:r w:rsidRPr="00882926">
        <w:tab/>
        <w:t xml:space="preserve">Bernstein, D.P., et al., </w:t>
      </w:r>
      <w:r w:rsidRPr="00882926">
        <w:rPr>
          <w:i/>
        </w:rPr>
        <w:t>Validation of stroke volume and cardiac output by electrical interrogation of the brachial artery in normals: assessment of strengths, limitations, and sources of error.</w:t>
      </w:r>
      <w:r w:rsidRPr="00882926">
        <w:t xml:space="preserve"> Journal of Clinical Monitoring and Computing, 2015. </w:t>
      </w:r>
      <w:r w:rsidRPr="00882926">
        <w:rPr>
          <w:b/>
        </w:rPr>
        <w:t>29</w:t>
      </w:r>
      <w:r w:rsidRPr="00882926">
        <w:t>(6): p. 789-800.</w:t>
      </w:r>
    </w:p>
    <w:p w14:paraId="0931F88C" w14:textId="77777777" w:rsidR="00882926" w:rsidRPr="00882926" w:rsidRDefault="00882926" w:rsidP="00882926">
      <w:pPr>
        <w:pStyle w:val="EndNoteBibliography"/>
        <w:ind w:left="720" w:hanging="720"/>
      </w:pPr>
      <w:r w:rsidRPr="00882926">
        <w:t>51.</w:t>
      </w:r>
      <w:r w:rsidRPr="00882926">
        <w:tab/>
        <w:t xml:space="preserve">Lim, P.S., et al., </w:t>
      </w:r>
      <w:r w:rsidRPr="00882926">
        <w:rPr>
          <w:i/>
        </w:rPr>
        <w:t>Validating Body Fat Assessment by Bioelectric Impedance Spectroscopy in Taiwanese Hemodialysis Patients.</w:t>
      </w:r>
      <w:r w:rsidRPr="00882926">
        <w:t xml:space="preserve"> Journal of Renal Nutrition, 2017. </w:t>
      </w:r>
      <w:r w:rsidRPr="00882926">
        <w:rPr>
          <w:b/>
        </w:rPr>
        <w:t>27</w:t>
      </w:r>
      <w:r w:rsidRPr="00882926">
        <w:t>(1): p. 37-44.</w:t>
      </w:r>
    </w:p>
    <w:p w14:paraId="13E76873" w14:textId="77777777" w:rsidR="00882926" w:rsidRPr="00882926" w:rsidRDefault="00882926" w:rsidP="00882926">
      <w:pPr>
        <w:pStyle w:val="EndNoteBibliography"/>
        <w:ind w:left="720" w:hanging="720"/>
      </w:pPr>
      <w:r w:rsidRPr="00882926">
        <w:t>52.</w:t>
      </w:r>
      <w:r w:rsidRPr="00882926">
        <w:tab/>
        <w:t xml:space="preserve">Leonhardt, S., et al., </w:t>
      </w:r>
      <w:r w:rsidRPr="00882926">
        <w:rPr>
          <w:i/>
        </w:rPr>
        <w:t>Electric impedance tomography for monitoring volume and size of the urinary bladder.</w:t>
      </w:r>
      <w:r w:rsidRPr="00882926">
        <w:t xml:space="preserve"> Biomedizinische Technik, 2011. </w:t>
      </w:r>
      <w:r w:rsidRPr="00882926">
        <w:rPr>
          <w:b/>
        </w:rPr>
        <w:t>56</w:t>
      </w:r>
      <w:r w:rsidRPr="00882926">
        <w:t>(6): p. 301-307.</w:t>
      </w:r>
    </w:p>
    <w:p w14:paraId="1FC0831C" w14:textId="77777777" w:rsidR="00882926" w:rsidRPr="00882926" w:rsidRDefault="00882926" w:rsidP="00882926">
      <w:pPr>
        <w:pStyle w:val="EndNoteBibliography"/>
        <w:ind w:left="720" w:hanging="720"/>
      </w:pPr>
      <w:r w:rsidRPr="00882926">
        <w:t>53.</w:t>
      </w:r>
      <w:r w:rsidRPr="00882926">
        <w:tab/>
        <w:t xml:space="preserve">Zhao, Z.Q., et al., </w:t>
      </w:r>
      <w:r w:rsidRPr="00882926">
        <w:rPr>
          <w:i/>
        </w:rPr>
        <w:t>Customized evaluation software for clinical trials: an example on pulmonary function test with electrical impedance tomography.</w:t>
      </w:r>
      <w:r w:rsidRPr="00882926">
        <w:t xml:space="preserve"> 2013 Icme International Conference on Complex Medical Engineering (Cme), 2013: p. 128-133.</w:t>
      </w:r>
    </w:p>
    <w:p w14:paraId="41C25455" w14:textId="77777777" w:rsidR="00882926" w:rsidRPr="00882926" w:rsidRDefault="00882926" w:rsidP="00882926">
      <w:pPr>
        <w:pStyle w:val="EndNoteBibliography"/>
        <w:ind w:left="720" w:hanging="720"/>
      </w:pPr>
      <w:r w:rsidRPr="00882926">
        <w:t>54.</w:t>
      </w:r>
      <w:r w:rsidRPr="00882926">
        <w:tab/>
        <w:t xml:space="preserve">Sherwood, A., et al., </w:t>
      </w:r>
      <w:r w:rsidRPr="00882926">
        <w:rPr>
          <w:i/>
        </w:rPr>
        <w:t>METHODOLOGICAL GUIDELINES FOR IMPEDANCE CARDIOGRAPHY.</w:t>
      </w:r>
      <w:r w:rsidRPr="00882926">
        <w:t xml:space="preserve"> Psychophysiology, 1990. </w:t>
      </w:r>
      <w:r w:rsidRPr="00882926">
        <w:rPr>
          <w:b/>
        </w:rPr>
        <w:t>27</w:t>
      </w:r>
      <w:r w:rsidRPr="00882926">
        <w:t>(1): p. 1-23.</w:t>
      </w:r>
    </w:p>
    <w:p w14:paraId="4301C10A" w14:textId="77777777" w:rsidR="00882926" w:rsidRPr="00882926" w:rsidRDefault="00882926" w:rsidP="00882926">
      <w:pPr>
        <w:pStyle w:val="EndNoteBibliography"/>
        <w:ind w:left="720" w:hanging="720"/>
      </w:pPr>
      <w:r w:rsidRPr="00882926">
        <w:t>55.</w:t>
      </w:r>
      <w:r w:rsidRPr="00882926">
        <w:tab/>
        <w:t xml:space="preserve">Fox, G.N., </w:t>
      </w:r>
      <w:r w:rsidRPr="00882926">
        <w:rPr>
          <w:i/>
        </w:rPr>
        <w:t>The physiologic origins of heart sounds and murmurs.</w:t>
      </w:r>
      <w:r w:rsidRPr="00882926">
        <w:t xml:space="preserve"> Journal of Family Practice, 1999. </w:t>
      </w:r>
      <w:r w:rsidRPr="00882926">
        <w:rPr>
          <w:b/>
        </w:rPr>
        <w:t>48</w:t>
      </w:r>
      <w:r w:rsidRPr="00882926">
        <w:t>(4): p. 308-309.</w:t>
      </w:r>
    </w:p>
    <w:p w14:paraId="759FC630" w14:textId="77777777" w:rsidR="00882926" w:rsidRPr="00882926" w:rsidRDefault="00882926" w:rsidP="00882926">
      <w:pPr>
        <w:pStyle w:val="EndNoteBibliography"/>
        <w:ind w:left="720" w:hanging="720"/>
      </w:pPr>
      <w:r w:rsidRPr="00882926">
        <w:t>56.</w:t>
      </w:r>
      <w:r w:rsidRPr="00882926">
        <w:tab/>
        <w:t xml:space="preserve">Yuenyong, S., et al., </w:t>
      </w:r>
      <w:r w:rsidRPr="00882926">
        <w:rPr>
          <w:i/>
        </w:rPr>
        <w:t>A framework for automatic heart sound analysis without segmentation.</w:t>
      </w:r>
      <w:r w:rsidRPr="00882926">
        <w:t xml:space="preserve"> Biomedical Engineering Online, 2011. </w:t>
      </w:r>
      <w:r w:rsidRPr="00882926">
        <w:rPr>
          <w:b/>
        </w:rPr>
        <w:t>10</w:t>
      </w:r>
      <w:r w:rsidRPr="00882926">
        <w:t>: p. 23.</w:t>
      </w:r>
    </w:p>
    <w:p w14:paraId="2326B28E" w14:textId="77777777" w:rsidR="00882926" w:rsidRPr="00882926" w:rsidRDefault="00882926" w:rsidP="00882926">
      <w:pPr>
        <w:pStyle w:val="EndNoteBibliography"/>
        <w:ind w:left="720" w:hanging="720"/>
      </w:pPr>
      <w:r w:rsidRPr="00882926">
        <w:t>57.</w:t>
      </w:r>
      <w:r w:rsidRPr="00882926">
        <w:tab/>
        <w:t xml:space="preserve">Ahlstrom, C., </w:t>
      </w:r>
      <w:r w:rsidRPr="00882926">
        <w:rPr>
          <w:i/>
        </w:rPr>
        <w:t>NonLinear Phonocardiographic Signal Processing</w:t>
      </w:r>
      <w:r w:rsidRPr="00882926">
        <w:t>. 2008, Linkoping University,   Sweden.</w:t>
      </w:r>
    </w:p>
    <w:p w14:paraId="203E5814" w14:textId="77777777" w:rsidR="00882926" w:rsidRPr="00882926" w:rsidRDefault="00882926" w:rsidP="00882926">
      <w:pPr>
        <w:pStyle w:val="EndNoteBibliography"/>
        <w:ind w:left="720" w:hanging="720"/>
      </w:pPr>
      <w:r w:rsidRPr="00882926">
        <w:t>58.</w:t>
      </w:r>
      <w:r w:rsidRPr="00882926">
        <w:tab/>
        <w:t xml:space="preserve">Wang, X.P. and Y.Y. Lie. </w:t>
      </w:r>
      <w:r w:rsidRPr="00882926">
        <w:rPr>
          <w:i/>
        </w:rPr>
        <w:t>Improving Classification Accuracy of Heart Sound Recordings by Wavelet Filter and Multiple Features</w:t>
      </w:r>
      <w:r w:rsidRPr="00882926">
        <w:t xml:space="preserve">. in </w:t>
      </w:r>
      <w:r w:rsidRPr="00882926">
        <w:rPr>
          <w:i/>
        </w:rPr>
        <w:t>43rd Computing in Cardiology Conference (CinC)</w:t>
      </w:r>
      <w:r w:rsidRPr="00882926">
        <w:t>. 2016. Vancouver, CANADA: Ieee.</w:t>
      </w:r>
    </w:p>
    <w:p w14:paraId="49081516" w14:textId="77777777" w:rsidR="00882926" w:rsidRPr="00882926" w:rsidRDefault="00882926" w:rsidP="00882926">
      <w:pPr>
        <w:pStyle w:val="EndNoteBibliography"/>
        <w:ind w:left="720" w:hanging="720"/>
      </w:pPr>
      <w:r w:rsidRPr="00882926">
        <w:t>59.</w:t>
      </w:r>
      <w:r w:rsidRPr="00882926">
        <w:tab/>
        <w:t xml:space="preserve">Fortin, J., et al., </w:t>
      </w:r>
      <w:r w:rsidRPr="00882926">
        <w:rPr>
          <w:i/>
        </w:rPr>
        <w:t>Non-invasive beat-to-beat cardiac output monitoring by an improved method of transthoracic bioimpedance measurement.</w:t>
      </w:r>
      <w:r w:rsidRPr="00882926">
        <w:t xml:space="preserve"> Computers in Biology and Medicine, 2006. </w:t>
      </w:r>
      <w:r w:rsidRPr="00882926">
        <w:rPr>
          <w:b/>
        </w:rPr>
        <w:t>36</w:t>
      </w:r>
      <w:r w:rsidRPr="00882926">
        <w:t>(11): p. 1185-1203.</w:t>
      </w:r>
    </w:p>
    <w:p w14:paraId="2450E67C" w14:textId="77777777" w:rsidR="00882926" w:rsidRPr="00882926" w:rsidRDefault="00882926" w:rsidP="00882926">
      <w:pPr>
        <w:pStyle w:val="EndNoteBibliography"/>
        <w:ind w:left="720" w:hanging="720"/>
      </w:pPr>
      <w:r w:rsidRPr="00882926">
        <w:t>60.</w:t>
      </w:r>
      <w:r w:rsidRPr="00882926">
        <w:tab/>
        <w:t xml:space="preserve">Jia, R.Z., et al., </w:t>
      </w:r>
      <w:r w:rsidRPr="00882926">
        <w:rPr>
          <w:i/>
        </w:rPr>
        <w:t>Relationship between cardiovascular function and fetal growth restriction in women with pre-eclampsia.</w:t>
      </w:r>
      <w:r w:rsidRPr="00882926">
        <w:t xml:space="preserve"> International Journal of Gynecology &amp; Obstetrics, 2010. </w:t>
      </w:r>
      <w:r w:rsidRPr="00882926">
        <w:rPr>
          <w:b/>
        </w:rPr>
        <w:t>110</w:t>
      </w:r>
      <w:r w:rsidRPr="00882926">
        <w:t>(1): p. 61-63.</w:t>
      </w:r>
    </w:p>
    <w:p w14:paraId="452C45ED" w14:textId="77777777" w:rsidR="00882926" w:rsidRPr="00882926" w:rsidRDefault="00882926" w:rsidP="00882926">
      <w:pPr>
        <w:pStyle w:val="EndNoteBibliography"/>
        <w:ind w:left="720" w:hanging="720"/>
      </w:pPr>
      <w:r w:rsidRPr="00882926">
        <w:t>61.</w:t>
      </w:r>
      <w:r w:rsidRPr="00882926">
        <w:tab/>
        <w:t xml:space="preserve">Djebbari, A., F.B. Reguig, and Ieee, </w:t>
      </w:r>
      <w:r w:rsidRPr="00882926">
        <w:rPr>
          <w:i/>
        </w:rPr>
        <w:t>Short-time Fourier transform analysis of the phonocardiogram signal.</w:t>
      </w:r>
      <w:r w:rsidRPr="00882926">
        <w:t xml:space="preserve"> Icecs 2000: 7th Ieee International Conference on Electronics, Circuits &amp; Systems, Vols I and Ii, 2000: p. 844-847.</w:t>
      </w:r>
    </w:p>
    <w:p w14:paraId="18650131" w14:textId="77777777" w:rsidR="00882926" w:rsidRPr="00882926" w:rsidRDefault="00882926" w:rsidP="00882926">
      <w:pPr>
        <w:pStyle w:val="EndNoteBibliography"/>
        <w:ind w:left="720" w:hanging="720"/>
      </w:pPr>
      <w:r w:rsidRPr="00882926">
        <w:t>62.</w:t>
      </w:r>
      <w:r w:rsidRPr="00882926">
        <w:tab/>
        <w:t xml:space="preserve">J. Zhong, F.S., </w:t>
      </w:r>
      <w:r w:rsidRPr="00882926">
        <w:rPr>
          <w:i/>
        </w:rPr>
        <w:t>Automatic heart sound signal analysis with reused multi-scale wavelet transform</w:t>
      </w:r>
      <w:r w:rsidRPr="00882926">
        <w:t>. 2013, International</w:t>
      </w:r>
    </w:p>
    <w:p w14:paraId="64738D4C" w14:textId="77777777" w:rsidR="00882926" w:rsidRPr="00882926" w:rsidRDefault="00882926" w:rsidP="00882926">
      <w:pPr>
        <w:pStyle w:val="EndNoteBibliography"/>
      </w:pPr>
      <w:r w:rsidRPr="00882926">
        <w:t>Journal Of Engineering And Science p. 50-57.</w:t>
      </w:r>
    </w:p>
    <w:p w14:paraId="7008C633" w14:textId="77777777" w:rsidR="00882926" w:rsidRPr="00882926" w:rsidRDefault="00882926" w:rsidP="00882926">
      <w:pPr>
        <w:pStyle w:val="EndNoteBibliography"/>
        <w:ind w:left="720" w:hanging="720"/>
      </w:pPr>
      <w:r w:rsidRPr="00882926">
        <w:t>63.</w:t>
      </w:r>
      <w:r w:rsidRPr="00882926">
        <w:tab/>
        <w:t xml:space="preserve">El-Segaier, M., et al., </w:t>
      </w:r>
      <w:r w:rsidRPr="00882926">
        <w:rPr>
          <w:i/>
        </w:rPr>
        <w:t>Computer-based detection and analysis of heart sound and murmur.</w:t>
      </w:r>
      <w:r w:rsidRPr="00882926">
        <w:t xml:space="preserve"> Annals of Biomedical Engineering, 2005. </w:t>
      </w:r>
      <w:r w:rsidRPr="00882926">
        <w:rPr>
          <w:b/>
        </w:rPr>
        <w:t>33</w:t>
      </w:r>
      <w:r w:rsidRPr="00882926">
        <w:t>(7): p. 937-942.</w:t>
      </w:r>
    </w:p>
    <w:p w14:paraId="553271BA" w14:textId="77777777" w:rsidR="00882926" w:rsidRPr="00882926" w:rsidRDefault="00882926" w:rsidP="00882926">
      <w:pPr>
        <w:pStyle w:val="EndNoteBibliography"/>
        <w:ind w:left="720" w:hanging="720"/>
      </w:pPr>
      <w:r w:rsidRPr="00882926">
        <w:t>64.</w:t>
      </w:r>
      <w:r w:rsidRPr="00882926">
        <w:tab/>
        <w:t xml:space="preserve">Wang, X.P., et al. </w:t>
      </w:r>
      <w:r w:rsidRPr="00882926">
        <w:rPr>
          <w:i/>
        </w:rPr>
        <w:t>Detection of the First and Second Heart Sound Using Heart Sound Energy</w:t>
      </w:r>
      <w:r w:rsidRPr="00882926">
        <w:t xml:space="preserve">. in </w:t>
      </w:r>
      <w:r w:rsidRPr="00882926">
        <w:rPr>
          <w:i/>
        </w:rPr>
        <w:t>2nd International Conference on Biomedical Engineering and Informatics (BMEI)</w:t>
      </w:r>
      <w:r w:rsidRPr="00882926">
        <w:t>. 2009. Tianjin Univ Technol, Tianjin, PEOPLES R CHINA: Ieee.</w:t>
      </w:r>
    </w:p>
    <w:p w14:paraId="5B4AC310" w14:textId="77777777" w:rsidR="00882926" w:rsidRPr="00882926" w:rsidRDefault="00882926" w:rsidP="00882926">
      <w:pPr>
        <w:pStyle w:val="EndNoteBibliography"/>
        <w:ind w:left="720" w:hanging="720"/>
      </w:pPr>
      <w:r w:rsidRPr="00882926">
        <w:t>65.</w:t>
      </w:r>
      <w:r w:rsidRPr="00882926">
        <w:tab/>
        <w:t xml:space="preserve">Messer, S.R., J. Agzarian, and D. Abbott, </w:t>
      </w:r>
      <w:r w:rsidRPr="00882926">
        <w:rPr>
          <w:i/>
        </w:rPr>
        <w:t>Optimal wavelet denoising for phonocardiograms.</w:t>
      </w:r>
      <w:r w:rsidRPr="00882926">
        <w:t xml:space="preserve"> Microelectronics Journal, 2001. </w:t>
      </w:r>
      <w:r w:rsidRPr="00882926">
        <w:rPr>
          <w:b/>
        </w:rPr>
        <w:t>32</w:t>
      </w:r>
      <w:r w:rsidRPr="00882926">
        <w:t>(12): p. 931-941.</w:t>
      </w:r>
    </w:p>
    <w:p w14:paraId="69A54196" w14:textId="77777777" w:rsidR="00882926" w:rsidRPr="00882926" w:rsidRDefault="00882926" w:rsidP="00882926">
      <w:pPr>
        <w:pStyle w:val="EndNoteBibliography"/>
        <w:ind w:left="720" w:hanging="720"/>
      </w:pPr>
      <w:r w:rsidRPr="00882926">
        <w:t>66.</w:t>
      </w:r>
      <w:r w:rsidRPr="00882926">
        <w:tab/>
        <w:t xml:space="preserve">Chen, T.E., et al., </w:t>
      </w:r>
      <w:r w:rsidRPr="00882926">
        <w:rPr>
          <w:i/>
        </w:rPr>
        <w:t>S1 and S2 Heart Sound Recognition Using Deep Neural Networks.</w:t>
      </w:r>
      <w:r w:rsidRPr="00882926">
        <w:t xml:space="preserve"> Ieee Transactions on Biomedical Engineering, 2017. </w:t>
      </w:r>
      <w:r w:rsidRPr="00882926">
        <w:rPr>
          <w:b/>
        </w:rPr>
        <w:t>64</w:t>
      </w:r>
      <w:r w:rsidRPr="00882926">
        <w:t>(2): p. 372-380.</w:t>
      </w:r>
    </w:p>
    <w:p w14:paraId="29CAA88B" w14:textId="77777777" w:rsidR="00882926" w:rsidRPr="00882926" w:rsidRDefault="00882926" w:rsidP="00882926">
      <w:pPr>
        <w:pStyle w:val="EndNoteBibliography"/>
        <w:ind w:left="720" w:hanging="720"/>
      </w:pPr>
      <w:r w:rsidRPr="00882926">
        <w:t>67.</w:t>
      </w:r>
      <w:r w:rsidRPr="00882926">
        <w:tab/>
        <w:t xml:space="preserve">Debbal, S.M. and F. Bereksi-Reguig, </w:t>
      </w:r>
      <w:r w:rsidRPr="00882926">
        <w:rPr>
          <w:i/>
        </w:rPr>
        <w:t>Time-frequency analysis of the first and the second heartbeat sounds.</w:t>
      </w:r>
      <w:r w:rsidRPr="00882926">
        <w:t xml:space="preserve"> Applied Mathematics and Computation, 2007. </w:t>
      </w:r>
      <w:r w:rsidRPr="00882926">
        <w:rPr>
          <w:b/>
        </w:rPr>
        <w:t>184</w:t>
      </w:r>
      <w:r w:rsidRPr="00882926">
        <w:t>(2): p. 1041-1052.</w:t>
      </w:r>
    </w:p>
    <w:p w14:paraId="524F3355" w14:textId="77777777" w:rsidR="00882926" w:rsidRPr="00882926" w:rsidRDefault="00882926" w:rsidP="00882926">
      <w:pPr>
        <w:pStyle w:val="EndNoteBibliography"/>
        <w:ind w:left="720" w:hanging="720"/>
      </w:pPr>
      <w:r w:rsidRPr="00882926">
        <w:t>68.</w:t>
      </w:r>
      <w:r w:rsidRPr="00882926">
        <w:tab/>
        <w:t xml:space="preserve">Shen, H., Y. Zhu, and K.R. Qin, </w:t>
      </w:r>
      <w:r w:rsidRPr="00882926">
        <w:rPr>
          <w:i/>
        </w:rPr>
        <w:t>A theoretical computerized study for the electrical conductivity of arterial pulsatile blood flow by an elastic tube model.</w:t>
      </w:r>
      <w:r w:rsidRPr="00882926">
        <w:t xml:space="preserve"> Medical Engineering &amp; Physics, 2016. </w:t>
      </w:r>
      <w:r w:rsidRPr="00882926">
        <w:rPr>
          <w:b/>
        </w:rPr>
        <w:t>38</w:t>
      </w:r>
      <w:r w:rsidRPr="00882926">
        <w:t>(12): p. 1439-1448.</w:t>
      </w:r>
    </w:p>
    <w:p w14:paraId="55228013" w14:textId="77777777" w:rsidR="00882926" w:rsidRPr="00882926" w:rsidRDefault="00882926" w:rsidP="00882926">
      <w:pPr>
        <w:pStyle w:val="EndNoteBibliography"/>
        <w:ind w:left="720" w:hanging="720"/>
      </w:pPr>
      <w:r w:rsidRPr="00882926">
        <w:t>69.</w:t>
      </w:r>
      <w:r w:rsidRPr="00882926">
        <w:tab/>
        <w:t xml:space="preserve">Seppä, V.-P., </w:t>
      </w:r>
      <w:r w:rsidRPr="00882926">
        <w:rPr>
          <w:i/>
        </w:rPr>
        <w:t>Development and clinical application of impedance pneumography technique</w:t>
      </w:r>
      <w:r w:rsidRPr="00882926">
        <w:t>. Tampere University of Techology. Publication. 2014, Tampere: Tampere University of Technology.</w:t>
      </w:r>
    </w:p>
    <w:p w14:paraId="45C7119A" w14:textId="77777777" w:rsidR="00882926" w:rsidRPr="00882926" w:rsidRDefault="00882926" w:rsidP="00882926">
      <w:pPr>
        <w:pStyle w:val="EndNoteBibliography"/>
        <w:ind w:left="720" w:hanging="720"/>
      </w:pPr>
      <w:r w:rsidRPr="00882926">
        <w:t>70.</w:t>
      </w:r>
      <w:r w:rsidRPr="00882926">
        <w:tab/>
        <w:t xml:space="preserve">Jeyhani, V., et al., </w:t>
      </w:r>
      <w:r w:rsidRPr="00882926">
        <w:rPr>
          <w:i/>
        </w:rPr>
        <w:t>Comparison of simple algorithms for estimating respiration rate from electrical impedance pneumography signals in wearable devices.</w:t>
      </w:r>
      <w:r w:rsidRPr="00882926">
        <w:t xml:space="preserve"> Health and Technology, 2017. </w:t>
      </w:r>
      <w:r w:rsidRPr="00882926">
        <w:rPr>
          <w:b/>
        </w:rPr>
        <w:t>7</w:t>
      </w:r>
      <w:r w:rsidRPr="00882926">
        <w:t>(1): p. 21-31.</w:t>
      </w:r>
    </w:p>
    <w:p w14:paraId="3DD1D096" w14:textId="77777777" w:rsidR="00882926" w:rsidRPr="00882926" w:rsidRDefault="00882926" w:rsidP="00882926">
      <w:pPr>
        <w:pStyle w:val="EndNoteBibliography"/>
        <w:ind w:left="720" w:hanging="720"/>
      </w:pPr>
      <w:r w:rsidRPr="00882926">
        <w:lastRenderedPageBreak/>
        <w:t>71.</w:t>
      </w:r>
      <w:r w:rsidRPr="00882926">
        <w:tab/>
        <w:t xml:space="preserve">Barrett, K.E. and W.F. Ganong, </w:t>
      </w:r>
      <w:r w:rsidRPr="00882926">
        <w:rPr>
          <w:i/>
        </w:rPr>
        <w:t>Ganong's review of medical physiology</w:t>
      </w:r>
      <w:r w:rsidRPr="00882926">
        <w:t>. 2012, New York; London: McGraw-Hill Medical ; McGraw-Hill [distributor].</w:t>
      </w:r>
    </w:p>
    <w:p w14:paraId="5568B160" w14:textId="77777777" w:rsidR="00882926" w:rsidRPr="00882926" w:rsidRDefault="00882926" w:rsidP="00882926">
      <w:pPr>
        <w:pStyle w:val="EndNoteBibliography"/>
        <w:ind w:left="720" w:hanging="720"/>
      </w:pPr>
      <w:r w:rsidRPr="00882926">
        <w:t>72.</w:t>
      </w:r>
      <w:r w:rsidRPr="00882926">
        <w:tab/>
        <w:t xml:space="preserve">Hall, J.E. and A.C. Guyton, </w:t>
      </w:r>
      <w:r w:rsidRPr="00882926">
        <w:rPr>
          <w:i/>
        </w:rPr>
        <w:t>Guyton and Hall textbook of medical physiology</w:t>
      </w:r>
      <w:r w:rsidRPr="00882926">
        <w:t>. 2011.</w:t>
      </w:r>
    </w:p>
    <w:p w14:paraId="287DFA86" w14:textId="77777777" w:rsidR="00882926" w:rsidRPr="00882926" w:rsidRDefault="00882926" w:rsidP="00882926">
      <w:pPr>
        <w:pStyle w:val="EndNoteBibliography"/>
        <w:ind w:left="720" w:hanging="720"/>
      </w:pPr>
      <w:r w:rsidRPr="00882926">
        <w:t>73.</w:t>
      </w:r>
      <w:r w:rsidRPr="00882926">
        <w:tab/>
        <w:t xml:space="preserve">Halamek, J., et al., </w:t>
      </w:r>
      <w:r w:rsidRPr="00882926">
        <w:rPr>
          <w:i/>
        </w:rPr>
        <w:t>Variability of phase shift between blood pressure and heart rate fluctuations - A marker of short-term circulation control.</w:t>
      </w:r>
      <w:r w:rsidRPr="00882926">
        <w:t xml:space="preserve"> Circulation, 2003. </w:t>
      </w:r>
      <w:r w:rsidRPr="00882926">
        <w:rPr>
          <w:b/>
        </w:rPr>
        <w:t>108</w:t>
      </w:r>
      <w:r w:rsidRPr="00882926">
        <w:t>(3): p. 292-297.</w:t>
      </w:r>
    </w:p>
    <w:p w14:paraId="472C3ECA" w14:textId="77777777" w:rsidR="00882926" w:rsidRPr="00882926" w:rsidRDefault="00882926" w:rsidP="00882926">
      <w:pPr>
        <w:pStyle w:val="EndNoteBibliography"/>
        <w:ind w:left="720" w:hanging="720"/>
      </w:pPr>
      <w:r w:rsidRPr="00882926">
        <w:t>74.</w:t>
      </w:r>
      <w:r w:rsidRPr="00882926">
        <w:tab/>
        <w:t xml:space="preserve">Udovicic, M., et al., </w:t>
      </w:r>
      <w:r w:rsidRPr="00882926">
        <w:rPr>
          <w:i/>
        </w:rPr>
        <w:t>What we need to know when calculating the coefficient of correlation?</w:t>
      </w:r>
      <w:r w:rsidRPr="00882926">
        <w:t xml:space="preserve"> Biochemia Medica, 2007. </w:t>
      </w:r>
      <w:r w:rsidRPr="00882926">
        <w:rPr>
          <w:b/>
        </w:rPr>
        <w:t>17</w:t>
      </w:r>
      <w:r w:rsidRPr="00882926">
        <w:t>(1): p. 10-15.</w:t>
      </w:r>
    </w:p>
    <w:p w14:paraId="30CA8BA0" w14:textId="77777777" w:rsidR="00882926" w:rsidRPr="00882926" w:rsidRDefault="00882926" w:rsidP="00882926">
      <w:pPr>
        <w:pStyle w:val="EndNoteBibliography"/>
        <w:ind w:left="720" w:hanging="720"/>
      </w:pPr>
      <w:r w:rsidRPr="00882926">
        <w:t>75.</w:t>
      </w:r>
      <w:r w:rsidRPr="00882926">
        <w:tab/>
        <w:t xml:space="preserve">Giavarina, D., </w:t>
      </w:r>
      <w:r w:rsidRPr="00882926">
        <w:rPr>
          <w:i/>
        </w:rPr>
        <w:t>Understanding Bland Altman analysis.</w:t>
      </w:r>
      <w:r w:rsidRPr="00882926">
        <w:t xml:space="preserve"> Biochemia Medica, 2015. </w:t>
      </w:r>
      <w:r w:rsidRPr="00882926">
        <w:rPr>
          <w:b/>
        </w:rPr>
        <w:t>25</w:t>
      </w:r>
      <w:r w:rsidRPr="00882926">
        <w:t>(2): p. 141-151.</w:t>
      </w:r>
    </w:p>
    <w:p w14:paraId="4B31B48A" w14:textId="77777777" w:rsidR="00882926" w:rsidRPr="00882926" w:rsidRDefault="00882926" w:rsidP="00882926">
      <w:pPr>
        <w:pStyle w:val="EndNoteBibliography"/>
        <w:ind w:left="720" w:hanging="720"/>
      </w:pPr>
      <w:r w:rsidRPr="00882926">
        <w:t>76.</w:t>
      </w:r>
      <w:r w:rsidRPr="00882926">
        <w:tab/>
        <w:t xml:space="preserve">Higginbotham, M.B., et al., </w:t>
      </w:r>
      <w:r w:rsidRPr="00882926">
        <w:rPr>
          <w:i/>
        </w:rPr>
        <w:t>REGULATION OF STROKE VOLUME DURING SUBMAXIMAL AND MAXIMAL UPRIGHT EXERCISE IN NORMAL MAN.</w:t>
      </w:r>
      <w:r w:rsidRPr="00882926">
        <w:t xml:space="preserve"> Circulation Research, 1986. </w:t>
      </w:r>
      <w:r w:rsidRPr="00882926">
        <w:rPr>
          <w:b/>
        </w:rPr>
        <w:t>58</w:t>
      </w:r>
      <w:r w:rsidRPr="00882926">
        <w:t>(2): p. 281-291.</w:t>
      </w:r>
    </w:p>
    <w:p w14:paraId="4CBA9F03" w14:textId="77777777" w:rsidR="00882926" w:rsidRPr="00882926" w:rsidRDefault="00882926" w:rsidP="00882926">
      <w:pPr>
        <w:pStyle w:val="EndNoteBibliography"/>
        <w:ind w:left="720" w:hanging="720"/>
      </w:pPr>
      <w:r w:rsidRPr="00882926">
        <w:t>77.</w:t>
      </w:r>
      <w:r w:rsidRPr="00882926">
        <w:tab/>
        <w:t xml:space="preserve">Kitzman, D.W., et al., </w:t>
      </w:r>
      <w:r w:rsidRPr="00882926">
        <w:rPr>
          <w:i/>
        </w:rPr>
        <w:t>EXERCISE INTOLERANCE IN PATIENTS WITH HEART-FAILURE AND PRESERVED LEFT-VENTRICULAR SYSTOLIC FUNCTION - FAILURE OF THE FRANK-STARLING MECHANISM.</w:t>
      </w:r>
      <w:r w:rsidRPr="00882926">
        <w:t xml:space="preserve"> Journal of the American College of Cardiology, 1991. </w:t>
      </w:r>
      <w:r w:rsidRPr="00882926">
        <w:rPr>
          <w:b/>
        </w:rPr>
        <w:t>17</w:t>
      </w:r>
      <w:r w:rsidRPr="00882926">
        <w:t>(5): p. 1065-1072.</w:t>
      </w:r>
    </w:p>
    <w:p w14:paraId="088D52B6" w14:textId="77777777" w:rsidR="00882926" w:rsidRPr="00882926" w:rsidRDefault="00882926" w:rsidP="00882926">
      <w:pPr>
        <w:pStyle w:val="EndNoteBibliography"/>
        <w:ind w:left="720" w:hanging="720"/>
      </w:pPr>
      <w:r w:rsidRPr="00882926">
        <w:t>78.</w:t>
      </w:r>
      <w:r w:rsidRPr="00882926">
        <w:tab/>
        <w:t xml:space="preserve">Rodeheffer, R.J., et al., </w:t>
      </w:r>
      <w:r w:rsidRPr="00882926">
        <w:rPr>
          <w:i/>
        </w:rPr>
        <w:t>EXERCISE CARDIAC-OUTPUT IS MAINTAINED WITH ADVANCING AGE IN HEALTHY-HUMAN SUBJECTS - CARDIAC DILATATION AND INCREASED STROKE VOLUME COMPENSATE FOR A DIMINISHED HEART-RATE.</w:t>
      </w:r>
      <w:r w:rsidRPr="00882926">
        <w:t xml:space="preserve"> Circulation, 1984. </w:t>
      </w:r>
      <w:r w:rsidRPr="00882926">
        <w:rPr>
          <w:b/>
        </w:rPr>
        <w:t>69</w:t>
      </w:r>
      <w:r w:rsidRPr="00882926">
        <w:t>(2): p. 203-213.</w:t>
      </w:r>
    </w:p>
    <w:p w14:paraId="0827C807" w14:textId="77777777" w:rsidR="00882926" w:rsidRPr="00882926" w:rsidRDefault="00882926" w:rsidP="00882926">
      <w:pPr>
        <w:pStyle w:val="EndNoteBibliography"/>
        <w:ind w:left="720" w:hanging="720"/>
      </w:pPr>
      <w:r w:rsidRPr="00882926">
        <w:t>79.</w:t>
      </w:r>
      <w:r w:rsidRPr="00882926">
        <w:tab/>
        <w:t xml:space="preserve">Haykowsky, M.J., et al., </w:t>
      </w:r>
      <w:r w:rsidRPr="00882926">
        <w:rPr>
          <w:i/>
        </w:rPr>
        <w:t>Determinants of Exercise Intolerance in Elderly Heart Failure Patients With Preserved Ejection Fraction.</w:t>
      </w:r>
      <w:r w:rsidRPr="00882926">
        <w:t xml:space="preserve"> Journal of the American College of Cardiology, 2011. </w:t>
      </w:r>
      <w:r w:rsidRPr="00882926">
        <w:rPr>
          <w:b/>
        </w:rPr>
        <w:t>58</w:t>
      </w:r>
      <w:r w:rsidRPr="00882926">
        <w:t>(3): p. 265-274.</w:t>
      </w:r>
    </w:p>
    <w:p w14:paraId="5F0E70E4" w14:textId="77777777" w:rsidR="00882926" w:rsidRPr="00882926" w:rsidRDefault="00882926" w:rsidP="00882926">
      <w:pPr>
        <w:pStyle w:val="EndNoteBibliography"/>
        <w:ind w:left="720" w:hanging="720"/>
      </w:pPr>
      <w:r w:rsidRPr="00882926">
        <w:t>80.</w:t>
      </w:r>
      <w:r w:rsidRPr="00882926">
        <w:tab/>
        <w:t xml:space="preserve">Meluzín, et al., </w:t>
      </w:r>
      <w:r w:rsidRPr="00882926">
        <w:rPr>
          <w:i/>
        </w:rPr>
        <w:t>The magnitude and course of exercise-induced stroke volume changes determine the exercise tolerance in heart transplant recipients with heart failure and normal ejection fraction</w:t>
      </w:r>
      <w:r w:rsidRPr="00882926">
        <w:t>. 2014, Experimental and Clinical Cardiology p. 674-687.</w:t>
      </w:r>
    </w:p>
    <w:p w14:paraId="5F049622" w14:textId="7930C54F" w:rsidR="00CE547F" w:rsidRPr="00FA362E" w:rsidRDefault="00CE547F" w:rsidP="00CE547F">
      <w:pPr>
        <w:pStyle w:val="literatura"/>
        <w:rPr>
          <w:color w:val="000000" w:themeColor="text1"/>
          <w:lang w:val="sk-SK"/>
        </w:rPr>
      </w:pPr>
      <w:r w:rsidRPr="00FA362E">
        <w:rPr>
          <w:color w:val="000000" w:themeColor="text1"/>
          <w:lang w:val="sk-SK"/>
        </w:rPr>
        <w:fldChar w:fldCharType="end"/>
      </w:r>
    </w:p>
    <w:p w14:paraId="4E008432" w14:textId="77777777" w:rsidR="00CE547F" w:rsidRPr="00FA362E" w:rsidRDefault="00CE547F" w:rsidP="00CE547F">
      <w:pPr>
        <w:overflowPunct/>
        <w:autoSpaceDE/>
        <w:autoSpaceDN/>
        <w:adjustRightInd/>
        <w:spacing w:line="240" w:lineRule="auto"/>
        <w:textAlignment w:val="auto"/>
        <w:rPr>
          <w:color w:val="000000" w:themeColor="text1"/>
          <w:sz w:val="20"/>
          <w:lang w:val="sk-SK"/>
        </w:rPr>
      </w:pPr>
      <w:r w:rsidRPr="00FA362E">
        <w:rPr>
          <w:color w:val="000000" w:themeColor="text1"/>
          <w:lang w:val="sk-SK"/>
        </w:rPr>
        <w:br w:type="page"/>
      </w:r>
    </w:p>
    <w:p w14:paraId="04DC56F2" w14:textId="77777777" w:rsidR="00CE547F" w:rsidRPr="00FA362E" w:rsidRDefault="00CE547F" w:rsidP="00CE547F">
      <w:pPr>
        <w:pStyle w:val="Nadpis1"/>
        <w:numPr>
          <w:ilvl w:val="0"/>
          <w:numId w:val="0"/>
        </w:numPr>
        <w:ind w:left="432" w:hanging="432"/>
        <w:rPr>
          <w:lang w:val="sk-SK"/>
        </w:rPr>
      </w:pPr>
      <w:bookmarkStart w:id="507" w:name="_Toc510268165"/>
      <w:bookmarkStart w:id="508" w:name="_Toc513981506"/>
      <w:r w:rsidRPr="00FA362E">
        <w:rPr>
          <w:lang w:val="sk-SK"/>
        </w:rPr>
        <w:lastRenderedPageBreak/>
        <w:t>ZOZNAM SYMBOLOV, VELIČÍN A SKRATIEK</w:t>
      </w:r>
      <w:bookmarkEnd w:id="507"/>
      <w:bookmarkEnd w:id="508"/>
    </w:p>
    <w:p w14:paraId="14004128" w14:textId="77777777" w:rsidR="00CE547F" w:rsidRPr="00FA362E" w:rsidRDefault="00CE547F" w:rsidP="00CE547F">
      <w:pPr>
        <w:rPr>
          <w:lang w:val="sk-SK"/>
        </w:rPr>
      </w:pPr>
      <w:r w:rsidRPr="00FA362E">
        <w:rPr>
          <w:lang w:val="sk-SK"/>
        </w:rPr>
        <w:t xml:space="preserve">CO </w:t>
      </w:r>
      <w:r w:rsidRPr="00FA362E">
        <w:rPr>
          <w:lang w:val="sk-SK"/>
        </w:rPr>
        <w:tab/>
      </w:r>
      <w:r w:rsidRPr="00FA362E">
        <w:rPr>
          <w:lang w:val="sk-SK"/>
        </w:rPr>
        <w:tab/>
      </w:r>
      <w:r w:rsidRPr="00FA362E">
        <w:rPr>
          <w:lang w:val="sk-SK"/>
        </w:rPr>
        <w:tab/>
      </w:r>
      <w:r w:rsidRPr="00FA362E">
        <w:rPr>
          <w:lang w:val="sk-SK"/>
        </w:rPr>
        <w:tab/>
        <w:t>minútový objem</w:t>
      </w:r>
    </w:p>
    <w:p w14:paraId="68D05AB2" w14:textId="77777777" w:rsidR="00CE547F" w:rsidRPr="00FA362E" w:rsidRDefault="00CE547F" w:rsidP="00CE547F">
      <w:pPr>
        <w:rPr>
          <w:lang w:val="sk-SK"/>
        </w:rPr>
      </w:pPr>
      <w:r w:rsidRPr="00FA362E">
        <w:rPr>
          <w:lang w:val="sk-SK"/>
        </w:rPr>
        <w:t>SV</w:t>
      </w:r>
      <w:r w:rsidRPr="00FA362E">
        <w:rPr>
          <w:lang w:val="sk-SK"/>
        </w:rPr>
        <w:tab/>
      </w:r>
      <w:r w:rsidRPr="00FA362E">
        <w:rPr>
          <w:lang w:val="sk-SK"/>
        </w:rPr>
        <w:tab/>
      </w:r>
      <w:r w:rsidRPr="00FA362E">
        <w:rPr>
          <w:lang w:val="sk-SK"/>
        </w:rPr>
        <w:tab/>
      </w:r>
      <w:r w:rsidRPr="00FA362E">
        <w:rPr>
          <w:lang w:val="sk-SK"/>
        </w:rPr>
        <w:tab/>
      </w:r>
      <w:r w:rsidRPr="00FA362E">
        <w:rPr>
          <w:lang w:val="sk-SK"/>
        </w:rPr>
        <w:tab/>
        <w:t>tepový objem</w:t>
      </w:r>
    </w:p>
    <w:p w14:paraId="1C343D3A" w14:textId="77777777" w:rsidR="00CE547F" w:rsidRPr="00FA362E" w:rsidRDefault="00CE547F" w:rsidP="00CE547F">
      <w:pPr>
        <w:rPr>
          <w:lang w:val="sk-SK"/>
        </w:rPr>
      </w:pPr>
      <w:r w:rsidRPr="00FA362E">
        <w:rPr>
          <w:lang w:val="sk-SK"/>
        </w:rPr>
        <w:t>LVET</w:t>
      </w:r>
      <w:r w:rsidRPr="00FA362E">
        <w:rPr>
          <w:lang w:val="sk-SK"/>
        </w:rPr>
        <w:tab/>
      </w:r>
      <w:r w:rsidRPr="00FA362E">
        <w:rPr>
          <w:lang w:val="sk-SK"/>
        </w:rPr>
        <w:tab/>
      </w:r>
      <w:r w:rsidRPr="00FA362E">
        <w:rPr>
          <w:lang w:val="sk-SK"/>
        </w:rPr>
        <w:tab/>
      </w:r>
      <w:r w:rsidRPr="00FA362E">
        <w:rPr>
          <w:lang w:val="sk-SK"/>
        </w:rPr>
        <w:tab/>
        <w:t>doba výdaja ľavej komory</w:t>
      </w:r>
    </w:p>
    <w:p w14:paraId="1B1D9664" w14:textId="77777777" w:rsidR="00CE547F" w:rsidRPr="00FA362E" w:rsidRDefault="00CE547F" w:rsidP="00CE547F">
      <w:pPr>
        <w:rPr>
          <w:lang w:val="sk-SK"/>
        </w:rPr>
      </w:pPr>
      <w:r w:rsidRPr="00FA362E">
        <w:rPr>
          <w:lang w:val="sk-SK"/>
        </w:rPr>
        <w:t>HR</w:t>
      </w:r>
      <w:r w:rsidRPr="00FA362E">
        <w:rPr>
          <w:lang w:val="sk-SK"/>
        </w:rPr>
        <w:tab/>
      </w:r>
      <w:r w:rsidRPr="00FA362E">
        <w:rPr>
          <w:lang w:val="sk-SK"/>
        </w:rPr>
        <w:tab/>
      </w:r>
      <w:r w:rsidRPr="00FA362E">
        <w:rPr>
          <w:lang w:val="sk-SK"/>
        </w:rPr>
        <w:tab/>
      </w:r>
      <w:r w:rsidRPr="00FA362E">
        <w:rPr>
          <w:lang w:val="sk-SK"/>
        </w:rPr>
        <w:tab/>
        <w:t>srdečná frekvencia</w:t>
      </w:r>
    </w:p>
    <w:p w14:paraId="591F3645" w14:textId="77777777" w:rsidR="00CE547F" w:rsidRPr="00FA362E" w:rsidRDefault="00CE547F" w:rsidP="00CE547F">
      <w:pPr>
        <w:rPr>
          <w:lang w:val="sk-SK"/>
        </w:rPr>
      </w:pPr>
      <w:r w:rsidRPr="00FA362E">
        <w:rPr>
          <w:lang w:val="sk-SK"/>
        </w:rPr>
        <w:t>EKG</w:t>
      </w:r>
      <w:r w:rsidRPr="00FA362E">
        <w:rPr>
          <w:lang w:val="sk-SK"/>
        </w:rPr>
        <w:tab/>
      </w:r>
      <w:r w:rsidRPr="00FA362E">
        <w:rPr>
          <w:lang w:val="sk-SK"/>
        </w:rPr>
        <w:tab/>
      </w:r>
      <w:r w:rsidRPr="00FA362E">
        <w:rPr>
          <w:lang w:val="sk-SK"/>
        </w:rPr>
        <w:tab/>
      </w:r>
      <w:r w:rsidRPr="00FA362E">
        <w:rPr>
          <w:lang w:val="sk-SK"/>
        </w:rPr>
        <w:tab/>
        <w:t>elektrokardiogra</w:t>
      </w:r>
    </w:p>
    <w:p w14:paraId="1D71DAE5" w14:textId="77777777" w:rsidR="00CE547F" w:rsidRPr="00FA362E" w:rsidRDefault="00CE547F" w:rsidP="00CE547F">
      <w:pPr>
        <w:rPr>
          <w:lang w:val="sk-SK"/>
        </w:rPr>
      </w:pPr>
      <w:r w:rsidRPr="00FA362E">
        <w:rPr>
          <w:lang w:val="sk-SK"/>
        </w:rPr>
        <w:t>BP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krvný tlak</w:t>
      </w:r>
    </w:p>
    <w:p w14:paraId="33E75743" w14:textId="77777777" w:rsidR="00CE547F" w:rsidRPr="00FA362E" w:rsidRDefault="00CE547F" w:rsidP="00CE547F">
      <w:pPr>
        <w:rPr>
          <w:lang w:val="sk-SK"/>
        </w:rPr>
      </w:pPr>
      <w:r w:rsidRPr="00FA362E">
        <w:rPr>
          <w:lang w:val="sk-SK"/>
        </w:rPr>
        <w:t>PP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pulzný tlak</w:t>
      </w:r>
    </w:p>
    <w:p w14:paraId="4D0B7789" w14:textId="77777777" w:rsidR="00CE547F" w:rsidRPr="00FA362E" w:rsidRDefault="00CE547F" w:rsidP="00CE547F">
      <w:pPr>
        <w:rPr>
          <w:lang w:val="sk-SK"/>
        </w:rPr>
      </w:pPr>
      <w:r w:rsidRPr="00FA362E">
        <w:rPr>
          <w:lang w:val="sk-SK"/>
        </w:rPr>
        <w:t>MBP</w:t>
      </w:r>
      <w:r w:rsidRPr="00FA362E">
        <w:rPr>
          <w:lang w:val="sk-SK"/>
        </w:rPr>
        <w:tab/>
      </w:r>
      <w:r w:rsidRPr="00FA362E">
        <w:rPr>
          <w:lang w:val="sk-SK"/>
        </w:rPr>
        <w:tab/>
      </w:r>
      <w:r w:rsidRPr="00FA362E">
        <w:rPr>
          <w:lang w:val="sk-SK"/>
        </w:rPr>
        <w:tab/>
      </w:r>
      <w:r w:rsidRPr="00FA362E">
        <w:rPr>
          <w:lang w:val="sk-SK"/>
        </w:rPr>
        <w:tab/>
        <w:t>stredný arteriálny krvný tlak</w:t>
      </w:r>
    </w:p>
    <w:p w14:paraId="4BF5A693" w14:textId="77777777" w:rsidR="00CE547F" w:rsidRPr="00FA362E" w:rsidRDefault="00CE547F" w:rsidP="00CE547F">
      <w:pPr>
        <w:rPr>
          <w:lang w:val="sk-SK"/>
        </w:rPr>
      </w:pPr>
      <w:r w:rsidRPr="00FA362E">
        <w:rPr>
          <w:lang w:val="sk-SK"/>
        </w:rPr>
        <w:t>SBP</w:t>
      </w:r>
      <w:r w:rsidRPr="00FA362E">
        <w:rPr>
          <w:lang w:val="sk-SK"/>
        </w:rPr>
        <w:tab/>
      </w:r>
      <w:r w:rsidRPr="00FA362E">
        <w:rPr>
          <w:lang w:val="sk-SK"/>
        </w:rPr>
        <w:tab/>
      </w:r>
      <w:r w:rsidRPr="00FA362E">
        <w:rPr>
          <w:lang w:val="sk-SK"/>
        </w:rPr>
        <w:tab/>
      </w:r>
      <w:r w:rsidRPr="00FA362E">
        <w:rPr>
          <w:lang w:val="sk-SK"/>
        </w:rPr>
        <w:tab/>
        <w:t>systolický arteriálny krvný tlak</w:t>
      </w:r>
    </w:p>
    <w:p w14:paraId="2A042D25" w14:textId="77777777" w:rsidR="00CE547F" w:rsidRPr="00FA362E" w:rsidRDefault="00CE547F" w:rsidP="00CE547F">
      <w:pPr>
        <w:rPr>
          <w:lang w:val="sk-SK"/>
        </w:rPr>
      </w:pPr>
      <w:r w:rsidRPr="00FA362E">
        <w:rPr>
          <w:lang w:val="sk-SK"/>
        </w:rPr>
        <w:t>DBP</w:t>
      </w:r>
      <w:r w:rsidRPr="00FA362E">
        <w:rPr>
          <w:lang w:val="sk-SK"/>
        </w:rPr>
        <w:tab/>
      </w:r>
      <w:r w:rsidRPr="00FA362E">
        <w:rPr>
          <w:lang w:val="sk-SK"/>
        </w:rPr>
        <w:tab/>
      </w:r>
      <w:r w:rsidRPr="00FA362E">
        <w:rPr>
          <w:lang w:val="sk-SK"/>
        </w:rPr>
        <w:tab/>
      </w:r>
      <w:r w:rsidRPr="00FA362E">
        <w:rPr>
          <w:lang w:val="sk-SK"/>
        </w:rPr>
        <w:tab/>
        <w:t>diastolický arteriálny krvný tlak</w:t>
      </w:r>
    </w:p>
    <w:p w14:paraId="7D44B2D0" w14:textId="77777777" w:rsidR="00CE547F" w:rsidRPr="00FA362E" w:rsidRDefault="00CE547F" w:rsidP="00CE547F">
      <w:pPr>
        <w:rPr>
          <w:lang w:val="sk-SK"/>
        </w:rPr>
      </w:pPr>
      <w:r w:rsidRPr="00FA362E">
        <w:rPr>
          <w:lang w:val="sk-SK"/>
        </w:rPr>
        <w:t>Z</w:t>
      </w:r>
      <w:r w:rsidRPr="00FA362E">
        <w:rPr>
          <w:lang w:val="sk-SK"/>
        </w:rPr>
        <w:tab/>
      </w:r>
      <w:r w:rsidRPr="00FA362E">
        <w:rPr>
          <w:lang w:val="sk-SK"/>
        </w:rPr>
        <w:tab/>
      </w:r>
      <w:r w:rsidRPr="00FA362E">
        <w:rPr>
          <w:lang w:val="sk-SK"/>
        </w:rPr>
        <w:tab/>
      </w:r>
      <w:r w:rsidRPr="00FA362E">
        <w:rPr>
          <w:lang w:val="sk-SK"/>
        </w:rPr>
        <w:tab/>
      </w:r>
      <w:r w:rsidRPr="00FA362E">
        <w:rPr>
          <w:lang w:val="sk-SK"/>
        </w:rPr>
        <w:tab/>
        <w:t>impedancia</w:t>
      </w:r>
    </w:p>
    <w:p w14:paraId="4F8CD59D" w14:textId="77777777" w:rsidR="00CE547F" w:rsidRPr="00FA362E" w:rsidRDefault="00CE547F" w:rsidP="00CE547F">
      <w:pPr>
        <w:rPr>
          <w:color w:val="000000" w:themeColor="text1"/>
          <w:lang w:val="sk-SK"/>
        </w:rPr>
      </w:pPr>
      <w:r w:rsidRPr="00FA362E">
        <w:rPr>
          <w:color w:val="000000" w:themeColor="text1"/>
          <w:lang w:val="sk-SK"/>
        </w:rPr>
        <w:t xml:space="preserve">-dZ/dt    </w:t>
      </w:r>
      <w:r w:rsidRPr="00FA362E">
        <w:rPr>
          <w:color w:val="000000" w:themeColor="text1"/>
          <w:lang w:val="sk-SK"/>
        </w:rPr>
        <w:tab/>
      </w:r>
      <w:r w:rsidRPr="00FA362E">
        <w:rPr>
          <w:color w:val="000000" w:themeColor="text1"/>
          <w:lang w:val="sk-SK"/>
        </w:rPr>
        <w:tab/>
        <w:t>derivovaná hrudníková impedancia násobená konštantou -1</w:t>
      </w:r>
    </w:p>
    <w:p w14:paraId="68EBD235" w14:textId="77777777" w:rsidR="00CE547F" w:rsidRPr="00FA362E" w:rsidRDefault="00CE547F" w:rsidP="00CE547F">
      <w:pPr>
        <w:rPr>
          <w:color w:val="000000" w:themeColor="text1"/>
          <w:lang w:val="sk-SK"/>
        </w:rPr>
      </w:pPr>
      <w:r w:rsidRPr="00FA362E">
        <w:rPr>
          <w:color w:val="000000" w:themeColor="text1"/>
          <w:lang w:val="sk-SK"/>
        </w:rPr>
        <w:t xml:space="preserve">-dZ/dt max  </w:t>
      </w:r>
      <w:r w:rsidRPr="00FA362E">
        <w:rPr>
          <w:color w:val="000000" w:themeColor="text1"/>
          <w:lang w:val="sk-SK"/>
        </w:rPr>
        <w:tab/>
        <w:t>maximum zápornej derivovanej hrudníkovej impedancie</w:t>
      </w:r>
    </w:p>
    <w:p w14:paraId="39EC23DB" w14:textId="77777777" w:rsidR="00CE547F" w:rsidRPr="00FA362E" w:rsidRDefault="00CE547F" w:rsidP="00CE547F">
      <w:pPr>
        <w:rPr>
          <w:lang w:val="sk-SK"/>
        </w:rPr>
      </w:pPr>
      <w:r w:rsidRPr="00FA362E">
        <w:rPr>
          <w:lang w:val="sk-SK"/>
        </w:rPr>
        <w:t>S1</w:t>
      </w:r>
      <w:r w:rsidRPr="00FA362E">
        <w:rPr>
          <w:lang w:val="sk-SK"/>
        </w:rPr>
        <w:tab/>
      </w:r>
      <w:r w:rsidRPr="00FA362E">
        <w:rPr>
          <w:lang w:val="sk-SK"/>
        </w:rPr>
        <w:tab/>
      </w:r>
      <w:r w:rsidRPr="00FA362E">
        <w:rPr>
          <w:lang w:val="sk-SK"/>
        </w:rPr>
        <w:tab/>
      </w:r>
      <w:r w:rsidRPr="00FA362E">
        <w:rPr>
          <w:lang w:val="sk-SK"/>
        </w:rPr>
        <w:tab/>
      </w:r>
      <w:r w:rsidRPr="00FA362E">
        <w:rPr>
          <w:lang w:val="sk-SK"/>
        </w:rPr>
        <w:tab/>
        <w:t>1. srdečný zvuk</w:t>
      </w:r>
    </w:p>
    <w:p w14:paraId="332851EA" w14:textId="77777777" w:rsidR="00CE547F" w:rsidRPr="00FA362E" w:rsidRDefault="00CE547F" w:rsidP="00CE547F">
      <w:pPr>
        <w:rPr>
          <w:lang w:val="sk-SK"/>
        </w:rPr>
      </w:pPr>
      <w:r w:rsidRPr="00FA362E">
        <w:rPr>
          <w:lang w:val="sk-SK"/>
        </w:rPr>
        <w:t>S2</w:t>
      </w:r>
      <w:r w:rsidRPr="00FA362E">
        <w:rPr>
          <w:lang w:val="sk-SK"/>
        </w:rPr>
        <w:tab/>
      </w:r>
      <w:r w:rsidRPr="00FA362E">
        <w:rPr>
          <w:lang w:val="sk-SK"/>
        </w:rPr>
        <w:tab/>
      </w:r>
      <w:r w:rsidRPr="00FA362E">
        <w:rPr>
          <w:lang w:val="sk-SK"/>
        </w:rPr>
        <w:tab/>
      </w:r>
      <w:r w:rsidRPr="00FA362E">
        <w:rPr>
          <w:lang w:val="sk-SK"/>
        </w:rPr>
        <w:tab/>
      </w:r>
      <w:r w:rsidRPr="00FA362E">
        <w:rPr>
          <w:lang w:val="sk-SK"/>
        </w:rPr>
        <w:tab/>
        <w:t>2. srdečný zvuk</w:t>
      </w:r>
    </w:p>
    <w:p w14:paraId="2CDB512E" w14:textId="77777777" w:rsidR="00CE547F" w:rsidRPr="00FA362E" w:rsidRDefault="00CE547F" w:rsidP="00CE547F">
      <w:pPr>
        <w:rPr>
          <w:lang w:val="sk-SK"/>
        </w:rPr>
      </w:pPr>
      <w:r w:rsidRPr="00FA362E">
        <w:rPr>
          <w:lang w:val="sk-SK"/>
        </w:rPr>
        <w:t>r</w:t>
      </w:r>
      <w:r w:rsidRPr="00FA362E">
        <w:rPr>
          <w:lang w:val="sk-SK"/>
        </w:rPr>
        <w:tab/>
      </w:r>
      <w:r w:rsidRPr="00FA362E">
        <w:rPr>
          <w:lang w:val="sk-SK"/>
        </w:rPr>
        <w:tab/>
      </w:r>
      <w:r w:rsidRPr="00FA362E">
        <w:rPr>
          <w:lang w:val="sk-SK"/>
        </w:rPr>
        <w:tab/>
      </w:r>
      <w:r w:rsidRPr="00FA362E">
        <w:rPr>
          <w:lang w:val="sk-SK"/>
        </w:rPr>
        <w:tab/>
      </w:r>
      <w:r w:rsidRPr="00FA362E">
        <w:rPr>
          <w:lang w:val="sk-SK"/>
        </w:rPr>
        <w:tab/>
        <w:t>Pearsonov korelačný koeficient</w:t>
      </w:r>
    </w:p>
    <w:p w14:paraId="74C61D03" w14:textId="77777777" w:rsidR="00CE547F" w:rsidRPr="00FA362E" w:rsidRDefault="00CE547F" w:rsidP="00CE547F">
      <w:pPr>
        <w:rPr>
          <w:lang w:val="sk-SK"/>
        </w:rPr>
      </w:pPr>
      <w:r w:rsidRPr="00FA362E">
        <w:rPr>
          <w:lang w:val="sk-SK"/>
        </w:rPr>
        <w:t>Ω</w:t>
      </w:r>
      <w:r w:rsidRPr="00FA362E">
        <w:rPr>
          <w:lang w:val="sk-SK"/>
        </w:rPr>
        <w:tab/>
      </w:r>
      <w:r w:rsidRPr="00FA362E">
        <w:rPr>
          <w:lang w:val="sk-SK"/>
        </w:rPr>
        <w:tab/>
      </w:r>
      <w:r w:rsidRPr="00FA362E">
        <w:rPr>
          <w:lang w:val="sk-SK"/>
        </w:rPr>
        <w:tab/>
      </w:r>
      <w:r w:rsidRPr="00FA362E">
        <w:rPr>
          <w:lang w:val="sk-SK"/>
        </w:rPr>
        <w:tab/>
      </w:r>
      <w:r w:rsidRPr="00FA362E">
        <w:rPr>
          <w:lang w:val="sk-SK"/>
        </w:rPr>
        <w:tab/>
        <w:t>ohm</w:t>
      </w:r>
    </w:p>
    <w:p w14:paraId="6F53EAFB" w14:textId="77777777" w:rsidR="00CE547F" w:rsidRPr="00FA362E" w:rsidRDefault="00CE547F" w:rsidP="00CE547F">
      <w:pPr>
        <w:rPr>
          <w:lang w:val="sk-SK"/>
        </w:rPr>
      </w:pPr>
      <w:r w:rsidRPr="00FA362E">
        <w:rPr>
          <w:lang w:val="sk-SK"/>
        </w:rPr>
        <w:t>s</w:t>
      </w:r>
      <w:r w:rsidRPr="00FA362E">
        <w:rPr>
          <w:lang w:val="sk-SK"/>
        </w:rPr>
        <w:tab/>
      </w:r>
      <w:r w:rsidRPr="00FA362E">
        <w:rPr>
          <w:lang w:val="sk-SK"/>
        </w:rPr>
        <w:tab/>
      </w:r>
      <w:r w:rsidRPr="00FA362E">
        <w:rPr>
          <w:lang w:val="sk-SK"/>
        </w:rPr>
        <w:tab/>
      </w:r>
      <w:r w:rsidRPr="00FA362E">
        <w:rPr>
          <w:lang w:val="sk-SK"/>
        </w:rPr>
        <w:tab/>
      </w:r>
      <w:r w:rsidRPr="00FA362E">
        <w:rPr>
          <w:lang w:val="sk-SK"/>
        </w:rPr>
        <w:tab/>
        <w:t>sekunda</w:t>
      </w:r>
    </w:p>
    <w:p w14:paraId="016A98CC" w14:textId="77777777" w:rsidR="00CE547F" w:rsidRPr="00FA362E" w:rsidRDefault="00CE547F" w:rsidP="00CE547F">
      <w:pPr>
        <w:rPr>
          <w:lang w:val="sk-SK"/>
        </w:rPr>
      </w:pPr>
      <w:r w:rsidRPr="00FA362E">
        <w:rPr>
          <w:lang w:val="sk-SK"/>
        </w:rPr>
        <w:t>RR</w:t>
      </w:r>
      <w:r w:rsidRPr="00FA362E">
        <w:rPr>
          <w:lang w:val="sk-SK"/>
        </w:rPr>
        <w:tab/>
      </w:r>
      <w:r w:rsidRPr="00FA362E">
        <w:rPr>
          <w:lang w:val="sk-SK"/>
        </w:rPr>
        <w:tab/>
      </w:r>
      <w:r w:rsidRPr="00FA362E">
        <w:rPr>
          <w:lang w:val="sk-SK"/>
        </w:rPr>
        <w:tab/>
      </w:r>
      <w:r w:rsidRPr="00FA362E">
        <w:rPr>
          <w:lang w:val="sk-SK"/>
        </w:rPr>
        <w:tab/>
        <w:t>R-R interval, dĺžka intervalu medzi dvoma R vlnami</w:t>
      </w:r>
    </w:p>
    <w:p w14:paraId="71747617" w14:textId="77777777" w:rsidR="00CE547F" w:rsidRPr="00FA362E" w:rsidRDefault="00CE547F" w:rsidP="00CE547F">
      <w:pPr>
        <w:rPr>
          <w:lang w:val="sk-SK"/>
        </w:rPr>
      </w:pPr>
    </w:p>
    <w:p w14:paraId="1BE3421A" w14:textId="65D965C5" w:rsidR="00337173" w:rsidRDefault="00337173"/>
    <w:sectPr w:rsidR="00337173" w:rsidSect="00452ADC">
      <w:headerReference w:type="default" r:id="rId60"/>
      <w:footerReference w:type="default" r:id="rId61"/>
      <w:headerReference w:type="first" r:id="rId62"/>
      <w:footerReference w:type="first" r:id="rId63"/>
      <w:pgSz w:w="11907" w:h="16840" w:code="9"/>
      <w:pgMar w:top="1418" w:right="1418" w:bottom="1418" w:left="1985" w:header="737" w:footer="737" w:gutter="0"/>
      <w:cols w:space="708"/>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Pavel Jurak" w:date="2018-06-01T11:48:00Z" w:initials="PJ">
    <w:p w14:paraId="649ABE73" w14:textId="30519C6D" w:rsidR="006A11AF" w:rsidRDefault="006A11AF">
      <w:pPr>
        <w:pStyle w:val="Textkomentra"/>
      </w:pPr>
      <w:r>
        <w:rPr>
          <w:rStyle w:val="Odkaznakomentr"/>
        </w:rPr>
        <w:annotationRef/>
      </w:r>
      <w:r>
        <w:t>Doporučuji udělat abstrakt strukturovaně. Současný stav-metody-výsledky-závěr</w:t>
      </w:r>
    </w:p>
  </w:comment>
  <w:comment w:id="8" w:author="Pavel Jurak [2]" w:date="2018-05-30T17:07:00Z" w:initials="PJ">
    <w:p w14:paraId="68B08017" w14:textId="213EA9BD" w:rsidR="006A11AF" w:rsidRDefault="006A11AF">
      <w:pPr>
        <w:pStyle w:val="Textkomentra"/>
      </w:pPr>
      <w:r>
        <w:rPr>
          <w:rStyle w:val="Odkaznakomentr"/>
        </w:rPr>
        <w:annotationRef/>
      </w:r>
      <w:r>
        <w:t xml:space="preserve">Limitací metody je … </w:t>
      </w:r>
    </w:p>
  </w:comment>
  <w:comment w:id="9" w:author="Pavel Jurak [2]" w:date="2018-05-30T17:08:00Z" w:initials="PJ">
    <w:p w14:paraId="7C027D0A" w14:textId="41D59F40" w:rsidR="006A11AF" w:rsidRDefault="006A11AF">
      <w:pPr>
        <w:pStyle w:val="Textkomentra"/>
      </w:pPr>
      <w:r>
        <w:rPr>
          <w:rStyle w:val="Odkaznakomentr"/>
        </w:rPr>
        <w:annotationRef/>
      </w:r>
      <w:r>
        <w:t>Není to ani tak nedostatkem znalostí ale samotným principem metody.</w:t>
      </w:r>
    </w:p>
  </w:comment>
  <w:comment w:id="10" w:author="Pavel Jurak" w:date="2018-05-31T15:47:00Z" w:initials="PJ">
    <w:p w14:paraId="49323832" w14:textId="531C5EE4" w:rsidR="006A11AF" w:rsidRDefault="006A11AF">
      <w:pPr>
        <w:pStyle w:val="Textkomentra"/>
      </w:pPr>
      <w:r>
        <w:rPr>
          <w:rStyle w:val="Odkaznakomentr"/>
        </w:rPr>
        <w:annotationRef/>
      </w:r>
      <w:r>
        <w:t xml:space="preserve">Práce by neměla přinášet nové informace, ale představuje nové metody, které </w:t>
      </w:r>
    </w:p>
  </w:comment>
  <w:comment w:id="52" w:author="Pavel Jurak" w:date="2018-04-16T09:33:00Z" w:initials="PJ">
    <w:p w14:paraId="44E38225" w14:textId="77777777" w:rsidR="006A11AF" w:rsidRDefault="006A11AF" w:rsidP="00CE547F">
      <w:pPr>
        <w:pStyle w:val="Textkomentra"/>
      </w:pPr>
      <w:r>
        <w:rPr>
          <w:rStyle w:val="Odkaznakomentr"/>
        </w:rPr>
        <w:annotationRef/>
      </w:r>
      <w:r>
        <w:t>Přestože je IC známá metodika (od roku XXXX), její využití v klinické praxi je omezené, především proto, že  ….</w:t>
      </w:r>
    </w:p>
  </w:comment>
  <w:comment w:id="80" w:author="Pavel Jurak [2]" w:date="2018-05-30T17:17:00Z" w:initials="PJ">
    <w:p w14:paraId="35056640" w14:textId="647245BC" w:rsidR="006A11AF" w:rsidRDefault="006A11AF">
      <w:pPr>
        <w:pStyle w:val="Textkomentra"/>
      </w:pPr>
      <w:r>
        <w:rPr>
          <w:rStyle w:val="Odkaznakomentr"/>
        </w:rPr>
        <w:annotationRef/>
      </w:r>
      <w:r>
        <w:t>Bylo by zajímavé toto porovnat s tvarem impedanční křivky v hrudníku a karotidě</w:t>
      </w:r>
    </w:p>
  </w:comment>
  <w:comment w:id="102" w:author="Pavel Jurak" w:date="2018-04-21T21:54:00Z" w:initials="PJ">
    <w:p w14:paraId="6704AED3" w14:textId="77777777" w:rsidR="006A11AF" w:rsidRDefault="006A11AF" w:rsidP="00CE547F">
      <w:pPr>
        <w:pStyle w:val="Textkomentra"/>
      </w:pPr>
      <w:r>
        <w:rPr>
          <w:rStyle w:val="Odkaznakomentr"/>
        </w:rPr>
        <w:annotationRef/>
      </w:r>
      <w:r>
        <w:t>pokud je obrázek převzatý - citace</w:t>
      </w:r>
    </w:p>
  </w:comment>
  <w:comment w:id="104" w:author="Pavel Jurak" w:date="2018-04-21T21:59:00Z" w:initials="PJ">
    <w:p w14:paraId="39B3D408" w14:textId="77777777" w:rsidR="006A11AF" w:rsidRDefault="006A11AF" w:rsidP="00CE547F">
      <w:pPr>
        <w:pStyle w:val="Textkomentra"/>
      </w:pPr>
      <w:r>
        <w:rPr>
          <w:rStyle w:val="Odkaznakomentr"/>
        </w:rPr>
        <w:annotationRef/>
      </w:r>
      <w:r>
        <w:t>už bylo zmíněno dříve</w:t>
      </w:r>
    </w:p>
  </w:comment>
  <w:comment w:id="124" w:author="Pavel Jurak" w:date="2018-04-22T18:56:00Z" w:initials="PJ">
    <w:p w14:paraId="42DA08A7" w14:textId="77777777" w:rsidR="006A11AF" w:rsidRDefault="006A11AF" w:rsidP="00CE547F">
      <w:pPr>
        <w:pStyle w:val="Textkomentra"/>
      </w:pPr>
      <w:r>
        <w:rPr>
          <w:rStyle w:val="Odkaznakomentr"/>
        </w:rPr>
        <w:annotationRef/>
      </w:r>
      <w:r>
        <w:t>minulý čas</w:t>
      </w:r>
    </w:p>
  </w:comment>
  <w:comment w:id="135" w:author="Pavel Jurak" w:date="2018-04-22T19:18:00Z" w:initials="PJ">
    <w:p w14:paraId="65184D86" w14:textId="77777777" w:rsidR="006A11AF" w:rsidRDefault="006A11AF" w:rsidP="00CE547F">
      <w:pPr>
        <w:pStyle w:val="Textkomentra"/>
      </w:pPr>
      <w:r>
        <w:rPr>
          <w:rStyle w:val="Odkaznakomentr"/>
        </w:rPr>
        <w:annotationRef/>
      </w:r>
      <w:r>
        <w:t>dZ</w:t>
      </w:r>
      <w:r>
        <w:rPr>
          <w:lang w:val="en-US"/>
        </w:rPr>
        <w:t>/dtmax</w:t>
      </w:r>
      <w:r>
        <w:t xml:space="preserve"> je maximální hodnota derivace podel času, to není maximální objem, maximální objem je časově později, to si snad ani  Kubíček  Šrámek nemysleli ? </w:t>
      </w:r>
    </w:p>
    <w:p w14:paraId="22EA6AD8" w14:textId="77777777" w:rsidR="006A11AF" w:rsidRDefault="006A11AF" w:rsidP="00CE547F">
      <w:pPr>
        <w:pStyle w:val="Textkomentra"/>
      </w:pPr>
    </w:p>
    <w:p w14:paraId="418ACF07" w14:textId="1611AF39" w:rsidR="006A11AF" w:rsidRPr="00AE429E" w:rsidRDefault="006A11AF" w:rsidP="00CE547F">
      <w:pPr>
        <w:pStyle w:val="Textkomentra"/>
      </w:pPr>
      <w:r>
        <w:t>Doplněno: Mělo by to být součet jak maximálního zrychlení krve tak i maximální rychlosti změny objemu arterie</w:t>
      </w:r>
    </w:p>
  </w:comment>
  <w:comment w:id="139" w:author="Pavel Jurak" w:date="2018-04-22T19:33:00Z" w:initials="PJ">
    <w:p w14:paraId="053509A7" w14:textId="77777777" w:rsidR="006A11AF" w:rsidRDefault="006A11AF" w:rsidP="00CE547F">
      <w:pPr>
        <w:pStyle w:val="Textkomentra"/>
      </w:pPr>
      <w:r>
        <w:rPr>
          <w:rStyle w:val="Odkaznakomentr"/>
        </w:rPr>
        <w:annotationRef/>
      </w:r>
      <w:r>
        <w:t>nezávisí náhodou Z0 na množství tuky ?</w:t>
      </w:r>
    </w:p>
  </w:comment>
  <w:comment w:id="146" w:author="Pavel Jurak [2]" w:date="2018-05-30T17:34:00Z" w:initials="PJ">
    <w:p w14:paraId="51FD32F8" w14:textId="35246AF8" w:rsidR="006A11AF" w:rsidRDefault="006A11AF">
      <w:pPr>
        <w:pStyle w:val="Textkomentra"/>
      </w:pPr>
      <w:r>
        <w:rPr>
          <w:rStyle w:val="Odkaznakomentr"/>
        </w:rPr>
        <w:annotationRef/>
      </w:r>
      <w:r>
        <w:t>Tady by moc pomohlo, kdyby se bod X a B ukázal na našich datech</w:t>
      </w:r>
    </w:p>
  </w:comment>
  <w:comment w:id="150" w:author="Pavel Jurak" w:date="2018-04-22T21:07:00Z" w:initials="PJ">
    <w:p w14:paraId="186275FF" w14:textId="77777777" w:rsidR="006A11AF" w:rsidRDefault="006A11AF" w:rsidP="00A41844">
      <w:pPr>
        <w:pStyle w:val="Textkomentra"/>
      </w:pPr>
      <w:r>
        <w:rPr>
          <w:rStyle w:val="Odkaznakomentr"/>
        </w:rPr>
        <w:annotationRef/>
      </w:r>
      <w:r>
        <w:t>v názvu odstavce rozepsat</w:t>
      </w:r>
    </w:p>
  </w:comment>
  <w:comment w:id="153" w:author="Pavel Jurak" w:date="2018-04-22T19:42:00Z" w:initials="PJ">
    <w:p w14:paraId="551FDAF4" w14:textId="77777777" w:rsidR="006A11AF" w:rsidRDefault="006A11AF" w:rsidP="00A41844">
      <w:pPr>
        <w:pStyle w:val="Textkomentra"/>
      </w:pPr>
      <w:r>
        <w:rPr>
          <w:rStyle w:val="Odkaznakomentr"/>
        </w:rPr>
        <w:annotationRef/>
      </w:r>
      <w:r>
        <w:t>čas mezi uzavření mitrální chlopně a otevřením aortální je delší</w:t>
      </w:r>
    </w:p>
  </w:comment>
  <w:comment w:id="177" w:author="Pavel Jurak" w:date="2018-04-22T22:09:00Z" w:initials="PJ">
    <w:p w14:paraId="0EC13A70" w14:textId="77777777" w:rsidR="006A11AF" w:rsidRDefault="006A11AF" w:rsidP="00FC1930">
      <w:pPr>
        <w:pStyle w:val="Textkomentra"/>
      </w:pPr>
      <w:r>
        <w:rPr>
          <w:rStyle w:val="Odkaznakomentr"/>
        </w:rPr>
        <w:annotationRef/>
      </w:r>
      <w:r>
        <w:t>Popis skupiny dobrovolníků bych dal před srdeční zvuky, stejně tak měřící protokol</w:t>
      </w:r>
    </w:p>
    <w:p w14:paraId="25EBA64B" w14:textId="77777777" w:rsidR="006A11AF" w:rsidRDefault="006A11AF" w:rsidP="00FC1930">
      <w:pPr>
        <w:pStyle w:val="Textkomentra"/>
      </w:pPr>
    </w:p>
  </w:comment>
  <w:comment w:id="185" w:author="Pavel Jurak" w:date="2018-04-22T22:11:00Z" w:initials="PJ">
    <w:p w14:paraId="5C574949" w14:textId="77777777" w:rsidR="006A11AF" w:rsidRDefault="006A11AF" w:rsidP="00FC1930">
      <w:pPr>
        <w:pStyle w:val="Textkomentra"/>
      </w:pPr>
      <w:r>
        <w:rPr>
          <w:rStyle w:val="Odkaznakomentr"/>
        </w:rPr>
        <w:annotationRef/>
      </w:r>
      <w:r>
        <w:t>Zde by měl být popis měřených signálů</w:t>
      </w:r>
    </w:p>
  </w:comment>
  <w:comment w:id="189" w:author="Pavel Jurak [2]" w:date="2018-05-30T18:29:00Z" w:initials="PJ">
    <w:p w14:paraId="372C782D" w14:textId="238BC08D" w:rsidR="006A11AF" w:rsidRDefault="006A11AF">
      <w:pPr>
        <w:pStyle w:val="Textkomentra"/>
      </w:pPr>
      <w:r>
        <w:rPr>
          <w:rStyle w:val="Odkaznakomentr"/>
        </w:rPr>
        <w:annotationRef/>
      </w:r>
      <w:r>
        <w:t>Obrázek přesunout do následující kapitoly</w:t>
      </w:r>
    </w:p>
  </w:comment>
  <w:comment w:id="194" w:author="Pavel Jurak" w:date="2018-04-22T21:20:00Z" w:initials="PJ">
    <w:p w14:paraId="30B4EBE2" w14:textId="77777777" w:rsidR="006A11AF" w:rsidRDefault="006A11AF" w:rsidP="00E45212">
      <w:pPr>
        <w:pStyle w:val="Textkomentra"/>
      </w:pPr>
      <w:r>
        <w:rPr>
          <w:rStyle w:val="Odkaznakomentr"/>
        </w:rPr>
        <w:annotationRef/>
      </w:r>
      <w:r>
        <w:t>Není třeba MBM popisovat tak podrobně, trochu zredukovat a spíše odkázat na citaci</w:t>
      </w:r>
    </w:p>
  </w:comment>
  <w:comment w:id="201" w:author="Pavel Jurak [2]" w:date="2018-05-30T18:34:00Z" w:initials="PJ">
    <w:p w14:paraId="48A85707" w14:textId="445A8FDD" w:rsidR="006A11AF" w:rsidRDefault="006A11AF">
      <w:pPr>
        <w:pStyle w:val="Textkomentra"/>
      </w:pPr>
      <w:r>
        <w:rPr>
          <w:rStyle w:val="Odkaznakomentr"/>
        </w:rPr>
        <w:annotationRef/>
      </w:r>
      <w:r>
        <w:t>Poměr signál šum by se měl kvantifikovat a definovat numerické rozhodovací kritérium. Obrázky nestačí</w:t>
      </w:r>
    </w:p>
  </w:comment>
  <w:comment w:id="210" w:author="Pavel Jurak [2]" w:date="2018-05-30T18:33:00Z" w:initials="PJ">
    <w:p w14:paraId="20681FBB" w14:textId="77BEA5C5" w:rsidR="006A11AF" w:rsidRDefault="006A11AF">
      <w:pPr>
        <w:pStyle w:val="Textkomentra"/>
      </w:pPr>
      <w:r>
        <w:rPr>
          <w:rStyle w:val="Odkaznakomentr"/>
        </w:rPr>
        <w:annotationRef/>
      </w:r>
      <w:r>
        <w:t>Ukázat taky, jak vypadá pěkný signál</w:t>
      </w:r>
    </w:p>
  </w:comment>
  <w:comment w:id="211" w:author="Pavel Jurak" w:date="2018-04-22T22:14:00Z" w:initials="PJ">
    <w:p w14:paraId="25DCA731" w14:textId="77777777" w:rsidR="006A11AF" w:rsidRDefault="006A11AF" w:rsidP="00934FBD">
      <w:pPr>
        <w:pStyle w:val="Textkomentra"/>
      </w:pPr>
      <w:r>
        <w:rPr>
          <w:rStyle w:val="Odkaznakomentr"/>
        </w:rPr>
        <w:annotationRef/>
      </w:r>
      <w:r>
        <w:t>Jak upravený ?</w:t>
      </w:r>
    </w:p>
  </w:comment>
  <w:comment w:id="214" w:author="Pavel Jurak" w:date="2018-04-22T21:40:00Z" w:initials="PJ">
    <w:p w14:paraId="6CE18A60" w14:textId="77777777" w:rsidR="006A11AF" w:rsidRDefault="006A11AF" w:rsidP="00CE547F">
      <w:pPr>
        <w:pStyle w:val="Textkomentra"/>
      </w:pPr>
      <w:r>
        <w:rPr>
          <w:rStyle w:val="Odkaznakomentr"/>
        </w:rPr>
        <w:annotationRef/>
      </w:r>
      <w:r>
        <w:t>rozepsat</w:t>
      </w:r>
    </w:p>
  </w:comment>
  <w:comment w:id="221" w:author="Pavel Jurak" w:date="2018-04-22T21:41:00Z" w:initials="PJ">
    <w:p w14:paraId="23868262" w14:textId="77777777" w:rsidR="006A11AF" w:rsidRDefault="006A11AF" w:rsidP="00CE547F">
      <w:pPr>
        <w:pStyle w:val="Textkomentra"/>
      </w:pPr>
      <w:r>
        <w:rPr>
          <w:rStyle w:val="Odkaznakomentr"/>
        </w:rPr>
        <w:annotationRef/>
      </w:r>
      <w:r>
        <w:t>experiment testuje a stanovuje</w:t>
      </w:r>
    </w:p>
  </w:comment>
  <w:comment w:id="222" w:author="Pavel Jurak" w:date="2018-04-22T21:43:00Z" w:initials="PJ">
    <w:p w14:paraId="7A44A6AA" w14:textId="77777777" w:rsidR="006A11AF" w:rsidRDefault="006A11AF" w:rsidP="00CE547F">
      <w:pPr>
        <w:pStyle w:val="Textkomentra"/>
      </w:pPr>
      <w:r>
        <w:rPr>
          <w:rStyle w:val="Odkaznakomentr"/>
        </w:rPr>
        <w:annotationRef/>
      </w:r>
      <w:r>
        <w:t>rozepsat v bodech</w:t>
      </w:r>
    </w:p>
  </w:comment>
  <w:comment w:id="241" w:author="Pavel Jurak" w:date="2018-05-31T09:00:00Z" w:initials="PJ">
    <w:p w14:paraId="4A9187EA" w14:textId="0BA840C0" w:rsidR="006A11AF" w:rsidRDefault="006A11AF">
      <w:pPr>
        <w:pStyle w:val="Textkomentra"/>
      </w:pPr>
      <w:r>
        <w:rPr>
          <w:rStyle w:val="Odkaznakomentr"/>
        </w:rPr>
        <w:annotationRef/>
      </w:r>
      <w:r>
        <w:t>Ty barvy jsou nějaké divné. Například červená nevypadá jako obálka 20-80 Hz Bylo by dobré udělat lupu z oblasti kolem S1 a s lepším rozlišením,</w:t>
      </w:r>
    </w:p>
  </w:comment>
  <w:comment w:id="242" w:author="Pavel Jurak" w:date="2018-05-31T09:03:00Z" w:initials="PJ">
    <w:p w14:paraId="3A58BDCF" w14:textId="708E16F5" w:rsidR="006A11AF" w:rsidRDefault="006A11AF">
      <w:pPr>
        <w:pStyle w:val="Textkomentra"/>
      </w:pPr>
      <w:r>
        <w:rPr>
          <w:rStyle w:val="Odkaznakomentr"/>
        </w:rPr>
        <w:annotationRef/>
      </w:r>
      <w:r>
        <w:t>Rozepsat v obrázku, co je R-S1</w:t>
      </w:r>
    </w:p>
  </w:comment>
  <w:comment w:id="252" w:author="Pavel Jurak" w:date="2018-04-22T21:55:00Z" w:initials="PJ">
    <w:p w14:paraId="6D435312" w14:textId="77777777" w:rsidR="006A11AF" w:rsidRDefault="006A11AF" w:rsidP="00E6236F">
      <w:pPr>
        <w:pStyle w:val="Textkomentra"/>
      </w:pPr>
      <w:r>
        <w:rPr>
          <w:rStyle w:val="Odkaznakomentr"/>
        </w:rPr>
        <w:annotationRef/>
      </w:r>
      <w:r>
        <w:t>Maximální korelace ?</w:t>
      </w:r>
    </w:p>
  </w:comment>
  <w:comment w:id="262" w:author="Pavel Jurak" w:date="2018-04-22T22:02:00Z" w:initials="PJ">
    <w:p w14:paraId="47041B0A" w14:textId="77777777" w:rsidR="006A11AF" w:rsidRDefault="006A11AF" w:rsidP="00CE547F">
      <w:pPr>
        <w:pStyle w:val="Textkomentra"/>
      </w:pPr>
      <w:r>
        <w:rPr>
          <w:rStyle w:val="Odkaznakomentr"/>
        </w:rPr>
        <w:annotationRef/>
      </w:r>
      <w:r>
        <w:t>přeformulovat</w:t>
      </w:r>
    </w:p>
  </w:comment>
  <w:comment w:id="263" w:author="Pavel Jurak" w:date="2018-04-22T22:04:00Z" w:initials="PJ">
    <w:p w14:paraId="038E24F4" w14:textId="77777777" w:rsidR="006A11AF" w:rsidRDefault="006A11AF" w:rsidP="00CE547F">
      <w:pPr>
        <w:pStyle w:val="Textkomentra"/>
      </w:pPr>
      <w:r>
        <w:rPr>
          <w:rStyle w:val="Odkaznakomentr"/>
        </w:rPr>
        <w:annotationRef/>
      </w:r>
      <w:r>
        <w:t>původ je znám, ale je součtem mnoha faktorů, které se dohromady dají těžko modelovat.</w:t>
      </w:r>
    </w:p>
  </w:comment>
  <w:comment w:id="284" w:author="Pavel Jurak" w:date="2018-04-23T13:07:00Z" w:initials="PJ">
    <w:p w14:paraId="65F7C5AF" w14:textId="77777777" w:rsidR="006A11AF" w:rsidRDefault="006A11AF" w:rsidP="00CE547F">
      <w:pPr>
        <w:pStyle w:val="Textkomentra"/>
      </w:pPr>
      <w:r>
        <w:rPr>
          <w:rStyle w:val="Odkaznakomentr"/>
        </w:rPr>
        <w:annotationRef/>
      </w:r>
      <w:r>
        <w:t>Udělat obrázek, ukázat jednotlivé parametry, jak se počítá změna, detrend ?</w:t>
      </w:r>
    </w:p>
  </w:comment>
  <w:comment w:id="285" w:author="Pavel Jurak" w:date="2018-04-23T10:58:00Z" w:initials="PJ">
    <w:p w14:paraId="6D67A5D6" w14:textId="77777777" w:rsidR="006A11AF" w:rsidRDefault="006A11AF" w:rsidP="00CE547F">
      <w:pPr>
        <w:pStyle w:val="Textkomentra"/>
      </w:pPr>
      <w:r>
        <w:rPr>
          <w:rStyle w:val="Odkaznakomentr"/>
        </w:rPr>
        <w:annotationRef/>
      </w:r>
      <w:r>
        <w:t>Jak to, že v hrudníku je procentuálně nižší variabilita než v karotidě ?</w:t>
      </w:r>
    </w:p>
    <w:p w14:paraId="3C51E5B9" w14:textId="77777777" w:rsidR="006A11AF" w:rsidRDefault="006A11AF" w:rsidP="00CE547F">
      <w:pPr>
        <w:pStyle w:val="Textkomentra"/>
      </w:pPr>
    </w:p>
  </w:comment>
  <w:comment w:id="292" w:author="Pavel Jurak" w:date="2018-06-01T10:56:00Z" w:initials="PJ">
    <w:p w14:paraId="723B327C" w14:textId="59428B8B" w:rsidR="006A11AF" w:rsidRDefault="006A11AF">
      <w:pPr>
        <w:pStyle w:val="Textkomentra"/>
      </w:pPr>
      <w:r>
        <w:rPr>
          <w:rStyle w:val="Odkaznakomentr"/>
        </w:rPr>
        <w:annotationRef/>
      </w:r>
      <w:r>
        <w:t xml:space="preserve">Rozepsat zkratku,  viz dříve : </w:t>
      </w:r>
      <w:r w:rsidRPr="00FA362E">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w:t>
      </w:r>
    </w:p>
  </w:comment>
  <w:comment w:id="296" w:author="Pavel Jurak" w:date="2018-04-23T13:23:00Z" w:initials="PJ">
    <w:p w14:paraId="2CE6C219" w14:textId="77777777" w:rsidR="006A11AF" w:rsidRDefault="006A11AF" w:rsidP="00CE547F">
      <w:pPr>
        <w:pStyle w:val="Textkomentra"/>
      </w:pPr>
      <w:r>
        <w:rPr>
          <w:rStyle w:val="Odkaznakomentr"/>
        </w:rPr>
        <w:annotationRef/>
      </w:r>
      <w:r>
        <w:t>Ukázat v obrázku</w:t>
      </w:r>
    </w:p>
  </w:comment>
  <w:comment w:id="300" w:author="Pavel Jurak" w:date="2018-06-01T11:00:00Z" w:initials="PJ">
    <w:p w14:paraId="296ED5A6" w14:textId="0063AE6F" w:rsidR="006A11AF" w:rsidRDefault="006A11AF">
      <w:pPr>
        <w:pStyle w:val="Textkomentra"/>
      </w:pPr>
      <w:r>
        <w:rPr>
          <w:rStyle w:val="Odkaznakomentr"/>
        </w:rPr>
        <w:annotationRef/>
      </w:r>
      <w:r>
        <w:t>V celém textu zkontrolovat formální záležitost – správné a jednotné uvádění parametrů (například LI sequence nebo curve) a indexů, použití symbolů, citací, doporučené formátování textu a popisu obrázků, ….</w:t>
      </w:r>
    </w:p>
  </w:comment>
  <w:comment w:id="303" w:author="Pavel Jurak" w:date="2018-04-23T13:22:00Z" w:initials="PJ">
    <w:p w14:paraId="0F68E9F4" w14:textId="77777777" w:rsidR="006A11AF" w:rsidRDefault="006A11AF" w:rsidP="00E471EA">
      <w:pPr>
        <w:pStyle w:val="Textkomentra"/>
      </w:pPr>
      <w:r>
        <w:rPr>
          <w:rStyle w:val="Odkaznakomentr"/>
        </w:rPr>
        <w:annotationRef/>
      </w:r>
      <w:r>
        <w:t>Ukázat také obrázek interpolace jiných parametrů a jejich časovou souvislost</w:t>
      </w:r>
    </w:p>
  </w:comment>
  <w:comment w:id="304" w:author="Pavel Jurak" w:date="2018-06-01T11:07:00Z" w:initials="PJ">
    <w:p w14:paraId="7CF711AA" w14:textId="1EF2F4EC" w:rsidR="006A11AF" w:rsidRDefault="006A11AF">
      <w:pPr>
        <w:pStyle w:val="Textkomentra"/>
      </w:pPr>
      <w:r>
        <w:rPr>
          <w:rStyle w:val="Odkaznakomentr"/>
        </w:rPr>
        <w:annotationRef/>
      </w:r>
      <w:r>
        <w:t>Vymalovat přes sebe LI křivku vyhlazenou a nevyhlazenou,</w:t>
      </w:r>
    </w:p>
  </w:comment>
  <w:comment w:id="305" w:author="Pavel Jurak" w:date="2018-06-01T11:04:00Z" w:initials="PJ">
    <w:p w14:paraId="40A0FAB8" w14:textId="494486D4" w:rsidR="006A11AF" w:rsidRDefault="006A11AF">
      <w:pPr>
        <w:pStyle w:val="Textkomentra"/>
      </w:pPr>
      <w:r>
        <w:rPr>
          <w:rStyle w:val="Odkaznakomentr"/>
        </w:rPr>
        <w:annotationRef/>
      </w:r>
      <w:r>
        <w:t xml:space="preserve">Positive response: 0-5s  (nárůst hodnoty parametru s nádechem), negative response: 5-10, -5-0 s – podrobněji vysvětlit. .. </w:t>
      </w:r>
    </w:p>
  </w:comment>
  <w:comment w:id="308" w:author="Pavel Jurak" w:date="2018-04-23T13:24:00Z" w:initials="PJ">
    <w:p w14:paraId="6AB08582" w14:textId="77777777" w:rsidR="006A11AF" w:rsidRDefault="006A11AF" w:rsidP="008537F9">
      <w:pPr>
        <w:pStyle w:val="Textkomentra"/>
      </w:pPr>
      <w:r>
        <w:rPr>
          <w:rStyle w:val="Odkaznakomentr"/>
        </w:rPr>
        <w:annotationRef/>
      </w:r>
      <w:r>
        <w:t>rozepsat</w:t>
      </w:r>
    </w:p>
  </w:comment>
  <w:comment w:id="309" w:author="Pavel Jurak" w:date="2018-06-01T11:09:00Z" w:initials="PJ">
    <w:p w14:paraId="4F78B58D" w14:textId="7ABD6B51" w:rsidR="006A11AF" w:rsidRDefault="006A11AF">
      <w:pPr>
        <w:pStyle w:val="Textkomentra"/>
      </w:pPr>
      <w:r>
        <w:rPr>
          <w:rStyle w:val="Odkaznakomentr"/>
        </w:rPr>
        <w:annotationRef/>
      </w:r>
      <w:r>
        <w:t>je to tvoje disertace, nicméně doporučuji použít trpný rod: bylo - vypočítáno, použito, zpracováno, ukázáno, otestováno, nalezeno, vytvořeno, definováno, provedeno, snímáno, zjištěno, prozkoumáno, ….</w:t>
      </w:r>
    </w:p>
    <w:p w14:paraId="5083AC55" w14:textId="2C74E85D" w:rsidR="006A11AF" w:rsidRDefault="006A11AF">
      <w:pPr>
        <w:pStyle w:val="Textkomentra"/>
      </w:pPr>
      <w:r>
        <w:t>Místo „tímto jsme dostali“ napsat, „ výsledkem je  … „</w:t>
      </w:r>
    </w:p>
  </w:comment>
  <w:comment w:id="316" w:author="Pavel Jurak" w:date="2018-06-01T11:18:00Z" w:initials="PJ">
    <w:p w14:paraId="560AD74C" w14:textId="452593B7" w:rsidR="006A11AF" w:rsidRDefault="006A11AF">
      <w:pPr>
        <w:pStyle w:val="Textkomentra"/>
      </w:pPr>
      <w:r>
        <w:rPr>
          <w:rStyle w:val="Odkaznakomentr"/>
        </w:rPr>
        <w:annotationRef/>
      </w:r>
      <w:r>
        <w:t>Lze považovat</w:t>
      </w:r>
    </w:p>
  </w:comment>
  <w:comment w:id="321" w:author="Pavel Jurak" w:date="2018-04-23T13:29:00Z" w:initials="PJ">
    <w:p w14:paraId="762EE5A2" w14:textId="77777777" w:rsidR="006A11AF" w:rsidRDefault="006A11AF" w:rsidP="008B52DD">
      <w:pPr>
        <w:pStyle w:val="Textkomentra"/>
      </w:pPr>
      <w:r>
        <w:rPr>
          <w:rStyle w:val="Odkaznakomentr"/>
        </w:rPr>
        <w:annotationRef/>
      </w:r>
      <w:r>
        <w:t>výseče dát dvě a dvě pod sebou – větší obrázek</w:t>
      </w:r>
    </w:p>
  </w:comment>
  <w:comment w:id="330" w:author="Pavel Jurak" w:date="2018-04-23T20:37:00Z" w:initials="PJ">
    <w:p w14:paraId="58BD788C" w14:textId="77777777" w:rsidR="006A11AF" w:rsidRDefault="006A11AF" w:rsidP="00CE547F">
      <w:pPr>
        <w:pStyle w:val="Textkomentra"/>
      </w:pPr>
      <w:r>
        <w:rPr>
          <w:rStyle w:val="Odkaznakomentr"/>
        </w:rPr>
        <w:annotationRef/>
      </w:r>
      <w:r>
        <w:t>Podrobněji popsat význam jednotlivých sloupců</w:t>
      </w:r>
    </w:p>
  </w:comment>
  <w:comment w:id="331" w:author="Pavel Jurak" w:date="2018-04-23T20:38:00Z" w:initials="PJ">
    <w:p w14:paraId="77C66966" w14:textId="77777777" w:rsidR="006A11AF" w:rsidRDefault="006A11AF" w:rsidP="00CE547F">
      <w:pPr>
        <w:pStyle w:val="Textkomentra"/>
      </w:pPr>
      <w:r>
        <w:rPr>
          <w:rStyle w:val="Odkaznakomentr"/>
        </w:rPr>
        <w:annotationRef/>
      </w:r>
      <w:r>
        <w:t>Doplnit citace jiných článku a diskutovat</w:t>
      </w:r>
    </w:p>
  </w:comment>
  <w:comment w:id="334" w:author="Pavel Jurak" w:date="2018-04-23T20:39:00Z" w:initials="PJ">
    <w:p w14:paraId="11C66665" w14:textId="77777777" w:rsidR="006A11AF" w:rsidRDefault="006A11AF" w:rsidP="00CE547F">
      <w:pPr>
        <w:pStyle w:val="Textkomentra"/>
      </w:pPr>
      <w:r>
        <w:rPr>
          <w:rStyle w:val="Odkaznakomentr"/>
        </w:rPr>
        <w:annotationRef/>
      </w:r>
      <w:r>
        <w:t xml:space="preserve">Doplnit další citace ohledne respirační sinusové aritmii, </w:t>
      </w:r>
    </w:p>
  </w:comment>
  <w:comment w:id="335" w:author="Pavel Jurak" w:date="2018-06-01T11:28:00Z" w:initials="PJ">
    <w:p w14:paraId="79530716" w14:textId="21C7CBC8" w:rsidR="006A11AF" w:rsidRDefault="006A11AF">
      <w:pPr>
        <w:pStyle w:val="Textkomentra"/>
      </w:pPr>
      <w:r>
        <w:rPr>
          <w:rStyle w:val="Odkaznakomentr"/>
        </w:rPr>
        <w:annotationRef/>
      </w:r>
      <w:r>
        <w:t xml:space="preserve">V kapitole 3.2 chybí celkové shrnutí, co jednotlivé výsledky říkají z pohledu krevní cirkulace a jak je lze interpretovat. Něco jak bylo v článku v PR. </w:t>
      </w:r>
    </w:p>
  </w:comment>
  <w:comment w:id="337" w:author="Pavel Jurak" w:date="2018-04-23T20:57:00Z" w:initials="PJ">
    <w:p w14:paraId="5E29774A" w14:textId="77777777" w:rsidR="006A11AF" w:rsidRDefault="006A11AF" w:rsidP="00AE046D">
      <w:pPr>
        <w:pStyle w:val="Textkomentra"/>
      </w:pPr>
      <w:r>
        <w:rPr>
          <w:rStyle w:val="Odkaznakomentr"/>
        </w:rPr>
        <w:annotationRef/>
      </w:r>
      <w:r>
        <w:t>Sem zahrnout i předcházející kapitoly zabývají se stejnými pacienty</w:t>
      </w:r>
    </w:p>
  </w:comment>
  <w:comment w:id="346" w:author="Pavel Jurak" w:date="2018-06-01T11:52:00Z" w:initials="PJ">
    <w:p w14:paraId="3525F142" w14:textId="14ADFB64" w:rsidR="006A11AF" w:rsidRDefault="006A11AF">
      <w:pPr>
        <w:pStyle w:val="Textkomentra"/>
      </w:pPr>
      <w:r>
        <w:rPr>
          <w:rStyle w:val="Odkaznakomentr"/>
        </w:rPr>
        <w:annotationRef/>
      </w:r>
      <w:r>
        <w:t>Bylo použito pro stanovení absolutní hodnoty SV v ml v klidové fázi</w:t>
      </w:r>
    </w:p>
  </w:comment>
  <w:comment w:id="348" w:author="Pavel Jurak" w:date="2018-04-23T21:01:00Z" w:initials="PJ">
    <w:p w14:paraId="583CCECD" w14:textId="77777777" w:rsidR="006A11AF" w:rsidRDefault="006A11AF" w:rsidP="00AE046D">
      <w:pPr>
        <w:pStyle w:val="Textkomentra"/>
      </w:pPr>
      <w:r>
        <w:rPr>
          <w:rStyle w:val="Odkaznakomentr"/>
        </w:rPr>
        <w:annotationRef/>
      </w:r>
      <w:r>
        <w:t>Podrobně rozepsat, jak se v tomto případě počítá SV</w:t>
      </w:r>
    </w:p>
  </w:comment>
  <w:comment w:id="349" w:author="Pavel Jurak" w:date="2018-06-01T11:53:00Z" w:initials="PJ">
    <w:p w14:paraId="3FD2AE8F" w14:textId="7A0106A7" w:rsidR="006A11AF" w:rsidRDefault="006A11AF">
      <w:pPr>
        <w:pStyle w:val="Textkomentra"/>
      </w:pPr>
      <w:r>
        <w:rPr>
          <w:rStyle w:val="Odkaznakomentr"/>
        </w:rPr>
        <w:annotationRef/>
      </w:r>
      <w:r>
        <w:t xml:space="preserve">Bylo to v cca posledních 20 sekundách </w:t>
      </w:r>
    </w:p>
  </w:comment>
  <w:comment w:id="356" w:author="Pavel Jurak" w:date="2018-04-23T20:40:00Z" w:initials="PJ">
    <w:p w14:paraId="0352D962" w14:textId="77777777" w:rsidR="006A11AF" w:rsidRDefault="006A11AF" w:rsidP="00CE547F">
      <w:pPr>
        <w:pStyle w:val="Textkomentra"/>
      </w:pPr>
      <w:r>
        <w:rPr>
          <w:rStyle w:val="Odkaznakomentr"/>
        </w:rPr>
        <w:annotationRef/>
      </w:r>
      <w:r>
        <w:t>Tato kapitola nenavazuje na předešlé odstavce. Oddělit – uzavřít výsledky z článku rozborem a diskusí</w:t>
      </w:r>
    </w:p>
  </w:comment>
  <w:comment w:id="357" w:author="Pavel Jurak" w:date="2018-04-23T20:45:00Z" w:initials="PJ">
    <w:p w14:paraId="1C6A29EB" w14:textId="77777777" w:rsidR="006A11AF" w:rsidRDefault="006A11AF" w:rsidP="00CE547F">
      <w:pPr>
        <w:pStyle w:val="Textkomentra"/>
      </w:pPr>
      <w:r>
        <w:rPr>
          <w:rStyle w:val="Odkaznakomentr"/>
        </w:rPr>
        <w:annotationRef/>
      </w:r>
      <w:r>
        <w:t>Udělat novou kapitolu 3.3 která ze zabývá daty z Meluzínova článku, oddělit to od dřívějšího textu</w:t>
      </w:r>
    </w:p>
  </w:comment>
  <w:comment w:id="366" w:author="Pavel Jurak" w:date="2018-04-23T20:51:00Z" w:initials="PJ">
    <w:p w14:paraId="6191423E" w14:textId="77777777" w:rsidR="006A11AF" w:rsidRDefault="006A11AF" w:rsidP="00CE547F">
      <w:pPr>
        <w:pStyle w:val="Textkomentra"/>
      </w:pPr>
      <w:r>
        <w:rPr>
          <w:rStyle w:val="Odkaznakomentr"/>
        </w:rPr>
        <w:annotationRef/>
      </w:r>
      <w:r>
        <w:t>A co porovnání SV z hrudníku ?</w:t>
      </w:r>
    </w:p>
  </w:comment>
  <w:comment w:id="369" w:author="Pavel Jurak" w:date="2018-04-23T20:51:00Z" w:initials="PJ">
    <w:p w14:paraId="1DB418CA" w14:textId="77777777" w:rsidR="006A11AF" w:rsidRDefault="006A11AF" w:rsidP="00A53D98">
      <w:pPr>
        <w:pStyle w:val="Textkomentra"/>
      </w:pPr>
      <w:r>
        <w:rPr>
          <w:rStyle w:val="Odkaznakomentr"/>
        </w:rPr>
        <w:annotationRef/>
      </w:r>
      <w:r>
        <w:t>A co porovnání SV z hrudníku ?</w:t>
      </w:r>
    </w:p>
  </w:comment>
  <w:comment w:id="370" w:author="Pavel Jurak" w:date="2018-06-01T11:57:00Z" w:initials="PJ">
    <w:p w14:paraId="6C21755E" w14:textId="1A230DE5" w:rsidR="006A11AF" w:rsidRDefault="006A11AF">
      <w:pPr>
        <w:pStyle w:val="Textkomentra"/>
      </w:pPr>
      <w:r>
        <w:rPr>
          <w:rStyle w:val="Odkaznakomentr"/>
        </w:rPr>
        <w:annotationRef/>
      </w:r>
      <w:r>
        <w:t>Pro oba obrázky použít stejnou vertikální stupnici a dát to do jednoho obrázku</w:t>
      </w:r>
    </w:p>
  </w:comment>
  <w:comment w:id="371" w:author="Pavel Jurak" w:date="2018-06-01T12:37:00Z" w:initials="PJ">
    <w:p w14:paraId="62112EBB" w14:textId="77F0BB78" w:rsidR="006A11AF" w:rsidRDefault="006A11AF">
      <w:pPr>
        <w:pStyle w:val="Textkomentra"/>
      </w:pPr>
      <w:r>
        <w:rPr>
          <w:rStyle w:val="Odkaznakomentr"/>
        </w:rPr>
        <w:annotationRef/>
      </w:r>
      <w:r>
        <w:t>Zde jsou prezentovány absolutní hodnoty v ml, bylo by dobré porovnat relativní změnu klid – první zátěž</w:t>
      </w:r>
    </w:p>
  </w:comment>
  <w:comment w:id="374" w:author="Pavel Jurak" w:date="2018-06-01T12:39:00Z" w:initials="PJ">
    <w:p w14:paraId="52756CD1" w14:textId="5C4B9369" w:rsidR="006A11AF" w:rsidRDefault="006A11AF">
      <w:pPr>
        <w:pStyle w:val="Textkomentra"/>
      </w:pPr>
      <w:r>
        <w:rPr>
          <w:rStyle w:val="Odkaznakomentr"/>
        </w:rPr>
        <w:annotationRef/>
      </w:r>
      <w:r>
        <w:t>Podrobněji vysvětlit, co se pod tím rozumí</w:t>
      </w:r>
    </w:p>
  </w:comment>
  <w:comment w:id="383" w:author="Pavel Jurak" w:date="2018-06-01T12:43:00Z" w:initials="PJ">
    <w:p w14:paraId="2AADD653" w14:textId="521DAC1A" w:rsidR="006A11AF" w:rsidRDefault="006A11AF">
      <w:pPr>
        <w:pStyle w:val="Textkomentra"/>
      </w:pPr>
      <w:r>
        <w:rPr>
          <w:rStyle w:val="Odkaznakomentr"/>
        </w:rPr>
        <w:annotationRef/>
      </w:r>
      <w:r>
        <w:t>Ukázat výpočet plochy pod a nad na obrázku</w:t>
      </w:r>
    </w:p>
  </w:comment>
  <w:comment w:id="388" w:author="Pavel Jurak" w:date="2018-04-23T20:57:00Z" w:initials="PJ">
    <w:p w14:paraId="1CA735F8" w14:textId="77777777" w:rsidR="006A11AF" w:rsidRDefault="006A11AF" w:rsidP="00CE547F">
      <w:pPr>
        <w:pStyle w:val="Textkomentra"/>
      </w:pPr>
      <w:r>
        <w:rPr>
          <w:rStyle w:val="Odkaznakomentr"/>
        </w:rPr>
        <w:annotationRef/>
      </w:r>
      <w:r>
        <w:t>Sem zahrnout i předcházející kapitoly zabývají se stejnými pacienty</w:t>
      </w:r>
    </w:p>
  </w:comment>
  <w:comment w:id="389" w:author="Pavel Jurak" w:date="2018-04-23T20:59:00Z" w:initials="PJ">
    <w:p w14:paraId="55CE1EB8" w14:textId="77777777" w:rsidR="006A11AF" w:rsidRDefault="006A11AF" w:rsidP="00CE547F">
      <w:pPr>
        <w:pStyle w:val="Textkomentra"/>
      </w:pPr>
      <w:r>
        <w:rPr>
          <w:rStyle w:val="Odkaznakomentr"/>
        </w:rPr>
        <w:annotationRef/>
      </w:r>
      <w:r>
        <w:t>Zdůraznit, že se jedná o relativní změny, diskutovat návaznost na předešlé kapitoly</w:t>
      </w:r>
    </w:p>
  </w:comment>
  <w:comment w:id="390" w:author="Pavel Jurak" w:date="2018-04-23T21:03:00Z" w:initials="PJ">
    <w:p w14:paraId="66B72B49" w14:textId="77777777" w:rsidR="006A11AF" w:rsidRDefault="006A11AF" w:rsidP="00CE547F">
      <w:pPr>
        <w:pStyle w:val="Textkomentra"/>
      </w:pPr>
      <w:r>
        <w:rPr>
          <w:rStyle w:val="Odkaznakomentr"/>
        </w:rPr>
        <w:annotationRef/>
      </w:r>
      <w:r>
        <w:t>Tuto kapitolu podstaně rozšířit a doplnit. Je to výrazný výsledek, kdy bylo možné jen díky impedanci měřit SV kontinuálně při zátěži. To by jinou metodou nešlo, Uvést také výsledky RR intervalů a tlaků a diskutovat různé chování pacientů.</w:t>
      </w:r>
    </w:p>
  </w:comment>
  <w:comment w:id="397" w:author="Pavel Jurak" w:date="2018-06-01T13:12:00Z" w:initials="PJ">
    <w:p w14:paraId="27139105" w14:textId="40776454" w:rsidR="006A11AF" w:rsidRDefault="006A11AF">
      <w:pPr>
        <w:pStyle w:val="Textkomentra"/>
      </w:pPr>
      <w:r>
        <w:rPr>
          <w:rStyle w:val="Odkaznakomentr"/>
        </w:rPr>
        <w:annotationRef/>
      </w:r>
      <w:r>
        <w:t xml:space="preserve">Toto kapitolu doplnit o diskusi celkových výsledků a podtrhnout, že přínosem disertace zde bylo stanovení relativních hodnot SV v průběhu celého protokolu. </w:t>
      </w:r>
    </w:p>
  </w:comment>
  <w:comment w:id="433" w:author="Pavel Jurak" w:date="2018-05-31T16:00:00Z" w:initials="PJ">
    <w:p w14:paraId="4418A204" w14:textId="2A29CB50" w:rsidR="006A11AF" w:rsidRDefault="006A11AF">
      <w:pPr>
        <w:pStyle w:val="Textkomentra"/>
      </w:pPr>
      <w:r>
        <w:rPr>
          <w:rStyle w:val="Odkaznakomentr"/>
        </w:rPr>
        <w:annotationRef/>
      </w:r>
      <w:r>
        <w:t>Zkrátit</w:t>
      </w:r>
    </w:p>
  </w:comment>
  <w:comment w:id="449" w:author="Pavel Jurak" w:date="2018-05-31T13:05:00Z" w:initials="PJ">
    <w:p w14:paraId="66192355" w14:textId="0AC34DB6" w:rsidR="006A11AF" w:rsidRDefault="006A11AF">
      <w:pPr>
        <w:pStyle w:val="Textkomentra"/>
      </w:pPr>
      <w:r>
        <w:rPr>
          <w:rStyle w:val="Odkaznakomentr"/>
        </w:rPr>
        <w:annotationRef/>
      </w:r>
      <w:r>
        <w:t>Více zdůraznit metodický postup a vlastní přínos. Popsat co nového bylo vytvořeno.</w:t>
      </w:r>
    </w:p>
  </w:comment>
  <w:comment w:id="452" w:author="Pavel Jurak" w:date="2018-05-31T11:47:00Z" w:initials="PJ">
    <w:p w14:paraId="5BEB3CBD" w14:textId="239778B9" w:rsidR="006A11AF" w:rsidRDefault="006A11AF">
      <w:pPr>
        <w:pStyle w:val="Textkomentra"/>
      </w:pPr>
      <w:r>
        <w:rPr>
          <w:rStyle w:val="Odkaznakomentr"/>
        </w:rPr>
        <w:annotationRef/>
      </w:r>
      <w:r>
        <w:t>O jaké nové informace se jedná ?</w:t>
      </w:r>
    </w:p>
  </w:comment>
  <w:comment w:id="453" w:author="Pavel Jurak" w:date="2018-05-31T11:49:00Z" w:initials="PJ">
    <w:p w14:paraId="4C47AAB7" w14:textId="17BBF77D" w:rsidR="006A11AF" w:rsidRDefault="006A11AF">
      <w:pPr>
        <w:pStyle w:val="Textkomentra"/>
      </w:pPr>
      <w:r>
        <w:rPr>
          <w:rStyle w:val="Odkaznakomentr"/>
        </w:rPr>
        <w:annotationRef/>
      </w:r>
      <w:r>
        <w:t>V závěru nepoužít zkratku -  ze srdečních zvuků</w:t>
      </w:r>
    </w:p>
  </w:comment>
  <w:comment w:id="454" w:author="Pavel Jurak" w:date="2018-05-31T11:52:00Z" w:initials="PJ">
    <w:p w14:paraId="5953418A" w14:textId="2087D027" w:rsidR="006A11AF" w:rsidRDefault="006A11AF">
      <w:pPr>
        <w:pStyle w:val="Textkomentra"/>
      </w:pPr>
      <w:r>
        <w:rPr>
          <w:rStyle w:val="Odkaznakomentr"/>
        </w:rPr>
        <w:annotationRef/>
      </w:r>
      <w:r>
        <w:t xml:space="preserve">Součásti práce byl vývoj nové metody pro popis frekvenčních vlastností srdečních zvuků.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9ABE73" w15:done="0"/>
  <w15:commentEx w15:paraId="68B08017" w15:done="0"/>
  <w15:commentEx w15:paraId="7C027D0A" w15:done="0"/>
  <w15:commentEx w15:paraId="49323832" w15:done="0"/>
  <w15:commentEx w15:paraId="44E38225" w15:done="0"/>
  <w15:commentEx w15:paraId="35056640" w15:done="0"/>
  <w15:commentEx w15:paraId="6704AED3" w15:done="0"/>
  <w15:commentEx w15:paraId="39B3D408" w15:done="0"/>
  <w15:commentEx w15:paraId="42DA08A7" w15:done="0"/>
  <w15:commentEx w15:paraId="418ACF07" w15:done="0"/>
  <w15:commentEx w15:paraId="053509A7" w15:done="0"/>
  <w15:commentEx w15:paraId="51FD32F8" w15:done="0"/>
  <w15:commentEx w15:paraId="186275FF" w15:done="0"/>
  <w15:commentEx w15:paraId="551FDAF4" w15:done="0"/>
  <w15:commentEx w15:paraId="25EBA64B" w15:done="0"/>
  <w15:commentEx w15:paraId="5C574949" w15:done="0"/>
  <w15:commentEx w15:paraId="372C782D" w15:done="0"/>
  <w15:commentEx w15:paraId="30B4EBE2" w15:done="0"/>
  <w15:commentEx w15:paraId="48A85707" w15:done="0"/>
  <w15:commentEx w15:paraId="20681FBB" w15:done="0"/>
  <w15:commentEx w15:paraId="25DCA731" w15:done="0"/>
  <w15:commentEx w15:paraId="6CE18A60" w15:done="0"/>
  <w15:commentEx w15:paraId="23868262" w15:done="0"/>
  <w15:commentEx w15:paraId="7A44A6AA" w15:done="0"/>
  <w15:commentEx w15:paraId="4A9187EA" w15:done="0"/>
  <w15:commentEx w15:paraId="3A58BDCF" w15:done="0"/>
  <w15:commentEx w15:paraId="6D435312" w15:done="0"/>
  <w15:commentEx w15:paraId="47041B0A" w15:done="0"/>
  <w15:commentEx w15:paraId="038E24F4" w15:done="0"/>
  <w15:commentEx w15:paraId="65F7C5AF" w15:done="0"/>
  <w15:commentEx w15:paraId="3C51E5B9" w15:done="0"/>
  <w15:commentEx w15:paraId="723B327C" w15:done="0"/>
  <w15:commentEx w15:paraId="2CE6C219" w15:done="0"/>
  <w15:commentEx w15:paraId="296ED5A6" w15:done="0"/>
  <w15:commentEx w15:paraId="0F68E9F4" w15:done="0"/>
  <w15:commentEx w15:paraId="7CF711AA" w15:done="0"/>
  <w15:commentEx w15:paraId="40A0FAB8" w15:done="0"/>
  <w15:commentEx w15:paraId="6AB08582" w15:done="0"/>
  <w15:commentEx w15:paraId="5083AC55" w15:done="0"/>
  <w15:commentEx w15:paraId="560AD74C" w15:done="0"/>
  <w15:commentEx w15:paraId="762EE5A2" w15:done="0"/>
  <w15:commentEx w15:paraId="58BD788C" w15:done="0"/>
  <w15:commentEx w15:paraId="77C66966" w15:done="0"/>
  <w15:commentEx w15:paraId="11C66665" w15:done="0"/>
  <w15:commentEx w15:paraId="79530716" w15:done="0"/>
  <w15:commentEx w15:paraId="5E29774A" w15:done="0"/>
  <w15:commentEx w15:paraId="3525F142" w15:done="0"/>
  <w15:commentEx w15:paraId="583CCECD" w15:done="0"/>
  <w15:commentEx w15:paraId="3FD2AE8F" w15:done="0"/>
  <w15:commentEx w15:paraId="0352D962" w15:done="0"/>
  <w15:commentEx w15:paraId="1C6A29EB" w15:done="0"/>
  <w15:commentEx w15:paraId="6191423E" w15:done="0"/>
  <w15:commentEx w15:paraId="1DB418CA" w15:done="0"/>
  <w15:commentEx w15:paraId="6C21755E" w15:done="0"/>
  <w15:commentEx w15:paraId="62112EBB" w15:done="0"/>
  <w15:commentEx w15:paraId="52756CD1" w15:done="0"/>
  <w15:commentEx w15:paraId="2AADD653" w15:done="0"/>
  <w15:commentEx w15:paraId="1CA735F8" w15:done="0"/>
  <w15:commentEx w15:paraId="55CE1EB8" w15:done="0"/>
  <w15:commentEx w15:paraId="66B72B49" w15:done="0"/>
  <w15:commentEx w15:paraId="27139105" w15:done="0"/>
  <w15:commentEx w15:paraId="4418A204" w15:done="0"/>
  <w15:commentEx w15:paraId="66192355" w15:done="0"/>
  <w15:commentEx w15:paraId="5BEB3CBD" w15:done="0"/>
  <w15:commentEx w15:paraId="4C47AAB7" w15:done="0"/>
  <w15:commentEx w15:paraId="595341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F07E7" w14:textId="77777777" w:rsidR="00E935DB" w:rsidRDefault="00E935DB">
      <w:pPr>
        <w:spacing w:line="240" w:lineRule="auto"/>
      </w:pPr>
      <w:r>
        <w:separator/>
      </w:r>
    </w:p>
  </w:endnote>
  <w:endnote w:type="continuationSeparator" w:id="0">
    <w:p w14:paraId="48A3386B" w14:textId="77777777" w:rsidR="00E935DB" w:rsidRDefault="00E93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968701"/>
      <w:docPartObj>
        <w:docPartGallery w:val="Page Numbers (Bottom of Page)"/>
        <w:docPartUnique/>
      </w:docPartObj>
    </w:sdtPr>
    <w:sdtEndPr/>
    <w:sdtContent>
      <w:p w14:paraId="4067173B" w14:textId="77777777" w:rsidR="006A11AF" w:rsidRDefault="006A11AF" w:rsidP="00452ADC">
        <w:pPr>
          <w:spacing w:before="360"/>
          <w:jc w:val="center"/>
        </w:pPr>
        <w:r>
          <w:fldChar w:fldCharType="begin"/>
        </w:r>
        <w:r>
          <w:instrText xml:space="preserve"> PAGE   \* MERGEFORMAT </w:instrText>
        </w:r>
        <w:r>
          <w:fldChar w:fldCharType="separate"/>
        </w:r>
        <w:r>
          <w:rPr>
            <w:noProof/>
          </w:rPr>
          <w:t>2</w:t>
        </w:r>
        <w:r>
          <w:rPr>
            <w:noProof/>
          </w:rPr>
          <w:fldChar w:fldCharType="end"/>
        </w:r>
        <w:sdt>
          <w:sdtPr>
            <w:id w:val="-73832240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0288" behindDoc="0" locked="0" layoutInCell="1" allowOverlap="1" wp14:anchorId="34F471F3" wp14:editId="20C43FBC">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5AFF28F" id="Line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71618"/>
      <w:docPartObj>
        <w:docPartGallery w:val="Page Numbers (Bottom of Page)"/>
        <w:docPartUnique/>
      </w:docPartObj>
    </w:sdtPr>
    <w:sdtEndPr/>
    <w:sdtContent>
      <w:p w14:paraId="6AE568F1" w14:textId="77777777" w:rsidR="006A11AF" w:rsidRDefault="00E935DB" w:rsidP="00452ADC">
        <w:pPr>
          <w:spacing w:before="360"/>
          <w:jc w:val="center"/>
        </w:pPr>
        <w:sdt>
          <w:sdtPr>
            <w:id w:val="468795873"/>
            <w:docPartObj>
              <w:docPartGallery w:val="Page Numbers (Bottom of Page)"/>
              <w:docPartUnique/>
            </w:docPartObj>
          </w:sdtPr>
          <w:sdtEndPr/>
          <w:sdtContent>
            <w:r w:rsidR="006A11AF">
              <w:rPr>
                <w:noProof/>
              </w:rPr>
              <mc:AlternateContent>
                <mc:Choice Requires="wps">
                  <w:drawing>
                    <wp:anchor distT="4294967293" distB="4294967293" distL="114300" distR="114300" simplePos="0" relativeHeight="251661312" behindDoc="0" locked="0" layoutInCell="1" allowOverlap="1" wp14:anchorId="1FF39226" wp14:editId="5E3A6C9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27AB19C" id="Line 2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306915"/>
      <w:docPartObj>
        <w:docPartGallery w:val="Page Numbers (Bottom of Page)"/>
        <w:docPartUnique/>
      </w:docPartObj>
    </w:sdtPr>
    <w:sdtEndPr/>
    <w:sdtContent>
      <w:p w14:paraId="63498EE3" w14:textId="39CC29A1" w:rsidR="006A11AF" w:rsidRDefault="006A11AF" w:rsidP="00452ADC">
        <w:pPr>
          <w:spacing w:before="360"/>
          <w:jc w:val="center"/>
        </w:pPr>
        <w:r>
          <w:fldChar w:fldCharType="begin"/>
        </w:r>
        <w:r>
          <w:instrText xml:space="preserve"> PAGE   \* MERGEFORMAT </w:instrText>
        </w:r>
        <w:r>
          <w:fldChar w:fldCharType="separate"/>
        </w:r>
        <w:r w:rsidR="00544D5F">
          <w:rPr>
            <w:noProof/>
          </w:rPr>
          <w:t>VI</w:t>
        </w:r>
        <w:r>
          <w:rPr>
            <w:noProof/>
          </w:rPr>
          <w:fldChar w:fldCharType="end"/>
        </w:r>
        <w:sdt>
          <w:sdtPr>
            <w:id w:val="-33198914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4384" behindDoc="0" locked="0" layoutInCell="1" allowOverlap="1" wp14:anchorId="75DE60B5" wp14:editId="6F30EE32">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E375F33" id="Line 2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428458"/>
      <w:docPartObj>
        <w:docPartGallery w:val="Page Numbers (Bottom of Page)"/>
        <w:docPartUnique/>
      </w:docPartObj>
    </w:sdtPr>
    <w:sdtEndPr/>
    <w:sdtContent>
      <w:p w14:paraId="555E4CDD" w14:textId="11D354A5" w:rsidR="006A11AF" w:rsidRDefault="006A11AF" w:rsidP="00452ADC">
        <w:pPr>
          <w:spacing w:before="360"/>
          <w:jc w:val="center"/>
        </w:pPr>
        <w:r>
          <w:fldChar w:fldCharType="begin"/>
        </w:r>
        <w:r>
          <w:instrText xml:space="preserve"> PAGE   \* MERGEFORMAT </w:instrText>
        </w:r>
        <w:r>
          <w:fldChar w:fldCharType="separate"/>
        </w:r>
        <w:r w:rsidR="00544D5F">
          <w:rPr>
            <w:noProof/>
          </w:rPr>
          <w:t>I</w:t>
        </w:r>
        <w:r>
          <w:rPr>
            <w:noProof/>
          </w:rPr>
          <w:fldChar w:fldCharType="end"/>
        </w:r>
        <w:sdt>
          <w:sdtPr>
            <w:id w:val="-57235597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5408" behindDoc="0" locked="0" layoutInCell="1" allowOverlap="1" wp14:anchorId="0BF216FC" wp14:editId="616880B6">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6EAE9B5"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864788"/>
      <w:docPartObj>
        <w:docPartGallery w:val="Page Numbers (Bottom of Page)"/>
        <w:docPartUnique/>
      </w:docPartObj>
    </w:sdtPr>
    <w:sdtEndPr/>
    <w:sdtContent>
      <w:p w14:paraId="28C99F70" w14:textId="1F6757B9" w:rsidR="006A11AF" w:rsidRDefault="006A11AF" w:rsidP="00452ADC">
        <w:pPr>
          <w:spacing w:before="360"/>
          <w:jc w:val="center"/>
        </w:pPr>
        <w:r>
          <w:fldChar w:fldCharType="begin"/>
        </w:r>
        <w:r>
          <w:instrText xml:space="preserve"> PAGE   \* MERGEFORMAT </w:instrText>
        </w:r>
        <w:r>
          <w:fldChar w:fldCharType="separate"/>
        </w:r>
        <w:r w:rsidR="00544D5F">
          <w:rPr>
            <w:noProof/>
          </w:rPr>
          <w:t>3</w:t>
        </w:r>
        <w:r>
          <w:rPr>
            <w:noProof/>
          </w:rPr>
          <w:fldChar w:fldCharType="end"/>
        </w:r>
        <w:r w:rsidRPr="00E072E3">
          <w:t xml:space="preserve"> </w:t>
        </w:r>
        <w:sdt>
          <w:sdtPr>
            <w:id w:val="-1108657247"/>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54144" behindDoc="0" locked="0" layoutInCell="1" allowOverlap="1" wp14:anchorId="1717145A" wp14:editId="6B748BA9">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D99AE77" id="Line 2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367696"/>
      <w:docPartObj>
        <w:docPartGallery w:val="Page Numbers (Bottom of Page)"/>
        <w:docPartUnique/>
      </w:docPartObj>
    </w:sdtPr>
    <w:sdtEndPr/>
    <w:sdtContent>
      <w:p w14:paraId="0126DEAA" w14:textId="5F8DCC90" w:rsidR="006A11AF" w:rsidRDefault="006A11AF" w:rsidP="00452ADC">
        <w:pPr>
          <w:spacing w:before="360"/>
          <w:jc w:val="center"/>
        </w:pPr>
        <w:r>
          <w:fldChar w:fldCharType="begin"/>
        </w:r>
        <w:r>
          <w:instrText xml:space="preserve"> PAGE   \* MERGEFORMAT </w:instrText>
        </w:r>
        <w:r>
          <w:fldChar w:fldCharType="separate"/>
        </w:r>
        <w:r w:rsidR="00544D5F">
          <w:rPr>
            <w:noProof/>
          </w:rPr>
          <w:t>1</w:t>
        </w:r>
        <w:r>
          <w:rPr>
            <w:noProof/>
          </w:rPr>
          <w:fldChar w:fldCharType="end"/>
        </w:r>
        <w:sdt>
          <w:sdtPr>
            <w:id w:val="781450977"/>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56192" behindDoc="0" locked="0" layoutInCell="1" allowOverlap="1" wp14:anchorId="046F880A" wp14:editId="45C2AD9E">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DECB78C" id="Line 2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EndPr/>
    <w:sdtContent>
      <w:p w14:paraId="37E5FBDA" w14:textId="7BEA8913" w:rsidR="006A11AF" w:rsidRDefault="006A11AF" w:rsidP="00452ADC">
        <w:pPr>
          <w:spacing w:before="360"/>
          <w:jc w:val="center"/>
        </w:pPr>
        <w:r>
          <w:rPr>
            <w:noProof/>
          </w:rPr>
          <mc:AlternateContent>
            <mc:Choice Requires="wps">
              <w:drawing>
                <wp:anchor distT="4294967294" distB="4294967294" distL="114300" distR="114300" simplePos="0" relativeHeight="251657216" behindDoc="0" locked="0" layoutInCell="1" allowOverlap="1" wp14:anchorId="04AC906D" wp14:editId="6B2D5D44">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9C90633" id="Line 1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544D5F">
          <w:rPr>
            <w:noProof/>
          </w:rPr>
          <w:t>92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69B0" w14:textId="0509B81E" w:rsidR="006A11AF" w:rsidRDefault="006A11AF">
    <w:pPr>
      <w:spacing w:before="360"/>
      <w:jc w:val="center"/>
    </w:pPr>
    <w:r>
      <w:rPr>
        <w:noProof/>
      </w:rPr>
      <mc:AlternateContent>
        <mc:Choice Requires="wps">
          <w:drawing>
            <wp:anchor distT="4294967294" distB="4294967294" distL="114300" distR="114300" simplePos="0" relativeHeight="251653120" behindDoc="0" locked="0" layoutInCell="1" allowOverlap="1" wp14:anchorId="63071C11" wp14:editId="22CC9CCE">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F1BD41C" id="Line 4"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544D5F">
      <w:rPr>
        <w:noProof/>
      </w:rPr>
      <w:t>85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B86A4" w14:textId="77777777" w:rsidR="00E935DB" w:rsidRDefault="00E935DB">
      <w:pPr>
        <w:spacing w:line="240" w:lineRule="auto"/>
      </w:pPr>
      <w:r>
        <w:separator/>
      </w:r>
    </w:p>
  </w:footnote>
  <w:footnote w:type="continuationSeparator" w:id="0">
    <w:p w14:paraId="450B8C84" w14:textId="77777777" w:rsidR="00E935DB" w:rsidRDefault="00E935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9B0A1"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58240" behindDoc="0" locked="0" layoutInCell="1" allowOverlap="1" wp14:anchorId="103D3D6B" wp14:editId="1869FBFA">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754A909" id="Line 2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5A9FFFC" w14:textId="77777777" w:rsidR="006A11AF" w:rsidRDefault="006A11AF" w:rsidP="00452ADC">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8AEA"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59264" behindDoc="0" locked="0" layoutInCell="1" allowOverlap="1" wp14:anchorId="23CDDB93" wp14:editId="2B6D6CCC">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112B06AC" id="Line 2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8491CBC" w14:textId="77777777" w:rsidR="006A11AF" w:rsidRDefault="006A11AF" w:rsidP="00452ADC">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7851B"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62336" behindDoc="0" locked="0" layoutInCell="1" allowOverlap="1" wp14:anchorId="0264737D" wp14:editId="62AF3057">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16DAC26" id="Line 22"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5ACA2929" w14:textId="77777777" w:rsidR="006A11AF" w:rsidRDefault="006A11AF" w:rsidP="00452ADC">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047CE"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63360" behindDoc="0" locked="0" layoutInCell="1" allowOverlap="1" wp14:anchorId="432EEA7A" wp14:editId="79E61CF7">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0B885BF" id="Line 23"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4D9F6986" w14:textId="77777777" w:rsidR="006A11AF" w:rsidRDefault="006A11AF" w:rsidP="00452ADC">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3CE29"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0048" behindDoc="0" locked="0" layoutInCell="1" allowOverlap="1" wp14:anchorId="011EA4AE" wp14:editId="0FA06388">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EF6822C" id="Line 22" o:spid="_x0000_s1026" style="position:absolute;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7E8B1D2" w14:textId="77777777" w:rsidR="006A11AF" w:rsidRDefault="006A11AF" w:rsidP="00452ADC">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9963B"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2096" behindDoc="0" locked="0" layoutInCell="1" allowOverlap="1" wp14:anchorId="711EB51C" wp14:editId="4216EC2E">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AF446A8" id="Line 23"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5C52CA7" w14:textId="77777777" w:rsidR="006A11AF" w:rsidRDefault="006A11AF" w:rsidP="00452ADC">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5EAC"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5168" behindDoc="0" locked="0" layoutInCell="1" allowOverlap="1" wp14:anchorId="66586709" wp14:editId="6875A7A0">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FEFEA4B" id="Line 5"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1C5DA54" w14:textId="77777777" w:rsidR="006A11AF" w:rsidRDefault="006A11AF" w:rsidP="00452ADC">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73CFC" w14:textId="77777777" w:rsidR="006A11AF" w:rsidRDefault="006A11AF" w:rsidP="00452ADC">
    <w:pPr>
      <w:rPr>
        <w:rFonts w:ascii="Arial" w:hAnsi="Arial" w:cs="Arial"/>
        <w:b/>
        <w:bCs/>
      </w:rPr>
    </w:pPr>
    <w:r>
      <w:rPr>
        <w:noProof/>
      </w:rPr>
      <mc:AlternateContent>
        <mc:Choice Requires="wps">
          <w:drawing>
            <wp:anchor distT="4294967294" distB="4294967294" distL="114300" distR="114300" simplePos="0" relativeHeight="251651072" behindDoc="0" locked="0" layoutInCell="1" allowOverlap="1" wp14:anchorId="465FF855" wp14:editId="6AC6ADD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BE27DAB" id="Line 3" o:spid="_x0000_s1026" style="position:absolute;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12B4BDE" w14:textId="77777777" w:rsidR="006A11AF" w:rsidRDefault="006A11AF">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3">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B23700E"/>
    <w:multiLevelType w:val="hybridMultilevel"/>
    <w:tmpl w:val="DFCC37D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4B764052"/>
    <w:multiLevelType w:val="hybridMultilevel"/>
    <w:tmpl w:val="8842D8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7">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8">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2">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9"/>
  </w:num>
  <w:num w:numId="4">
    <w:abstractNumId w:val="30"/>
  </w:num>
  <w:num w:numId="5">
    <w:abstractNumId w:val="10"/>
  </w:num>
  <w:num w:numId="6">
    <w:abstractNumId w:val="0"/>
  </w:num>
  <w:num w:numId="7">
    <w:abstractNumId w:val="7"/>
  </w:num>
  <w:num w:numId="8">
    <w:abstractNumId w:val="33"/>
  </w:num>
  <w:num w:numId="9">
    <w:abstractNumId w:val="6"/>
  </w:num>
  <w:num w:numId="10">
    <w:abstractNumId w:val="26"/>
  </w:num>
  <w:num w:numId="11">
    <w:abstractNumId w:val="4"/>
  </w:num>
  <w:num w:numId="12">
    <w:abstractNumId w:val="22"/>
  </w:num>
  <w:num w:numId="13">
    <w:abstractNumId w:val="25"/>
  </w:num>
  <w:num w:numId="14">
    <w:abstractNumId w:val="34"/>
  </w:num>
  <w:num w:numId="15">
    <w:abstractNumId w:val="21"/>
  </w:num>
  <w:num w:numId="16">
    <w:abstractNumId w:val="8"/>
  </w:num>
  <w:num w:numId="17">
    <w:abstractNumId w:val="12"/>
  </w:num>
  <w:num w:numId="18">
    <w:abstractNumId w:val="29"/>
  </w:num>
  <w:num w:numId="19">
    <w:abstractNumId w:val="2"/>
  </w:num>
  <w:num w:numId="20">
    <w:abstractNumId w:val="11"/>
  </w:num>
  <w:num w:numId="21">
    <w:abstractNumId w:val="15"/>
  </w:num>
  <w:num w:numId="22">
    <w:abstractNumId w:val="14"/>
  </w:num>
  <w:num w:numId="23">
    <w:abstractNumId w:val="17"/>
  </w:num>
  <w:num w:numId="24">
    <w:abstractNumId w:val="24"/>
  </w:num>
  <w:num w:numId="25">
    <w:abstractNumId w:val="5"/>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7"/>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19"/>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32"/>
  </w:num>
  <w:num w:numId="39">
    <w:abstractNumId w:val="23"/>
  </w:num>
  <w:num w:numId="40">
    <w:abstractNumId w:val="20"/>
  </w:num>
  <w:num w:numId="41">
    <w:abstractNumId w:val="18"/>
  </w:num>
  <w:num w:numId="42">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rson w15:author="Pavel Jurak [2]">
    <w15:presenceInfo w15:providerId="Windows Live" w15:userId="81d75a4056855969"/>
  </w15:person>
  <w15:person w15:author="Peto">
    <w15:presenceInfo w15:providerId="None" w15:userId="P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58AA"/>
    <w:rsid w:val="00007F0C"/>
    <w:rsid w:val="00014D4F"/>
    <w:rsid w:val="00063C6D"/>
    <w:rsid w:val="00066DEF"/>
    <w:rsid w:val="00080989"/>
    <w:rsid w:val="000B1791"/>
    <w:rsid w:val="000C5D02"/>
    <w:rsid w:val="000F0025"/>
    <w:rsid w:val="000F6D81"/>
    <w:rsid w:val="0010005E"/>
    <w:rsid w:val="0010481D"/>
    <w:rsid w:val="00114030"/>
    <w:rsid w:val="00123471"/>
    <w:rsid w:val="001337D3"/>
    <w:rsid w:val="0016502A"/>
    <w:rsid w:val="001B018A"/>
    <w:rsid w:val="001B1926"/>
    <w:rsid w:val="0021554F"/>
    <w:rsid w:val="00246C70"/>
    <w:rsid w:val="002808C6"/>
    <w:rsid w:val="00286CBF"/>
    <w:rsid w:val="00292C99"/>
    <w:rsid w:val="002B0005"/>
    <w:rsid w:val="002F37CD"/>
    <w:rsid w:val="003171AA"/>
    <w:rsid w:val="00337173"/>
    <w:rsid w:val="0039451C"/>
    <w:rsid w:val="003D6135"/>
    <w:rsid w:val="003E40AE"/>
    <w:rsid w:val="0043764E"/>
    <w:rsid w:val="00446E2E"/>
    <w:rsid w:val="00452ADC"/>
    <w:rsid w:val="00473089"/>
    <w:rsid w:val="004B225F"/>
    <w:rsid w:val="005242E4"/>
    <w:rsid w:val="005328F0"/>
    <w:rsid w:val="00533664"/>
    <w:rsid w:val="0054035E"/>
    <w:rsid w:val="00544D5F"/>
    <w:rsid w:val="00585A7B"/>
    <w:rsid w:val="005F7C91"/>
    <w:rsid w:val="006343B5"/>
    <w:rsid w:val="0064086A"/>
    <w:rsid w:val="00667838"/>
    <w:rsid w:val="0068674C"/>
    <w:rsid w:val="00695C40"/>
    <w:rsid w:val="006A11AF"/>
    <w:rsid w:val="006A7E77"/>
    <w:rsid w:val="006B0346"/>
    <w:rsid w:val="006B63EC"/>
    <w:rsid w:val="006C0833"/>
    <w:rsid w:val="00717CE4"/>
    <w:rsid w:val="00732B26"/>
    <w:rsid w:val="007958AA"/>
    <w:rsid w:val="00796B63"/>
    <w:rsid w:val="007B48D4"/>
    <w:rsid w:val="007D2129"/>
    <w:rsid w:val="007D6EC5"/>
    <w:rsid w:val="007F7108"/>
    <w:rsid w:val="008110A1"/>
    <w:rsid w:val="00811D32"/>
    <w:rsid w:val="008353C2"/>
    <w:rsid w:val="00841AD8"/>
    <w:rsid w:val="00842989"/>
    <w:rsid w:val="008537F9"/>
    <w:rsid w:val="008570E2"/>
    <w:rsid w:val="00857697"/>
    <w:rsid w:val="00864EC3"/>
    <w:rsid w:val="00882926"/>
    <w:rsid w:val="008914BE"/>
    <w:rsid w:val="008B52DD"/>
    <w:rsid w:val="008F751A"/>
    <w:rsid w:val="008F7A5E"/>
    <w:rsid w:val="00934FBD"/>
    <w:rsid w:val="009365B4"/>
    <w:rsid w:val="00954D34"/>
    <w:rsid w:val="009562FF"/>
    <w:rsid w:val="00957A6D"/>
    <w:rsid w:val="009A564E"/>
    <w:rsid w:val="009C2DCF"/>
    <w:rsid w:val="00A03BED"/>
    <w:rsid w:val="00A41844"/>
    <w:rsid w:val="00A53D98"/>
    <w:rsid w:val="00A71932"/>
    <w:rsid w:val="00AC46BC"/>
    <w:rsid w:val="00AE046D"/>
    <w:rsid w:val="00AE4A53"/>
    <w:rsid w:val="00AE630C"/>
    <w:rsid w:val="00B01881"/>
    <w:rsid w:val="00B05B26"/>
    <w:rsid w:val="00B85020"/>
    <w:rsid w:val="00BD76F0"/>
    <w:rsid w:val="00BF4D0C"/>
    <w:rsid w:val="00C33CB1"/>
    <w:rsid w:val="00C525C9"/>
    <w:rsid w:val="00C66300"/>
    <w:rsid w:val="00C8092B"/>
    <w:rsid w:val="00CA3240"/>
    <w:rsid w:val="00CD056E"/>
    <w:rsid w:val="00CE547F"/>
    <w:rsid w:val="00D04260"/>
    <w:rsid w:val="00D047CA"/>
    <w:rsid w:val="00D06260"/>
    <w:rsid w:val="00D42A8F"/>
    <w:rsid w:val="00DF641B"/>
    <w:rsid w:val="00E320B3"/>
    <w:rsid w:val="00E37E05"/>
    <w:rsid w:val="00E45212"/>
    <w:rsid w:val="00E471EA"/>
    <w:rsid w:val="00E51EB7"/>
    <w:rsid w:val="00E530FF"/>
    <w:rsid w:val="00E6236F"/>
    <w:rsid w:val="00E64496"/>
    <w:rsid w:val="00E935DB"/>
    <w:rsid w:val="00E948A0"/>
    <w:rsid w:val="00E95919"/>
    <w:rsid w:val="00EA0DE4"/>
    <w:rsid w:val="00EA1E47"/>
    <w:rsid w:val="00EA3973"/>
    <w:rsid w:val="00EE155D"/>
    <w:rsid w:val="00EE6ED3"/>
    <w:rsid w:val="00F12216"/>
    <w:rsid w:val="00F55051"/>
    <w:rsid w:val="00F722EA"/>
    <w:rsid w:val="00F75E02"/>
    <w:rsid w:val="00FB19BC"/>
    <w:rsid w:val="00FB3587"/>
    <w:rsid w:val="00FB3EB8"/>
    <w:rsid w:val="00FB6B24"/>
    <w:rsid w:val="00FC19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D17C"/>
  <w15:chartTrackingRefBased/>
  <w15:docId w15:val="{CD07E8B0-9CCC-49BA-85D2-5E3D3FFA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E547F"/>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eastAsia="cs-CZ"/>
    </w:rPr>
  </w:style>
  <w:style w:type="paragraph" w:styleId="Nadpis1">
    <w:name w:val="heading 1"/>
    <w:basedOn w:val="Normlny"/>
    <w:next w:val="Normlny"/>
    <w:link w:val="Nadpis1Char"/>
    <w:uiPriority w:val="9"/>
    <w:qFormat/>
    <w:rsid w:val="00CE547F"/>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CE547F"/>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CE547F"/>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CE547F"/>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CE547F"/>
    <w:pPr>
      <w:keepNext/>
      <w:numPr>
        <w:ilvl w:val="4"/>
        <w:numId w:val="10"/>
      </w:numPr>
      <w:outlineLvl w:val="4"/>
    </w:pPr>
    <w:rPr>
      <w:szCs w:val="24"/>
    </w:rPr>
  </w:style>
  <w:style w:type="paragraph" w:styleId="Nadpis6">
    <w:name w:val="heading 6"/>
    <w:basedOn w:val="Normlny"/>
    <w:next w:val="Normlny"/>
    <w:link w:val="Nadpis6Char"/>
    <w:uiPriority w:val="9"/>
    <w:qFormat/>
    <w:rsid w:val="00CE547F"/>
    <w:pPr>
      <w:keepNext/>
      <w:numPr>
        <w:ilvl w:val="5"/>
        <w:numId w:val="10"/>
      </w:numPr>
      <w:outlineLvl w:val="5"/>
    </w:pPr>
    <w:rPr>
      <w:b/>
      <w:bCs/>
      <w:szCs w:val="24"/>
    </w:rPr>
  </w:style>
  <w:style w:type="paragraph" w:styleId="Nadpis7">
    <w:name w:val="heading 7"/>
    <w:basedOn w:val="Normlny"/>
    <w:next w:val="Normlny"/>
    <w:link w:val="Nadpis7Char"/>
    <w:uiPriority w:val="9"/>
    <w:qFormat/>
    <w:rsid w:val="00CE547F"/>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CE547F"/>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CE547F"/>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E547F"/>
    <w:rPr>
      <w:rFonts w:ascii="Arial" w:eastAsia="Times New Roman" w:hAnsi="Arial" w:cs="Arial"/>
      <w:b/>
      <w:bCs/>
      <w:sz w:val="36"/>
      <w:szCs w:val="32"/>
      <w:lang w:eastAsia="cs-CZ"/>
    </w:rPr>
  </w:style>
  <w:style w:type="character" w:customStyle="1" w:styleId="Nadpis2Char">
    <w:name w:val="Nadpis 2 Char"/>
    <w:basedOn w:val="Predvolenpsmoodseku"/>
    <w:link w:val="Nadpis2"/>
    <w:uiPriority w:val="9"/>
    <w:rsid w:val="00CE547F"/>
    <w:rPr>
      <w:rFonts w:ascii="Arial" w:eastAsia="Times New Roman" w:hAnsi="Arial" w:cs="Arial Narrow"/>
      <w:b/>
      <w:bCs/>
      <w:sz w:val="28"/>
      <w:szCs w:val="40"/>
      <w:lang w:eastAsia="cs-CZ"/>
    </w:rPr>
  </w:style>
  <w:style w:type="character" w:customStyle="1" w:styleId="Nadpis3Char">
    <w:name w:val="Nadpis 3 Char"/>
    <w:basedOn w:val="Predvolenpsmoodseku"/>
    <w:link w:val="Nadpis3"/>
    <w:uiPriority w:val="9"/>
    <w:rsid w:val="00CE547F"/>
    <w:rPr>
      <w:rFonts w:asciiTheme="majorHAnsi" w:eastAsia="Times New Roman" w:hAnsiTheme="majorHAnsi" w:cs="Times New Roman"/>
      <w:b/>
      <w:bCs/>
      <w:sz w:val="24"/>
      <w:szCs w:val="32"/>
      <w:lang w:eastAsia="cs-CZ"/>
    </w:rPr>
  </w:style>
  <w:style w:type="character" w:customStyle="1" w:styleId="Nadpis4Char">
    <w:name w:val="Nadpis 4 Char"/>
    <w:basedOn w:val="Predvolenpsmoodseku"/>
    <w:link w:val="Nadpis4"/>
    <w:uiPriority w:val="9"/>
    <w:rsid w:val="00CE547F"/>
    <w:rPr>
      <w:rFonts w:asciiTheme="majorHAnsi" w:eastAsia="Times New Roman" w:hAnsiTheme="majorHAnsi" w:cs="Times New Roman"/>
      <w:b/>
      <w:bCs/>
      <w:lang w:eastAsia="cs-CZ"/>
    </w:rPr>
  </w:style>
  <w:style w:type="character" w:customStyle="1" w:styleId="Nadpis5Char">
    <w:name w:val="Nadpis 5 Char"/>
    <w:basedOn w:val="Predvolenpsmoodseku"/>
    <w:link w:val="Nadpis5"/>
    <w:uiPriority w:val="9"/>
    <w:rsid w:val="00CE547F"/>
    <w:rPr>
      <w:rFonts w:asciiTheme="majorHAnsi" w:eastAsia="Times New Roman" w:hAnsiTheme="majorHAnsi" w:cs="Times New Roman"/>
      <w:sz w:val="24"/>
      <w:szCs w:val="24"/>
      <w:lang w:eastAsia="cs-CZ"/>
    </w:rPr>
  </w:style>
  <w:style w:type="character" w:customStyle="1" w:styleId="Nadpis6Char">
    <w:name w:val="Nadpis 6 Char"/>
    <w:basedOn w:val="Predvolenpsmoodseku"/>
    <w:link w:val="Nadpis6"/>
    <w:uiPriority w:val="9"/>
    <w:rsid w:val="00CE547F"/>
    <w:rPr>
      <w:rFonts w:asciiTheme="majorHAnsi" w:eastAsia="Times New Roman" w:hAnsiTheme="majorHAnsi" w:cs="Times New Roman"/>
      <w:b/>
      <w:bCs/>
      <w:sz w:val="24"/>
      <w:szCs w:val="24"/>
      <w:lang w:eastAsia="cs-CZ"/>
    </w:rPr>
  </w:style>
  <w:style w:type="character" w:customStyle="1" w:styleId="Nadpis7Char">
    <w:name w:val="Nadpis 7 Char"/>
    <w:basedOn w:val="Predvolenpsmoodseku"/>
    <w:link w:val="Nadpis7"/>
    <w:uiPriority w:val="9"/>
    <w:rsid w:val="00CE547F"/>
    <w:rPr>
      <w:rFonts w:asciiTheme="majorHAnsi" w:eastAsia="Times New Roman" w:hAnsiTheme="majorHAnsi" w:cs="Times New Roman"/>
      <w:sz w:val="24"/>
      <w:szCs w:val="24"/>
      <w:lang w:eastAsia="cs-CZ"/>
    </w:rPr>
  </w:style>
  <w:style w:type="character" w:customStyle="1" w:styleId="Nadpis8Char">
    <w:name w:val="Nadpis 8 Char"/>
    <w:basedOn w:val="Predvolenpsmoodseku"/>
    <w:link w:val="Nadpis8"/>
    <w:uiPriority w:val="9"/>
    <w:rsid w:val="00CE547F"/>
    <w:rPr>
      <w:rFonts w:asciiTheme="majorHAnsi" w:eastAsia="Times New Roman" w:hAnsiTheme="majorHAnsi" w:cs="Times New Roman"/>
      <w:b/>
      <w:bCs/>
      <w:sz w:val="24"/>
      <w:szCs w:val="24"/>
      <w:lang w:eastAsia="cs-CZ"/>
    </w:rPr>
  </w:style>
  <w:style w:type="character" w:customStyle="1" w:styleId="Nadpis9Char">
    <w:name w:val="Nadpis 9 Char"/>
    <w:basedOn w:val="Predvolenpsmoodseku"/>
    <w:link w:val="Nadpis9"/>
    <w:uiPriority w:val="9"/>
    <w:rsid w:val="00CE547F"/>
    <w:rPr>
      <w:rFonts w:asciiTheme="majorHAnsi" w:eastAsia="Times New Roman" w:hAnsiTheme="majorHAnsi" w:cs="Times New Roman"/>
      <w:b/>
      <w:bCs/>
      <w:sz w:val="28"/>
      <w:szCs w:val="28"/>
      <w:lang w:eastAsia="cs-CZ"/>
    </w:rPr>
  </w:style>
  <w:style w:type="paragraph" w:styleId="Pta">
    <w:name w:val="footer"/>
    <w:basedOn w:val="Normlny"/>
    <w:link w:val="PtaChar"/>
    <w:uiPriority w:val="99"/>
    <w:rsid w:val="00CE547F"/>
    <w:pPr>
      <w:tabs>
        <w:tab w:val="center" w:pos="4536"/>
        <w:tab w:val="right" w:pos="9072"/>
      </w:tabs>
    </w:pPr>
  </w:style>
  <w:style w:type="character" w:customStyle="1" w:styleId="PtaChar">
    <w:name w:val="Päta Char"/>
    <w:basedOn w:val="Predvolenpsmoodseku"/>
    <w:link w:val="Pta"/>
    <w:uiPriority w:val="99"/>
    <w:rsid w:val="00CE547F"/>
    <w:rPr>
      <w:rFonts w:asciiTheme="majorHAnsi" w:eastAsia="Times New Roman" w:hAnsiTheme="majorHAnsi" w:cs="Times New Roman"/>
      <w:sz w:val="24"/>
      <w:szCs w:val="20"/>
      <w:lang w:eastAsia="cs-CZ"/>
    </w:rPr>
  </w:style>
  <w:style w:type="paragraph" w:customStyle="1" w:styleId="Title-main">
    <w:name w:val="Title - main"/>
    <w:basedOn w:val="Normlny"/>
    <w:uiPriority w:val="99"/>
    <w:rsid w:val="00CE547F"/>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CE547F"/>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CE547F"/>
    <w:pPr>
      <w:spacing w:after="360"/>
    </w:pPr>
    <w:rPr>
      <w:rFonts w:ascii="Arial" w:hAnsi="Arial" w:cs="Arial"/>
      <w:b/>
      <w:bCs/>
      <w:color w:val="333399"/>
      <w:sz w:val="30"/>
      <w:szCs w:val="30"/>
    </w:rPr>
  </w:style>
  <w:style w:type="paragraph" w:customStyle="1" w:styleId="Title-pojed">
    <w:name w:val="Title - pojed"/>
    <w:basedOn w:val="Normlny"/>
    <w:uiPriority w:val="99"/>
    <w:rsid w:val="00CE547F"/>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CE547F"/>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CE547F"/>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CE547F"/>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CE547F"/>
    <w:pPr>
      <w:spacing w:before="120"/>
      <w:ind w:firstLine="567"/>
    </w:pPr>
    <w:rPr>
      <w:szCs w:val="24"/>
    </w:rPr>
  </w:style>
  <w:style w:type="paragraph" w:customStyle="1" w:styleId="Reference">
    <w:name w:val="Reference"/>
    <w:basedOn w:val="Text"/>
    <w:link w:val="ReferenceChar"/>
    <w:rsid w:val="00CE547F"/>
    <w:pPr>
      <w:ind w:left="426" w:hanging="426"/>
    </w:pPr>
    <w:rPr>
      <w:sz w:val="20"/>
      <w:szCs w:val="20"/>
      <w:lang w:val="en-US"/>
    </w:rPr>
  </w:style>
  <w:style w:type="paragraph" w:styleId="Hlavika">
    <w:name w:val="header"/>
    <w:basedOn w:val="Normlny"/>
    <w:link w:val="HlavikaChar"/>
    <w:uiPriority w:val="99"/>
    <w:rsid w:val="00CE547F"/>
    <w:pPr>
      <w:tabs>
        <w:tab w:val="center" w:pos="4536"/>
        <w:tab w:val="right" w:pos="9072"/>
      </w:tabs>
    </w:pPr>
  </w:style>
  <w:style w:type="character" w:customStyle="1" w:styleId="HlavikaChar">
    <w:name w:val="Hlavička Char"/>
    <w:basedOn w:val="Predvolenpsmoodseku"/>
    <w:link w:val="Hlavika"/>
    <w:uiPriority w:val="99"/>
    <w:rsid w:val="00CE547F"/>
    <w:rPr>
      <w:rFonts w:asciiTheme="majorHAnsi" w:eastAsia="Times New Roman" w:hAnsiTheme="majorHAnsi" w:cs="Times New Roman"/>
      <w:sz w:val="24"/>
      <w:szCs w:val="20"/>
      <w:lang w:eastAsia="cs-CZ"/>
    </w:rPr>
  </w:style>
  <w:style w:type="character" w:styleId="slostrany">
    <w:name w:val="page number"/>
    <w:basedOn w:val="Predvolenpsmoodseku"/>
    <w:uiPriority w:val="99"/>
    <w:rsid w:val="00CE547F"/>
    <w:rPr>
      <w:rFonts w:cs="Times New Roman"/>
    </w:rPr>
  </w:style>
  <w:style w:type="paragraph" w:styleId="Obsah1">
    <w:name w:val="toc 1"/>
    <w:basedOn w:val="Normlny"/>
    <w:next w:val="Normlny"/>
    <w:autoRedefine/>
    <w:uiPriority w:val="39"/>
    <w:rsid w:val="00CE547F"/>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CE547F"/>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CE547F"/>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CE547F"/>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CE547F"/>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CE547F"/>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CE547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CE547F"/>
    <w:pPr>
      <w:overflowPunct/>
      <w:autoSpaceDE/>
      <w:autoSpaceDN/>
      <w:adjustRightInd/>
      <w:ind w:firstLine="340"/>
      <w:textAlignment w:val="auto"/>
    </w:pPr>
    <w:rPr>
      <w:szCs w:val="24"/>
    </w:rPr>
  </w:style>
  <w:style w:type="character" w:styleId="Zvraznenie">
    <w:name w:val="Emphasis"/>
    <w:basedOn w:val="Predvolenpsmoodseku"/>
    <w:uiPriority w:val="20"/>
    <w:qFormat/>
    <w:rsid w:val="00CE547F"/>
    <w:rPr>
      <w:rFonts w:cs="Times New Roman"/>
      <w:i/>
      <w:iCs/>
    </w:rPr>
  </w:style>
  <w:style w:type="paragraph" w:styleId="Odsekzoznamu">
    <w:name w:val="List Paragraph"/>
    <w:basedOn w:val="Normlny"/>
    <w:uiPriority w:val="34"/>
    <w:qFormat/>
    <w:rsid w:val="00CE547F"/>
    <w:pPr>
      <w:ind w:left="708"/>
    </w:pPr>
  </w:style>
  <w:style w:type="character" w:customStyle="1" w:styleId="apple-style-span">
    <w:name w:val="apple-style-span"/>
    <w:basedOn w:val="Predvolenpsmoodseku"/>
    <w:rsid w:val="00CE547F"/>
    <w:rPr>
      <w:rFonts w:cs="Times New Roman"/>
    </w:rPr>
  </w:style>
  <w:style w:type="character" w:customStyle="1" w:styleId="apple-converted-space">
    <w:name w:val="apple-converted-space"/>
    <w:basedOn w:val="Predvolenpsmoodseku"/>
    <w:rsid w:val="00CE547F"/>
    <w:rPr>
      <w:rFonts w:cs="Times New Roman"/>
    </w:rPr>
  </w:style>
  <w:style w:type="character" w:styleId="Hypertextovprepojenie">
    <w:name w:val="Hyperlink"/>
    <w:basedOn w:val="Predvolenpsmoodseku"/>
    <w:uiPriority w:val="99"/>
    <w:unhideWhenUsed/>
    <w:rsid w:val="00CE547F"/>
    <w:rPr>
      <w:rFonts w:cs="Times New Roman"/>
      <w:color w:val="0000FF"/>
      <w:u w:val="single"/>
    </w:rPr>
  </w:style>
  <w:style w:type="paragraph" w:styleId="Textbubliny">
    <w:name w:val="Balloon Text"/>
    <w:basedOn w:val="Normlny"/>
    <w:link w:val="TextbublinyChar"/>
    <w:uiPriority w:val="99"/>
    <w:semiHidden/>
    <w:unhideWhenUsed/>
    <w:rsid w:val="00CE547F"/>
    <w:rPr>
      <w:rFonts w:ascii="Tahoma" w:hAnsi="Tahoma" w:cs="Tahoma"/>
      <w:sz w:val="16"/>
      <w:szCs w:val="16"/>
    </w:rPr>
  </w:style>
  <w:style w:type="character" w:customStyle="1" w:styleId="TextbublinyChar">
    <w:name w:val="Text bubliny Char"/>
    <w:basedOn w:val="Predvolenpsmoodseku"/>
    <w:link w:val="Textbubliny"/>
    <w:uiPriority w:val="99"/>
    <w:semiHidden/>
    <w:rsid w:val="00CE547F"/>
    <w:rPr>
      <w:rFonts w:ascii="Tahoma" w:eastAsia="Times New Roman" w:hAnsi="Tahoma" w:cs="Tahoma"/>
      <w:sz w:val="16"/>
      <w:szCs w:val="16"/>
      <w:lang w:eastAsia="cs-CZ"/>
    </w:rPr>
  </w:style>
  <w:style w:type="paragraph" w:styleId="Obsah2">
    <w:name w:val="toc 2"/>
    <w:basedOn w:val="Normlny"/>
    <w:next w:val="Normlny"/>
    <w:autoRedefine/>
    <w:uiPriority w:val="39"/>
    <w:unhideWhenUsed/>
    <w:rsid w:val="00CE547F"/>
    <w:pPr>
      <w:tabs>
        <w:tab w:val="left" w:pos="880"/>
        <w:tab w:val="right" w:pos="8494"/>
      </w:tabs>
      <w:spacing w:after="100" w:line="240" w:lineRule="auto"/>
      <w:ind w:left="200"/>
    </w:pPr>
  </w:style>
  <w:style w:type="paragraph" w:customStyle="1" w:styleId="References">
    <w:name w:val="References"/>
    <w:basedOn w:val="Normlny"/>
    <w:rsid w:val="00CE547F"/>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CE547F"/>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CE547F"/>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CE547F"/>
  </w:style>
  <w:style w:type="character" w:styleId="Zstupntext">
    <w:name w:val="Placeholder Text"/>
    <w:basedOn w:val="Predvolenpsmoodseku"/>
    <w:uiPriority w:val="99"/>
    <w:semiHidden/>
    <w:rsid w:val="00CE547F"/>
    <w:rPr>
      <w:color w:val="808080"/>
    </w:rPr>
  </w:style>
  <w:style w:type="paragraph" w:styleId="Popis">
    <w:name w:val="caption"/>
    <w:basedOn w:val="Normlny"/>
    <w:next w:val="Normlny"/>
    <w:uiPriority w:val="35"/>
    <w:unhideWhenUsed/>
    <w:qFormat/>
    <w:rsid w:val="00CE547F"/>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titul">
    <w:name w:val="Subtitle"/>
    <w:basedOn w:val="Normlny"/>
    <w:next w:val="Normlny"/>
    <w:link w:val="PodtitulChar"/>
    <w:uiPriority w:val="11"/>
    <w:qFormat/>
    <w:rsid w:val="00CE547F"/>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CE547F"/>
    <w:rPr>
      <w:rFonts w:asciiTheme="majorHAnsi" w:eastAsiaTheme="majorEastAsia" w:hAnsiTheme="majorHAnsi" w:cstheme="majorBidi"/>
      <w:caps/>
      <w:spacing w:val="20"/>
      <w:sz w:val="18"/>
      <w:szCs w:val="18"/>
      <w:lang w:val="en-US" w:bidi="en-US"/>
    </w:rPr>
  </w:style>
  <w:style w:type="character" w:styleId="Siln">
    <w:name w:val="Strong"/>
    <w:uiPriority w:val="22"/>
    <w:qFormat/>
    <w:rsid w:val="00CE547F"/>
    <w:rPr>
      <w:b/>
      <w:bCs/>
      <w:color w:val="C45911" w:themeColor="accent2" w:themeShade="BF"/>
      <w:spacing w:val="5"/>
    </w:rPr>
  </w:style>
  <w:style w:type="paragraph" w:styleId="Bezriadkovania">
    <w:name w:val="No Spacing"/>
    <w:basedOn w:val="Normlny"/>
    <w:link w:val="BezriadkovaniaChar"/>
    <w:uiPriority w:val="1"/>
    <w:qFormat/>
    <w:rsid w:val="00CE547F"/>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CE547F"/>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CE547F"/>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CE547F"/>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CE547F"/>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CE547F"/>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CE547F"/>
    <w:rPr>
      <w:i/>
      <w:iCs/>
    </w:rPr>
  </w:style>
  <w:style w:type="character" w:styleId="Intenzvnezvraznenie">
    <w:name w:val="Intense Emphasis"/>
    <w:uiPriority w:val="21"/>
    <w:qFormat/>
    <w:rsid w:val="00CE547F"/>
    <w:rPr>
      <w:i/>
      <w:iCs/>
      <w:caps/>
      <w:spacing w:val="10"/>
      <w:sz w:val="20"/>
      <w:szCs w:val="20"/>
    </w:rPr>
  </w:style>
  <w:style w:type="character" w:styleId="Jemnodkaz">
    <w:name w:val="Subtle Reference"/>
    <w:basedOn w:val="Predvolenpsmoodseku"/>
    <w:uiPriority w:val="31"/>
    <w:qFormat/>
    <w:rsid w:val="00CE547F"/>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CE547F"/>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CE547F"/>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CE547F"/>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CE547F"/>
    <w:pPr>
      <w:tabs>
        <w:tab w:val="left" w:pos="1320"/>
        <w:tab w:val="right" w:pos="8494"/>
      </w:tabs>
      <w:spacing w:after="100" w:line="240" w:lineRule="auto"/>
      <w:ind w:left="400"/>
    </w:pPr>
  </w:style>
  <w:style w:type="paragraph" w:styleId="Zkladntext">
    <w:name w:val="Body Text"/>
    <w:basedOn w:val="Normlny"/>
    <w:link w:val="ZkladntextChar"/>
    <w:rsid w:val="00CE547F"/>
    <w:pPr>
      <w:overflowPunct/>
      <w:autoSpaceDE/>
      <w:autoSpaceDN/>
      <w:adjustRightInd/>
      <w:textAlignment w:val="auto"/>
    </w:pPr>
  </w:style>
  <w:style w:type="character" w:customStyle="1" w:styleId="ZkladntextChar">
    <w:name w:val="Základný text Char"/>
    <w:basedOn w:val="Predvolenpsmoodseku"/>
    <w:link w:val="Zkladntext"/>
    <w:rsid w:val="00CE547F"/>
    <w:rPr>
      <w:rFonts w:asciiTheme="majorHAnsi" w:eastAsia="Times New Roman" w:hAnsiTheme="majorHAnsi" w:cs="Times New Roman"/>
      <w:sz w:val="24"/>
      <w:szCs w:val="20"/>
      <w:lang w:eastAsia="cs-CZ"/>
    </w:rPr>
  </w:style>
  <w:style w:type="paragraph" w:customStyle="1" w:styleId="viewer-reference">
    <w:name w:val="viewer-reference"/>
    <w:basedOn w:val="Normlny"/>
    <w:rsid w:val="00CE547F"/>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CE547F"/>
    <w:rPr>
      <w:lang w:val="en-GB"/>
    </w:rPr>
  </w:style>
  <w:style w:type="character" w:customStyle="1" w:styleId="TextChar">
    <w:name w:val="Text Char"/>
    <w:basedOn w:val="Predvolenpsmoodseku"/>
    <w:link w:val="Text"/>
    <w:uiPriority w:val="99"/>
    <w:rsid w:val="00CE547F"/>
    <w:rPr>
      <w:rFonts w:asciiTheme="majorHAnsi" w:eastAsia="Times New Roman" w:hAnsiTheme="majorHAnsi" w:cs="Times New Roman"/>
      <w:sz w:val="24"/>
      <w:szCs w:val="24"/>
      <w:lang w:eastAsia="cs-CZ"/>
    </w:rPr>
  </w:style>
  <w:style w:type="character" w:customStyle="1" w:styleId="ReferenceChar">
    <w:name w:val="Reference Char"/>
    <w:basedOn w:val="TextChar"/>
    <w:link w:val="Reference"/>
    <w:rsid w:val="00CE547F"/>
    <w:rPr>
      <w:rFonts w:asciiTheme="majorHAnsi" w:eastAsia="Times New Roman" w:hAnsiTheme="majorHAnsi" w:cs="Times New Roman"/>
      <w:sz w:val="20"/>
      <w:szCs w:val="20"/>
      <w:lang w:val="en-US" w:eastAsia="cs-CZ"/>
    </w:rPr>
  </w:style>
  <w:style w:type="character" w:customStyle="1" w:styleId="literaturaChar">
    <w:name w:val="literatura Char"/>
    <w:basedOn w:val="ReferenceChar"/>
    <w:link w:val="literatura"/>
    <w:rsid w:val="00CE547F"/>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CE547F"/>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CE547F"/>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CE547F"/>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CE547F"/>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CE547F"/>
  </w:style>
  <w:style w:type="table" w:styleId="Mriekatabuky">
    <w:name w:val="Table Grid"/>
    <w:basedOn w:val="Normlnatabuka"/>
    <w:uiPriority w:val="59"/>
    <w:rsid w:val="00CE547F"/>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CE547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CE547F"/>
    <w:pPr>
      <w:spacing w:after="0" w:line="240" w:lineRule="auto"/>
    </w:pPr>
    <w:rPr>
      <w:rFonts w:eastAsiaTheme="minorEastAsia"/>
      <w:lang w:eastAsia="cs-CZ"/>
    </w:rPr>
    <w:tblPr>
      <w:tblCellMar>
        <w:top w:w="0" w:type="dxa"/>
        <w:left w:w="0" w:type="dxa"/>
        <w:bottom w:w="0" w:type="dxa"/>
        <w:right w:w="0" w:type="dxa"/>
      </w:tblCellMar>
    </w:tblPr>
  </w:style>
  <w:style w:type="paragraph" w:customStyle="1" w:styleId="Pokraovn">
    <w:name w:val="Pokračování"/>
    <w:basedOn w:val="Normlny"/>
    <w:next w:val="Normlny"/>
    <w:rsid w:val="00CE547F"/>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CE547F"/>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CE547F"/>
    <w:pPr>
      <w:spacing w:after="100"/>
      <w:ind w:left="720"/>
    </w:pPr>
  </w:style>
  <w:style w:type="paragraph" w:styleId="Zoznamobrzkov">
    <w:name w:val="table of figures"/>
    <w:basedOn w:val="Normlny"/>
    <w:next w:val="Normlny"/>
    <w:uiPriority w:val="99"/>
    <w:unhideWhenUsed/>
    <w:rsid w:val="00CE547F"/>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CE547F"/>
    <w:rPr>
      <w:sz w:val="16"/>
      <w:szCs w:val="16"/>
    </w:rPr>
  </w:style>
  <w:style w:type="paragraph" w:styleId="Textkomentra">
    <w:name w:val="annotation text"/>
    <w:basedOn w:val="Normlny"/>
    <w:link w:val="TextkomentraChar"/>
    <w:uiPriority w:val="99"/>
    <w:semiHidden/>
    <w:unhideWhenUsed/>
    <w:rsid w:val="00CE547F"/>
    <w:pPr>
      <w:spacing w:line="240" w:lineRule="auto"/>
    </w:pPr>
    <w:rPr>
      <w:sz w:val="20"/>
    </w:rPr>
  </w:style>
  <w:style w:type="character" w:customStyle="1" w:styleId="TextkomentraChar">
    <w:name w:val="Text komentára Char"/>
    <w:basedOn w:val="Predvolenpsmoodseku"/>
    <w:link w:val="Textkomentra"/>
    <w:uiPriority w:val="99"/>
    <w:semiHidden/>
    <w:rsid w:val="00CE547F"/>
    <w:rPr>
      <w:rFonts w:asciiTheme="majorHAnsi" w:eastAsia="Times New Roman" w:hAnsiTheme="majorHAnsi" w:cs="Times New Roman"/>
      <w:sz w:val="20"/>
      <w:szCs w:val="20"/>
      <w:lang w:eastAsia="cs-CZ"/>
    </w:rPr>
  </w:style>
  <w:style w:type="paragraph" w:styleId="Predmetkomentra">
    <w:name w:val="annotation subject"/>
    <w:basedOn w:val="Textkomentra"/>
    <w:next w:val="Textkomentra"/>
    <w:link w:val="PredmetkomentraChar"/>
    <w:uiPriority w:val="99"/>
    <w:semiHidden/>
    <w:unhideWhenUsed/>
    <w:rsid w:val="00CE547F"/>
    <w:rPr>
      <w:b/>
      <w:bCs/>
    </w:rPr>
  </w:style>
  <w:style w:type="character" w:customStyle="1" w:styleId="PredmetkomentraChar">
    <w:name w:val="Predmet komentára Char"/>
    <w:basedOn w:val="TextkomentraChar"/>
    <w:link w:val="Predmetkomentra"/>
    <w:uiPriority w:val="99"/>
    <w:semiHidden/>
    <w:rsid w:val="00CE547F"/>
    <w:rPr>
      <w:rFonts w:asciiTheme="majorHAnsi" w:eastAsia="Times New Roman" w:hAnsiTheme="majorHAnsi" w:cs="Times New Roman"/>
      <w:b/>
      <w:bCs/>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966867">
      <w:bodyDiv w:val="1"/>
      <w:marLeft w:val="0"/>
      <w:marRight w:val="0"/>
      <w:marTop w:val="0"/>
      <w:marBottom w:val="0"/>
      <w:divBdr>
        <w:top w:val="none" w:sz="0" w:space="0" w:color="auto"/>
        <w:left w:val="none" w:sz="0" w:space="0" w:color="auto"/>
        <w:bottom w:val="none" w:sz="0" w:space="0" w:color="auto"/>
        <w:right w:val="none" w:sz="0" w:space="0" w:color="auto"/>
      </w:divBdr>
    </w:div>
    <w:div w:id="608514928">
      <w:bodyDiv w:val="1"/>
      <w:marLeft w:val="0"/>
      <w:marRight w:val="0"/>
      <w:marTop w:val="0"/>
      <w:marBottom w:val="0"/>
      <w:divBdr>
        <w:top w:val="none" w:sz="0" w:space="0" w:color="auto"/>
        <w:left w:val="none" w:sz="0" w:space="0" w:color="auto"/>
        <w:bottom w:val="none" w:sz="0" w:space="0" w:color="auto"/>
        <w:right w:val="none" w:sz="0" w:space="0" w:color="auto"/>
      </w:divBdr>
    </w:div>
    <w:div w:id="634212411">
      <w:bodyDiv w:val="1"/>
      <w:marLeft w:val="0"/>
      <w:marRight w:val="0"/>
      <w:marTop w:val="0"/>
      <w:marBottom w:val="0"/>
      <w:divBdr>
        <w:top w:val="none" w:sz="0" w:space="0" w:color="auto"/>
        <w:left w:val="none" w:sz="0" w:space="0" w:color="auto"/>
        <w:bottom w:val="none" w:sz="0" w:space="0" w:color="auto"/>
        <w:right w:val="none" w:sz="0" w:space="0" w:color="auto"/>
      </w:divBdr>
    </w:div>
    <w:div w:id="1006665555">
      <w:bodyDiv w:val="1"/>
      <w:marLeft w:val="0"/>
      <w:marRight w:val="0"/>
      <w:marTop w:val="0"/>
      <w:marBottom w:val="0"/>
      <w:divBdr>
        <w:top w:val="none" w:sz="0" w:space="0" w:color="auto"/>
        <w:left w:val="none" w:sz="0" w:space="0" w:color="auto"/>
        <w:bottom w:val="none" w:sz="0" w:space="0" w:color="auto"/>
        <w:right w:val="none" w:sz="0" w:space="0" w:color="auto"/>
      </w:divBdr>
    </w:div>
    <w:div w:id="15639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footer" Target="footer4.xml"/><Relationship Id="rId14" Type="http://schemas.openxmlformats.org/officeDocument/2006/relationships/comments" Target="comments.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footer" Target="footer6.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chart" Target="charts/chart2.xml"/><Relationship Id="rId20" Type="http://schemas.openxmlformats.org/officeDocument/2006/relationships/image" Target="media/image2.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footer" Target="foot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7.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41371840"/>
        <c:axId val="41372384"/>
      </c:barChart>
      <c:catAx>
        <c:axId val="41371840"/>
        <c:scaling>
          <c:orientation val="minMax"/>
        </c:scaling>
        <c:delete val="0"/>
        <c:axPos val="b"/>
        <c:numFmt formatCode="General" sourceLinked="1"/>
        <c:majorTickMark val="out"/>
        <c:minorTickMark val="none"/>
        <c:tickLblPos val="nextTo"/>
        <c:crossAx val="41372384"/>
        <c:crosses val="autoZero"/>
        <c:auto val="1"/>
        <c:lblAlgn val="ctr"/>
        <c:lblOffset val="100"/>
        <c:noMultiLvlLbl val="0"/>
      </c:catAx>
      <c:valAx>
        <c:axId val="41372384"/>
        <c:scaling>
          <c:orientation val="minMax"/>
        </c:scaling>
        <c:delete val="0"/>
        <c:axPos val="l"/>
        <c:majorGridlines/>
        <c:numFmt formatCode="General" sourceLinked="1"/>
        <c:majorTickMark val="out"/>
        <c:minorTickMark val="none"/>
        <c:tickLblPos val="nextTo"/>
        <c:crossAx val="4137184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41361504"/>
        <c:axId val="41369664"/>
      </c:barChart>
      <c:catAx>
        <c:axId val="41361504"/>
        <c:scaling>
          <c:orientation val="minMax"/>
        </c:scaling>
        <c:delete val="0"/>
        <c:axPos val="b"/>
        <c:numFmt formatCode="General" sourceLinked="1"/>
        <c:majorTickMark val="out"/>
        <c:minorTickMark val="none"/>
        <c:tickLblPos val="nextTo"/>
        <c:crossAx val="41369664"/>
        <c:crosses val="autoZero"/>
        <c:auto val="1"/>
        <c:lblAlgn val="ctr"/>
        <c:lblOffset val="100"/>
        <c:noMultiLvlLbl val="0"/>
      </c:catAx>
      <c:valAx>
        <c:axId val="41369664"/>
        <c:scaling>
          <c:orientation val="minMax"/>
        </c:scaling>
        <c:delete val="0"/>
        <c:axPos val="l"/>
        <c:majorGridlines/>
        <c:numFmt formatCode="General" sourceLinked="1"/>
        <c:majorTickMark val="out"/>
        <c:minorTickMark val="none"/>
        <c:tickLblPos val="nextTo"/>
        <c:crossAx val="4136150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47543-16A5-4B61-A315-3CB13D12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104</Pages>
  <Words>45827</Words>
  <Characters>270382</Characters>
  <Application>Microsoft Office Word</Application>
  <DocSecurity>0</DocSecurity>
  <Lines>2253</Lines>
  <Paragraphs>631</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315578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30</cp:revision>
  <dcterms:created xsi:type="dcterms:W3CDTF">2018-05-13T11:31:00Z</dcterms:created>
  <dcterms:modified xsi:type="dcterms:W3CDTF">2018-06-04T03:51:00Z</dcterms:modified>
</cp:coreProperties>
</file>