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charts/chart1.xml" ContentType="application/vnd.openxmlformats-officedocument.drawingml.chart+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6892CBD" w14:textId="3D2AEB69" w:rsidR="00BE4F42" w:rsidRDefault="00BE4F42" w:rsidP="00BE4F42">
      <w:pPr>
        <w:widowControl w:val="0"/>
        <w:spacing w:line="240" w:lineRule="auto"/>
        <w:rPr>
          <w:rFonts w:ascii="Times New Roman" w:hAnsi="Times New Roman"/>
          <w:sz w:val="20"/>
        </w:rPr>
      </w:pPr>
      <w:bookmarkStart w:id="0" w:name="_Toc509993364"/>
      <w:bookmarkStart w:id="1" w:name="_Toc510359964"/>
      <w:bookmarkStart w:id="2" w:name="_Toc386404197"/>
      <w:bookmarkStart w:id="3" w:name="_Toc386404207"/>
      <w:bookmarkStart w:id="4" w:name="_Toc510268143"/>
      <w:bookmarkStart w:id="5" w:name="_GoBack"/>
      <w:bookmarkEnd w:id="5"/>
      <w:r>
        <w:rPr>
          <w:rFonts w:ascii="Times New Roman" w:hAnsi="Times New Roman"/>
          <w:noProof/>
          <w:sz w:val="20"/>
          <w:lang w:val="en-US" w:eastAsia="en-US"/>
        </w:rPr>
        <w:drawing>
          <wp:inline distT="0" distB="0" distL="0" distR="0" wp14:anchorId="354C98A8" wp14:editId="7B5A2762">
            <wp:extent cx="1476375" cy="1476375"/>
            <wp:effectExtent l="0" t="0" r="9525" b="9525"/>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76375" cy="1476375"/>
                    </a:xfrm>
                    <a:prstGeom prst="rect">
                      <a:avLst/>
                    </a:prstGeom>
                    <a:noFill/>
                    <a:ln>
                      <a:noFill/>
                    </a:ln>
                  </pic:spPr>
                </pic:pic>
              </a:graphicData>
            </a:graphic>
          </wp:inline>
        </w:drawing>
      </w:r>
      <w:r>
        <w:rPr>
          <w:rFonts w:ascii="Times New Roman" w:hAnsi="Times New Roman"/>
          <w:sz w:val="20"/>
        </w:rPr>
        <w:br/>
      </w:r>
      <w:r>
        <w:rPr>
          <w:rFonts w:ascii="Times New Roman" w:hAnsi="Times New Roman"/>
          <w:sz w:val="20"/>
        </w:rPr>
        <w:br/>
      </w:r>
      <w:r>
        <w:rPr>
          <w:rFonts w:ascii="Times New Roman" w:hAnsi="Times New Roman"/>
          <w:sz w:val="20"/>
        </w:rPr>
        <w:br/>
      </w:r>
    </w:p>
    <w:tbl>
      <w:tblPr>
        <w:tblW w:w="0" w:type="auto"/>
        <w:tblLayout w:type="fixed"/>
        <w:tblCellMar>
          <w:left w:w="0" w:type="dxa"/>
          <w:right w:w="0" w:type="dxa"/>
        </w:tblCellMar>
        <w:tblLook w:val="0000" w:firstRow="0" w:lastRow="0" w:firstColumn="0" w:lastColumn="0" w:noHBand="0" w:noVBand="0"/>
      </w:tblPr>
      <w:tblGrid>
        <w:gridCol w:w="3686"/>
        <w:gridCol w:w="4820"/>
      </w:tblGrid>
      <w:tr w:rsidR="00BE4F42" w14:paraId="1FD2736D" w14:textId="77777777" w:rsidTr="00BE4F42">
        <w:trPr>
          <w:trHeight w:val="7088"/>
        </w:trPr>
        <w:tc>
          <w:tcPr>
            <w:tcW w:w="8505" w:type="dxa"/>
            <w:gridSpan w:val="2"/>
            <w:tcBorders>
              <w:top w:val="nil"/>
              <w:left w:val="nil"/>
              <w:bottom w:val="nil"/>
              <w:right w:val="nil"/>
            </w:tcBorders>
          </w:tcPr>
          <w:p w14:paraId="3B25850E" w14:textId="77777777" w:rsidR="00867DA8" w:rsidRDefault="00BE4F42" w:rsidP="00867DA8">
            <w:pPr>
              <w:widowControl w:val="0"/>
              <w:spacing w:line="240" w:lineRule="auto"/>
              <w:jc w:val="left"/>
              <w:rPr>
                <w:rFonts w:ascii="Times New Roman" w:hAnsi="Times New Roman"/>
                <w:sz w:val="20"/>
              </w:rPr>
            </w:pPr>
            <w:r w:rsidRPr="00867DA8">
              <w:rPr>
                <w:rFonts w:ascii="Vafle VUT" w:hAnsi="Vafle VUT" w:cs="Vafle VUT"/>
                <w:b/>
                <w:sz w:val="44"/>
                <w:szCs w:val="44"/>
              </w:rPr>
              <w:t>VYSOKÉ UČENÍ TECHNICKÉ V BRNĚ</w:t>
            </w:r>
            <w:r>
              <w:rPr>
                <w:rFonts w:ascii="Times New Roman" w:hAnsi="Times New Roman"/>
                <w:sz w:val="20"/>
              </w:rPr>
              <w:br/>
            </w:r>
            <w:r>
              <w:rPr>
                <w:rFonts w:ascii="Vafle VUT" w:hAnsi="Vafle VUT" w:cs="Vafle VUT"/>
                <w:color w:val="8A8C90"/>
              </w:rPr>
              <w:t>BRNO UNIVERSITY OF TECHNOLOGY</w:t>
            </w:r>
            <w:r>
              <w:rPr>
                <w:rFonts w:ascii="Times New Roman" w:hAnsi="Times New Roman"/>
                <w:sz w:val="20"/>
              </w:rPr>
              <w:br/>
            </w:r>
            <w:r>
              <w:rPr>
                <w:rFonts w:ascii="Times New Roman" w:hAnsi="Times New Roman"/>
                <w:sz w:val="20"/>
              </w:rPr>
              <w:br/>
            </w:r>
            <w:r>
              <w:rPr>
                <w:rFonts w:ascii="Times New Roman" w:hAnsi="Times New Roman"/>
                <w:sz w:val="20"/>
              </w:rPr>
              <w:br/>
            </w:r>
            <w:r w:rsidRPr="00867DA8">
              <w:rPr>
                <w:rFonts w:ascii="Vafle VUT" w:hAnsi="Vafle VUT" w:cs="Vafle VUT"/>
                <w:b/>
                <w:sz w:val="36"/>
                <w:szCs w:val="36"/>
              </w:rPr>
              <w:t>FAKULTA ELEKTROTECHNIKY</w:t>
            </w:r>
            <w:r w:rsidRPr="00867DA8">
              <w:rPr>
                <w:rFonts w:ascii="Vafle VUT" w:hAnsi="Vafle VUT" w:cs="Vafle VUT"/>
                <w:b/>
                <w:sz w:val="36"/>
                <w:szCs w:val="36"/>
              </w:rPr>
              <w:br/>
              <w:t>A KOMUNIKAČNÍCH TECHNOLOGIÍ</w:t>
            </w:r>
            <w:r>
              <w:rPr>
                <w:rFonts w:ascii="Times New Roman" w:hAnsi="Times New Roman"/>
                <w:sz w:val="20"/>
              </w:rPr>
              <w:br/>
            </w:r>
            <w:r>
              <w:rPr>
                <w:rFonts w:ascii="Vafle VUT" w:hAnsi="Vafle VUT" w:cs="Vafle VUT"/>
                <w:color w:val="8A8C90"/>
              </w:rPr>
              <w:t>FACULTY OF ELECTRICAL ENGINEERING AND COMMUNICATION</w:t>
            </w:r>
            <w:r>
              <w:rPr>
                <w:rFonts w:ascii="Times New Roman" w:hAnsi="Times New Roman"/>
                <w:sz w:val="20"/>
              </w:rPr>
              <w:br/>
            </w:r>
            <w:r>
              <w:rPr>
                <w:rFonts w:ascii="Times New Roman" w:hAnsi="Times New Roman"/>
                <w:sz w:val="20"/>
              </w:rPr>
              <w:br/>
            </w:r>
            <w:r>
              <w:rPr>
                <w:rFonts w:ascii="Times New Roman" w:hAnsi="Times New Roman"/>
                <w:sz w:val="20"/>
              </w:rPr>
              <w:br/>
            </w:r>
            <w:r w:rsidRPr="00867DA8">
              <w:rPr>
                <w:rFonts w:ascii="Vafle VUT" w:hAnsi="Vafle VUT" w:cs="Vafle VUT"/>
                <w:b/>
                <w:sz w:val="36"/>
                <w:szCs w:val="36"/>
              </w:rPr>
              <w:t>ÚSTAV BIOMEDICÍNSKÉHO INŽENÝRSTVÍ</w:t>
            </w:r>
            <w:r>
              <w:rPr>
                <w:rFonts w:ascii="Times New Roman" w:hAnsi="Times New Roman"/>
                <w:sz w:val="20"/>
              </w:rPr>
              <w:br/>
            </w:r>
            <w:r>
              <w:rPr>
                <w:rFonts w:ascii="Vafle VUT" w:hAnsi="Vafle VUT" w:cs="Vafle VUT"/>
                <w:color w:val="8A8C90"/>
              </w:rPr>
              <w:t>DEPARTMENT OF BIOMEDICAL ENGINEERING</w:t>
            </w:r>
            <w:r>
              <w:rPr>
                <w:rFonts w:ascii="Times New Roman" w:hAnsi="Times New Roman"/>
                <w:sz w:val="20"/>
              </w:rPr>
              <w:br/>
            </w:r>
            <w:r>
              <w:rPr>
                <w:rFonts w:ascii="Times New Roman" w:hAnsi="Times New Roman"/>
                <w:sz w:val="20"/>
              </w:rPr>
              <w:br/>
            </w:r>
          </w:p>
          <w:p w14:paraId="287DC98F" w14:textId="77777777" w:rsidR="00867DA8" w:rsidRDefault="00867DA8" w:rsidP="00867DA8">
            <w:pPr>
              <w:widowControl w:val="0"/>
              <w:spacing w:line="240" w:lineRule="auto"/>
              <w:jc w:val="left"/>
              <w:rPr>
                <w:rFonts w:ascii="Times New Roman" w:hAnsi="Times New Roman"/>
                <w:b/>
                <w:sz w:val="20"/>
              </w:rPr>
            </w:pPr>
          </w:p>
          <w:p w14:paraId="678621FA" w14:textId="296E3311" w:rsidR="00BE4F42" w:rsidRDefault="00BE4F42" w:rsidP="00867DA8">
            <w:pPr>
              <w:widowControl w:val="0"/>
              <w:spacing w:line="240" w:lineRule="auto"/>
              <w:jc w:val="left"/>
              <w:rPr>
                <w:rFonts w:ascii="Times New Roman" w:hAnsi="Times New Roman"/>
                <w:sz w:val="20"/>
              </w:rPr>
            </w:pPr>
            <w:r w:rsidRPr="00867DA8">
              <w:rPr>
                <w:rFonts w:ascii="Times New Roman" w:hAnsi="Times New Roman"/>
                <w:b/>
                <w:sz w:val="20"/>
              </w:rPr>
              <w:br/>
            </w:r>
            <w:r w:rsidRPr="00867DA8">
              <w:rPr>
                <w:rFonts w:ascii="Vafle VUT" w:hAnsi="Vafle VUT" w:cs="Vafle VUT"/>
                <w:b/>
                <w:sz w:val="36"/>
                <w:szCs w:val="36"/>
              </w:rPr>
              <w:t>STANOVENIE PARAMETROV PRE VÝPOČET SRDCOVÉHO VÝDAJA Z DÁT CELOTELOVEJ BIOIMPEDANCIE</w:t>
            </w:r>
            <w:r>
              <w:rPr>
                <w:rFonts w:ascii="Times New Roman" w:hAnsi="Times New Roman"/>
                <w:sz w:val="20"/>
              </w:rPr>
              <w:br/>
            </w:r>
            <w:r>
              <w:rPr>
                <w:rFonts w:ascii="Vafle VUT" w:hAnsi="Vafle VUT" w:cs="Vafle VUT"/>
                <w:color w:val="8A8C90"/>
              </w:rPr>
              <w:t>ASSESSMENT OF PARAMETERS FOR CARDIAC OUTPUT CALCULATION FROM WHOLE BODY IMPEDANCE</w:t>
            </w:r>
            <w:r>
              <w:rPr>
                <w:rFonts w:ascii="Times New Roman" w:hAnsi="Times New Roman"/>
                <w:sz w:val="20"/>
              </w:rPr>
              <w:br/>
            </w:r>
          </w:p>
        </w:tc>
      </w:tr>
      <w:tr w:rsidR="00BE4F42" w14:paraId="6E00C475" w14:textId="77777777" w:rsidTr="00867DA8">
        <w:trPr>
          <w:trHeight w:val="1020"/>
        </w:trPr>
        <w:tc>
          <w:tcPr>
            <w:tcW w:w="8505" w:type="dxa"/>
            <w:gridSpan w:val="2"/>
            <w:tcBorders>
              <w:top w:val="nil"/>
              <w:left w:val="nil"/>
              <w:bottom w:val="nil"/>
              <w:right w:val="nil"/>
            </w:tcBorders>
          </w:tcPr>
          <w:p w14:paraId="67A2DCE2" w14:textId="58BB578D" w:rsidR="00BE4F42" w:rsidRDefault="00867DA8" w:rsidP="00867DA8">
            <w:pPr>
              <w:widowControl w:val="0"/>
              <w:spacing w:line="240" w:lineRule="auto"/>
              <w:jc w:val="left"/>
              <w:rPr>
                <w:rFonts w:ascii="Times New Roman" w:hAnsi="Times New Roman"/>
                <w:sz w:val="20"/>
              </w:rPr>
            </w:pPr>
            <w:r w:rsidRPr="00867DA8">
              <w:rPr>
                <w:rFonts w:ascii="Vafle VUT" w:hAnsi="Vafle VUT" w:cs="Vafle VUT"/>
                <w:b/>
                <w:sz w:val="30"/>
                <w:szCs w:val="30"/>
              </w:rPr>
              <w:t xml:space="preserve">ZKRÁCENÁ VERZE </w:t>
            </w:r>
            <w:r w:rsidR="00BE4F42" w:rsidRPr="00867DA8">
              <w:rPr>
                <w:rFonts w:ascii="Vafle VUT" w:hAnsi="Vafle VUT" w:cs="Vafle VUT"/>
                <w:b/>
                <w:sz w:val="30"/>
                <w:szCs w:val="30"/>
              </w:rPr>
              <w:t>DIZERTAČNÍ PRÁCE</w:t>
            </w:r>
            <w:r w:rsidR="00BE4F42">
              <w:rPr>
                <w:rFonts w:ascii="Times New Roman" w:hAnsi="Times New Roman"/>
                <w:sz w:val="20"/>
              </w:rPr>
              <w:br/>
            </w:r>
            <w:r w:rsidR="00BE4F42">
              <w:rPr>
                <w:rFonts w:ascii="Vafle VUT" w:hAnsi="Vafle VUT" w:cs="Vafle VUT"/>
                <w:color w:val="8A8C90"/>
              </w:rPr>
              <w:t>DOCTORAL THESIS</w:t>
            </w:r>
            <w:r w:rsidR="000C426C">
              <w:rPr>
                <w:rFonts w:ascii="Vafle VUT" w:hAnsi="Vafle VUT" w:cs="Vafle VUT"/>
                <w:color w:val="8A8C90"/>
              </w:rPr>
              <w:t xml:space="preserve"> - PREVIEW</w:t>
            </w:r>
            <w:r w:rsidR="00BE4F42">
              <w:rPr>
                <w:rFonts w:ascii="Times New Roman" w:hAnsi="Times New Roman"/>
                <w:sz w:val="20"/>
              </w:rPr>
              <w:br/>
            </w:r>
          </w:p>
        </w:tc>
      </w:tr>
      <w:tr w:rsidR="00BE4F42" w14:paraId="7F47AF4E" w14:textId="77777777" w:rsidTr="00BE4F42">
        <w:trPr>
          <w:trHeight w:val="1021"/>
        </w:trPr>
        <w:tc>
          <w:tcPr>
            <w:tcW w:w="3686" w:type="dxa"/>
            <w:tcBorders>
              <w:top w:val="nil"/>
              <w:left w:val="nil"/>
              <w:bottom w:val="nil"/>
              <w:right w:val="nil"/>
            </w:tcBorders>
          </w:tcPr>
          <w:p w14:paraId="2E7DAE19" w14:textId="77777777" w:rsidR="00BE4F42" w:rsidRDefault="00BE4F42" w:rsidP="00867DA8">
            <w:pPr>
              <w:widowControl w:val="0"/>
              <w:spacing w:line="240" w:lineRule="auto"/>
              <w:jc w:val="left"/>
              <w:rPr>
                <w:rFonts w:ascii="Times New Roman" w:hAnsi="Times New Roman"/>
                <w:sz w:val="20"/>
              </w:rPr>
            </w:pPr>
            <w:r w:rsidRPr="00867DA8">
              <w:rPr>
                <w:rFonts w:ascii="Vafle VUT" w:hAnsi="Vafle VUT" w:cs="Vafle VUT"/>
                <w:b/>
                <w:sz w:val="30"/>
                <w:szCs w:val="30"/>
              </w:rPr>
              <w:t>AUTOR PRÁCE</w:t>
            </w:r>
            <w:r>
              <w:rPr>
                <w:rFonts w:ascii="Times New Roman" w:hAnsi="Times New Roman"/>
                <w:sz w:val="20"/>
              </w:rPr>
              <w:br/>
            </w:r>
            <w:r>
              <w:rPr>
                <w:rFonts w:ascii="Vafle VUT" w:hAnsi="Vafle VUT" w:cs="Vafle VUT"/>
                <w:color w:val="8A8C90"/>
              </w:rPr>
              <w:t>AUTHOR</w:t>
            </w:r>
            <w:r>
              <w:rPr>
                <w:rFonts w:ascii="Times New Roman" w:hAnsi="Times New Roman"/>
                <w:sz w:val="20"/>
              </w:rPr>
              <w:br/>
            </w:r>
          </w:p>
        </w:tc>
        <w:tc>
          <w:tcPr>
            <w:tcW w:w="4820" w:type="dxa"/>
            <w:tcBorders>
              <w:top w:val="nil"/>
              <w:left w:val="nil"/>
              <w:bottom w:val="nil"/>
              <w:right w:val="nil"/>
            </w:tcBorders>
          </w:tcPr>
          <w:p w14:paraId="268CB6A5" w14:textId="77777777" w:rsidR="00BE4F42" w:rsidRDefault="00BE4F42" w:rsidP="00BE4F42">
            <w:pPr>
              <w:widowControl w:val="0"/>
              <w:spacing w:line="240" w:lineRule="auto"/>
              <w:rPr>
                <w:rFonts w:ascii="Times New Roman" w:hAnsi="Times New Roman"/>
                <w:sz w:val="20"/>
              </w:rPr>
            </w:pPr>
            <w:r>
              <w:rPr>
                <w:rFonts w:ascii="Vafle VUT" w:hAnsi="Vafle VUT" w:cs="Vafle VUT"/>
                <w:sz w:val="30"/>
                <w:szCs w:val="30"/>
              </w:rPr>
              <w:t>Mgr. Peter Langer</w:t>
            </w:r>
          </w:p>
        </w:tc>
      </w:tr>
      <w:tr w:rsidR="00BE4F42" w14:paraId="507C7DC3" w14:textId="77777777" w:rsidTr="00BE4F42">
        <w:trPr>
          <w:trHeight w:val="1418"/>
        </w:trPr>
        <w:tc>
          <w:tcPr>
            <w:tcW w:w="3686" w:type="dxa"/>
            <w:tcBorders>
              <w:top w:val="nil"/>
              <w:left w:val="nil"/>
              <w:bottom w:val="nil"/>
              <w:right w:val="nil"/>
            </w:tcBorders>
          </w:tcPr>
          <w:p w14:paraId="7C1D3B98" w14:textId="77777777" w:rsidR="00BE4F42" w:rsidRDefault="00BE4F42" w:rsidP="00BE4F42">
            <w:pPr>
              <w:widowControl w:val="0"/>
              <w:spacing w:line="240" w:lineRule="auto"/>
              <w:rPr>
                <w:rFonts w:ascii="Times New Roman" w:hAnsi="Times New Roman"/>
                <w:sz w:val="20"/>
              </w:rPr>
            </w:pPr>
            <w:r w:rsidRPr="00867DA8">
              <w:rPr>
                <w:rFonts w:ascii="Vafle VUT" w:hAnsi="Vafle VUT" w:cs="Vafle VUT"/>
                <w:b/>
                <w:sz w:val="30"/>
                <w:szCs w:val="30"/>
              </w:rPr>
              <w:t>ŠKOLITEL</w:t>
            </w:r>
            <w:r>
              <w:rPr>
                <w:rFonts w:ascii="Times New Roman" w:hAnsi="Times New Roman"/>
                <w:sz w:val="20"/>
              </w:rPr>
              <w:br/>
            </w:r>
            <w:r>
              <w:rPr>
                <w:rFonts w:ascii="Vafle VUT" w:hAnsi="Vafle VUT" w:cs="Vafle VUT"/>
                <w:color w:val="8A8C90"/>
              </w:rPr>
              <w:t>SUPERVISOR</w:t>
            </w:r>
            <w:r>
              <w:rPr>
                <w:rFonts w:ascii="Times New Roman" w:hAnsi="Times New Roman"/>
                <w:sz w:val="20"/>
              </w:rPr>
              <w:br/>
            </w:r>
          </w:p>
        </w:tc>
        <w:tc>
          <w:tcPr>
            <w:tcW w:w="4820" w:type="dxa"/>
            <w:tcBorders>
              <w:top w:val="nil"/>
              <w:left w:val="nil"/>
              <w:bottom w:val="nil"/>
              <w:right w:val="nil"/>
            </w:tcBorders>
          </w:tcPr>
          <w:p w14:paraId="08842498" w14:textId="77777777" w:rsidR="00BE4F42" w:rsidRDefault="00BE4F42" w:rsidP="00BE4F42">
            <w:pPr>
              <w:widowControl w:val="0"/>
              <w:spacing w:line="240" w:lineRule="auto"/>
              <w:rPr>
                <w:rFonts w:ascii="Times New Roman" w:hAnsi="Times New Roman"/>
                <w:sz w:val="20"/>
              </w:rPr>
            </w:pPr>
            <w:r>
              <w:rPr>
                <w:rFonts w:ascii="Vafle VUT" w:hAnsi="Vafle VUT" w:cs="Vafle VUT"/>
                <w:sz w:val="30"/>
                <w:szCs w:val="30"/>
              </w:rPr>
              <w:t>Ing. Pavel Jurák, CSc.</w:t>
            </w:r>
          </w:p>
        </w:tc>
      </w:tr>
      <w:tr w:rsidR="00BE4F42" w14:paraId="436E4740" w14:textId="77777777" w:rsidTr="00BE4F42">
        <w:trPr>
          <w:trHeight w:val="284"/>
        </w:trPr>
        <w:tc>
          <w:tcPr>
            <w:tcW w:w="3686" w:type="dxa"/>
            <w:tcBorders>
              <w:top w:val="nil"/>
              <w:left w:val="nil"/>
              <w:bottom w:val="nil"/>
              <w:right w:val="nil"/>
            </w:tcBorders>
          </w:tcPr>
          <w:p w14:paraId="52F17190" w14:textId="77777777" w:rsidR="00BE4F42" w:rsidRPr="00867DA8" w:rsidRDefault="00BE4F42" w:rsidP="00BE4F42">
            <w:pPr>
              <w:widowControl w:val="0"/>
              <w:spacing w:line="240" w:lineRule="auto"/>
              <w:rPr>
                <w:rFonts w:ascii="Times New Roman" w:hAnsi="Times New Roman"/>
                <w:b/>
                <w:sz w:val="20"/>
              </w:rPr>
            </w:pPr>
            <w:r w:rsidRPr="00867DA8">
              <w:rPr>
                <w:rFonts w:ascii="Vafle VUT" w:hAnsi="Vafle VUT" w:cs="Vafle VUT"/>
                <w:b/>
                <w:sz w:val="30"/>
                <w:szCs w:val="30"/>
              </w:rPr>
              <w:t>BRNO 2018</w:t>
            </w:r>
          </w:p>
        </w:tc>
        <w:tc>
          <w:tcPr>
            <w:tcW w:w="4820" w:type="dxa"/>
            <w:tcBorders>
              <w:top w:val="nil"/>
              <w:left w:val="nil"/>
              <w:bottom w:val="nil"/>
              <w:right w:val="nil"/>
            </w:tcBorders>
          </w:tcPr>
          <w:p w14:paraId="139E8558" w14:textId="77777777" w:rsidR="00BE4F42" w:rsidRDefault="00BE4F42" w:rsidP="00BE4F42">
            <w:pPr>
              <w:widowControl w:val="0"/>
              <w:spacing w:line="240" w:lineRule="auto"/>
              <w:rPr>
                <w:rFonts w:ascii="Times New Roman" w:hAnsi="Times New Roman"/>
                <w:sz w:val="20"/>
              </w:rPr>
            </w:pPr>
            <w:r>
              <w:rPr>
                <w:rFonts w:ascii="Times New Roman" w:hAnsi="Times New Roman"/>
                <w:sz w:val="20"/>
              </w:rPr>
              <w:t> </w:t>
            </w:r>
          </w:p>
        </w:tc>
      </w:tr>
    </w:tbl>
    <w:p w14:paraId="5300D24E" w14:textId="77777777" w:rsidR="00BD7167" w:rsidRPr="00630043" w:rsidRDefault="00BD7167" w:rsidP="00BD7167">
      <w:pPr>
        <w:pStyle w:val="Heading1"/>
        <w:numPr>
          <w:ilvl w:val="0"/>
          <w:numId w:val="0"/>
        </w:numPr>
      </w:pPr>
      <w:bookmarkStart w:id="6" w:name="_Toc517301121"/>
      <w:r w:rsidRPr="00630043">
        <w:lastRenderedPageBreak/>
        <w:t>ABSTRAKT</w:t>
      </w:r>
      <w:bookmarkEnd w:id="0"/>
      <w:bookmarkEnd w:id="1"/>
      <w:bookmarkEnd w:id="6"/>
    </w:p>
    <w:p w14:paraId="371EE0C9" w14:textId="465EABC6" w:rsidR="00E97B4A" w:rsidRPr="001D1BAE" w:rsidRDefault="00E97B4A" w:rsidP="00E97B4A">
      <w:bookmarkStart w:id="7" w:name="_Toc509993365"/>
      <w:bookmarkStart w:id="8" w:name="_Toc510359965"/>
      <w:r w:rsidRPr="006352AE">
        <w:rPr>
          <w:b/>
        </w:rPr>
        <w:t xml:space="preserve">ÚVOD: </w:t>
      </w:r>
      <w:r w:rsidRPr="001D1BAE">
        <w:t xml:space="preserve">Tepový objem je dôležitou veličinou pri diagnostike funkcie obehovej sústavy. Výpočet tepového objemu z dát bioimpedancie je metóda neinvazívna, finančne nenáročná a takisto nenáročná na obsluhu, v súčasnosti však </w:t>
      </w:r>
      <w:r>
        <w:t xml:space="preserve">dosahuje </w:t>
      </w:r>
      <w:r w:rsidRPr="001D1BAE">
        <w:t>nízku presnosť pri výpočte absolútnej hodnoty tepového objemu.</w:t>
      </w:r>
      <w:r>
        <w:t xml:space="preserve"> </w:t>
      </w:r>
      <w:r w:rsidRPr="006352AE">
        <w:rPr>
          <w:b/>
        </w:rPr>
        <w:t>Cieľe:</w:t>
      </w:r>
      <w:r w:rsidRPr="001D1BAE">
        <w:t xml:space="preserve"> </w:t>
      </w:r>
      <w:r w:rsidRPr="00E97B4A">
        <w:t>Cieľom tejto práca je analýza vzájomných vzťahov hemodynamických parametrov vypočítaných z dát celotelovej viackanálovej bioimpedancie, krvného tlaku, EKG a srdečných zvukov a s uvážením vzájomných vzťahov prispieť k spresneniu výpočtu srdcového výdaja z bioimpedancie.</w:t>
      </w:r>
      <w:r>
        <w:t xml:space="preserve"> </w:t>
      </w:r>
      <w:r w:rsidRPr="006352AE">
        <w:rPr>
          <w:b/>
        </w:rPr>
        <w:t>Metódy:</w:t>
      </w:r>
      <w:r>
        <w:t xml:space="preserve"> Hemodynamické parametre: tok krvy, rýchlosť pulznej vlny, rozloženie krvy v tele, krvný tlak a ďalšie sú korelované s dýchaním. Je sledovaná sila väzby dýchania na parametre a posun reakcia parametrov na dýchanie. Ďalej je v tejto práci uvedený výpočet srdcového výdaja z impedancie krku a tento výpočet je porovnaný s meraním srdcového výdaja echokardiografiou. Kontinuálnym meraním srdcového výdaja je sledovaná relatívna zmena srdcového výdaja pri fyzickej záťaži. Relatívna zmena je porovnaná so simultánnym meraním echokardiografiou a termodilúciou. </w:t>
      </w:r>
      <w:r w:rsidRPr="006352AE">
        <w:rPr>
          <w:b/>
        </w:rPr>
        <w:t>Výsledky:</w:t>
      </w:r>
      <w:r>
        <w:rPr>
          <w:b/>
        </w:rPr>
        <w:t xml:space="preserve"> </w:t>
      </w:r>
      <w:r>
        <w:t>Táto práca predstavuje nové metódy na analýzu</w:t>
      </w:r>
      <w:r w:rsidRPr="001D1BAE">
        <w:t> vzťahu hemodynamický</w:t>
      </w:r>
      <w:r>
        <w:t>c</w:t>
      </w:r>
      <w:r w:rsidRPr="001D1BAE">
        <w:t xml:space="preserve">h parametrov a ich reakcií na excitáciu srdcovocievneho systému </w:t>
      </w:r>
      <w:r>
        <w:t xml:space="preserve">hlbokým a spontánnym </w:t>
      </w:r>
      <w:r w:rsidRPr="001D1BAE">
        <w:t xml:space="preserve">dýchaním. Prináša takisto informácie o miere variability hemodynamických parametrov a ich vplyve na výpočet tepového objemu. </w:t>
      </w:r>
      <w:del w:id="9" w:author="Pavel Jurak" w:date="2018-06-21T14:01:00Z">
        <w:r w:rsidDel="000006BB">
          <w:delText>N</w:delText>
        </w:r>
        <w:r w:rsidRPr="001D1BAE" w:rsidDel="000006BB">
          <w:delText>ov</w:delText>
        </w:r>
        <w:r w:rsidDel="000006BB">
          <w:delText>á</w:delText>
        </w:r>
        <w:r w:rsidRPr="001D1BAE" w:rsidDel="000006BB">
          <w:delText xml:space="preserve"> </w:delText>
        </w:r>
      </w:del>
      <w:ins w:id="10" w:author="Pavel Jurak" w:date="2018-06-21T14:01:00Z">
        <w:r w:rsidR="000006BB">
          <w:t>M</w:t>
        </w:r>
      </w:ins>
      <w:del w:id="11" w:author="Pavel Jurak" w:date="2018-06-21T14:01:00Z">
        <w:r w:rsidRPr="001D1BAE" w:rsidDel="000006BB">
          <w:delText>m</w:delText>
        </w:r>
      </w:del>
      <w:r w:rsidRPr="001D1BAE">
        <w:t>etód</w:t>
      </w:r>
      <w:r>
        <w:t>a</w:t>
      </w:r>
      <w:r w:rsidRPr="001D1BAE">
        <w:t xml:space="preserve"> na výpočet </w:t>
      </w:r>
      <w:r>
        <w:t>tepového objemu</w:t>
      </w:r>
      <w:r w:rsidRPr="001D1BAE">
        <w:t xml:space="preserve"> z dát impedancie krku</w:t>
      </w:r>
      <w:ins w:id="12" w:author="Pavel Jurak" w:date="2018-06-21T14:29:00Z">
        <w:r w:rsidR="00795444">
          <w:t xml:space="preserve"> v ml </w:t>
        </w:r>
      </w:ins>
      <w:r>
        <w:t xml:space="preserve"> dosahuje lepšiu zhodu s meraním tepového objemu echokardiografiou</w:t>
      </w:r>
      <w:del w:id="13" w:author="Pavel Jurak" w:date="2018-06-21T13:48:00Z">
        <w:r w:rsidDel="004E6D50">
          <w:delText xml:space="preserve"> ( smernica </w:delText>
        </w:r>
        <w:commentRangeStart w:id="14"/>
        <w:r w:rsidDel="004E6D50">
          <w:delText>regresnej</w:delText>
        </w:r>
      </w:del>
      <w:commentRangeEnd w:id="14"/>
      <w:r w:rsidR="004E6D50">
        <w:rPr>
          <w:rStyle w:val="CommentReference"/>
        </w:rPr>
        <w:commentReference w:id="14"/>
      </w:r>
      <w:del w:id="15" w:author="Pavel Jurak" w:date="2018-06-21T13:48:00Z">
        <w:r w:rsidDel="004E6D50">
          <w:delText xml:space="preserve"> priamky = 0,88)</w:delText>
        </w:r>
      </w:del>
      <w:r>
        <w:t>, ako meranie SV z impedancie hrudníka</w:t>
      </w:r>
      <w:del w:id="16" w:author="Pavel Jurak" w:date="2018-06-21T13:48:00Z">
        <w:r w:rsidDel="004E6D50">
          <w:delText xml:space="preserve"> (smernica regresnej priamky = 1,47)</w:delText>
        </w:r>
      </w:del>
      <w:r>
        <w:t>. Navyše je meranie impedancie krku jednoduchšie a nieje tak ovplyvnené dýchaním ako meranie z impednacie hrudníka. Kontinuálne meranie srdcového výdaja bioimpedanciou dosahuje podobné relatívne zmeny ako meranie echokardiografiou.</w:t>
      </w:r>
    </w:p>
    <w:p w14:paraId="0FA96BAC" w14:textId="73FB29CC" w:rsidR="00BD7167" w:rsidRPr="00630043" w:rsidRDefault="00BD7167" w:rsidP="00BD7167">
      <w:pPr>
        <w:pStyle w:val="Heading1"/>
        <w:numPr>
          <w:ilvl w:val="0"/>
          <w:numId w:val="0"/>
        </w:numPr>
        <w:ind w:left="432" w:hanging="432"/>
      </w:pPr>
      <w:bookmarkStart w:id="17" w:name="_Toc517301122"/>
      <w:r w:rsidRPr="00630043">
        <w:lastRenderedPageBreak/>
        <w:t>KĽÚČOVÉ SLOVÁ</w:t>
      </w:r>
      <w:bookmarkEnd w:id="7"/>
      <w:bookmarkEnd w:id="8"/>
      <w:bookmarkEnd w:id="17"/>
    </w:p>
    <w:p w14:paraId="71946B17" w14:textId="4B4D0A14" w:rsidR="00BD7167" w:rsidRPr="00630043" w:rsidRDefault="00BD7167" w:rsidP="00BD7167">
      <w:pPr>
        <w:rPr>
          <w:rFonts w:ascii="Arial" w:hAnsi="Arial" w:cs="Arial"/>
          <w:b/>
          <w:sz w:val="36"/>
          <w:szCs w:val="36"/>
        </w:rPr>
      </w:pPr>
      <w:r w:rsidRPr="00630043">
        <w:t xml:space="preserve">Bioimpedancia, </w:t>
      </w:r>
      <w:r w:rsidR="009076DD">
        <w:t>srdcov</w:t>
      </w:r>
      <w:r w:rsidRPr="00630043">
        <w:t>ý výdaj, tepový objem, hemodynamické parametre</w:t>
      </w:r>
      <w:r w:rsidRPr="00630043">
        <w:rPr>
          <w:rFonts w:ascii="Arial" w:hAnsi="Arial" w:cs="Arial"/>
          <w:b/>
          <w:sz w:val="36"/>
          <w:szCs w:val="36"/>
        </w:rPr>
        <w:br w:type="page"/>
      </w:r>
    </w:p>
    <w:p w14:paraId="65DD47BD" w14:textId="77777777" w:rsidR="00BD7167" w:rsidRPr="00630043" w:rsidRDefault="00BD7167" w:rsidP="00BD7167">
      <w:pPr>
        <w:pStyle w:val="Heading1"/>
        <w:numPr>
          <w:ilvl w:val="0"/>
          <w:numId w:val="0"/>
        </w:numPr>
        <w:ind w:left="432"/>
      </w:pPr>
      <w:bookmarkStart w:id="18" w:name="_Toc509993366"/>
      <w:bookmarkStart w:id="19" w:name="_Toc510359966"/>
      <w:bookmarkStart w:id="20" w:name="_Toc517301123"/>
      <w:r w:rsidRPr="00630043">
        <w:lastRenderedPageBreak/>
        <w:t>ABSTRACT</w:t>
      </w:r>
      <w:bookmarkEnd w:id="18"/>
      <w:bookmarkEnd w:id="19"/>
      <w:bookmarkEnd w:id="20"/>
    </w:p>
    <w:p w14:paraId="75161D8F" w14:textId="77777777" w:rsidR="00BD7167" w:rsidRPr="00630043" w:rsidRDefault="00BD7167" w:rsidP="00BD7167">
      <w:pPr>
        <w:pStyle w:val="Heading1"/>
        <w:numPr>
          <w:ilvl w:val="0"/>
          <w:numId w:val="0"/>
        </w:numPr>
        <w:ind w:left="432"/>
      </w:pPr>
      <w:bookmarkStart w:id="21" w:name="_Toc509993367"/>
      <w:bookmarkStart w:id="22" w:name="_Toc510359967"/>
      <w:bookmarkStart w:id="23" w:name="_Toc517301124"/>
      <w:r w:rsidRPr="00630043">
        <w:t>KEYWORDS</w:t>
      </w:r>
      <w:bookmarkEnd w:id="21"/>
      <w:bookmarkEnd w:id="22"/>
      <w:bookmarkEnd w:id="23"/>
    </w:p>
    <w:p w14:paraId="6C78F979" w14:textId="77777777" w:rsidR="00BD7167" w:rsidRPr="00630043" w:rsidRDefault="00BD7167" w:rsidP="00BD7167"/>
    <w:p w14:paraId="780780FA" w14:textId="77777777" w:rsidR="00BD7167" w:rsidRPr="00630043" w:rsidRDefault="00BD7167" w:rsidP="00BD7167">
      <w:pPr>
        <w:overflowPunct/>
        <w:autoSpaceDE/>
        <w:autoSpaceDN/>
        <w:adjustRightInd/>
        <w:spacing w:line="240" w:lineRule="auto"/>
        <w:textAlignment w:val="auto"/>
      </w:pPr>
      <w:r w:rsidRPr="00630043">
        <w:br w:type="page"/>
      </w:r>
    </w:p>
    <w:p w14:paraId="76487725" w14:textId="2654799F" w:rsidR="00F353C8" w:rsidRDefault="00BD7167" w:rsidP="00F353C8">
      <w:pPr>
        <w:pStyle w:val="Heading1"/>
        <w:numPr>
          <w:ilvl w:val="0"/>
          <w:numId w:val="0"/>
        </w:numPr>
        <w:rPr>
          <w:rFonts w:asciiTheme="minorHAnsi" w:eastAsiaTheme="minorEastAsia" w:hAnsiTheme="minorHAnsi" w:cstheme="minorBidi"/>
          <w:noProof/>
          <w:sz w:val="22"/>
          <w:szCs w:val="22"/>
          <w:lang w:val="cs-CZ"/>
        </w:rPr>
      </w:pPr>
      <w:r w:rsidRPr="00B66FCC">
        <w:rPr>
          <w:szCs w:val="36"/>
        </w:rPr>
        <w:lastRenderedPageBreak/>
        <w:t>Obsah</w:t>
      </w:r>
      <w:r w:rsidRPr="00B66FCC">
        <w:fldChar w:fldCharType="begin"/>
      </w:r>
      <w:r w:rsidRPr="00B66FCC">
        <w:instrText xml:space="preserve"> TOC \o "1-3" \h \z \u </w:instrText>
      </w:r>
      <w:r w:rsidRPr="00B66FCC">
        <w:fldChar w:fldCharType="separate"/>
      </w:r>
    </w:p>
    <w:p w14:paraId="441F44CE" w14:textId="77777777" w:rsidR="00F353C8" w:rsidRDefault="007352BD">
      <w:pPr>
        <w:pStyle w:val="TOC1"/>
        <w:rPr>
          <w:rFonts w:asciiTheme="minorHAnsi" w:eastAsiaTheme="minorEastAsia" w:hAnsiTheme="minorHAnsi" w:cstheme="minorBidi"/>
          <w:b w:val="0"/>
          <w:bCs w:val="0"/>
          <w:sz w:val="22"/>
          <w:szCs w:val="22"/>
          <w:lang w:val="cs-CZ"/>
        </w:rPr>
      </w:pPr>
      <w:hyperlink w:anchor="_Toc517301125" w:history="1">
        <w:r w:rsidR="00F353C8" w:rsidRPr="000F3D21">
          <w:rPr>
            <w:rStyle w:val="Hyperlink"/>
          </w:rPr>
          <w:t>Úvod</w:t>
        </w:r>
        <w:r w:rsidR="00F353C8">
          <w:rPr>
            <w:webHidden/>
          </w:rPr>
          <w:tab/>
        </w:r>
        <w:r w:rsidR="00F353C8">
          <w:rPr>
            <w:webHidden/>
          </w:rPr>
          <w:fldChar w:fldCharType="begin"/>
        </w:r>
        <w:r w:rsidR="00F353C8">
          <w:rPr>
            <w:webHidden/>
          </w:rPr>
          <w:instrText xml:space="preserve"> PAGEREF _Toc517301125 \h </w:instrText>
        </w:r>
        <w:r w:rsidR="00F353C8">
          <w:rPr>
            <w:webHidden/>
          </w:rPr>
        </w:r>
        <w:r w:rsidR="00F353C8">
          <w:rPr>
            <w:webHidden/>
          </w:rPr>
          <w:fldChar w:fldCharType="separate"/>
        </w:r>
        <w:r w:rsidR="00F353C8">
          <w:rPr>
            <w:webHidden/>
          </w:rPr>
          <w:t>1</w:t>
        </w:r>
        <w:r w:rsidR="00F353C8">
          <w:rPr>
            <w:webHidden/>
          </w:rPr>
          <w:fldChar w:fldCharType="end"/>
        </w:r>
      </w:hyperlink>
    </w:p>
    <w:p w14:paraId="7E9F6840" w14:textId="77777777" w:rsidR="00F353C8" w:rsidRDefault="007352BD">
      <w:pPr>
        <w:pStyle w:val="TOC1"/>
        <w:rPr>
          <w:rFonts w:asciiTheme="minorHAnsi" w:eastAsiaTheme="minorEastAsia" w:hAnsiTheme="minorHAnsi" w:cstheme="minorBidi"/>
          <w:b w:val="0"/>
          <w:bCs w:val="0"/>
          <w:sz w:val="22"/>
          <w:szCs w:val="22"/>
          <w:lang w:val="cs-CZ"/>
        </w:rPr>
      </w:pPr>
      <w:hyperlink w:anchor="_Toc517301126" w:history="1">
        <w:r w:rsidR="00F353C8" w:rsidRPr="000F3D21">
          <w:rPr>
            <w:rStyle w:val="Hyperlink"/>
          </w:rPr>
          <w:t>1</w:t>
        </w:r>
        <w:r w:rsidR="00F353C8">
          <w:rPr>
            <w:rFonts w:asciiTheme="minorHAnsi" w:eastAsiaTheme="minorEastAsia" w:hAnsiTheme="minorHAnsi" w:cstheme="minorBidi"/>
            <w:b w:val="0"/>
            <w:bCs w:val="0"/>
            <w:sz w:val="22"/>
            <w:szCs w:val="22"/>
            <w:lang w:val="cs-CZ"/>
          </w:rPr>
          <w:tab/>
        </w:r>
        <w:r w:rsidR="00F353C8" w:rsidRPr="000F3D21">
          <w:rPr>
            <w:rStyle w:val="Hyperlink"/>
          </w:rPr>
          <w:t>Teoretická časť</w:t>
        </w:r>
        <w:r w:rsidR="00F353C8">
          <w:rPr>
            <w:webHidden/>
          </w:rPr>
          <w:tab/>
        </w:r>
        <w:r w:rsidR="00F353C8">
          <w:rPr>
            <w:webHidden/>
          </w:rPr>
          <w:fldChar w:fldCharType="begin"/>
        </w:r>
        <w:r w:rsidR="00F353C8">
          <w:rPr>
            <w:webHidden/>
          </w:rPr>
          <w:instrText xml:space="preserve"> PAGEREF _Toc517301126 \h </w:instrText>
        </w:r>
        <w:r w:rsidR="00F353C8">
          <w:rPr>
            <w:webHidden/>
          </w:rPr>
        </w:r>
        <w:r w:rsidR="00F353C8">
          <w:rPr>
            <w:webHidden/>
          </w:rPr>
          <w:fldChar w:fldCharType="separate"/>
        </w:r>
        <w:r w:rsidR="00F353C8">
          <w:rPr>
            <w:webHidden/>
          </w:rPr>
          <w:t>2</w:t>
        </w:r>
        <w:r w:rsidR="00F353C8">
          <w:rPr>
            <w:webHidden/>
          </w:rPr>
          <w:fldChar w:fldCharType="end"/>
        </w:r>
      </w:hyperlink>
    </w:p>
    <w:p w14:paraId="446F6226" w14:textId="77777777" w:rsidR="00F353C8" w:rsidRDefault="007352BD">
      <w:pPr>
        <w:pStyle w:val="TOC2"/>
        <w:rPr>
          <w:rFonts w:asciiTheme="minorHAnsi" w:eastAsiaTheme="minorEastAsia" w:hAnsiTheme="minorHAnsi" w:cstheme="minorBidi"/>
          <w:noProof/>
          <w:sz w:val="22"/>
          <w:szCs w:val="22"/>
          <w:lang w:val="cs-CZ"/>
        </w:rPr>
      </w:pPr>
      <w:hyperlink w:anchor="_Toc517301127" w:history="1">
        <w:r w:rsidR="00F353C8" w:rsidRPr="000F3D21">
          <w:rPr>
            <w:rStyle w:val="Hyperlink"/>
            <w:noProof/>
          </w:rPr>
          <w:t>1.1</w:t>
        </w:r>
        <w:r w:rsidR="00F353C8">
          <w:rPr>
            <w:rFonts w:asciiTheme="minorHAnsi" w:eastAsiaTheme="minorEastAsia" w:hAnsiTheme="minorHAnsi" w:cstheme="minorBidi"/>
            <w:noProof/>
            <w:sz w:val="22"/>
            <w:szCs w:val="22"/>
            <w:lang w:val="cs-CZ"/>
          </w:rPr>
          <w:tab/>
        </w:r>
        <w:r w:rsidR="00F353C8" w:rsidRPr="000F3D21">
          <w:rPr>
            <w:rStyle w:val="Hyperlink"/>
            <w:noProof/>
          </w:rPr>
          <w:t>Spôsoby merania srdcového výdaja – CO</w:t>
        </w:r>
        <w:r w:rsidR="00F353C8">
          <w:rPr>
            <w:noProof/>
            <w:webHidden/>
          </w:rPr>
          <w:tab/>
        </w:r>
        <w:r w:rsidR="00F353C8">
          <w:rPr>
            <w:noProof/>
            <w:webHidden/>
          </w:rPr>
          <w:fldChar w:fldCharType="begin"/>
        </w:r>
        <w:r w:rsidR="00F353C8">
          <w:rPr>
            <w:noProof/>
            <w:webHidden/>
          </w:rPr>
          <w:instrText xml:space="preserve"> PAGEREF _Toc517301127 \h </w:instrText>
        </w:r>
        <w:r w:rsidR="00F353C8">
          <w:rPr>
            <w:noProof/>
            <w:webHidden/>
          </w:rPr>
        </w:r>
        <w:r w:rsidR="00F353C8">
          <w:rPr>
            <w:noProof/>
            <w:webHidden/>
          </w:rPr>
          <w:fldChar w:fldCharType="separate"/>
        </w:r>
        <w:r w:rsidR="00F353C8">
          <w:rPr>
            <w:noProof/>
            <w:webHidden/>
          </w:rPr>
          <w:t>2</w:t>
        </w:r>
        <w:r w:rsidR="00F353C8">
          <w:rPr>
            <w:noProof/>
            <w:webHidden/>
          </w:rPr>
          <w:fldChar w:fldCharType="end"/>
        </w:r>
      </w:hyperlink>
    </w:p>
    <w:p w14:paraId="0015323C" w14:textId="77777777" w:rsidR="00F353C8" w:rsidRDefault="007352BD">
      <w:pPr>
        <w:pStyle w:val="TOC3"/>
        <w:rPr>
          <w:rFonts w:asciiTheme="minorHAnsi" w:eastAsiaTheme="minorEastAsia" w:hAnsiTheme="minorHAnsi" w:cstheme="minorBidi"/>
          <w:noProof/>
          <w:sz w:val="22"/>
          <w:szCs w:val="22"/>
          <w:lang w:val="cs-CZ"/>
        </w:rPr>
      </w:pPr>
      <w:hyperlink w:anchor="_Toc517301128" w:history="1">
        <w:r w:rsidR="00F353C8" w:rsidRPr="000F3D21">
          <w:rPr>
            <w:rStyle w:val="Hyperlink"/>
            <w:noProof/>
          </w:rPr>
          <w:t>1.1.1</w:t>
        </w:r>
        <w:r w:rsidR="00F353C8">
          <w:rPr>
            <w:rFonts w:asciiTheme="minorHAnsi" w:eastAsiaTheme="minorEastAsia" w:hAnsiTheme="minorHAnsi" w:cstheme="minorBidi"/>
            <w:noProof/>
            <w:sz w:val="22"/>
            <w:szCs w:val="22"/>
            <w:lang w:val="cs-CZ"/>
          </w:rPr>
          <w:tab/>
        </w:r>
        <w:r w:rsidR="00F353C8" w:rsidRPr="000F3D21">
          <w:rPr>
            <w:rStyle w:val="Hyperlink"/>
            <w:noProof/>
          </w:rPr>
          <w:t>Invazívne</w:t>
        </w:r>
        <w:r w:rsidR="00F353C8">
          <w:rPr>
            <w:noProof/>
            <w:webHidden/>
          </w:rPr>
          <w:tab/>
        </w:r>
        <w:r w:rsidR="00F353C8">
          <w:rPr>
            <w:noProof/>
            <w:webHidden/>
          </w:rPr>
          <w:fldChar w:fldCharType="begin"/>
        </w:r>
        <w:r w:rsidR="00F353C8">
          <w:rPr>
            <w:noProof/>
            <w:webHidden/>
          </w:rPr>
          <w:instrText xml:space="preserve"> PAGEREF _Toc517301128 \h </w:instrText>
        </w:r>
        <w:r w:rsidR="00F353C8">
          <w:rPr>
            <w:noProof/>
            <w:webHidden/>
          </w:rPr>
        </w:r>
        <w:r w:rsidR="00F353C8">
          <w:rPr>
            <w:noProof/>
            <w:webHidden/>
          </w:rPr>
          <w:fldChar w:fldCharType="separate"/>
        </w:r>
        <w:r w:rsidR="00F353C8">
          <w:rPr>
            <w:noProof/>
            <w:webHidden/>
          </w:rPr>
          <w:t>2</w:t>
        </w:r>
        <w:r w:rsidR="00F353C8">
          <w:rPr>
            <w:noProof/>
            <w:webHidden/>
          </w:rPr>
          <w:fldChar w:fldCharType="end"/>
        </w:r>
      </w:hyperlink>
    </w:p>
    <w:p w14:paraId="4834E6E3" w14:textId="77777777" w:rsidR="00F353C8" w:rsidRDefault="007352BD">
      <w:pPr>
        <w:pStyle w:val="TOC3"/>
        <w:rPr>
          <w:rFonts w:asciiTheme="minorHAnsi" w:eastAsiaTheme="minorEastAsia" w:hAnsiTheme="minorHAnsi" w:cstheme="minorBidi"/>
          <w:noProof/>
          <w:sz w:val="22"/>
          <w:szCs w:val="22"/>
          <w:lang w:val="cs-CZ"/>
        </w:rPr>
      </w:pPr>
      <w:hyperlink w:anchor="_Toc517301129" w:history="1">
        <w:r w:rsidR="00F353C8" w:rsidRPr="000F3D21">
          <w:rPr>
            <w:rStyle w:val="Hyperlink"/>
            <w:noProof/>
          </w:rPr>
          <w:t>1.1.2</w:t>
        </w:r>
        <w:r w:rsidR="00F353C8">
          <w:rPr>
            <w:rFonts w:asciiTheme="minorHAnsi" w:eastAsiaTheme="minorEastAsia" w:hAnsiTheme="minorHAnsi" w:cstheme="minorBidi"/>
            <w:noProof/>
            <w:sz w:val="22"/>
            <w:szCs w:val="22"/>
            <w:lang w:val="cs-CZ"/>
          </w:rPr>
          <w:tab/>
        </w:r>
        <w:r w:rsidR="00F353C8" w:rsidRPr="000F3D21">
          <w:rPr>
            <w:rStyle w:val="Hyperlink"/>
            <w:noProof/>
          </w:rPr>
          <w:t>Neinvazívne</w:t>
        </w:r>
        <w:r w:rsidR="00F353C8">
          <w:rPr>
            <w:noProof/>
            <w:webHidden/>
          </w:rPr>
          <w:tab/>
        </w:r>
        <w:r w:rsidR="00F353C8">
          <w:rPr>
            <w:noProof/>
            <w:webHidden/>
          </w:rPr>
          <w:fldChar w:fldCharType="begin"/>
        </w:r>
        <w:r w:rsidR="00F353C8">
          <w:rPr>
            <w:noProof/>
            <w:webHidden/>
          </w:rPr>
          <w:instrText xml:space="preserve"> PAGEREF _Toc517301129 \h </w:instrText>
        </w:r>
        <w:r w:rsidR="00F353C8">
          <w:rPr>
            <w:noProof/>
            <w:webHidden/>
          </w:rPr>
        </w:r>
        <w:r w:rsidR="00F353C8">
          <w:rPr>
            <w:noProof/>
            <w:webHidden/>
          </w:rPr>
          <w:fldChar w:fldCharType="separate"/>
        </w:r>
        <w:r w:rsidR="00F353C8">
          <w:rPr>
            <w:noProof/>
            <w:webHidden/>
          </w:rPr>
          <w:t>2</w:t>
        </w:r>
        <w:r w:rsidR="00F353C8">
          <w:rPr>
            <w:noProof/>
            <w:webHidden/>
          </w:rPr>
          <w:fldChar w:fldCharType="end"/>
        </w:r>
      </w:hyperlink>
    </w:p>
    <w:p w14:paraId="308A6A0F" w14:textId="77777777" w:rsidR="00F353C8" w:rsidRDefault="007352BD">
      <w:pPr>
        <w:pStyle w:val="TOC2"/>
        <w:rPr>
          <w:rFonts w:asciiTheme="minorHAnsi" w:eastAsiaTheme="minorEastAsia" w:hAnsiTheme="minorHAnsi" w:cstheme="minorBidi"/>
          <w:noProof/>
          <w:sz w:val="22"/>
          <w:szCs w:val="22"/>
          <w:lang w:val="cs-CZ"/>
        </w:rPr>
      </w:pPr>
      <w:hyperlink w:anchor="_Toc517301130" w:history="1">
        <w:r w:rsidR="00F353C8" w:rsidRPr="000F3D21">
          <w:rPr>
            <w:rStyle w:val="Hyperlink"/>
            <w:noProof/>
          </w:rPr>
          <w:t>1.2</w:t>
        </w:r>
        <w:r w:rsidR="00F353C8">
          <w:rPr>
            <w:rFonts w:asciiTheme="minorHAnsi" w:eastAsiaTheme="minorEastAsia" w:hAnsiTheme="minorHAnsi" w:cstheme="minorBidi"/>
            <w:noProof/>
            <w:sz w:val="22"/>
            <w:szCs w:val="22"/>
            <w:lang w:val="cs-CZ"/>
          </w:rPr>
          <w:tab/>
        </w:r>
        <w:r w:rsidR="00F353C8" w:rsidRPr="000F3D21">
          <w:rPr>
            <w:rStyle w:val="Hyperlink"/>
            <w:noProof/>
          </w:rPr>
          <w:t>Impedančná kardiografia</w:t>
        </w:r>
        <w:r w:rsidR="00F353C8">
          <w:rPr>
            <w:noProof/>
            <w:webHidden/>
          </w:rPr>
          <w:tab/>
        </w:r>
        <w:r w:rsidR="00F353C8">
          <w:rPr>
            <w:noProof/>
            <w:webHidden/>
          </w:rPr>
          <w:fldChar w:fldCharType="begin"/>
        </w:r>
        <w:r w:rsidR="00F353C8">
          <w:rPr>
            <w:noProof/>
            <w:webHidden/>
          </w:rPr>
          <w:instrText xml:space="preserve"> PAGEREF _Toc517301130 \h </w:instrText>
        </w:r>
        <w:r w:rsidR="00F353C8">
          <w:rPr>
            <w:noProof/>
            <w:webHidden/>
          </w:rPr>
        </w:r>
        <w:r w:rsidR="00F353C8">
          <w:rPr>
            <w:noProof/>
            <w:webHidden/>
          </w:rPr>
          <w:fldChar w:fldCharType="separate"/>
        </w:r>
        <w:r w:rsidR="00F353C8">
          <w:rPr>
            <w:noProof/>
            <w:webHidden/>
          </w:rPr>
          <w:t>3</w:t>
        </w:r>
        <w:r w:rsidR="00F353C8">
          <w:rPr>
            <w:noProof/>
            <w:webHidden/>
          </w:rPr>
          <w:fldChar w:fldCharType="end"/>
        </w:r>
      </w:hyperlink>
    </w:p>
    <w:p w14:paraId="49138F86" w14:textId="77777777" w:rsidR="00F353C8" w:rsidRDefault="007352BD">
      <w:pPr>
        <w:pStyle w:val="TOC2"/>
        <w:rPr>
          <w:rFonts w:asciiTheme="minorHAnsi" w:eastAsiaTheme="minorEastAsia" w:hAnsiTheme="minorHAnsi" w:cstheme="minorBidi"/>
          <w:noProof/>
          <w:sz w:val="22"/>
          <w:szCs w:val="22"/>
          <w:lang w:val="cs-CZ"/>
        </w:rPr>
      </w:pPr>
      <w:hyperlink w:anchor="_Toc517301131" w:history="1">
        <w:r w:rsidR="00F353C8" w:rsidRPr="000F3D21">
          <w:rPr>
            <w:rStyle w:val="Hyperlink"/>
            <w:noProof/>
          </w:rPr>
          <w:t>1.3</w:t>
        </w:r>
        <w:r w:rsidR="00F353C8">
          <w:rPr>
            <w:rFonts w:asciiTheme="minorHAnsi" w:eastAsiaTheme="minorEastAsia" w:hAnsiTheme="minorHAnsi" w:cstheme="minorBidi"/>
            <w:noProof/>
            <w:sz w:val="22"/>
            <w:szCs w:val="22"/>
            <w:lang w:val="cs-CZ"/>
          </w:rPr>
          <w:tab/>
        </w:r>
        <w:r w:rsidR="00F353C8" w:rsidRPr="000F3D21">
          <w:rPr>
            <w:rStyle w:val="Hyperlink"/>
            <w:noProof/>
          </w:rPr>
          <w:t>Výpočet SV</w:t>
        </w:r>
        <w:r w:rsidR="00F353C8">
          <w:rPr>
            <w:noProof/>
            <w:webHidden/>
          </w:rPr>
          <w:tab/>
        </w:r>
        <w:r w:rsidR="00F353C8">
          <w:rPr>
            <w:noProof/>
            <w:webHidden/>
          </w:rPr>
          <w:fldChar w:fldCharType="begin"/>
        </w:r>
        <w:r w:rsidR="00F353C8">
          <w:rPr>
            <w:noProof/>
            <w:webHidden/>
          </w:rPr>
          <w:instrText xml:space="preserve"> PAGEREF _Toc517301131 \h </w:instrText>
        </w:r>
        <w:r w:rsidR="00F353C8">
          <w:rPr>
            <w:noProof/>
            <w:webHidden/>
          </w:rPr>
        </w:r>
        <w:r w:rsidR="00F353C8">
          <w:rPr>
            <w:noProof/>
            <w:webHidden/>
          </w:rPr>
          <w:fldChar w:fldCharType="separate"/>
        </w:r>
        <w:r w:rsidR="00F353C8">
          <w:rPr>
            <w:noProof/>
            <w:webHidden/>
          </w:rPr>
          <w:t>6</w:t>
        </w:r>
        <w:r w:rsidR="00F353C8">
          <w:rPr>
            <w:noProof/>
            <w:webHidden/>
          </w:rPr>
          <w:fldChar w:fldCharType="end"/>
        </w:r>
      </w:hyperlink>
    </w:p>
    <w:p w14:paraId="0E75EBDD" w14:textId="77777777" w:rsidR="00F353C8" w:rsidRDefault="007352BD">
      <w:pPr>
        <w:pStyle w:val="TOC2"/>
        <w:rPr>
          <w:rFonts w:asciiTheme="minorHAnsi" w:eastAsiaTheme="minorEastAsia" w:hAnsiTheme="minorHAnsi" w:cstheme="minorBidi"/>
          <w:noProof/>
          <w:sz w:val="22"/>
          <w:szCs w:val="22"/>
          <w:lang w:val="cs-CZ"/>
        </w:rPr>
      </w:pPr>
      <w:hyperlink w:anchor="_Toc517301132" w:history="1">
        <w:r w:rsidR="00F353C8" w:rsidRPr="000F3D21">
          <w:rPr>
            <w:rStyle w:val="Hyperlink"/>
            <w:noProof/>
          </w:rPr>
          <w:t>1.4</w:t>
        </w:r>
        <w:r w:rsidR="00F353C8">
          <w:rPr>
            <w:rFonts w:asciiTheme="minorHAnsi" w:eastAsiaTheme="minorEastAsia" w:hAnsiTheme="minorHAnsi" w:cstheme="minorBidi"/>
            <w:noProof/>
            <w:sz w:val="22"/>
            <w:szCs w:val="22"/>
            <w:lang w:val="cs-CZ"/>
          </w:rPr>
          <w:tab/>
        </w:r>
        <w:r w:rsidR="00F353C8" w:rsidRPr="000F3D21">
          <w:rPr>
            <w:rStyle w:val="Hyperlink"/>
            <w:noProof/>
          </w:rPr>
          <w:t>Parametre výpočtu SV</w:t>
        </w:r>
        <w:r w:rsidR="00F353C8">
          <w:rPr>
            <w:noProof/>
            <w:webHidden/>
          </w:rPr>
          <w:tab/>
        </w:r>
        <w:r w:rsidR="00F353C8">
          <w:rPr>
            <w:noProof/>
            <w:webHidden/>
          </w:rPr>
          <w:fldChar w:fldCharType="begin"/>
        </w:r>
        <w:r w:rsidR="00F353C8">
          <w:rPr>
            <w:noProof/>
            <w:webHidden/>
          </w:rPr>
          <w:instrText xml:space="preserve"> PAGEREF _Toc517301132 \h </w:instrText>
        </w:r>
        <w:r w:rsidR="00F353C8">
          <w:rPr>
            <w:noProof/>
            <w:webHidden/>
          </w:rPr>
        </w:r>
        <w:r w:rsidR="00F353C8">
          <w:rPr>
            <w:noProof/>
            <w:webHidden/>
          </w:rPr>
          <w:fldChar w:fldCharType="separate"/>
        </w:r>
        <w:r w:rsidR="00F353C8">
          <w:rPr>
            <w:noProof/>
            <w:webHidden/>
          </w:rPr>
          <w:t>7</w:t>
        </w:r>
        <w:r w:rsidR="00F353C8">
          <w:rPr>
            <w:noProof/>
            <w:webHidden/>
          </w:rPr>
          <w:fldChar w:fldCharType="end"/>
        </w:r>
      </w:hyperlink>
    </w:p>
    <w:p w14:paraId="5CE62B24" w14:textId="77777777" w:rsidR="00F353C8" w:rsidRDefault="007352BD">
      <w:pPr>
        <w:pStyle w:val="TOC3"/>
        <w:rPr>
          <w:rFonts w:asciiTheme="minorHAnsi" w:eastAsiaTheme="minorEastAsia" w:hAnsiTheme="minorHAnsi" w:cstheme="minorBidi"/>
          <w:noProof/>
          <w:sz w:val="22"/>
          <w:szCs w:val="22"/>
          <w:lang w:val="cs-CZ"/>
        </w:rPr>
      </w:pPr>
      <w:hyperlink w:anchor="_Toc517301133" w:history="1">
        <w:r w:rsidR="00F353C8" w:rsidRPr="000F3D21">
          <w:rPr>
            <w:rStyle w:val="Hyperlink"/>
            <w:noProof/>
          </w:rPr>
          <w:t>1.4.1</w:t>
        </w:r>
        <w:r w:rsidR="00F353C8">
          <w:rPr>
            <w:rFonts w:asciiTheme="minorHAnsi" w:eastAsiaTheme="minorEastAsia" w:hAnsiTheme="minorHAnsi" w:cstheme="minorBidi"/>
            <w:noProof/>
            <w:sz w:val="22"/>
            <w:szCs w:val="22"/>
            <w:lang w:val="cs-CZ"/>
          </w:rPr>
          <w:tab/>
        </w:r>
        <w:r w:rsidR="00F353C8" w:rsidRPr="000F3D21">
          <w:rPr>
            <w:rStyle w:val="Hyperlink"/>
            <w:noProof/>
          </w:rPr>
          <w:t xml:space="preserve">Maximum derivovaného impedančného signálu </w:t>
        </w:r>
        <m:oMath>
          <m:r>
            <m:rPr>
              <m:sty m:val="p"/>
            </m:rPr>
            <w:rPr>
              <w:rStyle w:val="Hyperlink"/>
              <w:rFonts w:ascii="Cambria Math" w:hAnsi="Cambria Math"/>
              <w:noProof/>
            </w:rPr>
            <m:t>-</m:t>
          </m:r>
          <m:r>
            <m:rPr>
              <m:sty m:val="bi"/>
            </m:rPr>
            <w:rPr>
              <w:rStyle w:val="Hyperlink"/>
              <w:rFonts w:ascii="Cambria Math" w:hAnsi="Cambria Math"/>
              <w:noProof/>
            </w:rPr>
            <m:t>dZ</m:t>
          </m:r>
          <m:r>
            <m:rPr>
              <m:sty m:val="p"/>
            </m:rPr>
            <w:rPr>
              <w:rStyle w:val="Hyperlink"/>
              <w:rFonts w:ascii="Cambria Math" w:hAnsi="Cambria Math"/>
              <w:noProof/>
            </w:rPr>
            <m:t>/</m:t>
          </m:r>
          <m:r>
            <m:rPr>
              <m:sty m:val="bi"/>
            </m:rPr>
            <w:rPr>
              <w:rStyle w:val="Hyperlink"/>
              <w:rFonts w:ascii="Cambria Math" w:hAnsi="Cambria Math"/>
              <w:noProof/>
            </w:rPr>
            <m:t>dtmax</m:t>
          </m:r>
        </m:oMath>
        <w:r w:rsidR="00F353C8">
          <w:rPr>
            <w:noProof/>
            <w:webHidden/>
          </w:rPr>
          <w:tab/>
        </w:r>
        <w:r w:rsidR="00F353C8">
          <w:rPr>
            <w:noProof/>
            <w:webHidden/>
          </w:rPr>
          <w:fldChar w:fldCharType="begin"/>
        </w:r>
        <w:r w:rsidR="00F353C8">
          <w:rPr>
            <w:noProof/>
            <w:webHidden/>
          </w:rPr>
          <w:instrText xml:space="preserve"> PAGEREF _Toc517301133 \h </w:instrText>
        </w:r>
        <w:r w:rsidR="00F353C8">
          <w:rPr>
            <w:noProof/>
            <w:webHidden/>
          </w:rPr>
        </w:r>
        <w:r w:rsidR="00F353C8">
          <w:rPr>
            <w:noProof/>
            <w:webHidden/>
          </w:rPr>
          <w:fldChar w:fldCharType="separate"/>
        </w:r>
        <w:r w:rsidR="00F353C8">
          <w:rPr>
            <w:noProof/>
            <w:webHidden/>
          </w:rPr>
          <w:t>7</w:t>
        </w:r>
        <w:r w:rsidR="00F353C8">
          <w:rPr>
            <w:noProof/>
            <w:webHidden/>
          </w:rPr>
          <w:fldChar w:fldCharType="end"/>
        </w:r>
      </w:hyperlink>
    </w:p>
    <w:p w14:paraId="0511E437" w14:textId="77777777" w:rsidR="00F353C8" w:rsidRDefault="007352BD">
      <w:pPr>
        <w:pStyle w:val="TOC2"/>
        <w:rPr>
          <w:rFonts w:asciiTheme="minorHAnsi" w:eastAsiaTheme="minorEastAsia" w:hAnsiTheme="minorHAnsi" w:cstheme="minorBidi"/>
          <w:noProof/>
          <w:sz w:val="22"/>
          <w:szCs w:val="22"/>
          <w:lang w:val="cs-CZ"/>
        </w:rPr>
      </w:pPr>
      <w:hyperlink w:anchor="_Toc517301134" w:history="1">
        <w:r w:rsidR="00F353C8" w:rsidRPr="000F3D21">
          <w:rPr>
            <w:rStyle w:val="Hyperlink"/>
            <w:noProof/>
          </w:rPr>
          <w:t>1.1</w:t>
        </w:r>
        <w:r w:rsidR="00F353C8">
          <w:rPr>
            <w:rFonts w:asciiTheme="minorHAnsi" w:eastAsiaTheme="minorEastAsia" w:hAnsiTheme="minorHAnsi" w:cstheme="minorBidi"/>
            <w:noProof/>
            <w:sz w:val="22"/>
            <w:szCs w:val="22"/>
            <w:lang w:val="cs-CZ"/>
          </w:rPr>
          <w:tab/>
        </w:r>
        <w:r w:rsidR="00F353C8" w:rsidRPr="000F3D21">
          <w:rPr>
            <w:rStyle w:val="Hyperlink"/>
            <w:noProof/>
          </w:rPr>
          <w:t>Stanovenie parametrov zo srdcových zvukov (HS)</w:t>
        </w:r>
        <w:r w:rsidR="00F353C8">
          <w:rPr>
            <w:noProof/>
            <w:webHidden/>
          </w:rPr>
          <w:tab/>
        </w:r>
        <w:r w:rsidR="00F353C8">
          <w:rPr>
            <w:noProof/>
            <w:webHidden/>
          </w:rPr>
          <w:fldChar w:fldCharType="begin"/>
        </w:r>
        <w:r w:rsidR="00F353C8">
          <w:rPr>
            <w:noProof/>
            <w:webHidden/>
          </w:rPr>
          <w:instrText xml:space="preserve"> PAGEREF _Toc517301134 \h </w:instrText>
        </w:r>
        <w:r w:rsidR="00F353C8">
          <w:rPr>
            <w:noProof/>
            <w:webHidden/>
          </w:rPr>
        </w:r>
        <w:r w:rsidR="00F353C8">
          <w:rPr>
            <w:noProof/>
            <w:webHidden/>
          </w:rPr>
          <w:fldChar w:fldCharType="separate"/>
        </w:r>
        <w:r w:rsidR="00F353C8">
          <w:rPr>
            <w:noProof/>
            <w:webHidden/>
          </w:rPr>
          <w:t>8</w:t>
        </w:r>
        <w:r w:rsidR="00F353C8">
          <w:rPr>
            <w:noProof/>
            <w:webHidden/>
          </w:rPr>
          <w:fldChar w:fldCharType="end"/>
        </w:r>
      </w:hyperlink>
    </w:p>
    <w:p w14:paraId="1A6CC72F" w14:textId="77777777" w:rsidR="00F353C8" w:rsidRDefault="007352BD">
      <w:pPr>
        <w:pStyle w:val="TOC3"/>
        <w:rPr>
          <w:rFonts w:asciiTheme="minorHAnsi" w:eastAsiaTheme="minorEastAsia" w:hAnsiTheme="minorHAnsi" w:cstheme="minorBidi"/>
          <w:noProof/>
          <w:sz w:val="22"/>
          <w:szCs w:val="22"/>
          <w:lang w:val="cs-CZ"/>
        </w:rPr>
      </w:pPr>
      <w:hyperlink w:anchor="_Toc517301135" w:history="1">
        <w:r w:rsidR="00F353C8" w:rsidRPr="000F3D21">
          <w:rPr>
            <w:rStyle w:val="Hyperlink"/>
            <w:noProof/>
          </w:rPr>
          <w:t>1.1.1</w:t>
        </w:r>
        <w:r w:rsidR="00F353C8">
          <w:rPr>
            <w:rFonts w:asciiTheme="minorHAnsi" w:eastAsiaTheme="minorEastAsia" w:hAnsiTheme="minorHAnsi" w:cstheme="minorBidi"/>
            <w:noProof/>
            <w:sz w:val="22"/>
            <w:szCs w:val="22"/>
            <w:lang w:val="cs-CZ"/>
          </w:rPr>
          <w:tab/>
        </w:r>
        <w:r w:rsidR="00F353C8" w:rsidRPr="000F3D21">
          <w:rPr>
            <w:rStyle w:val="Hyperlink"/>
            <w:noProof/>
          </w:rPr>
          <w:t>S1S2 interval - odhad počiatku systoly</w:t>
        </w:r>
        <w:r w:rsidR="00F353C8">
          <w:rPr>
            <w:noProof/>
            <w:webHidden/>
          </w:rPr>
          <w:tab/>
        </w:r>
        <w:r w:rsidR="00F353C8">
          <w:rPr>
            <w:noProof/>
            <w:webHidden/>
          </w:rPr>
          <w:fldChar w:fldCharType="begin"/>
        </w:r>
        <w:r w:rsidR="00F353C8">
          <w:rPr>
            <w:noProof/>
            <w:webHidden/>
          </w:rPr>
          <w:instrText xml:space="preserve"> PAGEREF _Toc517301135 \h </w:instrText>
        </w:r>
        <w:r w:rsidR="00F353C8">
          <w:rPr>
            <w:noProof/>
            <w:webHidden/>
          </w:rPr>
        </w:r>
        <w:r w:rsidR="00F353C8">
          <w:rPr>
            <w:noProof/>
            <w:webHidden/>
          </w:rPr>
          <w:fldChar w:fldCharType="separate"/>
        </w:r>
        <w:r w:rsidR="00F353C8">
          <w:rPr>
            <w:noProof/>
            <w:webHidden/>
          </w:rPr>
          <w:t>8</w:t>
        </w:r>
        <w:r w:rsidR="00F353C8">
          <w:rPr>
            <w:noProof/>
            <w:webHidden/>
          </w:rPr>
          <w:fldChar w:fldCharType="end"/>
        </w:r>
      </w:hyperlink>
    </w:p>
    <w:p w14:paraId="5A220833" w14:textId="77777777" w:rsidR="00F353C8" w:rsidRDefault="007352BD">
      <w:pPr>
        <w:pStyle w:val="TOC3"/>
        <w:rPr>
          <w:rFonts w:asciiTheme="minorHAnsi" w:eastAsiaTheme="minorEastAsia" w:hAnsiTheme="minorHAnsi" w:cstheme="minorBidi"/>
          <w:noProof/>
          <w:sz w:val="22"/>
          <w:szCs w:val="22"/>
          <w:lang w:val="cs-CZ"/>
        </w:rPr>
      </w:pPr>
      <w:hyperlink w:anchor="_Toc517301136" w:history="1">
        <w:r w:rsidR="00F353C8" w:rsidRPr="000F3D21">
          <w:rPr>
            <w:rStyle w:val="Hyperlink"/>
            <w:noProof/>
          </w:rPr>
          <w:t>1.1.2</w:t>
        </w:r>
        <w:r w:rsidR="00F353C8">
          <w:rPr>
            <w:rFonts w:asciiTheme="minorHAnsi" w:eastAsiaTheme="minorEastAsia" w:hAnsiTheme="minorHAnsi" w:cstheme="minorBidi"/>
            <w:noProof/>
            <w:sz w:val="22"/>
            <w:szCs w:val="22"/>
            <w:lang w:val="cs-CZ"/>
          </w:rPr>
          <w:tab/>
        </w:r>
        <w:r w:rsidR="00F353C8" w:rsidRPr="000F3D21">
          <w:rPr>
            <w:rStyle w:val="Hyperlink"/>
            <w:noProof/>
          </w:rPr>
          <w:t>S1S2 interval  - odhad konca systoly</w:t>
        </w:r>
        <w:r w:rsidR="00F353C8">
          <w:rPr>
            <w:noProof/>
            <w:webHidden/>
          </w:rPr>
          <w:tab/>
        </w:r>
        <w:r w:rsidR="00F353C8">
          <w:rPr>
            <w:noProof/>
            <w:webHidden/>
          </w:rPr>
          <w:fldChar w:fldCharType="begin"/>
        </w:r>
        <w:r w:rsidR="00F353C8">
          <w:rPr>
            <w:noProof/>
            <w:webHidden/>
          </w:rPr>
          <w:instrText xml:space="preserve"> PAGEREF _Toc517301136 \h </w:instrText>
        </w:r>
        <w:r w:rsidR="00F353C8">
          <w:rPr>
            <w:noProof/>
            <w:webHidden/>
          </w:rPr>
        </w:r>
        <w:r w:rsidR="00F353C8">
          <w:rPr>
            <w:noProof/>
            <w:webHidden/>
          </w:rPr>
          <w:fldChar w:fldCharType="separate"/>
        </w:r>
        <w:r w:rsidR="00F353C8">
          <w:rPr>
            <w:noProof/>
            <w:webHidden/>
          </w:rPr>
          <w:t>9</w:t>
        </w:r>
        <w:r w:rsidR="00F353C8">
          <w:rPr>
            <w:noProof/>
            <w:webHidden/>
          </w:rPr>
          <w:fldChar w:fldCharType="end"/>
        </w:r>
      </w:hyperlink>
    </w:p>
    <w:p w14:paraId="66A17A38" w14:textId="77777777" w:rsidR="00F353C8" w:rsidRDefault="007352BD">
      <w:pPr>
        <w:pStyle w:val="TOC1"/>
        <w:rPr>
          <w:rFonts w:asciiTheme="minorHAnsi" w:eastAsiaTheme="minorEastAsia" w:hAnsiTheme="minorHAnsi" w:cstheme="minorBidi"/>
          <w:b w:val="0"/>
          <w:bCs w:val="0"/>
          <w:sz w:val="22"/>
          <w:szCs w:val="22"/>
          <w:lang w:val="cs-CZ"/>
        </w:rPr>
      </w:pPr>
      <w:hyperlink w:anchor="_Toc517301137" w:history="1">
        <w:r w:rsidR="00F353C8" w:rsidRPr="000F3D21">
          <w:rPr>
            <w:rStyle w:val="Hyperlink"/>
          </w:rPr>
          <w:t>2</w:t>
        </w:r>
        <w:r w:rsidR="00F353C8">
          <w:rPr>
            <w:rFonts w:asciiTheme="minorHAnsi" w:eastAsiaTheme="minorEastAsia" w:hAnsiTheme="minorHAnsi" w:cstheme="minorBidi"/>
            <w:b w:val="0"/>
            <w:bCs w:val="0"/>
            <w:sz w:val="22"/>
            <w:szCs w:val="22"/>
            <w:lang w:val="cs-CZ"/>
          </w:rPr>
          <w:tab/>
        </w:r>
        <w:r w:rsidR="00F353C8" w:rsidRPr="000F3D21">
          <w:rPr>
            <w:rStyle w:val="Hyperlink"/>
          </w:rPr>
          <w:t>Ciele dizertácie</w:t>
        </w:r>
        <w:r w:rsidR="00F353C8">
          <w:rPr>
            <w:webHidden/>
          </w:rPr>
          <w:tab/>
        </w:r>
        <w:r w:rsidR="00F353C8">
          <w:rPr>
            <w:webHidden/>
          </w:rPr>
          <w:fldChar w:fldCharType="begin"/>
        </w:r>
        <w:r w:rsidR="00F353C8">
          <w:rPr>
            <w:webHidden/>
          </w:rPr>
          <w:instrText xml:space="preserve"> PAGEREF _Toc517301137 \h </w:instrText>
        </w:r>
        <w:r w:rsidR="00F353C8">
          <w:rPr>
            <w:webHidden/>
          </w:rPr>
        </w:r>
        <w:r w:rsidR="00F353C8">
          <w:rPr>
            <w:webHidden/>
          </w:rPr>
          <w:fldChar w:fldCharType="separate"/>
        </w:r>
        <w:r w:rsidR="00F353C8">
          <w:rPr>
            <w:webHidden/>
          </w:rPr>
          <w:t>10</w:t>
        </w:r>
        <w:r w:rsidR="00F353C8">
          <w:rPr>
            <w:webHidden/>
          </w:rPr>
          <w:fldChar w:fldCharType="end"/>
        </w:r>
      </w:hyperlink>
    </w:p>
    <w:p w14:paraId="5BDAB38C" w14:textId="77777777" w:rsidR="00F353C8" w:rsidRDefault="007352BD">
      <w:pPr>
        <w:pStyle w:val="TOC1"/>
        <w:rPr>
          <w:rFonts w:asciiTheme="minorHAnsi" w:eastAsiaTheme="minorEastAsia" w:hAnsiTheme="minorHAnsi" w:cstheme="minorBidi"/>
          <w:b w:val="0"/>
          <w:bCs w:val="0"/>
          <w:sz w:val="22"/>
          <w:szCs w:val="22"/>
          <w:lang w:val="cs-CZ"/>
        </w:rPr>
      </w:pPr>
      <w:hyperlink w:anchor="_Toc517301138" w:history="1">
        <w:r w:rsidR="00F353C8" w:rsidRPr="000F3D21">
          <w:rPr>
            <w:rStyle w:val="Hyperlink"/>
          </w:rPr>
          <w:t>3</w:t>
        </w:r>
        <w:r w:rsidR="00F353C8">
          <w:rPr>
            <w:rFonts w:asciiTheme="minorHAnsi" w:eastAsiaTheme="minorEastAsia" w:hAnsiTheme="minorHAnsi" w:cstheme="minorBidi"/>
            <w:b w:val="0"/>
            <w:bCs w:val="0"/>
            <w:sz w:val="22"/>
            <w:szCs w:val="22"/>
            <w:lang w:val="cs-CZ"/>
          </w:rPr>
          <w:tab/>
        </w:r>
        <w:r w:rsidR="00F353C8" w:rsidRPr="000F3D21">
          <w:rPr>
            <w:rStyle w:val="Hyperlink"/>
          </w:rPr>
          <w:t>Dosiahnuté vedecké poznatky</w:t>
        </w:r>
        <w:r w:rsidR="00F353C8">
          <w:rPr>
            <w:webHidden/>
          </w:rPr>
          <w:tab/>
        </w:r>
        <w:r w:rsidR="00F353C8">
          <w:rPr>
            <w:webHidden/>
          </w:rPr>
          <w:fldChar w:fldCharType="begin"/>
        </w:r>
        <w:r w:rsidR="00F353C8">
          <w:rPr>
            <w:webHidden/>
          </w:rPr>
          <w:instrText xml:space="preserve"> PAGEREF _Toc517301138 \h </w:instrText>
        </w:r>
        <w:r w:rsidR="00F353C8">
          <w:rPr>
            <w:webHidden/>
          </w:rPr>
        </w:r>
        <w:r w:rsidR="00F353C8">
          <w:rPr>
            <w:webHidden/>
          </w:rPr>
          <w:fldChar w:fldCharType="separate"/>
        </w:r>
        <w:r w:rsidR="00F353C8">
          <w:rPr>
            <w:webHidden/>
          </w:rPr>
          <w:t>11</w:t>
        </w:r>
        <w:r w:rsidR="00F353C8">
          <w:rPr>
            <w:webHidden/>
          </w:rPr>
          <w:fldChar w:fldCharType="end"/>
        </w:r>
      </w:hyperlink>
    </w:p>
    <w:p w14:paraId="7026EFB4" w14:textId="77777777" w:rsidR="00F353C8" w:rsidRDefault="007352BD">
      <w:pPr>
        <w:pStyle w:val="TOC2"/>
        <w:rPr>
          <w:rFonts w:asciiTheme="minorHAnsi" w:eastAsiaTheme="minorEastAsia" w:hAnsiTheme="minorHAnsi" w:cstheme="minorBidi"/>
          <w:noProof/>
          <w:sz w:val="22"/>
          <w:szCs w:val="22"/>
          <w:lang w:val="cs-CZ"/>
        </w:rPr>
      </w:pPr>
      <w:hyperlink w:anchor="_Toc517301139" w:history="1">
        <w:r w:rsidR="00F353C8" w:rsidRPr="000F3D21">
          <w:rPr>
            <w:rStyle w:val="Hyperlink"/>
            <w:noProof/>
          </w:rPr>
          <w:t>3.1</w:t>
        </w:r>
        <w:r w:rsidR="00F353C8">
          <w:rPr>
            <w:rFonts w:asciiTheme="minorHAnsi" w:eastAsiaTheme="minorEastAsia" w:hAnsiTheme="minorHAnsi" w:cstheme="minorBidi"/>
            <w:noProof/>
            <w:sz w:val="22"/>
            <w:szCs w:val="22"/>
            <w:lang w:val="cs-CZ"/>
          </w:rPr>
          <w:tab/>
        </w:r>
        <w:r w:rsidR="00F353C8" w:rsidRPr="000F3D21">
          <w:rPr>
            <w:rStyle w:val="Hyperlink"/>
            <w:noProof/>
          </w:rPr>
          <w:t>Detekcia parametrov výpočtu tepového objemu - SV</w:t>
        </w:r>
        <w:r w:rsidR="00F353C8">
          <w:rPr>
            <w:noProof/>
            <w:webHidden/>
          </w:rPr>
          <w:tab/>
        </w:r>
        <w:r w:rsidR="00F353C8">
          <w:rPr>
            <w:noProof/>
            <w:webHidden/>
          </w:rPr>
          <w:fldChar w:fldCharType="begin"/>
        </w:r>
        <w:r w:rsidR="00F353C8">
          <w:rPr>
            <w:noProof/>
            <w:webHidden/>
          </w:rPr>
          <w:instrText xml:space="preserve"> PAGEREF _Toc517301139 \h </w:instrText>
        </w:r>
        <w:r w:rsidR="00F353C8">
          <w:rPr>
            <w:noProof/>
            <w:webHidden/>
          </w:rPr>
        </w:r>
        <w:r w:rsidR="00F353C8">
          <w:rPr>
            <w:noProof/>
            <w:webHidden/>
          </w:rPr>
          <w:fldChar w:fldCharType="separate"/>
        </w:r>
        <w:r w:rsidR="00F353C8">
          <w:rPr>
            <w:noProof/>
            <w:webHidden/>
          </w:rPr>
          <w:t>11</w:t>
        </w:r>
        <w:r w:rsidR="00F353C8">
          <w:rPr>
            <w:noProof/>
            <w:webHidden/>
          </w:rPr>
          <w:fldChar w:fldCharType="end"/>
        </w:r>
      </w:hyperlink>
    </w:p>
    <w:p w14:paraId="20C6B12C" w14:textId="77777777" w:rsidR="00F353C8" w:rsidRDefault="007352BD">
      <w:pPr>
        <w:pStyle w:val="TOC3"/>
        <w:rPr>
          <w:rFonts w:asciiTheme="minorHAnsi" w:eastAsiaTheme="minorEastAsia" w:hAnsiTheme="minorHAnsi" w:cstheme="minorBidi"/>
          <w:noProof/>
          <w:sz w:val="22"/>
          <w:szCs w:val="22"/>
          <w:lang w:val="cs-CZ"/>
        </w:rPr>
      </w:pPr>
      <w:hyperlink w:anchor="_Toc517301140" w:history="1">
        <w:r w:rsidR="00F353C8" w:rsidRPr="000F3D21">
          <w:rPr>
            <w:rStyle w:val="Hyperlink"/>
            <w:noProof/>
          </w:rPr>
          <w:t>3.1.1</w:t>
        </w:r>
        <w:r w:rsidR="00F353C8">
          <w:rPr>
            <w:rFonts w:asciiTheme="minorHAnsi" w:eastAsiaTheme="minorEastAsia" w:hAnsiTheme="minorHAnsi" w:cstheme="minorBidi"/>
            <w:noProof/>
            <w:sz w:val="22"/>
            <w:szCs w:val="22"/>
            <w:lang w:val="cs-CZ"/>
          </w:rPr>
          <w:tab/>
        </w:r>
        <w:r w:rsidR="00F353C8" w:rsidRPr="000F3D21">
          <w:rPr>
            <w:rStyle w:val="Hyperlink"/>
            <w:noProof/>
          </w:rPr>
          <w:t>Meraní dobrovoľníci</w:t>
        </w:r>
        <w:r w:rsidR="00F353C8">
          <w:rPr>
            <w:noProof/>
            <w:webHidden/>
          </w:rPr>
          <w:tab/>
        </w:r>
        <w:r w:rsidR="00F353C8">
          <w:rPr>
            <w:noProof/>
            <w:webHidden/>
          </w:rPr>
          <w:fldChar w:fldCharType="begin"/>
        </w:r>
        <w:r w:rsidR="00F353C8">
          <w:rPr>
            <w:noProof/>
            <w:webHidden/>
          </w:rPr>
          <w:instrText xml:space="preserve"> PAGEREF _Toc517301140 \h </w:instrText>
        </w:r>
        <w:r w:rsidR="00F353C8">
          <w:rPr>
            <w:noProof/>
            <w:webHidden/>
          </w:rPr>
        </w:r>
        <w:r w:rsidR="00F353C8">
          <w:rPr>
            <w:noProof/>
            <w:webHidden/>
          </w:rPr>
          <w:fldChar w:fldCharType="separate"/>
        </w:r>
        <w:r w:rsidR="00F353C8">
          <w:rPr>
            <w:noProof/>
            <w:webHidden/>
          </w:rPr>
          <w:t>11</w:t>
        </w:r>
        <w:r w:rsidR="00F353C8">
          <w:rPr>
            <w:noProof/>
            <w:webHidden/>
          </w:rPr>
          <w:fldChar w:fldCharType="end"/>
        </w:r>
      </w:hyperlink>
    </w:p>
    <w:p w14:paraId="0187A44E" w14:textId="77777777" w:rsidR="00F353C8" w:rsidRDefault="007352BD">
      <w:pPr>
        <w:pStyle w:val="TOC3"/>
        <w:rPr>
          <w:rFonts w:asciiTheme="minorHAnsi" w:eastAsiaTheme="minorEastAsia" w:hAnsiTheme="minorHAnsi" w:cstheme="minorBidi"/>
          <w:noProof/>
          <w:sz w:val="22"/>
          <w:szCs w:val="22"/>
          <w:lang w:val="cs-CZ"/>
        </w:rPr>
      </w:pPr>
      <w:hyperlink w:anchor="_Toc517301141" w:history="1">
        <w:r w:rsidR="00F353C8" w:rsidRPr="000F3D21">
          <w:rPr>
            <w:rStyle w:val="Hyperlink"/>
            <w:noProof/>
          </w:rPr>
          <w:t>3.1.2</w:t>
        </w:r>
        <w:r w:rsidR="00F353C8">
          <w:rPr>
            <w:rFonts w:asciiTheme="minorHAnsi" w:eastAsiaTheme="minorEastAsia" w:hAnsiTheme="minorHAnsi" w:cstheme="minorBidi"/>
            <w:noProof/>
            <w:sz w:val="22"/>
            <w:szCs w:val="22"/>
            <w:lang w:val="cs-CZ"/>
          </w:rPr>
          <w:tab/>
        </w:r>
        <w:r w:rsidR="00F353C8" w:rsidRPr="000F3D21">
          <w:rPr>
            <w:rStyle w:val="Hyperlink"/>
            <w:noProof/>
          </w:rPr>
          <w:t>Merací protokol</w:t>
        </w:r>
        <w:r w:rsidR="00F353C8">
          <w:rPr>
            <w:noProof/>
            <w:webHidden/>
          </w:rPr>
          <w:tab/>
        </w:r>
        <w:r w:rsidR="00F353C8">
          <w:rPr>
            <w:noProof/>
            <w:webHidden/>
          </w:rPr>
          <w:fldChar w:fldCharType="begin"/>
        </w:r>
        <w:r w:rsidR="00F353C8">
          <w:rPr>
            <w:noProof/>
            <w:webHidden/>
          </w:rPr>
          <w:instrText xml:space="preserve"> PAGEREF _Toc517301141 \h </w:instrText>
        </w:r>
        <w:r w:rsidR="00F353C8">
          <w:rPr>
            <w:noProof/>
            <w:webHidden/>
          </w:rPr>
        </w:r>
        <w:r w:rsidR="00F353C8">
          <w:rPr>
            <w:noProof/>
            <w:webHidden/>
          </w:rPr>
          <w:fldChar w:fldCharType="separate"/>
        </w:r>
        <w:r w:rsidR="00F353C8">
          <w:rPr>
            <w:noProof/>
            <w:webHidden/>
          </w:rPr>
          <w:t>12</w:t>
        </w:r>
        <w:r w:rsidR="00F353C8">
          <w:rPr>
            <w:noProof/>
            <w:webHidden/>
          </w:rPr>
          <w:fldChar w:fldCharType="end"/>
        </w:r>
      </w:hyperlink>
    </w:p>
    <w:p w14:paraId="4BB6E41B" w14:textId="77777777" w:rsidR="00F353C8" w:rsidRDefault="007352BD">
      <w:pPr>
        <w:pStyle w:val="TOC3"/>
        <w:rPr>
          <w:rFonts w:asciiTheme="minorHAnsi" w:eastAsiaTheme="minorEastAsia" w:hAnsiTheme="minorHAnsi" w:cstheme="minorBidi"/>
          <w:noProof/>
          <w:sz w:val="22"/>
          <w:szCs w:val="22"/>
          <w:lang w:val="cs-CZ"/>
        </w:rPr>
      </w:pPr>
      <w:hyperlink w:anchor="_Toc517301142" w:history="1">
        <w:r w:rsidR="00F353C8" w:rsidRPr="000F3D21">
          <w:rPr>
            <w:rStyle w:val="Hyperlink"/>
            <w:noProof/>
          </w:rPr>
          <w:t>3.1.3</w:t>
        </w:r>
        <w:r w:rsidR="00F353C8">
          <w:rPr>
            <w:rFonts w:asciiTheme="minorHAnsi" w:eastAsiaTheme="minorEastAsia" w:hAnsiTheme="minorHAnsi" w:cstheme="minorBidi"/>
            <w:noProof/>
            <w:sz w:val="22"/>
            <w:szCs w:val="22"/>
            <w:lang w:val="cs-CZ"/>
          </w:rPr>
          <w:tab/>
        </w:r>
        <w:r w:rsidR="00F353C8" w:rsidRPr="000F3D21">
          <w:rPr>
            <w:rStyle w:val="Hyperlink"/>
            <w:noProof/>
          </w:rPr>
          <w:t>Merané signály</w:t>
        </w:r>
        <w:r w:rsidR="00F353C8">
          <w:rPr>
            <w:noProof/>
            <w:webHidden/>
          </w:rPr>
          <w:tab/>
        </w:r>
        <w:r w:rsidR="00F353C8">
          <w:rPr>
            <w:noProof/>
            <w:webHidden/>
          </w:rPr>
          <w:fldChar w:fldCharType="begin"/>
        </w:r>
        <w:r w:rsidR="00F353C8">
          <w:rPr>
            <w:noProof/>
            <w:webHidden/>
          </w:rPr>
          <w:instrText xml:space="preserve"> PAGEREF _Toc517301142 \h </w:instrText>
        </w:r>
        <w:r w:rsidR="00F353C8">
          <w:rPr>
            <w:noProof/>
            <w:webHidden/>
          </w:rPr>
        </w:r>
        <w:r w:rsidR="00F353C8">
          <w:rPr>
            <w:noProof/>
            <w:webHidden/>
          </w:rPr>
          <w:fldChar w:fldCharType="separate"/>
        </w:r>
        <w:r w:rsidR="00F353C8">
          <w:rPr>
            <w:noProof/>
            <w:webHidden/>
          </w:rPr>
          <w:t>12</w:t>
        </w:r>
        <w:r w:rsidR="00F353C8">
          <w:rPr>
            <w:noProof/>
            <w:webHidden/>
          </w:rPr>
          <w:fldChar w:fldCharType="end"/>
        </w:r>
      </w:hyperlink>
    </w:p>
    <w:p w14:paraId="4259BA40" w14:textId="77777777" w:rsidR="00F353C8" w:rsidRDefault="007352BD">
      <w:pPr>
        <w:pStyle w:val="TOC3"/>
        <w:rPr>
          <w:rFonts w:asciiTheme="minorHAnsi" w:eastAsiaTheme="minorEastAsia" w:hAnsiTheme="minorHAnsi" w:cstheme="minorBidi"/>
          <w:noProof/>
          <w:sz w:val="22"/>
          <w:szCs w:val="22"/>
          <w:lang w:val="cs-CZ"/>
        </w:rPr>
      </w:pPr>
      <w:hyperlink w:anchor="_Toc517301143" w:history="1">
        <w:r w:rsidR="00F353C8" w:rsidRPr="000F3D21">
          <w:rPr>
            <w:rStyle w:val="Hyperlink"/>
            <w:noProof/>
          </w:rPr>
          <w:t>3.1.1</w:t>
        </w:r>
        <w:r w:rsidR="00F353C8">
          <w:rPr>
            <w:rFonts w:asciiTheme="minorHAnsi" w:eastAsiaTheme="minorEastAsia" w:hAnsiTheme="minorHAnsi" w:cstheme="minorBidi"/>
            <w:noProof/>
            <w:sz w:val="22"/>
            <w:szCs w:val="22"/>
            <w:lang w:val="cs-CZ"/>
          </w:rPr>
          <w:tab/>
        </w:r>
        <w:r w:rsidR="00F353C8" w:rsidRPr="000F3D21">
          <w:rPr>
            <w:rStyle w:val="Hyperlink"/>
            <w:noProof/>
          </w:rPr>
          <w:t>Multikanálový bioimpedančný monitor</w:t>
        </w:r>
        <w:r w:rsidR="00F353C8">
          <w:rPr>
            <w:noProof/>
            <w:webHidden/>
          </w:rPr>
          <w:tab/>
        </w:r>
        <w:r w:rsidR="00F353C8">
          <w:rPr>
            <w:noProof/>
            <w:webHidden/>
          </w:rPr>
          <w:fldChar w:fldCharType="begin"/>
        </w:r>
        <w:r w:rsidR="00F353C8">
          <w:rPr>
            <w:noProof/>
            <w:webHidden/>
          </w:rPr>
          <w:instrText xml:space="preserve"> PAGEREF _Toc517301143 \h </w:instrText>
        </w:r>
        <w:r w:rsidR="00F353C8">
          <w:rPr>
            <w:noProof/>
            <w:webHidden/>
          </w:rPr>
        </w:r>
        <w:r w:rsidR="00F353C8">
          <w:rPr>
            <w:noProof/>
            <w:webHidden/>
          </w:rPr>
          <w:fldChar w:fldCharType="separate"/>
        </w:r>
        <w:r w:rsidR="00F353C8">
          <w:rPr>
            <w:noProof/>
            <w:webHidden/>
          </w:rPr>
          <w:t>12</w:t>
        </w:r>
        <w:r w:rsidR="00F353C8">
          <w:rPr>
            <w:noProof/>
            <w:webHidden/>
          </w:rPr>
          <w:fldChar w:fldCharType="end"/>
        </w:r>
      </w:hyperlink>
    </w:p>
    <w:p w14:paraId="074AF169" w14:textId="77777777" w:rsidR="00F353C8" w:rsidRDefault="007352BD">
      <w:pPr>
        <w:pStyle w:val="TOC3"/>
        <w:rPr>
          <w:rFonts w:asciiTheme="minorHAnsi" w:eastAsiaTheme="minorEastAsia" w:hAnsiTheme="minorHAnsi" w:cstheme="minorBidi"/>
          <w:noProof/>
          <w:sz w:val="22"/>
          <w:szCs w:val="22"/>
          <w:lang w:val="cs-CZ"/>
        </w:rPr>
      </w:pPr>
      <w:hyperlink w:anchor="_Toc517301144" w:history="1">
        <w:r w:rsidR="00F353C8" w:rsidRPr="000F3D21">
          <w:rPr>
            <w:rStyle w:val="Hyperlink"/>
            <w:noProof/>
          </w:rPr>
          <w:t>3.1.2</w:t>
        </w:r>
        <w:r w:rsidR="00F353C8">
          <w:rPr>
            <w:rFonts w:asciiTheme="minorHAnsi" w:eastAsiaTheme="minorEastAsia" w:hAnsiTheme="minorHAnsi" w:cstheme="minorBidi"/>
            <w:noProof/>
            <w:sz w:val="22"/>
            <w:szCs w:val="22"/>
            <w:lang w:val="cs-CZ"/>
          </w:rPr>
          <w:tab/>
        </w:r>
        <w:r w:rsidR="00F353C8" w:rsidRPr="000F3D21">
          <w:rPr>
            <w:rStyle w:val="Hyperlink"/>
            <w:noProof/>
          </w:rPr>
          <w:t>Detekcia prvého srdcového zvuku (S1)</w:t>
        </w:r>
        <w:r w:rsidR="00F353C8">
          <w:rPr>
            <w:noProof/>
            <w:webHidden/>
          </w:rPr>
          <w:tab/>
        </w:r>
        <w:r w:rsidR="00F353C8">
          <w:rPr>
            <w:noProof/>
            <w:webHidden/>
          </w:rPr>
          <w:fldChar w:fldCharType="begin"/>
        </w:r>
        <w:r w:rsidR="00F353C8">
          <w:rPr>
            <w:noProof/>
            <w:webHidden/>
          </w:rPr>
          <w:instrText xml:space="preserve"> PAGEREF _Toc517301144 \h </w:instrText>
        </w:r>
        <w:r w:rsidR="00F353C8">
          <w:rPr>
            <w:noProof/>
            <w:webHidden/>
          </w:rPr>
        </w:r>
        <w:r w:rsidR="00F353C8">
          <w:rPr>
            <w:noProof/>
            <w:webHidden/>
          </w:rPr>
          <w:fldChar w:fldCharType="separate"/>
        </w:r>
        <w:r w:rsidR="00F353C8">
          <w:rPr>
            <w:noProof/>
            <w:webHidden/>
          </w:rPr>
          <w:t>14</w:t>
        </w:r>
        <w:r w:rsidR="00F353C8">
          <w:rPr>
            <w:noProof/>
            <w:webHidden/>
          </w:rPr>
          <w:fldChar w:fldCharType="end"/>
        </w:r>
      </w:hyperlink>
    </w:p>
    <w:p w14:paraId="611BF98C" w14:textId="77777777" w:rsidR="00F353C8" w:rsidRDefault="007352BD">
      <w:pPr>
        <w:pStyle w:val="TOC3"/>
        <w:rPr>
          <w:rFonts w:asciiTheme="minorHAnsi" w:eastAsiaTheme="minorEastAsia" w:hAnsiTheme="minorHAnsi" w:cstheme="minorBidi"/>
          <w:noProof/>
          <w:sz w:val="22"/>
          <w:szCs w:val="22"/>
          <w:lang w:val="cs-CZ"/>
        </w:rPr>
      </w:pPr>
      <w:hyperlink w:anchor="_Toc517301145" w:history="1">
        <w:r w:rsidR="00F353C8" w:rsidRPr="000F3D21">
          <w:rPr>
            <w:rStyle w:val="Hyperlink"/>
            <w:noProof/>
          </w:rPr>
          <w:t>3.1.3</w:t>
        </w:r>
        <w:r w:rsidR="00F353C8">
          <w:rPr>
            <w:rFonts w:asciiTheme="minorHAnsi" w:eastAsiaTheme="minorEastAsia" w:hAnsiTheme="minorHAnsi" w:cstheme="minorBidi"/>
            <w:noProof/>
            <w:sz w:val="22"/>
            <w:szCs w:val="22"/>
            <w:lang w:val="cs-CZ"/>
          </w:rPr>
          <w:tab/>
        </w:r>
        <w:r w:rsidR="00F353C8" w:rsidRPr="000F3D21">
          <w:rPr>
            <w:rStyle w:val="Hyperlink"/>
            <w:noProof/>
          </w:rPr>
          <w:t>Detekcia srdcového zvuku S2</w:t>
        </w:r>
        <w:r w:rsidR="00F353C8">
          <w:rPr>
            <w:noProof/>
            <w:webHidden/>
          </w:rPr>
          <w:tab/>
        </w:r>
        <w:r w:rsidR="00F353C8">
          <w:rPr>
            <w:noProof/>
            <w:webHidden/>
          </w:rPr>
          <w:fldChar w:fldCharType="begin"/>
        </w:r>
        <w:r w:rsidR="00F353C8">
          <w:rPr>
            <w:noProof/>
            <w:webHidden/>
          </w:rPr>
          <w:instrText xml:space="preserve"> PAGEREF _Toc517301145 \h </w:instrText>
        </w:r>
        <w:r w:rsidR="00F353C8">
          <w:rPr>
            <w:noProof/>
            <w:webHidden/>
          </w:rPr>
        </w:r>
        <w:r w:rsidR="00F353C8">
          <w:rPr>
            <w:noProof/>
            <w:webHidden/>
          </w:rPr>
          <w:fldChar w:fldCharType="separate"/>
        </w:r>
        <w:r w:rsidR="00F353C8">
          <w:rPr>
            <w:noProof/>
            <w:webHidden/>
          </w:rPr>
          <w:t>19</w:t>
        </w:r>
        <w:r w:rsidR="00F353C8">
          <w:rPr>
            <w:noProof/>
            <w:webHidden/>
          </w:rPr>
          <w:fldChar w:fldCharType="end"/>
        </w:r>
      </w:hyperlink>
    </w:p>
    <w:p w14:paraId="094156BD" w14:textId="77777777" w:rsidR="00F353C8" w:rsidRDefault="007352BD">
      <w:pPr>
        <w:pStyle w:val="TOC3"/>
        <w:rPr>
          <w:rFonts w:asciiTheme="minorHAnsi" w:eastAsiaTheme="minorEastAsia" w:hAnsiTheme="minorHAnsi" w:cstheme="minorBidi"/>
          <w:noProof/>
          <w:sz w:val="22"/>
          <w:szCs w:val="22"/>
          <w:lang w:val="cs-CZ"/>
        </w:rPr>
      </w:pPr>
      <w:hyperlink w:anchor="_Toc517301146" w:history="1">
        <w:r w:rsidR="00F353C8" w:rsidRPr="000F3D21">
          <w:rPr>
            <w:rStyle w:val="Hyperlink"/>
            <w:noProof/>
          </w:rPr>
          <w:t>3.1.4</w:t>
        </w:r>
        <w:r w:rsidR="00F353C8">
          <w:rPr>
            <w:rFonts w:asciiTheme="minorHAnsi" w:eastAsiaTheme="minorEastAsia" w:hAnsiTheme="minorHAnsi" w:cstheme="minorBidi"/>
            <w:noProof/>
            <w:sz w:val="22"/>
            <w:szCs w:val="22"/>
            <w:lang w:val="cs-CZ"/>
          </w:rPr>
          <w:tab/>
        </w:r>
        <w:r w:rsidR="00F353C8" w:rsidRPr="000F3D21">
          <w:rPr>
            <w:rStyle w:val="Hyperlink"/>
            <w:noProof/>
          </w:rPr>
          <w:t>Detekcia bioimpedančných parametrov</w:t>
        </w:r>
        <w:r w:rsidR="00F353C8">
          <w:rPr>
            <w:noProof/>
            <w:webHidden/>
          </w:rPr>
          <w:tab/>
        </w:r>
        <w:r w:rsidR="00F353C8">
          <w:rPr>
            <w:noProof/>
            <w:webHidden/>
          </w:rPr>
          <w:fldChar w:fldCharType="begin"/>
        </w:r>
        <w:r w:rsidR="00F353C8">
          <w:rPr>
            <w:noProof/>
            <w:webHidden/>
          </w:rPr>
          <w:instrText xml:space="preserve"> PAGEREF _Toc517301146 \h </w:instrText>
        </w:r>
        <w:r w:rsidR="00F353C8">
          <w:rPr>
            <w:noProof/>
            <w:webHidden/>
          </w:rPr>
        </w:r>
        <w:r w:rsidR="00F353C8">
          <w:rPr>
            <w:noProof/>
            <w:webHidden/>
          </w:rPr>
          <w:fldChar w:fldCharType="separate"/>
        </w:r>
        <w:r w:rsidR="00F353C8">
          <w:rPr>
            <w:noProof/>
            <w:webHidden/>
          </w:rPr>
          <w:t>19</w:t>
        </w:r>
        <w:r w:rsidR="00F353C8">
          <w:rPr>
            <w:noProof/>
            <w:webHidden/>
          </w:rPr>
          <w:fldChar w:fldCharType="end"/>
        </w:r>
      </w:hyperlink>
    </w:p>
    <w:p w14:paraId="2AA95333" w14:textId="77777777" w:rsidR="00F353C8" w:rsidRDefault="007352BD">
      <w:pPr>
        <w:pStyle w:val="TOC3"/>
        <w:rPr>
          <w:rFonts w:asciiTheme="minorHAnsi" w:eastAsiaTheme="minorEastAsia" w:hAnsiTheme="minorHAnsi" w:cstheme="minorBidi"/>
          <w:noProof/>
          <w:sz w:val="22"/>
          <w:szCs w:val="22"/>
          <w:lang w:val="cs-CZ"/>
        </w:rPr>
      </w:pPr>
      <w:hyperlink w:anchor="_Toc517301147" w:history="1">
        <w:r w:rsidR="00F353C8" w:rsidRPr="000F3D21">
          <w:rPr>
            <w:rStyle w:val="Hyperlink"/>
            <w:noProof/>
          </w:rPr>
          <w:t>3.1.5</w:t>
        </w:r>
        <w:r w:rsidR="00F353C8">
          <w:rPr>
            <w:rFonts w:asciiTheme="minorHAnsi" w:eastAsiaTheme="minorEastAsia" w:hAnsiTheme="minorHAnsi" w:cstheme="minorBidi"/>
            <w:noProof/>
            <w:sz w:val="22"/>
            <w:szCs w:val="22"/>
            <w:lang w:val="cs-CZ"/>
          </w:rPr>
          <w:tab/>
        </w:r>
        <w:r w:rsidR="00F353C8" w:rsidRPr="000F3D21">
          <w:rPr>
            <w:rStyle w:val="Hyperlink"/>
            <w:noProof/>
          </w:rPr>
          <w:t>Úvod do navrhnutej metodiky</w:t>
        </w:r>
        <w:r w:rsidR="00F353C8">
          <w:rPr>
            <w:noProof/>
            <w:webHidden/>
          </w:rPr>
          <w:tab/>
        </w:r>
        <w:r w:rsidR="00F353C8">
          <w:rPr>
            <w:noProof/>
            <w:webHidden/>
          </w:rPr>
          <w:fldChar w:fldCharType="begin"/>
        </w:r>
        <w:r w:rsidR="00F353C8">
          <w:rPr>
            <w:noProof/>
            <w:webHidden/>
          </w:rPr>
          <w:instrText xml:space="preserve"> PAGEREF _Toc517301147 \h </w:instrText>
        </w:r>
        <w:r w:rsidR="00F353C8">
          <w:rPr>
            <w:noProof/>
            <w:webHidden/>
          </w:rPr>
        </w:r>
        <w:r w:rsidR="00F353C8">
          <w:rPr>
            <w:noProof/>
            <w:webHidden/>
          </w:rPr>
          <w:fldChar w:fldCharType="separate"/>
        </w:r>
        <w:r w:rsidR="00F353C8">
          <w:rPr>
            <w:noProof/>
            <w:webHidden/>
          </w:rPr>
          <w:t>19</w:t>
        </w:r>
        <w:r w:rsidR="00F353C8">
          <w:rPr>
            <w:noProof/>
            <w:webHidden/>
          </w:rPr>
          <w:fldChar w:fldCharType="end"/>
        </w:r>
      </w:hyperlink>
    </w:p>
    <w:p w14:paraId="3CE98A65" w14:textId="77777777" w:rsidR="00F353C8" w:rsidRDefault="007352BD">
      <w:pPr>
        <w:pStyle w:val="TOC3"/>
        <w:rPr>
          <w:rFonts w:asciiTheme="minorHAnsi" w:eastAsiaTheme="minorEastAsia" w:hAnsiTheme="minorHAnsi" w:cstheme="minorBidi"/>
          <w:noProof/>
          <w:sz w:val="22"/>
          <w:szCs w:val="22"/>
          <w:lang w:val="cs-CZ"/>
        </w:rPr>
      </w:pPr>
      <w:hyperlink w:anchor="_Toc517301148" w:history="1">
        <w:r w:rsidR="00F353C8" w:rsidRPr="000F3D21">
          <w:rPr>
            <w:rStyle w:val="Hyperlink"/>
            <w:noProof/>
          </w:rPr>
          <w:t>3.1.6</w:t>
        </w:r>
        <w:r w:rsidR="00F353C8">
          <w:rPr>
            <w:rFonts w:asciiTheme="minorHAnsi" w:eastAsiaTheme="minorEastAsia" w:hAnsiTheme="minorHAnsi" w:cstheme="minorBidi"/>
            <w:noProof/>
            <w:sz w:val="22"/>
            <w:szCs w:val="22"/>
            <w:lang w:val="cs-CZ"/>
          </w:rPr>
          <w:tab/>
        </w:r>
        <w:r w:rsidR="00F353C8" w:rsidRPr="000F3D21">
          <w:rPr>
            <w:rStyle w:val="Hyperlink"/>
            <w:noProof/>
          </w:rPr>
          <w:t>Popisná štatistika - spontánne dýchanie</w:t>
        </w:r>
        <w:r w:rsidR="00F353C8">
          <w:rPr>
            <w:noProof/>
            <w:webHidden/>
          </w:rPr>
          <w:tab/>
        </w:r>
        <w:r w:rsidR="00F353C8">
          <w:rPr>
            <w:noProof/>
            <w:webHidden/>
          </w:rPr>
          <w:fldChar w:fldCharType="begin"/>
        </w:r>
        <w:r w:rsidR="00F353C8">
          <w:rPr>
            <w:noProof/>
            <w:webHidden/>
          </w:rPr>
          <w:instrText xml:space="preserve"> PAGEREF _Toc517301148 \h </w:instrText>
        </w:r>
        <w:r w:rsidR="00F353C8">
          <w:rPr>
            <w:noProof/>
            <w:webHidden/>
          </w:rPr>
        </w:r>
        <w:r w:rsidR="00F353C8">
          <w:rPr>
            <w:noProof/>
            <w:webHidden/>
          </w:rPr>
          <w:fldChar w:fldCharType="separate"/>
        </w:r>
        <w:r w:rsidR="00F353C8">
          <w:rPr>
            <w:noProof/>
            <w:webHidden/>
          </w:rPr>
          <w:t>22</w:t>
        </w:r>
        <w:r w:rsidR="00F353C8">
          <w:rPr>
            <w:noProof/>
            <w:webHidden/>
          </w:rPr>
          <w:fldChar w:fldCharType="end"/>
        </w:r>
      </w:hyperlink>
    </w:p>
    <w:p w14:paraId="666F0760" w14:textId="77777777" w:rsidR="00F353C8" w:rsidRDefault="007352BD">
      <w:pPr>
        <w:pStyle w:val="TOC3"/>
        <w:rPr>
          <w:rFonts w:asciiTheme="minorHAnsi" w:eastAsiaTheme="minorEastAsia" w:hAnsiTheme="minorHAnsi" w:cstheme="minorBidi"/>
          <w:noProof/>
          <w:sz w:val="22"/>
          <w:szCs w:val="22"/>
          <w:lang w:val="cs-CZ"/>
        </w:rPr>
      </w:pPr>
      <w:hyperlink w:anchor="_Toc517301149" w:history="1">
        <w:r w:rsidR="00F353C8" w:rsidRPr="000F3D21">
          <w:rPr>
            <w:rStyle w:val="Hyperlink"/>
            <w:noProof/>
          </w:rPr>
          <w:t>3.1.7</w:t>
        </w:r>
        <w:r w:rsidR="00F353C8">
          <w:rPr>
            <w:rFonts w:asciiTheme="minorHAnsi" w:eastAsiaTheme="minorEastAsia" w:hAnsiTheme="minorHAnsi" w:cstheme="minorBidi"/>
            <w:noProof/>
            <w:sz w:val="22"/>
            <w:szCs w:val="22"/>
            <w:lang w:val="cs-CZ"/>
          </w:rPr>
          <w:tab/>
        </w:r>
        <w:r w:rsidR="00F353C8" w:rsidRPr="000F3D21">
          <w:rPr>
            <w:rStyle w:val="Hyperlink"/>
            <w:noProof/>
          </w:rPr>
          <w:t>Reakcia hemodynamických parametrov na dýchanie</w:t>
        </w:r>
        <w:r w:rsidR="00F353C8">
          <w:rPr>
            <w:noProof/>
            <w:webHidden/>
          </w:rPr>
          <w:tab/>
        </w:r>
        <w:r w:rsidR="00F353C8">
          <w:rPr>
            <w:noProof/>
            <w:webHidden/>
          </w:rPr>
          <w:fldChar w:fldCharType="begin"/>
        </w:r>
        <w:r w:rsidR="00F353C8">
          <w:rPr>
            <w:noProof/>
            <w:webHidden/>
          </w:rPr>
          <w:instrText xml:space="preserve"> PAGEREF _Toc517301149 \h </w:instrText>
        </w:r>
        <w:r w:rsidR="00F353C8">
          <w:rPr>
            <w:noProof/>
            <w:webHidden/>
          </w:rPr>
        </w:r>
        <w:r w:rsidR="00F353C8">
          <w:rPr>
            <w:noProof/>
            <w:webHidden/>
          </w:rPr>
          <w:fldChar w:fldCharType="separate"/>
        </w:r>
        <w:r w:rsidR="00F353C8">
          <w:rPr>
            <w:noProof/>
            <w:webHidden/>
          </w:rPr>
          <w:t>25</w:t>
        </w:r>
        <w:r w:rsidR="00F353C8">
          <w:rPr>
            <w:noProof/>
            <w:webHidden/>
          </w:rPr>
          <w:fldChar w:fldCharType="end"/>
        </w:r>
      </w:hyperlink>
    </w:p>
    <w:p w14:paraId="4C7AE10A" w14:textId="77777777" w:rsidR="00F353C8" w:rsidRDefault="007352BD">
      <w:pPr>
        <w:pStyle w:val="TOC3"/>
        <w:rPr>
          <w:rFonts w:asciiTheme="minorHAnsi" w:eastAsiaTheme="minorEastAsia" w:hAnsiTheme="minorHAnsi" w:cstheme="minorBidi"/>
          <w:noProof/>
          <w:sz w:val="22"/>
          <w:szCs w:val="22"/>
          <w:lang w:val="cs-CZ"/>
        </w:rPr>
      </w:pPr>
      <w:hyperlink w:anchor="_Toc517301150" w:history="1">
        <w:r w:rsidR="00F353C8" w:rsidRPr="000F3D21">
          <w:rPr>
            <w:rStyle w:val="Hyperlink"/>
            <w:noProof/>
          </w:rPr>
          <w:t>3.1.8</w:t>
        </w:r>
        <w:r w:rsidR="00F353C8">
          <w:rPr>
            <w:rFonts w:asciiTheme="minorHAnsi" w:eastAsiaTheme="minorEastAsia" w:hAnsiTheme="minorHAnsi" w:cstheme="minorBidi"/>
            <w:noProof/>
            <w:sz w:val="22"/>
            <w:szCs w:val="22"/>
            <w:lang w:val="cs-CZ"/>
          </w:rPr>
          <w:tab/>
        </w:r>
        <w:r w:rsidR="00F353C8" w:rsidRPr="000F3D21">
          <w:rPr>
            <w:rStyle w:val="Hyperlink"/>
            <w:noProof/>
          </w:rPr>
          <w:t xml:space="preserve">Parameter rozloženia krvi: </w:t>
        </w:r>
        <m:oMath>
          <m:r>
            <m:rPr>
              <m:sty m:val="bi"/>
            </m:rPr>
            <w:rPr>
              <w:rStyle w:val="Hyperlink"/>
              <w:rFonts w:ascii="Cambria Math" w:hAnsi="Cambria Math"/>
              <w:noProof/>
            </w:rPr>
            <m:t>Z</m:t>
          </m:r>
          <m:r>
            <m:rPr>
              <m:sty m:val="bi"/>
            </m:rPr>
            <w:rPr>
              <w:rStyle w:val="Hyperlink"/>
              <w:rFonts w:ascii="Cambria Math" w:hAnsi="Cambria Math"/>
              <w:noProof/>
            </w:rPr>
            <m:t>0</m:t>
          </m:r>
          <m:r>
            <m:rPr>
              <m:sty m:val="bi"/>
            </m:rPr>
            <w:rPr>
              <w:rStyle w:val="Hyperlink"/>
              <w:rFonts w:ascii="Cambria Math" w:hAnsi="Cambria Math"/>
              <w:noProof/>
            </w:rPr>
            <m:t>i</m:t>
          </m:r>
        </m:oMath>
        <w:r w:rsidR="00F353C8">
          <w:rPr>
            <w:noProof/>
            <w:webHidden/>
          </w:rPr>
          <w:tab/>
        </w:r>
        <w:r w:rsidR="00F353C8">
          <w:rPr>
            <w:noProof/>
            <w:webHidden/>
          </w:rPr>
          <w:fldChar w:fldCharType="begin"/>
        </w:r>
        <w:r w:rsidR="00F353C8">
          <w:rPr>
            <w:noProof/>
            <w:webHidden/>
          </w:rPr>
          <w:instrText xml:space="preserve"> PAGEREF _Toc517301150 \h </w:instrText>
        </w:r>
        <w:r w:rsidR="00F353C8">
          <w:rPr>
            <w:noProof/>
            <w:webHidden/>
          </w:rPr>
        </w:r>
        <w:r w:rsidR="00F353C8">
          <w:rPr>
            <w:noProof/>
            <w:webHidden/>
          </w:rPr>
          <w:fldChar w:fldCharType="separate"/>
        </w:r>
        <w:r w:rsidR="00F353C8">
          <w:rPr>
            <w:noProof/>
            <w:webHidden/>
          </w:rPr>
          <w:t>29</w:t>
        </w:r>
        <w:r w:rsidR="00F353C8">
          <w:rPr>
            <w:noProof/>
            <w:webHidden/>
          </w:rPr>
          <w:fldChar w:fldCharType="end"/>
        </w:r>
      </w:hyperlink>
    </w:p>
    <w:p w14:paraId="21181D71" w14:textId="77777777" w:rsidR="00F353C8" w:rsidRDefault="007352BD">
      <w:pPr>
        <w:pStyle w:val="TOC3"/>
        <w:rPr>
          <w:rFonts w:asciiTheme="minorHAnsi" w:eastAsiaTheme="minorEastAsia" w:hAnsiTheme="minorHAnsi" w:cstheme="minorBidi"/>
          <w:noProof/>
          <w:sz w:val="22"/>
          <w:szCs w:val="22"/>
          <w:lang w:val="cs-CZ"/>
        </w:rPr>
      </w:pPr>
      <w:hyperlink w:anchor="_Toc517301151" w:history="1">
        <w:r w:rsidR="00F353C8" w:rsidRPr="000F3D21">
          <w:rPr>
            <w:rStyle w:val="Hyperlink"/>
            <w:noProof/>
          </w:rPr>
          <w:t>3.1.9</w:t>
        </w:r>
        <w:r w:rsidR="00F353C8">
          <w:rPr>
            <w:rFonts w:asciiTheme="minorHAnsi" w:eastAsiaTheme="minorEastAsia" w:hAnsiTheme="minorHAnsi" w:cstheme="minorBidi"/>
            <w:noProof/>
            <w:sz w:val="22"/>
            <w:szCs w:val="22"/>
            <w:lang w:val="cs-CZ"/>
          </w:rPr>
          <w:tab/>
        </w:r>
        <w:r w:rsidR="00F353C8" w:rsidRPr="000F3D21">
          <w:rPr>
            <w:rStyle w:val="Hyperlink"/>
            <w:noProof/>
          </w:rPr>
          <w:t xml:space="preserve">Parameter toku krvi: </w:t>
        </w:r>
        <m:oMath>
          <m:r>
            <m:rPr>
              <m:sty m:val="p"/>
            </m:rPr>
            <w:rPr>
              <w:rStyle w:val="Hyperlink"/>
              <w:rFonts w:ascii="Cambria Math" w:hAnsi="Cambria Math"/>
              <w:noProof/>
            </w:rPr>
            <m:t>-</m:t>
          </m:r>
          <m:r>
            <m:rPr>
              <m:sty m:val="bi"/>
            </m:rPr>
            <w:rPr>
              <w:rStyle w:val="Hyperlink"/>
              <w:rFonts w:ascii="Cambria Math" w:hAnsi="Cambria Math"/>
              <w:noProof/>
            </w:rPr>
            <m:t>dZi</m:t>
          </m:r>
          <m:r>
            <m:rPr>
              <m:sty m:val="p"/>
            </m:rPr>
            <w:rPr>
              <w:rStyle w:val="Hyperlink"/>
              <w:rFonts w:ascii="Cambria Math" w:hAnsi="Cambria Math"/>
              <w:noProof/>
            </w:rPr>
            <m:t>(</m:t>
          </m:r>
          <m:r>
            <m:rPr>
              <m:sty m:val="bi"/>
            </m:rPr>
            <w:rPr>
              <w:rStyle w:val="Hyperlink"/>
              <w:rFonts w:ascii="Cambria Math" w:hAnsi="Cambria Math"/>
              <w:noProof/>
            </w:rPr>
            <m:t>t</m:t>
          </m:r>
          <m:r>
            <m:rPr>
              <m:sty m:val="p"/>
            </m:rPr>
            <w:rPr>
              <w:rStyle w:val="Hyperlink"/>
              <w:rFonts w:ascii="Cambria Math" w:hAnsi="Cambria Math"/>
              <w:noProof/>
            </w:rPr>
            <m:t>)</m:t>
          </m:r>
          <m:r>
            <m:rPr>
              <m:sty m:val="bi"/>
            </m:rPr>
            <w:rPr>
              <w:rStyle w:val="Hyperlink"/>
              <w:rFonts w:ascii="Cambria Math" w:hAnsi="Cambria Math"/>
              <w:noProof/>
            </w:rPr>
            <m:t>dtmax</m:t>
          </m:r>
        </m:oMath>
        <w:r w:rsidR="00F353C8">
          <w:rPr>
            <w:noProof/>
            <w:webHidden/>
          </w:rPr>
          <w:tab/>
        </w:r>
        <w:r w:rsidR="00F353C8">
          <w:rPr>
            <w:noProof/>
            <w:webHidden/>
          </w:rPr>
          <w:fldChar w:fldCharType="begin"/>
        </w:r>
        <w:r w:rsidR="00F353C8">
          <w:rPr>
            <w:noProof/>
            <w:webHidden/>
          </w:rPr>
          <w:instrText xml:space="preserve"> PAGEREF _Toc517301151 \h </w:instrText>
        </w:r>
        <w:r w:rsidR="00F353C8">
          <w:rPr>
            <w:noProof/>
            <w:webHidden/>
          </w:rPr>
        </w:r>
        <w:r w:rsidR="00F353C8">
          <w:rPr>
            <w:noProof/>
            <w:webHidden/>
          </w:rPr>
          <w:fldChar w:fldCharType="separate"/>
        </w:r>
        <w:r w:rsidR="00F353C8">
          <w:rPr>
            <w:noProof/>
            <w:webHidden/>
          </w:rPr>
          <w:t>29</w:t>
        </w:r>
        <w:r w:rsidR="00F353C8">
          <w:rPr>
            <w:noProof/>
            <w:webHidden/>
          </w:rPr>
          <w:fldChar w:fldCharType="end"/>
        </w:r>
      </w:hyperlink>
    </w:p>
    <w:p w14:paraId="352E459A" w14:textId="77777777" w:rsidR="00F353C8" w:rsidRDefault="007352BD">
      <w:pPr>
        <w:pStyle w:val="TOC3"/>
        <w:rPr>
          <w:rFonts w:asciiTheme="minorHAnsi" w:eastAsiaTheme="minorEastAsia" w:hAnsiTheme="minorHAnsi" w:cstheme="minorBidi"/>
          <w:noProof/>
          <w:sz w:val="22"/>
          <w:szCs w:val="22"/>
          <w:lang w:val="cs-CZ"/>
        </w:rPr>
      </w:pPr>
      <w:hyperlink w:anchor="_Toc517301152" w:history="1">
        <w:r w:rsidR="00F353C8" w:rsidRPr="000F3D21">
          <w:rPr>
            <w:rStyle w:val="Hyperlink"/>
            <w:noProof/>
          </w:rPr>
          <w:t>3.1.10</w:t>
        </w:r>
        <w:r w:rsidR="00F353C8">
          <w:rPr>
            <w:rFonts w:asciiTheme="minorHAnsi" w:eastAsiaTheme="minorEastAsia" w:hAnsiTheme="minorHAnsi" w:cstheme="minorBidi"/>
            <w:noProof/>
            <w:sz w:val="22"/>
            <w:szCs w:val="22"/>
            <w:lang w:val="cs-CZ"/>
          </w:rPr>
          <w:tab/>
        </w:r>
        <w:r w:rsidR="00F353C8" w:rsidRPr="000F3D21">
          <w:rPr>
            <w:rStyle w:val="Hyperlink"/>
            <w:noProof/>
          </w:rPr>
          <w:t>Rýchlosť pulznej vlny: PVW</w:t>
        </w:r>
        <w:r w:rsidR="00F353C8">
          <w:rPr>
            <w:noProof/>
            <w:webHidden/>
          </w:rPr>
          <w:tab/>
        </w:r>
        <w:r w:rsidR="00F353C8">
          <w:rPr>
            <w:noProof/>
            <w:webHidden/>
          </w:rPr>
          <w:fldChar w:fldCharType="begin"/>
        </w:r>
        <w:r w:rsidR="00F353C8">
          <w:rPr>
            <w:noProof/>
            <w:webHidden/>
          </w:rPr>
          <w:instrText xml:space="preserve"> PAGEREF _Toc517301152 \h </w:instrText>
        </w:r>
        <w:r w:rsidR="00F353C8">
          <w:rPr>
            <w:noProof/>
            <w:webHidden/>
          </w:rPr>
        </w:r>
        <w:r w:rsidR="00F353C8">
          <w:rPr>
            <w:noProof/>
            <w:webHidden/>
          </w:rPr>
          <w:fldChar w:fldCharType="separate"/>
        </w:r>
        <w:r w:rsidR="00F353C8">
          <w:rPr>
            <w:noProof/>
            <w:webHidden/>
          </w:rPr>
          <w:t>29</w:t>
        </w:r>
        <w:r w:rsidR="00F353C8">
          <w:rPr>
            <w:noProof/>
            <w:webHidden/>
          </w:rPr>
          <w:fldChar w:fldCharType="end"/>
        </w:r>
      </w:hyperlink>
    </w:p>
    <w:p w14:paraId="4B30FEB6" w14:textId="77777777" w:rsidR="00F353C8" w:rsidRDefault="007352BD">
      <w:pPr>
        <w:pStyle w:val="TOC3"/>
        <w:rPr>
          <w:rFonts w:asciiTheme="minorHAnsi" w:eastAsiaTheme="minorEastAsia" w:hAnsiTheme="minorHAnsi" w:cstheme="minorBidi"/>
          <w:noProof/>
          <w:sz w:val="22"/>
          <w:szCs w:val="22"/>
          <w:lang w:val="cs-CZ"/>
        </w:rPr>
      </w:pPr>
      <w:hyperlink w:anchor="_Toc517301153" w:history="1">
        <w:r w:rsidR="00F353C8" w:rsidRPr="000F3D21">
          <w:rPr>
            <w:rStyle w:val="Hyperlink"/>
            <w:noProof/>
          </w:rPr>
          <w:t>3.1.11</w:t>
        </w:r>
        <w:r w:rsidR="00F353C8">
          <w:rPr>
            <w:rFonts w:asciiTheme="minorHAnsi" w:eastAsiaTheme="minorEastAsia" w:hAnsiTheme="minorHAnsi" w:cstheme="minorBidi"/>
            <w:noProof/>
            <w:sz w:val="22"/>
            <w:szCs w:val="22"/>
            <w:lang w:val="cs-CZ"/>
          </w:rPr>
          <w:tab/>
        </w:r>
        <w:r w:rsidR="00F353C8" w:rsidRPr="000F3D21">
          <w:rPr>
            <w:rStyle w:val="Hyperlink"/>
            <w:noProof/>
          </w:rPr>
          <w:t>Srdcové zvuky</w:t>
        </w:r>
        <w:r w:rsidR="00F353C8">
          <w:rPr>
            <w:noProof/>
            <w:webHidden/>
          </w:rPr>
          <w:tab/>
        </w:r>
        <w:r w:rsidR="00F353C8">
          <w:rPr>
            <w:noProof/>
            <w:webHidden/>
          </w:rPr>
          <w:fldChar w:fldCharType="begin"/>
        </w:r>
        <w:r w:rsidR="00F353C8">
          <w:rPr>
            <w:noProof/>
            <w:webHidden/>
          </w:rPr>
          <w:instrText xml:space="preserve"> PAGEREF _Toc517301153 \h </w:instrText>
        </w:r>
        <w:r w:rsidR="00F353C8">
          <w:rPr>
            <w:noProof/>
            <w:webHidden/>
          </w:rPr>
        </w:r>
        <w:r w:rsidR="00F353C8">
          <w:rPr>
            <w:noProof/>
            <w:webHidden/>
          </w:rPr>
          <w:fldChar w:fldCharType="separate"/>
        </w:r>
        <w:r w:rsidR="00F353C8">
          <w:rPr>
            <w:noProof/>
            <w:webHidden/>
          </w:rPr>
          <w:t>30</w:t>
        </w:r>
        <w:r w:rsidR="00F353C8">
          <w:rPr>
            <w:noProof/>
            <w:webHidden/>
          </w:rPr>
          <w:fldChar w:fldCharType="end"/>
        </w:r>
      </w:hyperlink>
    </w:p>
    <w:p w14:paraId="31A856D2" w14:textId="77777777" w:rsidR="00F353C8" w:rsidRDefault="007352BD">
      <w:pPr>
        <w:pStyle w:val="TOC3"/>
        <w:rPr>
          <w:rFonts w:asciiTheme="minorHAnsi" w:eastAsiaTheme="minorEastAsia" w:hAnsiTheme="minorHAnsi" w:cstheme="minorBidi"/>
          <w:noProof/>
          <w:sz w:val="22"/>
          <w:szCs w:val="22"/>
          <w:lang w:val="cs-CZ"/>
        </w:rPr>
      </w:pPr>
      <w:hyperlink w:anchor="_Toc517301154" w:history="1">
        <w:r w:rsidR="00F353C8" w:rsidRPr="000F3D21">
          <w:rPr>
            <w:rStyle w:val="Hyperlink"/>
            <w:noProof/>
          </w:rPr>
          <w:t>3.1.12</w:t>
        </w:r>
        <w:r w:rsidR="00F353C8">
          <w:rPr>
            <w:rFonts w:asciiTheme="minorHAnsi" w:eastAsiaTheme="minorEastAsia" w:hAnsiTheme="minorHAnsi" w:cstheme="minorBidi"/>
            <w:noProof/>
            <w:sz w:val="22"/>
            <w:szCs w:val="22"/>
            <w:lang w:val="cs-CZ"/>
          </w:rPr>
          <w:tab/>
        </w:r>
        <w:r w:rsidR="00F353C8" w:rsidRPr="000F3D21">
          <w:rPr>
            <w:rStyle w:val="Hyperlink"/>
            <w:noProof/>
          </w:rPr>
          <w:t>RR intervaly</w:t>
        </w:r>
        <w:r w:rsidR="00F353C8">
          <w:rPr>
            <w:noProof/>
            <w:webHidden/>
          </w:rPr>
          <w:tab/>
        </w:r>
        <w:r w:rsidR="00F353C8">
          <w:rPr>
            <w:noProof/>
            <w:webHidden/>
          </w:rPr>
          <w:fldChar w:fldCharType="begin"/>
        </w:r>
        <w:r w:rsidR="00F353C8">
          <w:rPr>
            <w:noProof/>
            <w:webHidden/>
          </w:rPr>
          <w:instrText xml:space="preserve"> PAGEREF _Toc517301154 \h </w:instrText>
        </w:r>
        <w:r w:rsidR="00F353C8">
          <w:rPr>
            <w:noProof/>
            <w:webHidden/>
          </w:rPr>
        </w:r>
        <w:r w:rsidR="00F353C8">
          <w:rPr>
            <w:noProof/>
            <w:webHidden/>
          </w:rPr>
          <w:fldChar w:fldCharType="separate"/>
        </w:r>
        <w:r w:rsidR="00F353C8">
          <w:rPr>
            <w:noProof/>
            <w:webHidden/>
          </w:rPr>
          <w:t>30</w:t>
        </w:r>
        <w:r w:rsidR="00F353C8">
          <w:rPr>
            <w:noProof/>
            <w:webHidden/>
          </w:rPr>
          <w:fldChar w:fldCharType="end"/>
        </w:r>
      </w:hyperlink>
    </w:p>
    <w:p w14:paraId="221793CD" w14:textId="77777777" w:rsidR="00F353C8" w:rsidRDefault="007352BD">
      <w:pPr>
        <w:pStyle w:val="TOC3"/>
        <w:rPr>
          <w:rFonts w:asciiTheme="minorHAnsi" w:eastAsiaTheme="minorEastAsia" w:hAnsiTheme="minorHAnsi" w:cstheme="minorBidi"/>
          <w:noProof/>
          <w:sz w:val="22"/>
          <w:szCs w:val="22"/>
          <w:lang w:val="cs-CZ"/>
        </w:rPr>
      </w:pPr>
      <w:hyperlink w:anchor="_Toc517301155" w:history="1">
        <w:r w:rsidR="00F353C8" w:rsidRPr="000F3D21">
          <w:rPr>
            <w:rStyle w:val="Hyperlink"/>
            <w:noProof/>
          </w:rPr>
          <w:t>3.1.13</w:t>
        </w:r>
        <w:r w:rsidR="00F353C8">
          <w:rPr>
            <w:rFonts w:asciiTheme="minorHAnsi" w:eastAsiaTheme="minorEastAsia" w:hAnsiTheme="minorHAnsi" w:cstheme="minorBidi"/>
            <w:noProof/>
            <w:sz w:val="22"/>
            <w:szCs w:val="22"/>
            <w:lang w:val="cs-CZ"/>
          </w:rPr>
          <w:tab/>
        </w:r>
        <w:r w:rsidR="00F353C8" w:rsidRPr="000F3D21">
          <w:rPr>
            <w:rStyle w:val="Hyperlink"/>
            <w:noProof/>
          </w:rPr>
          <w:t>Diskusia</w:t>
        </w:r>
        <w:r w:rsidR="00F353C8">
          <w:rPr>
            <w:noProof/>
            <w:webHidden/>
          </w:rPr>
          <w:tab/>
        </w:r>
        <w:r w:rsidR="00F353C8">
          <w:rPr>
            <w:noProof/>
            <w:webHidden/>
          </w:rPr>
          <w:fldChar w:fldCharType="begin"/>
        </w:r>
        <w:r w:rsidR="00F353C8">
          <w:rPr>
            <w:noProof/>
            <w:webHidden/>
          </w:rPr>
          <w:instrText xml:space="preserve"> PAGEREF _Toc517301155 \h </w:instrText>
        </w:r>
        <w:r w:rsidR="00F353C8">
          <w:rPr>
            <w:noProof/>
            <w:webHidden/>
          </w:rPr>
        </w:r>
        <w:r w:rsidR="00F353C8">
          <w:rPr>
            <w:noProof/>
            <w:webHidden/>
          </w:rPr>
          <w:fldChar w:fldCharType="separate"/>
        </w:r>
        <w:r w:rsidR="00F353C8">
          <w:rPr>
            <w:noProof/>
            <w:webHidden/>
          </w:rPr>
          <w:t>30</w:t>
        </w:r>
        <w:r w:rsidR="00F353C8">
          <w:rPr>
            <w:noProof/>
            <w:webHidden/>
          </w:rPr>
          <w:fldChar w:fldCharType="end"/>
        </w:r>
      </w:hyperlink>
    </w:p>
    <w:p w14:paraId="7D8DED52" w14:textId="77777777" w:rsidR="00F353C8" w:rsidRDefault="007352BD">
      <w:pPr>
        <w:pStyle w:val="TOC2"/>
        <w:rPr>
          <w:rFonts w:asciiTheme="minorHAnsi" w:eastAsiaTheme="minorEastAsia" w:hAnsiTheme="minorHAnsi" w:cstheme="minorBidi"/>
          <w:noProof/>
          <w:sz w:val="22"/>
          <w:szCs w:val="22"/>
          <w:lang w:val="cs-CZ"/>
        </w:rPr>
      </w:pPr>
      <w:hyperlink w:anchor="_Toc517301156" w:history="1">
        <w:r w:rsidR="00F353C8" w:rsidRPr="000F3D21">
          <w:rPr>
            <w:rStyle w:val="Hyperlink"/>
            <w:noProof/>
          </w:rPr>
          <w:t>3.2</w:t>
        </w:r>
        <w:r w:rsidR="00F353C8">
          <w:rPr>
            <w:rFonts w:asciiTheme="minorHAnsi" w:eastAsiaTheme="minorEastAsia" w:hAnsiTheme="minorHAnsi" w:cstheme="minorBidi"/>
            <w:noProof/>
            <w:sz w:val="22"/>
            <w:szCs w:val="22"/>
            <w:lang w:val="cs-CZ"/>
          </w:rPr>
          <w:tab/>
        </w:r>
        <w:r w:rsidR="00F353C8" w:rsidRPr="000F3D21">
          <w:rPr>
            <w:rStyle w:val="Hyperlink"/>
            <w:noProof/>
          </w:rPr>
          <w:t>Výpočet srdcového výdaja</w:t>
        </w:r>
        <w:r w:rsidR="00F353C8">
          <w:rPr>
            <w:noProof/>
            <w:webHidden/>
          </w:rPr>
          <w:tab/>
        </w:r>
        <w:r w:rsidR="00F353C8">
          <w:rPr>
            <w:noProof/>
            <w:webHidden/>
          </w:rPr>
          <w:fldChar w:fldCharType="begin"/>
        </w:r>
        <w:r w:rsidR="00F353C8">
          <w:rPr>
            <w:noProof/>
            <w:webHidden/>
          </w:rPr>
          <w:instrText xml:space="preserve"> PAGEREF _Toc517301156 \h </w:instrText>
        </w:r>
        <w:r w:rsidR="00F353C8">
          <w:rPr>
            <w:noProof/>
            <w:webHidden/>
          </w:rPr>
        </w:r>
        <w:r w:rsidR="00F353C8">
          <w:rPr>
            <w:noProof/>
            <w:webHidden/>
          </w:rPr>
          <w:fldChar w:fldCharType="separate"/>
        </w:r>
        <w:r w:rsidR="00F353C8">
          <w:rPr>
            <w:noProof/>
            <w:webHidden/>
          </w:rPr>
          <w:t>33</w:t>
        </w:r>
        <w:r w:rsidR="00F353C8">
          <w:rPr>
            <w:noProof/>
            <w:webHidden/>
          </w:rPr>
          <w:fldChar w:fldCharType="end"/>
        </w:r>
      </w:hyperlink>
    </w:p>
    <w:p w14:paraId="48D6586D" w14:textId="77777777" w:rsidR="00F353C8" w:rsidRDefault="007352BD">
      <w:pPr>
        <w:pStyle w:val="TOC3"/>
        <w:rPr>
          <w:rFonts w:asciiTheme="minorHAnsi" w:eastAsiaTheme="minorEastAsia" w:hAnsiTheme="minorHAnsi" w:cstheme="minorBidi"/>
          <w:noProof/>
          <w:sz w:val="22"/>
          <w:szCs w:val="22"/>
          <w:lang w:val="cs-CZ"/>
        </w:rPr>
      </w:pPr>
      <w:hyperlink w:anchor="_Toc517301157" w:history="1">
        <w:r w:rsidR="00F353C8" w:rsidRPr="000F3D21">
          <w:rPr>
            <w:rStyle w:val="Hyperlink"/>
            <w:noProof/>
          </w:rPr>
          <w:t>3.2.1</w:t>
        </w:r>
        <w:r w:rsidR="00F353C8">
          <w:rPr>
            <w:rFonts w:asciiTheme="minorHAnsi" w:eastAsiaTheme="minorEastAsia" w:hAnsiTheme="minorHAnsi" w:cstheme="minorBidi"/>
            <w:noProof/>
            <w:sz w:val="22"/>
            <w:szCs w:val="22"/>
            <w:lang w:val="cs-CZ"/>
          </w:rPr>
          <w:tab/>
        </w:r>
        <w:r w:rsidR="00F353C8" w:rsidRPr="000F3D21">
          <w:rPr>
            <w:rStyle w:val="Hyperlink"/>
            <w:noProof/>
          </w:rPr>
          <w:t>Protokol</w:t>
        </w:r>
        <w:r w:rsidR="00F353C8">
          <w:rPr>
            <w:noProof/>
            <w:webHidden/>
          </w:rPr>
          <w:tab/>
        </w:r>
        <w:r w:rsidR="00F353C8">
          <w:rPr>
            <w:noProof/>
            <w:webHidden/>
          </w:rPr>
          <w:fldChar w:fldCharType="begin"/>
        </w:r>
        <w:r w:rsidR="00F353C8">
          <w:rPr>
            <w:noProof/>
            <w:webHidden/>
          </w:rPr>
          <w:instrText xml:space="preserve"> PAGEREF _Toc517301157 \h </w:instrText>
        </w:r>
        <w:r w:rsidR="00F353C8">
          <w:rPr>
            <w:noProof/>
            <w:webHidden/>
          </w:rPr>
        </w:r>
        <w:r w:rsidR="00F353C8">
          <w:rPr>
            <w:noProof/>
            <w:webHidden/>
          </w:rPr>
          <w:fldChar w:fldCharType="separate"/>
        </w:r>
        <w:r w:rsidR="00F353C8">
          <w:rPr>
            <w:noProof/>
            <w:webHidden/>
          </w:rPr>
          <w:t>34</w:t>
        </w:r>
        <w:r w:rsidR="00F353C8">
          <w:rPr>
            <w:noProof/>
            <w:webHidden/>
          </w:rPr>
          <w:fldChar w:fldCharType="end"/>
        </w:r>
      </w:hyperlink>
    </w:p>
    <w:p w14:paraId="620B2E54" w14:textId="77777777" w:rsidR="00F353C8" w:rsidRDefault="007352BD">
      <w:pPr>
        <w:pStyle w:val="TOC3"/>
        <w:rPr>
          <w:rFonts w:asciiTheme="minorHAnsi" w:eastAsiaTheme="minorEastAsia" w:hAnsiTheme="minorHAnsi" w:cstheme="minorBidi"/>
          <w:noProof/>
          <w:sz w:val="22"/>
          <w:szCs w:val="22"/>
          <w:lang w:val="cs-CZ"/>
        </w:rPr>
      </w:pPr>
      <w:hyperlink w:anchor="_Toc517301158" w:history="1">
        <w:r w:rsidR="00F353C8" w:rsidRPr="000F3D21">
          <w:rPr>
            <w:rStyle w:val="Hyperlink"/>
            <w:noProof/>
          </w:rPr>
          <w:t>3.2.2</w:t>
        </w:r>
        <w:r w:rsidR="00F353C8">
          <w:rPr>
            <w:rFonts w:asciiTheme="minorHAnsi" w:eastAsiaTheme="minorEastAsia" w:hAnsiTheme="minorHAnsi" w:cstheme="minorBidi"/>
            <w:noProof/>
            <w:sz w:val="22"/>
            <w:szCs w:val="22"/>
            <w:lang w:val="cs-CZ"/>
          </w:rPr>
          <w:tab/>
        </w:r>
        <w:r w:rsidR="00F353C8" w:rsidRPr="000F3D21">
          <w:rPr>
            <w:rStyle w:val="Hyperlink"/>
            <w:noProof/>
          </w:rPr>
          <w:t>Výpočet srdcového výdaja z impedancie krku</w:t>
        </w:r>
        <w:r w:rsidR="00F353C8">
          <w:rPr>
            <w:noProof/>
            <w:webHidden/>
          </w:rPr>
          <w:tab/>
        </w:r>
        <w:r w:rsidR="00F353C8">
          <w:rPr>
            <w:noProof/>
            <w:webHidden/>
          </w:rPr>
          <w:fldChar w:fldCharType="begin"/>
        </w:r>
        <w:r w:rsidR="00F353C8">
          <w:rPr>
            <w:noProof/>
            <w:webHidden/>
          </w:rPr>
          <w:instrText xml:space="preserve"> PAGEREF _Toc517301158 \h </w:instrText>
        </w:r>
        <w:r w:rsidR="00F353C8">
          <w:rPr>
            <w:noProof/>
            <w:webHidden/>
          </w:rPr>
        </w:r>
        <w:r w:rsidR="00F353C8">
          <w:rPr>
            <w:noProof/>
            <w:webHidden/>
          </w:rPr>
          <w:fldChar w:fldCharType="separate"/>
        </w:r>
        <w:r w:rsidR="00F353C8">
          <w:rPr>
            <w:noProof/>
            <w:webHidden/>
          </w:rPr>
          <w:t>35</w:t>
        </w:r>
        <w:r w:rsidR="00F353C8">
          <w:rPr>
            <w:noProof/>
            <w:webHidden/>
          </w:rPr>
          <w:fldChar w:fldCharType="end"/>
        </w:r>
      </w:hyperlink>
    </w:p>
    <w:p w14:paraId="61FD3976" w14:textId="77777777" w:rsidR="00F353C8" w:rsidRDefault="007352BD">
      <w:pPr>
        <w:pStyle w:val="TOC3"/>
        <w:rPr>
          <w:rFonts w:asciiTheme="minorHAnsi" w:eastAsiaTheme="minorEastAsia" w:hAnsiTheme="minorHAnsi" w:cstheme="minorBidi"/>
          <w:noProof/>
          <w:sz w:val="22"/>
          <w:szCs w:val="22"/>
          <w:lang w:val="cs-CZ"/>
        </w:rPr>
      </w:pPr>
      <w:hyperlink w:anchor="_Toc517301159" w:history="1">
        <w:r w:rsidR="00F353C8" w:rsidRPr="000F3D21">
          <w:rPr>
            <w:rStyle w:val="Hyperlink"/>
            <w:noProof/>
          </w:rPr>
          <w:t>3.2.3</w:t>
        </w:r>
        <w:r w:rsidR="00F353C8">
          <w:rPr>
            <w:rFonts w:asciiTheme="minorHAnsi" w:eastAsiaTheme="minorEastAsia" w:hAnsiTheme="minorHAnsi" w:cstheme="minorBidi"/>
            <w:noProof/>
            <w:sz w:val="22"/>
            <w:szCs w:val="22"/>
            <w:lang w:val="cs-CZ"/>
          </w:rPr>
          <w:tab/>
        </w:r>
        <w:r w:rsidR="00F353C8" w:rsidRPr="000F3D21">
          <w:rPr>
            <w:rStyle w:val="Hyperlink"/>
            <w:noProof/>
          </w:rPr>
          <w:t>Štatistické vyhodnotenie simultánneho merania</w:t>
        </w:r>
        <w:r w:rsidR="00F353C8">
          <w:rPr>
            <w:noProof/>
            <w:webHidden/>
          </w:rPr>
          <w:tab/>
        </w:r>
        <w:r w:rsidR="00F353C8">
          <w:rPr>
            <w:noProof/>
            <w:webHidden/>
          </w:rPr>
          <w:fldChar w:fldCharType="begin"/>
        </w:r>
        <w:r w:rsidR="00F353C8">
          <w:rPr>
            <w:noProof/>
            <w:webHidden/>
          </w:rPr>
          <w:instrText xml:space="preserve"> PAGEREF _Toc517301159 \h </w:instrText>
        </w:r>
        <w:r w:rsidR="00F353C8">
          <w:rPr>
            <w:noProof/>
            <w:webHidden/>
          </w:rPr>
        </w:r>
        <w:r w:rsidR="00F353C8">
          <w:rPr>
            <w:noProof/>
            <w:webHidden/>
          </w:rPr>
          <w:fldChar w:fldCharType="separate"/>
        </w:r>
        <w:r w:rsidR="00F353C8">
          <w:rPr>
            <w:noProof/>
            <w:webHidden/>
          </w:rPr>
          <w:t>35</w:t>
        </w:r>
        <w:r w:rsidR="00F353C8">
          <w:rPr>
            <w:noProof/>
            <w:webHidden/>
          </w:rPr>
          <w:fldChar w:fldCharType="end"/>
        </w:r>
      </w:hyperlink>
    </w:p>
    <w:p w14:paraId="4A9241C1" w14:textId="77777777" w:rsidR="00F353C8" w:rsidRDefault="007352BD">
      <w:pPr>
        <w:pStyle w:val="TOC3"/>
        <w:rPr>
          <w:rFonts w:asciiTheme="minorHAnsi" w:eastAsiaTheme="minorEastAsia" w:hAnsiTheme="minorHAnsi" w:cstheme="minorBidi"/>
          <w:noProof/>
          <w:sz w:val="22"/>
          <w:szCs w:val="22"/>
          <w:lang w:val="cs-CZ"/>
        </w:rPr>
      </w:pPr>
      <w:hyperlink w:anchor="_Toc517301160" w:history="1">
        <w:r w:rsidR="00F353C8" w:rsidRPr="000F3D21">
          <w:rPr>
            <w:rStyle w:val="Hyperlink"/>
            <w:noProof/>
          </w:rPr>
          <w:t>3.2.4</w:t>
        </w:r>
        <w:r w:rsidR="00F353C8">
          <w:rPr>
            <w:rFonts w:asciiTheme="minorHAnsi" w:eastAsiaTheme="minorEastAsia" w:hAnsiTheme="minorHAnsi" w:cstheme="minorBidi"/>
            <w:noProof/>
            <w:sz w:val="22"/>
            <w:szCs w:val="22"/>
            <w:lang w:val="cs-CZ"/>
          </w:rPr>
          <w:tab/>
        </w:r>
        <w:r w:rsidR="00F353C8" w:rsidRPr="000F3D21">
          <w:rPr>
            <w:rStyle w:val="Hyperlink"/>
            <w:noProof/>
          </w:rPr>
          <w:t>Výsledky</w:t>
        </w:r>
        <w:r w:rsidR="00F353C8">
          <w:rPr>
            <w:noProof/>
            <w:webHidden/>
          </w:rPr>
          <w:tab/>
        </w:r>
        <w:r w:rsidR="00F353C8">
          <w:rPr>
            <w:noProof/>
            <w:webHidden/>
          </w:rPr>
          <w:fldChar w:fldCharType="begin"/>
        </w:r>
        <w:r w:rsidR="00F353C8">
          <w:rPr>
            <w:noProof/>
            <w:webHidden/>
          </w:rPr>
          <w:instrText xml:space="preserve"> PAGEREF _Toc517301160 \h </w:instrText>
        </w:r>
        <w:r w:rsidR="00F353C8">
          <w:rPr>
            <w:noProof/>
            <w:webHidden/>
          </w:rPr>
        </w:r>
        <w:r w:rsidR="00F353C8">
          <w:rPr>
            <w:noProof/>
            <w:webHidden/>
          </w:rPr>
          <w:fldChar w:fldCharType="separate"/>
        </w:r>
        <w:r w:rsidR="00F353C8">
          <w:rPr>
            <w:noProof/>
            <w:webHidden/>
          </w:rPr>
          <w:t>36</w:t>
        </w:r>
        <w:r w:rsidR="00F353C8">
          <w:rPr>
            <w:noProof/>
            <w:webHidden/>
          </w:rPr>
          <w:fldChar w:fldCharType="end"/>
        </w:r>
      </w:hyperlink>
    </w:p>
    <w:p w14:paraId="67F15371" w14:textId="77777777" w:rsidR="00F353C8" w:rsidRDefault="007352BD">
      <w:pPr>
        <w:pStyle w:val="TOC3"/>
        <w:rPr>
          <w:rFonts w:asciiTheme="minorHAnsi" w:eastAsiaTheme="minorEastAsia" w:hAnsiTheme="minorHAnsi" w:cstheme="minorBidi"/>
          <w:noProof/>
          <w:sz w:val="22"/>
          <w:szCs w:val="22"/>
          <w:lang w:val="cs-CZ"/>
        </w:rPr>
      </w:pPr>
      <w:hyperlink w:anchor="_Toc517301161" w:history="1">
        <w:r w:rsidR="00F353C8" w:rsidRPr="000F3D21">
          <w:rPr>
            <w:rStyle w:val="Hyperlink"/>
            <w:noProof/>
          </w:rPr>
          <w:t>3.2.5</w:t>
        </w:r>
        <w:r w:rsidR="00F353C8">
          <w:rPr>
            <w:rFonts w:asciiTheme="minorHAnsi" w:eastAsiaTheme="minorEastAsia" w:hAnsiTheme="minorHAnsi" w:cstheme="minorBidi"/>
            <w:noProof/>
            <w:sz w:val="22"/>
            <w:szCs w:val="22"/>
            <w:lang w:val="cs-CZ"/>
          </w:rPr>
          <w:tab/>
        </w:r>
        <w:r w:rsidR="00F353C8" w:rsidRPr="000F3D21">
          <w:rPr>
            <w:rStyle w:val="Hyperlink"/>
            <w:noProof/>
          </w:rPr>
          <w:t>Diskusia</w:t>
        </w:r>
        <w:r w:rsidR="00F353C8">
          <w:rPr>
            <w:noProof/>
            <w:webHidden/>
          </w:rPr>
          <w:tab/>
        </w:r>
        <w:r w:rsidR="00F353C8">
          <w:rPr>
            <w:noProof/>
            <w:webHidden/>
          </w:rPr>
          <w:fldChar w:fldCharType="begin"/>
        </w:r>
        <w:r w:rsidR="00F353C8">
          <w:rPr>
            <w:noProof/>
            <w:webHidden/>
          </w:rPr>
          <w:instrText xml:space="preserve"> PAGEREF _Toc517301161 \h </w:instrText>
        </w:r>
        <w:r w:rsidR="00F353C8">
          <w:rPr>
            <w:noProof/>
            <w:webHidden/>
          </w:rPr>
        </w:r>
        <w:r w:rsidR="00F353C8">
          <w:rPr>
            <w:noProof/>
            <w:webHidden/>
          </w:rPr>
          <w:fldChar w:fldCharType="separate"/>
        </w:r>
        <w:r w:rsidR="00F353C8">
          <w:rPr>
            <w:noProof/>
            <w:webHidden/>
          </w:rPr>
          <w:t>37</w:t>
        </w:r>
        <w:r w:rsidR="00F353C8">
          <w:rPr>
            <w:noProof/>
            <w:webHidden/>
          </w:rPr>
          <w:fldChar w:fldCharType="end"/>
        </w:r>
      </w:hyperlink>
    </w:p>
    <w:p w14:paraId="301AF716" w14:textId="77777777" w:rsidR="00F353C8" w:rsidRDefault="007352BD">
      <w:pPr>
        <w:pStyle w:val="TOC3"/>
        <w:rPr>
          <w:rFonts w:asciiTheme="minorHAnsi" w:eastAsiaTheme="minorEastAsia" w:hAnsiTheme="minorHAnsi" w:cstheme="minorBidi"/>
          <w:noProof/>
          <w:sz w:val="22"/>
          <w:szCs w:val="22"/>
          <w:lang w:val="cs-CZ"/>
        </w:rPr>
      </w:pPr>
      <w:hyperlink w:anchor="_Toc517301162" w:history="1">
        <w:r w:rsidR="00F353C8" w:rsidRPr="000F3D21">
          <w:rPr>
            <w:rStyle w:val="Hyperlink"/>
            <w:noProof/>
          </w:rPr>
          <w:t>3.2.6</w:t>
        </w:r>
        <w:r w:rsidR="00F353C8">
          <w:rPr>
            <w:rFonts w:asciiTheme="minorHAnsi" w:eastAsiaTheme="minorEastAsia" w:hAnsiTheme="minorHAnsi" w:cstheme="minorBidi"/>
            <w:noProof/>
            <w:sz w:val="22"/>
            <w:szCs w:val="22"/>
            <w:lang w:val="cs-CZ"/>
          </w:rPr>
          <w:tab/>
        </w:r>
        <w:r w:rsidR="00F353C8" w:rsidRPr="000F3D21">
          <w:rPr>
            <w:rStyle w:val="Hyperlink"/>
            <w:noProof/>
          </w:rPr>
          <w:t>Relatívne zmeny SV</w:t>
        </w:r>
        <w:r w:rsidR="00F353C8">
          <w:rPr>
            <w:noProof/>
            <w:webHidden/>
          </w:rPr>
          <w:tab/>
        </w:r>
        <w:r w:rsidR="00F353C8">
          <w:rPr>
            <w:noProof/>
            <w:webHidden/>
          </w:rPr>
          <w:fldChar w:fldCharType="begin"/>
        </w:r>
        <w:r w:rsidR="00F353C8">
          <w:rPr>
            <w:noProof/>
            <w:webHidden/>
          </w:rPr>
          <w:instrText xml:space="preserve"> PAGEREF _Toc517301162 \h </w:instrText>
        </w:r>
        <w:r w:rsidR="00F353C8">
          <w:rPr>
            <w:noProof/>
            <w:webHidden/>
          </w:rPr>
        </w:r>
        <w:r w:rsidR="00F353C8">
          <w:rPr>
            <w:noProof/>
            <w:webHidden/>
          </w:rPr>
          <w:fldChar w:fldCharType="separate"/>
        </w:r>
        <w:r w:rsidR="00F353C8">
          <w:rPr>
            <w:noProof/>
            <w:webHidden/>
          </w:rPr>
          <w:t>38</w:t>
        </w:r>
        <w:r w:rsidR="00F353C8">
          <w:rPr>
            <w:noProof/>
            <w:webHidden/>
          </w:rPr>
          <w:fldChar w:fldCharType="end"/>
        </w:r>
      </w:hyperlink>
    </w:p>
    <w:p w14:paraId="1585C316" w14:textId="77777777" w:rsidR="00F353C8" w:rsidRDefault="007352BD">
      <w:pPr>
        <w:pStyle w:val="TOC3"/>
        <w:rPr>
          <w:rFonts w:asciiTheme="minorHAnsi" w:eastAsiaTheme="minorEastAsia" w:hAnsiTheme="minorHAnsi" w:cstheme="minorBidi"/>
          <w:noProof/>
          <w:sz w:val="22"/>
          <w:szCs w:val="22"/>
          <w:lang w:val="cs-CZ"/>
        </w:rPr>
      </w:pPr>
      <w:hyperlink w:anchor="_Toc517301163" w:history="1">
        <w:r w:rsidR="00F353C8" w:rsidRPr="000F3D21">
          <w:rPr>
            <w:rStyle w:val="Hyperlink"/>
            <w:noProof/>
          </w:rPr>
          <w:t>3.2.7</w:t>
        </w:r>
        <w:r w:rsidR="00F353C8">
          <w:rPr>
            <w:rFonts w:asciiTheme="minorHAnsi" w:eastAsiaTheme="minorEastAsia" w:hAnsiTheme="minorHAnsi" w:cstheme="minorBidi"/>
            <w:noProof/>
            <w:sz w:val="22"/>
            <w:szCs w:val="22"/>
            <w:lang w:val="cs-CZ"/>
          </w:rPr>
          <w:tab/>
        </w:r>
        <w:r w:rsidR="00F353C8" w:rsidRPr="000F3D21">
          <w:rPr>
            <w:rStyle w:val="Hyperlink"/>
            <w:noProof/>
          </w:rPr>
          <w:t>Výsledky</w:t>
        </w:r>
        <w:r w:rsidR="00F353C8">
          <w:rPr>
            <w:noProof/>
            <w:webHidden/>
          </w:rPr>
          <w:tab/>
        </w:r>
        <w:r w:rsidR="00F353C8">
          <w:rPr>
            <w:noProof/>
            <w:webHidden/>
          </w:rPr>
          <w:fldChar w:fldCharType="begin"/>
        </w:r>
        <w:r w:rsidR="00F353C8">
          <w:rPr>
            <w:noProof/>
            <w:webHidden/>
          </w:rPr>
          <w:instrText xml:space="preserve"> PAGEREF _Toc517301163 \h </w:instrText>
        </w:r>
        <w:r w:rsidR="00F353C8">
          <w:rPr>
            <w:noProof/>
            <w:webHidden/>
          </w:rPr>
        </w:r>
        <w:r w:rsidR="00F353C8">
          <w:rPr>
            <w:noProof/>
            <w:webHidden/>
          </w:rPr>
          <w:fldChar w:fldCharType="separate"/>
        </w:r>
        <w:r w:rsidR="00F353C8">
          <w:rPr>
            <w:noProof/>
            <w:webHidden/>
          </w:rPr>
          <w:t>38</w:t>
        </w:r>
        <w:r w:rsidR="00F353C8">
          <w:rPr>
            <w:noProof/>
            <w:webHidden/>
          </w:rPr>
          <w:fldChar w:fldCharType="end"/>
        </w:r>
      </w:hyperlink>
    </w:p>
    <w:p w14:paraId="4799F065" w14:textId="77777777" w:rsidR="00F353C8" w:rsidRDefault="007352BD">
      <w:pPr>
        <w:pStyle w:val="TOC3"/>
        <w:rPr>
          <w:rFonts w:asciiTheme="minorHAnsi" w:eastAsiaTheme="minorEastAsia" w:hAnsiTheme="minorHAnsi" w:cstheme="minorBidi"/>
          <w:noProof/>
          <w:sz w:val="22"/>
          <w:szCs w:val="22"/>
          <w:lang w:val="cs-CZ"/>
        </w:rPr>
      </w:pPr>
      <w:hyperlink w:anchor="_Toc517301164" w:history="1">
        <w:r w:rsidR="00F353C8" w:rsidRPr="000F3D21">
          <w:rPr>
            <w:rStyle w:val="Hyperlink"/>
            <w:noProof/>
          </w:rPr>
          <w:t>3.2.8</w:t>
        </w:r>
        <w:r w:rsidR="00F353C8">
          <w:rPr>
            <w:rFonts w:asciiTheme="minorHAnsi" w:eastAsiaTheme="minorEastAsia" w:hAnsiTheme="minorHAnsi" w:cstheme="minorBidi"/>
            <w:noProof/>
            <w:sz w:val="22"/>
            <w:szCs w:val="22"/>
            <w:lang w:val="cs-CZ"/>
          </w:rPr>
          <w:tab/>
        </w:r>
        <w:r w:rsidR="00F353C8" w:rsidRPr="000F3D21">
          <w:rPr>
            <w:rStyle w:val="Hyperlink"/>
            <w:noProof/>
          </w:rPr>
          <w:t>Diskusia</w:t>
        </w:r>
        <w:r w:rsidR="00F353C8">
          <w:rPr>
            <w:noProof/>
            <w:webHidden/>
          </w:rPr>
          <w:tab/>
        </w:r>
        <w:r w:rsidR="00F353C8">
          <w:rPr>
            <w:noProof/>
            <w:webHidden/>
          </w:rPr>
          <w:fldChar w:fldCharType="begin"/>
        </w:r>
        <w:r w:rsidR="00F353C8">
          <w:rPr>
            <w:noProof/>
            <w:webHidden/>
          </w:rPr>
          <w:instrText xml:space="preserve"> PAGEREF _Toc517301164 \h </w:instrText>
        </w:r>
        <w:r w:rsidR="00F353C8">
          <w:rPr>
            <w:noProof/>
            <w:webHidden/>
          </w:rPr>
        </w:r>
        <w:r w:rsidR="00F353C8">
          <w:rPr>
            <w:noProof/>
            <w:webHidden/>
          </w:rPr>
          <w:fldChar w:fldCharType="separate"/>
        </w:r>
        <w:r w:rsidR="00F353C8">
          <w:rPr>
            <w:noProof/>
            <w:webHidden/>
          </w:rPr>
          <w:t>39</w:t>
        </w:r>
        <w:r w:rsidR="00F353C8">
          <w:rPr>
            <w:noProof/>
            <w:webHidden/>
          </w:rPr>
          <w:fldChar w:fldCharType="end"/>
        </w:r>
      </w:hyperlink>
    </w:p>
    <w:p w14:paraId="77A81E84" w14:textId="77777777" w:rsidR="00F353C8" w:rsidRDefault="007352BD">
      <w:pPr>
        <w:pStyle w:val="TOC1"/>
        <w:rPr>
          <w:rFonts w:asciiTheme="minorHAnsi" w:eastAsiaTheme="minorEastAsia" w:hAnsiTheme="minorHAnsi" w:cstheme="minorBidi"/>
          <w:b w:val="0"/>
          <w:bCs w:val="0"/>
          <w:sz w:val="22"/>
          <w:szCs w:val="22"/>
          <w:lang w:val="cs-CZ"/>
        </w:rPr>
      </w:pPr>
      <w:hyperlink w:anchor="_Toc517301165" w:history="1">
        <w:r w:rsidR="00F353C8" w:rsidRPr="000F3D21">
          <w:rPr>
            <w:rStyle w:val="Hyperlink"/>
          </w:rPr>
          <w:t>4</w:t>
        </w:r>
        <w:r w:rsidR="00F353C8">
          <w:rPr>
            <w:rFonts w:asciiTheme="minorHAnsi" w:eastAsiaTheme="minorEastAsia" w:hAnsiTheme="minorHAnsi" w:cstheme="minorBidi"/>
            <w:b w:val="0"/>
            <w:bCs w:val="0"/>
            <w:sz w:val="22"/>
            <w:szCs w:val="22"/>
            <w:lang w:val="cs-CZ"/>
          </w:rPr>
          <w:tab/>
        </w:r>
        <w:r w:rsidR="00F353C8" w:rsidRPr="000F3D21">
          <w:rPr>
            <w:rStyle w:val="Hyperlink"/>
          </w:rPr>
          <w:t>Záver</w:t>
        </w:r>
        <w:r w:rsidR="00F353C8">
          <w:rPr>
            <w:webHidden/>
          </w:rPr>
          <w:tab/>
        </w:r>
        <w:r w:rsidR="00F353C8">
          <w:rPr>
            <w:webHidden/>
          </w:rPr>
          <w:fldChar w:fldCharType="begin"/>
        </w:r>
        <w:r w:rsidR="00F353C8">
          <w:rPr>
            <w:webHidden/>
          </w:rPr>
          <w:instrText xml:space="preserve"> PAGEREF _Toc517301165 \h </w:instrText>
        </w:r>
        <w:r w:rsidR="00F353C8">
          <w:rPr>
            <w:webHidden/>
          </w:rPr>
        </w:r>
        <w:r w:rsidR="00F353C8">
          <w:rPr>
            <w:webHidden/>
          </w:rPr>
          <w:fldChar w:fldCharType="separate"/>
        </w:r>
        <w:r w:rsidR="00F353C8">
          <w:rPr>
            <w:webHidden/>
          </w:rPr>
          <w:t>40</w:t>
        </w:r>
        <w:r w:rsidR="00F353C8">
          <w:rPr>
            <w:webHidden/>
          </w:rPr>
          <w:fldChar w:fldCharType="end"/>
        </w:r>
      </w:hyperlink>
    </w:p>
    <w:p w14:paraId="07A7A744" w14:textId="77777777" w:rsidR="00F353C8" w:rsidRDefault="007352BD">
      <w:pPr>
        <w:pStyle w:val="TOC1"/>
        <w:rPr>
          <w:rFonts w:asciiTheme="minorHAnsi" w:eastAsiaTheme="minorEastAsia" w:hAnsiTheme="minorHAnsi" w:cstheme="minorBidi"/>
          <w:b w:val="0"/>
          <w:bCs w:val="0"/>
          <w:sz w:val="22"/>
          <w:szCs w:val="22"/>
          <w:lang w:val="cs-CZ"/>
        </w:rPr>
      </w:pPr>
      <w:hyperlink w:anchor="_Toc517301166" w:history="1">
        <w:r w:rsidR="00F353C8" w:rsidRPr="000F3D21">
          <w:rPr>
            <w:rStyle w:val="Hyperlink"/>
          </w:rPr>
          <w:t>Literatúra</w:t>
        </w:r>
        <w:r w:rsidR="00F353C8">
          <w:rPr>
            <w:webHidden/>
          </w:rPr>
          <w:tab/>
        </w:r>
        <w:r w:rsidR="00F353C8">
          <w:rPr>
            <w:webHidden/>
          </w:rPr>
          <w:fldChar w:fldCharType="begin"/>
        </w:r>
        <w:r w:rsidR="00F353C8">
          <w:rPr>
            <w:webHidden/>
          </w:rPr>
          <w:instrText xml:space="preserve"> PAGEREF _Toc517301166 \h </w:instrText>
        </w:r>
        <w:r w:rsidR="00F353C8">
          <w:rPr>
            <w:webHidden/>
          </w:rPr>
        </w:r>
        <w:r w:rsidR="00F353C8">
          <w:rPr>
            <w:webHidden/>
          </w:rPr>
          <w:fldChar w:fldCharType="separate"/>
        </w:r>
        <w:r w:rsidR="00F353C8">
          <w:rPr>
            <w:webHidden/>
          </w:rPr>
          <w:t>1</w:t>
        </w:r>
        <w:r w:rsidR="00F353C8">
          <w:rPr>
            <w:webHidden/>
          </w:rPr>
          <w:fldChar w:fldCharType="end"/>
        </w:r>
      </w:hyperlink>
    </w:p>
    <w:p w14:paraId="45C8922D" w14:textId="77777777" w:rsidR="00F353C8" w:rsidRDefault="007352BD">
      <w:pPr>
        <w:pStyle w:val="TOC1"/>
        <w:rPr>
          <w:rFonts w:asciiTheme="minorHAnsi" w:eastAsiaTheme="minorEastAsia" w:hAnsiTheme="minorHAnsi" w:cstheme="minorBidi"/>
          <w:b w:val="0"/>
          <w:bCs w:val="0"/>
          <w:sz w:val="22"/>
          <w:szCs w:val="22"/>
          <w:lang w:val="cs-CZ"/>
        </w:rPr>
      </w:pPr>
      <w:hyperlink w:anchor="_Toc517301167" w:history="1">
        <w:r w:rsidR="00F353C8" w:rsidRPr="000F3D21">
          <w:rPr>
            <w:rStyle w:val="Hyperlink"/>
          </w:rPr>
          <w:t>ZOZNAM SYMBOLOV, VELIČÍN A SKRATIEK</w:t>
        </w:r>
        <w:r w:rsidR="00F353C8">
          <w:rPr>
            <w:webHidden/>
          </w:rPr>
          <w:tab/>
        </w:r>
        <w:r w:rsidR="00F353C8">
          <w:rPr>
            <w:webHidden/>
          </w:rPr>
          <w:fldChar w:fldCharType="begin"/>
        </w:r>
        <w:r w:rsidR="00F353C8">
          <w:rPr>
            <w:webHidden/>
          </w:rPr>
          <w:instrText xml:space="preserve"> PAGEREF _Toc517301167 \h </w:instrText>
        </w:r>
        <w:r w:rsidR="00F353C8">
          <w:rPr>
            <w:webHidden/>
          </w:rPr>
        </w:r>
        <w:r w:rsidR="00F353C8">
          <w:rPr>
            <w:webHidden/>
          </w:rPr>
          <w:fldChar w:fldCharType="separate"/>
        </w:r>
        <w:r w:rsidR="00F353C8">
          <w:rPr>
            <w:webHidden/>
          </w:rPr>
          <w:t>3</w:t>
        </w:r>
        <w:r w:rsidR="00F353C8">
          <w:rPr>
            <w:webHidden/>
          </w:rPr>
          <w:fldChar w:fldCharType="end"/>
        </w:r>
      </w:hyperlink>
    </w:p>
    <w:p w14:paraId="3A9CA436" w14:textId="77777777" w:rsidR="00F353C8" w:rsidRDefault="007352BD">
      <w:pPr>
        <w:pStyle w:val="TOC1"/>
        <w:rPr>
          <w:rFonts w:asciiTheme="minorHAnsi" w:eastAsiaTheme="minorEastAsia" w:hAnsiTheme="minorHAnsi" w:cstheme="minorBidi"/>
          <w:b w:val="0"/>
          <w:bCs w:val="0"/>
          <w:sz w:val="22"/>
          <w:szCs w:val="22"/>
          <w:lang w:val="cs-CZ"/>
        </w:rPr>
      </w:pPr>
      <w:hyperlink w:anchor="_Toc517301168" w:history="1">
        <w:r w:rsidR="00F353C8" w:rsidRPr="000F3D21">
          <w:rPr>
            <w:rStyle w:val="Hyperlink"/>
          </w:rPr>
          <w:t>Publikačná aktivita</w:t>
        </w:r>
        <w:r w:rsidR="00F353C8">
          <w:rPr>
            <w:webHidden/>
          </w:rPr>
          <w:tab/>
        </w:r>
        <w:r w:rsidR="00F353C8">
          <w:rPr>
            <w:webHidden/>
          </w:rPr>
          <w:fldChar w:fldCharType="begin"/>
        </w:r>
        <w:r w:rsidR="00F353C8">
          <w:rPr>
            <w:webHidden/>
          </w:rPr>
          <w:instrText xml:space="preserve"> PAGEREF _Toc517301168 \h </w:instrText>
        </w:r>
        <w:r w:rsidR="00F353C8">
          <w:rPr>
            <w:webHidden/>
          </w:rPr>
        </w:r>
        <w:r w:rsidR="00F353C8">
          <w:rPr>
            <w:webHidden/>
          </w:rPr>
          <w:fldChar w:fldCharType="separate"/>
        </w:r>
        <w:r w:rsidR="00F353C8">
          <w:rPr>
            <w:webHidden/>
          </w:rPr>
          <w:t>4</w:t>
        </w:r>
        <w:r w:rsidR="00F353C8">
          <w:rPr>
            <w:webHidden/>
          </w:rPr>
          <w:fldChar w:fldCharType="end"/>
        </w:r>
      </w:hyperlink>
    </w:p>
    <w:p w14:paraId="00621E5A" w14:textId="77777777" w:rsidR="00BD7167" w:rsidRPr="00B66FCC" w:rsidRDefault="00BD7167" w:rsidP="00BD7167">
      <w:pPr>
        <w:pStyle w:val="TOC1"/>
        <w:rPr>
          <w:b w:val="0"/>
          <w:bCs w:val="0"/>
          <w:noProof w:val="0"/>
        </w:rPr>
      </w:pPr>
      <w:r w:rsidRPr="00B66FCC">
        <w:rPr>
          <w:b w:val="0"/>
          <w:bCs w:val="0"/>
          <w:noProof w:val="0"/>
        </w:rPr>
        <w:fldChar w:fldCharType="end"/>
      </w:r>
      <w:r w:rsidRPr="00B66FCC">
        <w:rPr>
          <w:b w:val="0"/>
          <w:bCs w:val="0"/>
          <w:noProof w:val="0"/>
        </w:rPr>
        <w:br w:type="page"/>
      </w:r>
    </w:p>
    <w:p w14:paraId="144A1F28" w14:textId="4063C575" w:rsidR="00BD7167" w:rsidRPr="00630043" w:rsidRDefault="00BD7167" w:rsidP="00BD7167">
      <w:pPr>
        <w:sectPr w:rsidR="00BD7167" w:rsidRPr="00630043" w:rsidSect="00867DA8">
          <w:headerReference w:type="default" r:id="rId11"/>
          <w:footerReference w:type="default" r:id="rId12"/>
          <w:headerReference w:type="first" r:id="rId13"/>
          <w:pgSz w:w="11907" w:h="16840" w:code="9"/>
          <w:pgMar w:top="1418" w:right="1418" w:bottom="1418" w:left="1985" w:header="567" w:footer="567" w:gutter="0"/>
          <w:pgNumType w:fmt="upperRoman" w:start="1"/>
          <w:cols w:space="708"/>
          <w:noEndnote/>
          <w:titlePg/>
          <w:docGrid w:linePitch="326"/>
        </w:sectPr>
      </w:pPr>
    </w:p>
    <w:p w14:paraId="7A99FC0C" w14:textId="77777777" w:rsidR="00BD7167" w:rsidRPr="00630043" w:rsidRDefault="00BD7167" w:rsidP="00BD7167">
      <w:pPr>
        <w:pStyle w:val="Heading1"/>
        <w:numPr>
          <w:ilvl w:val="0"/>
          <w:numId w:val="0"/>
        </w:numPr>
        <w:tabs>
          <w:tab w:val="num" w:pos="1070"/>
        </w:tabs>
        <w:ind w:left="432" w:hanging="432"/>
      </w:pPr>
      <w:bookmarkStart w:id="24" w:name="_Toc517301125"/>
      <w:r w:rsidRPr="00630043">
        <w:lastRenderedPageBreak/>
        <w:t>Úvod</w:t>
      </w:r>
      <w:bookmarkEnd w:id="2"/>
      <w:bookmarkEnd w:id="24"/>
    </w:p>
    <w:p w14:paraId="414407B3" w14:textId="156E9FB8" w:rsidR="00BD7167" w:rsidRDefault="00BD7167" w:rsidP="00BD7167">
      <w:r w:rsidRPr="00630043">
        <w:t xml:space="preserve">Činnosť srdcovocievneho systému je popísaná hemodynamickými parametrami. Medzi dôležité hemodynamické parametre patrí srdcový výdaj (CO – cardiac output) . CO vyjadruje objem krvi vypudenej ľavou komorou za jednu minútu. Pri niektorých ochoreniach ako napríklad ischemickej chorobe srdca, chybách na chlopniach a zápaloch dochádza k poklesu CO. </w:t>
      </w:r>
    </w:p>
    <w:p w14:paraId="5D26D27A" w14:textId="77777777" w:rsidR="00896546" w:rsidRDefault="00896546" w:rsidP="00BD7167"/>
    <w:p w14:paraId="68D4AC76" w14:textId="48340BB4" w:rsidR="00BD7167" w:rsidRPr="00630043" w:rsidRDefault="00896546" w:rsidP="00BD7167">
      <w:r w:rsidRPr="00630043">
        <w:t xml:space="preserve">Táto práca sa zaoberá stanovením parametrov potrebných pre výpočet </w:t>
      </w:r>
      <w:r w:rsidR="00D46096">
        <w:t>CO</w:t>
      </w:r>
      <w:r w:rsidRPr="00630043">
        <w:t xml:space="preserve">. Tieto parametre sa </w:t>
      </w:r>
      <w:r>
        <w:t xml:space="preserve">môžu </w:t>
      </w:r>
      <w:r w:rsidRPr="00630043">
        <w:t>detek</w:t>
      </w:r>
      <w:r>
        <w:t>ovať</w:t>
      </w:r>
      <w:r w:rsidRPr="00630043">
        <w:t xml:space="preserve"> z dát celotelovej impedancie a srdcových zvukov.</w:t>
      </w:r>
      <w:r>
        <w:t xml:space="preserve"> </w:t>
      </w:r>
      <w:r w:rsidR="00BD7167" w:rsidRPr="00630043">
        <w:t xml:space="preserve">Aj keď je impedančná kardiografia známa metodika už od 50-tych rokov </w:t>
      </w:r>
      <w:r w:rsidR="00BD7167" w:rsidRPr="00B66FCC">
        <w:fldChar w:fldCharType="begin"/>
      </w:r>
      <w:r w:rsidR="00483D69">
        <w:instrText xml:space="preserve"> ADDIN EN.CITE &lt;EndNote&gt;&lt;Cite&gt;&lt;Author&gt;Nyboer&lt;/Author&gt;&lt;Year&gt;1950&lt;/Year&gt;&lt;RecNum&gt;0&lt;/RecNum&gt;&lt;IDText&gt;ELECTRICAL IMPEDANCE PLETHYSMOGRAPHY - A PHYSICAL AND PHYSIOLOGIC APPROACH TO PERIPHERAL VASCULAR STUDY&lt;/IDText&gt;&lt;DisplayText&gt;[1]&lt;/DisplayText&gt;&lt;record&gt;&lt;keywords&gt;&lt;keyword&gt;Cardiovascular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BD7167" w:rsidRPr="00B66FCC">
        <w:fldChar w:fldCharType="separate"/>
      </w:r>
      <w:r w:rsidR="00483D69">
        <w:rPr>
          <w:noProof/>
        </w:rPr>
        <w:t>[1]</w:t>
      </w:r>
      <w:r w:rsidR="00BD7167" w:rsidRPr="00B66FCC">
        <w:fldChar w:fldCharType="end"/>
      </w:r>
      <w:r w:rsidR="00BD7167" w:rsidRPr="00630043">
        <w:t xml:space="preserve">, jej využitie v klinickej praxi je obmedzené, hlavne pre slabú presnosť vo vypočítaných </w:t>
      </w:r>
      <w:r w:rsidR="00FA5C18">
        <w:t>absolútnych hodnotách parametra</w:t>
      </w:r>
      <w:r w:rsidR="00BD7167" w:rsidRPr="00630043">
        <w:t xml:space="preserve"> CO</w:t>
      </w:r>
      <w:r w:rsidR="00BD7167" w:rsidRPr="00B66FCC">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483D69">
        <w:instrText xml:space="preserve"> ADDIN EN.CITE </w:instrText>
      </w:r>
      <w:r w:rsidR="00483D69">
        <w:fldChar w:fldCharType="begin">
          <w:fldData xml:space="preserve">PEVuZE5vdGU+PENpdGU+PEF1dGhvcj5Cb3J6YWdlPC9BdXRob3I+PFllYXI+MjAxNzwvWWVhcj48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</w:fldData>
        </w:fldChar>
      </w:r>
      <w:r w:rsidR="00483D69">
        <w:instrText xml:space="preserve"> ADDIN EN.CITE.DATA </w:instrText>
      </w:r>
      <w:r w:rsidR="00483D69">
        <w:fldChar w:fldCharType="end"/>
      </w:r>
      <w:r w:rsidR="00BD7167" w:rsidRPr="00B66FCC">
        <w:fldChar w:fldCharType="separate"/>
      </w:r>
      <w:r w:rsidR="00483D69">
        <w:rPr>
          <w:noProof/>
        </w:rPr>
        <w:t>[2]</w:t>
      </w:r>
      <w:r w:rsidR="00BD7167" w:rsidRPr="00B66FCC">
        <w:fldChar w:fldCharType="end"/>
      </w:r>
      <w:r w:rsidR="00BD7167" w:rsidRPr="00630043">
        <w:t xml:space="preserve">. Táto nepresnosť má dva hlavné zdroje. Prvým je omezená kvalita bioimpedančného signálu. Signál býva často zarušený pohybovými artefaktmi, širokospektrálnym šumom a nízkym pomerom signál-šum. Ďalšie nepresnosti prináša rôzna stavbu tela každého človeka, hlavne objem hrudníka, množstvo podkožného tuku, rôzny stav artérií </w:t>
      </w:r>
      <w:r w:rsidR="00BD7167" w:rsidRPr="00B66FCC">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483D69">
        <w:instrText xml:space="preserve"> ADDIN EN.CITE </w:instrText>
      </w:r>
      <w:r w:rsidR="00483D69">
        <w:fldChar w:fldCharType="begin">
          <w:fldData xml:space="preserve">PEVuZE5vdGU+PENpdGU+PEF1dGhvcj5Ib256aWtvdmE8L0F1dGhvcj48WWVhcj4yMDA2PC9ZZWFy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</w:fldData>
        </w:fldChar>
      </w:r>
      <w:r w:rsidR="00483D69">
        <w:instrText xml:space="preserve"> ADDIN EN.CITE.DATA </w:instrText>
      </w:r>
      <w:r w:rsidR="00483D69">
        <w:fldChar w:fldCharType="end"/>
      </w:r>
      <w:r w:rsidR="00BD7167" w:rsidRPr="00B66FCC">
        <w:fldChar w:fldCharType="separate"/>
      </w:r>
      <w:r w:rsidR="00483D69">
        <w:rPr>
          <w:noProof/>
        </w:rPr>
        <w:t>[3]</w:t>
      </w:r>
      <w:r w:rsidR="00BD7167" w:rsidRPr="00B66FCC">
        <w:fldChar w:fldCharType="end"/>
      </w:r>
      <w:r w:rsidR="00BD7167" w:rsidRPr="00630043">
        <w:t>.</w:t>
      </w:r>
      <w:r w:rsidR="00FA5C18">
        <w:t xml:space="preserve"> </w:t>
      </w:r>
      <w:r w:rsidR="00BD7167" w:rsidRPr="00630043">
        <w:t>Druhým dôvodom je nejasný pôvodu bioimpedančného signálu</w:t>
      </w:r>
      <w:r w:rsidR="0068248B">
        <w:t xml:space="preserve"> </w:t>
      </w:r>
      <w:r w:rsidR="00BD7167" w:rsidRPr="00B66FCC">
        <w:fldChar w:fldCharType="begin"/>
      </w:r>
      <w:r w:rsidR="00483D69">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BD7167" w:rsidRPr="00B66FCC">
        <w:fldChar w:fldCharType="separate"/>
      </w:r>
      <w:r w:rsidR="00483D69">
        <w:rPr>
          <w:noProof/>
        </w:rPr>
        <w:t>[4]</w:t>
      </w:r>
      <w:r w:rsidR="00BD7167" w:rsidRPr="00B66FCC">
        <w:fldChar w:fldCharType="end"/>
      </w:r>
      <w:r w:rsidR="00BD7167" w:rsidRPr="00630043">
        <w:t>. Impedanciu hrudníka totiž ovplyvňuje nielen krv vyvrhnutá srdcom počas systoly. Je to takisto dýchanie, kontrakcia svalov, žilný návrat, pľúcny obeh a zmeny v smere toku krvi v aorte počas systoly.</w:t>
      </w:r>
    </w:p>
    <w:p w14:paraId="41E910B2" w14:textId="77777777" w:rsidR="00BD7167" w:rsidRPr="00630043" w:rsidRDefault="00BD7167" w:rsidP="00BD7167"/>
    <w:p w14:paraId="16500E7F" w14:textId="4FF20C8A" w:rsidR="00BD7167" w:rsidRPr="00630043" w:rsidRDefault="00BD7167" w:rsidP="00D46096">
      <w:pPr>
        <w:overflowPunct/>
        <w:autoSpaceDE/>
        <w:autoSpaceDN/>
        <w:adjustRightInd/>
        <w:textAlignment w:val="auto"/>
      </w:pPr>
      <w:r w:rsidRPr="00630043">
        <w:t>Väčšina štúdií, ktoré sa zaoberajú vlastnosťami hemodynamiky sa obmedzujú na vyšetrenie lokálnych charakteristík vybranej časti tela, alebo sa zaoberajú iba niektorými hemodynamickými parametrami. Toto obmedzuje detailné poznanie fyziologického mechanizmu, ktorý spôsobuje dynamické zmeny rozloženia a toku krvi v tele. V tejto práci predstavujeme novú metodiku na simultánne meranie toku krvi a rozloženia krvi v rôznych častiach tela založenom na paralelnom kontinuálnom viackanálovom meraní bioimpedancie spolu s neinvazívnym meraním krvného tlaku, EKG a srdcových zvukov.</w:t>
      </w:r>
      <w:r w:rsidRPr="00630043">
        <w:br w:type="page"/>
      </w:r>
    </w:p>
    <w:p w14:paraId="1848DB95" w14:textId="77777777" w:rsidR="00BD7167" w:rsidRPr="00630043" w:rsidRDefault="00BD7167" w:rsidP="00BD7167">
      <w:pPr>
        <w:pStyle w:val="Heading1"/>
        <w:numPr>
          <w:ilvl w:val="0"/>
          <w:numId w:val="26"/>
        </w:numPr>
        <w:spacing w:line="240" w:lineRule="auto"/>
      </w:pPr>
      <w:bookmarkStart w:id="25" w:name="_Toc517301126"/>
      <w:r w:rsidRPr="00630043">
        <w:lastRenderedPageBreak/>
        <w:t>Teoretická časť</w:t>
      </w:r>
      <w:bookmarkEnd w:id="25"/>
    </w:p>
    <w:p w14:paraId="395B78E7" w14:textId="760793C6" w:rsidR="00BD7167" w:rsidRDefault="00BD7167" w:rsidP="00BD7167">
      <w:r w:rsidRPr="00630043">
        <w:rPr>
          <w:color w:val="000000"/>
        </w:rPr>
        <w:t xml:space="preserve">Srdce svojou pumpovacou činnosťou vytvára zmeny tlaku krvi v artériách, čo má za následok tok krvi od srdca smerom do periférií. </w:t>
      </w:r>
      <w:r w:rsidRPr="00630043">
        <w:t xml:space="preserve">Srdce </w:t>
      </w:r>
      <w:r w:rsidR="00B31691">
        <w:t>sa</w:t>
      </w:r>
      <w:r w:rsidRPr="00630043">
        <w:t xml:space="preserve"> skladá z dvoch púmp, pravého a ľavého srdca. Obidve pumpy vypudia približne 5l krvy za minútu pre človeka vážiaceho 70kg v</w:t>
      </w:r>
      <w:r>
        <w:t> </w:t>
      </w:r>
      <w:r w:rsidRPr="00630043">
        <w:t>pokoji</w:t>
      </w:r>
      <w:r>
        <w:t xml:space="preserve"> </w:t>
      </w:r>
      <w:r w:rsidRPr="00FA362E">
        <w:t>(minútový objem – Cardiac Output – CO)</w:t>
      </w:r>
      <w:r w:rsidRPr="00630043">
        <w:t xml:space="preserve">. Množstvo krvi vypudené jediným sťahom - tepový objem  (Stroke Volume-SV) je v pokoji asi 70ml </w:t>
      </w:r>
      <w:r w:rsidRPr="00B66FCC">
        <w:fldChar w:fldCharType="begin"/>
      </w:r>
      <w:r w:rsidR="00483D69">
        <w:instrText xml:space="preserve"> ADDIN EN.CITE &lt;EndNote&gt;&lt;Cite&gt;&lt;Author&gt;Boron&lt;/Author&gt;&lt;Year&gt;2009&lt;/Year&gt;&lt;RecNum&gt;0&lt;/RecNum&gt;&lt;IDText&gt;Medical physiology :a cellular and molecular approach &lt;/IDText&gt;&lt;DisplayText&gt;[5]&lt;/DisplayText&gt;&lt;record&gt;&lt;urls&gt;&lt;related-urls&gt;&lt;url&gt;https://doctorlib.info/physiology/medical/&lt;/url&gt;&lt;/related-urls&gt;&lt;/urls&gt;&lt;isbn&gt;978-1-4557-4377-3&lt;/isbn&gt;&lt;titles&gt;&lt;title&gt;&lt;style face="italic" font="default" size="100%"&gt;Medical physiology :a cellular and molecular approach &lt;/style&gt;&lt;/title&gt;&lt;/titles&gt;&lt;contributors&gt;&lt;authors&gt;&lt;author&gt;Boron, Walter F. Boulpaep, Emile L.&lt;/author&gt;&lt;/authors&gt;&lt;/contributors&gt;&lt;edition&gt;3&lt;/edition&gt;&lt;added-date format="utc"&gt;1528085450&lt;/added-date&gt;&lt;pub-location&gt;Philadelphia&lt;/pub-location&gt;&lt;ref-type name="Book"&gt;6&lt;/ref-type&gt;&lt;dates&gt;&lt;year&gt;2009&lt;/year&gt;&lt;/dates&gt;&lt;rec-number&gt;108&lt;/rec-number&gt;&lt;publisher&gt;Saunders/Elsevier&lt;/publisher&gt;&lt;last-updated-date format="utc"&gt;1528085567&lt;/last-updated-date&gt;&lt;/record&gt;&lt;/Cite&gt;&lt;/EndNote&gt;</w:instrText>
      </w:r>
      <w:r w:rsidRPr="00B66FCC">
        <w:fldChar w:fldCharType="separate"/>
      </w:r>
      <w:r w:rsidR="00483D69">
        <w:rPr>
          <w:noProof/>
        </w:rPr>
        <w:t>[5]</w:t>
      </w:r>
      <w:r w:rsidRPr="00B66FCC">
        <w:fldChar w:fldCharType="end"/>
      </w:r>
      <w:r w:rsidRPr="00630043">
        <w:t xml:space="preserve">. </w:t>
      </w:r>
      <w:r>
        <w:t xml:space="preserve">Minútový objem je súčtom tepových objemov za jednu minútu. </w:t>
      </w:r>
    </w:p>
    <w:p w14:paraId="45D7472B" w14:textId="77777777" w:rsidR="00B31691" w:rsidRPr="00630043" w:rsidRDefault="00B31691" w:rsidP="00BD7167"/>
    <w:p w14:paraId="2F40F6C7" w14:textId="35187305" w:rsidR="00BD7167" w:rsidRPr="00630043" w:rsidRDefault="00BD7167" w:rsidP="00BD7167">
      <w:pPr>
        <w:pStyle w:val="Heading2"/>
      </w:pPr>
      <w:bookmarkStart w:id="26" w:name="_Toc517301127"/>
      <w:r w:rsidRPr="00630043">
        <w:t xml:space="preserve">Spôsoby merania srdcového výdaja – </w:t>
      </w:r>
      <w:r w:rsidR="005D438D">
        <w:t>CO</w:t>
      </w:r>
      <w:bookmarkEnd w:id="26"/>
    </w:p>
    <w:p w14:paraId="6A4801BD" w14:textId="77777777" w:rsidR="00BD7167" w:rsidRPr="00630043" w:rsidRDefault="00BD7167" w:rsidP="00BD7167">
      <w:pPr>
        <w:pStyle w:val="Heading3"/>
      </w:pPr>
      <w:bookmarkStart w:id="27" w:name="_Toc517301128"/>
      <w:r w:rsidRPr="00630043">
        <w:t>Invazívne</w:t>
      </w:r>
      <w:bookmarkEnd w:id="27"/>
    </w:p>
    <w:p w14:paraId="726F47D0" w14:textId="0F003BAA" w:rsidR="00BD7167" w:rsidRPr="00630043" w:rsidRDefault="00BD7167" w:rsidP="00BD7167">
      <w:r w:rsidRPr="00630043">
        <w:t xml:space="preserve">Medzi invazívne patrí dilučná metóda </w:t>
      </w:r>
      <w:r w:rsidRPr="00B66FCC">
        <w:fldChar w:fldCharType="begin"/>
      </w:r>
      <w:r w:rsidR="00483D69">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sidR="00483D69">
        <w:rPr>
          <w:noProof/>
        </w:rPr>
        <w:t>[6]</w:t>
      </w:r>
      <w:r w:rsidRPr="00B66FCC">
        <w:fldChar w:fldCharType="end"/>
      </w:r>
      <w:r w:rsidRPr="00630043">
        <w:t xml:space="preserve">. Využíva sa tu dilúcia tepelná, ale aj dilúcia farbiva. Pri termodilúcií sa do tepny cez katéter vstrekuje fyziologický roztok s definovanom teplotou a objemom. Absolútny tok krvi je spočítaný z rozdielu teploty krvi pred infúziou a po infúzií. Ďalšou invazívnou metódou je Fickova metóda </w:t>
      </w:r>
      <w:r w:rsidRPr="00B66FCC">
        <w:fldChar w:fldCharType="begin"/>
      </w:r>
      <w:r w:rsidR="00483D69">
        <w:instrText xml:space="preserve"> ADDIN EN.CITE &lt;EndNote&gt;&lt;Cite&gt;&lt;Author&gt;Baura&lt;/Author&gt;&lt;Year&gt;2002&lt;/Year&gt;&lt;RecNum&gt;0&lt;/RecNum&gt;&lt;IDText&gt;System theory and practical applications of biomedical signals&lt;/IDText&gt;&lt;DisplayText&gt;[6]&lt;/DisplayText&gt;&lt;record&gt;&lt;titles&gt;&lt;title&gt;System theory and practical applications of biomedical signals&lt;/title&gt;&lt;/titles&gt;&lt;contributors&gt;&lt;authors&gt;&lt;author&gt;Baura, Gail D.&lt;/author&gt;&lt;/authors&gt;&lt;/contributors&gt;&lt;added-date format="utc"&gt;1522247185&lt;/added-date&gt;&lt;ref-type name="Generic"&gt;13&lt;/ref-type&gt;&lt;dates&gt;&lt;year&gt;2002&lt;/year&gt;&lt;/dates&gt;&lt;rec-number&gt;74&lt;/rec-number&gt;&lt;publisher&gt;Wiley-Interscience, IEEE Press&lt;/publisher&gt;&lt;last-updated-date format="utc"&gt;1522247217&lt;/last-updated-date&gt;&lt;/record&gt;&lt;/Cite&gt;&lt;/EndNote&gt;</w:instrText>
      </w:r>
      <w:r w:rsidRPr="00B66FCC">
        <w:fldChar w:fldCharType="separate"/>
      </w:r>
      <w:r w:rsidR="00483D69">
        <w:rPr>
          <w:noProof/>
        </w:rPr>
        <w:t>[6]</w:t>
      </w:r>
      <w:r w:rsidRPr="00B66FCC">
        <w:fldChar w:fldCharType="end"/>
      </w:r>
      <w:r w:rsidRPr="00630043">
        <w:t xml:space="preserve">, kde sa meria rozdiel v nasýtení krvi kyslíkom medzi krvou pritekajúcou do pľúc a krvou odtekajúcou z pľúc. Táto metóda je jednou z najpresnejších. </w:t>
      </w:r>
    </w:p>
    <w:p w14:paraId="001A0922" w14:textId="77777777" w:rsidR="00BD7167" w:rsidRPr="00630043" w:rsidRDefault="00BD7167" w:rsidP="00BD7167">
      <w:pPr>
        <w:pStyle w:val="Heading3"/>
      </w:pPr>
      <w:bookmarkStart w:id="28" w:name="_Toc517301129"/>
      <w:r w:rsidRPr="00630043">
        <w:t>Neinvazívne</w:t>
      </w:r>
      <w:bookmarkEnd w:id="28"/>
    </w:p>
    <w:p w14:paraId="3F202F95" w14:textId="7CB4778B" w:rsidR="00BD7167" w:rsidRDefault="00BD7167" w:rsidP="00087417">
      <w:pPr>
        <w:rPr>
          <w:rFonts w:eastAsiaTheme="minorEastAsia"/>
        </w:rPr>
      </w:pPr>
      <w:r w:rsidRPr="00630043">
        <w:t xml:space="preserve">Neinvazívne metódy na výpočet </w:t>
      </w:r>
      <w:r w:rsidR="009076DD">
        <w:t>srdcov</w:t>
      </w:r>
      <w:r w:rsidRPr="00630043">
        <w:t xml:space="preserve">ého výdaja sa vyznačujú komplikovanosťou a nepresnosťou. Jedno z najčastejšie používaných neinvazívnych metód je Dopplerová echokardiografia, pri ktorej sa meria rýchlosť krvi v najužšej časti aorty. Táto metóda vyžaduje veľmi skúsený personál. Ďalšia presná ale drahá metóda merania SV je meranie magnetickou </w:t>
      </w:r>
      <w:r w:rsidRPr="00630043">
        <w:rPr>
          <w:szCs w:val="24"/>
        </w:rPr>
        <w:t xml:space="preserve">rezonanciou (Phase contrast magnetic resonance imaging (PC-MRI)) </w:t>
      </w:r>
      <w:r w:rsidRPr="00B66FCC">
        <w:rPr>
          <w:szCs w:val="24"/>
        </w:rPr>
        <w:fldChar w:fldCharType="begin"/>
      </w:r>
      <w:r w:rsidR="00483D69">
        <w:rPr>
          <w:szCs w:val="24"/>
        </w:rPr>
        <w:instrText xml:space="preserve"> ADDIN EN.CITE &lt;EndNote&gt;&lt;Cite&gt;&lt;Author&gt;Rooney&lt;/Author&gt;&lt;Year&gt;2003&lt;/Year&gt;&lt;RecNum&gt;0&lt;/RecNum&gt;&lt;IDText&gt;MRI: From picture to proton&lt;/IDText&gt;&lt;DisplayText&gt;[7]&lt;/DisplayText&gt;&lt;record&gt;&lt;dates&gt;&lt;pub-dates&gt;&lt;date&gt;Oct&lt;/date&gt;&lt;/pub-dates&gt;&lt;year&gt;2003&lt;/year&gt;&lt;/dates&gt;&lt;keywords&gt;&lt;keyword&gt;Environmental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B66FCC">
        <w:rPr>
          <w:szCs w:val="24"/>
        </w:rPr>
        <w:fldChar w:fldCharType="separate"/>
      </w:r>
      <w:r w:rsidR="00483D69">
        <w:rPr>
          <w:noProof/>
          <w:szCs w:val="24"/>
        </w:rPr>
        <w:t>[7]</w:t>
      </w:r>
      <w:r w:rsidRPr="00B66FCC">
        <w:rPr>
          <w:szCs w:val="24"/>
        </w:rPr>
        <w:fldChar w:fldCharType="end"/>
      </w:r>
      <w:r w:rsidRPr="00630043">
        <w:rPr>
          <w:szCs w:val="24"/>
        </w:rPr>
        <w:t>, a pozitrón emisná tomografia</w:t>
      </w:r>
      <w:r w:rsidRPr="00630043">
        <w:t xml:space="preserve"> (PET) </w:t>
      </w:r>
      <w:r w:rsidRPr="00B66FCC">
        <w:fldChar w:fldCharType="begin"/>
      </w:r>
      <w:r w:rsidR="00483D69">
        <w:instrText xml:space="preserve"> ADDIN EN.CITE &lt;EndNote&gt;&lt;Cite&gt;&lt;Author&gt;Leenders&lt;/Author&gt;&lt;Year&gt;1994&lt;/Year&gt;&lt;RecNum&gt;0&lt;/RecNum&gt;&lt;IDText&gt;PET - BLOOD-FLOW AND OXYGEN-CONSUMPTION IN BRAIN-TUMORS&lt;/IDText&gt;&lt;DisplayText&gt;[8]&lt;/DisplayText&gt;&lt;record&gt;&lt;keywords&gt;&lt;keyword&gt;positron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B66FCC">
        <w:fldChar w:fldCharType="separate"/>
      </w:r>
      <w:r w:rsidR="00483D69">
        <w:rPr>
          <w:noProof/>
        </w:rPr>
        <w:t>[8]</w:t>
      </w:r>
      <w:r w:rsidRPr="00B66FCC">
        <w:fldChar w:fldCharType="end"/>
      </w:r>
      <w:r w:rsidRPr="00630043">
        <w:t xml:space="preserve">. Nepriamy odhad SV z parametrov obehovej sústavy je možné získať analýzou pulznej vlny </w:t>
      </w:r>
      <w:r w:rsidRPr="00B66FCC">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rsidR="00483D69">
        <w:instrText xml:space="preserve"> ADDIN EN.CITE </w:instrText>
      </w:r>
      <w:r w:rsidR="00483D69">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YXlUZXh0Pls5XTwvRGlzcGxheVRleHQ+PHJlY29yZD48ZGF0ZXM+PHB1Yi1kYXRlcz48ZGF0ZT5N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==
</w:fldData>
        </w:fldChar>
      </w:r>
      <w:r w:rsidR="00483D69">
        <w:instrText xml:space="preserve"> ADDIN EN.CITE.DATA </w:instrText>
      </w:r>
      <w:r w:rsidR="00483D69">
        <w:fldChar w:fldCharType="end"/>
      </w:r>
      <w:r w:rsidRPr="00B66FCC">
        <w:fldChar w:fldCharType="separate"/>
      </w:r>
      <w:r w:rsidR="00483D69">
        <w:rPr>
          <w:noProof/>
        </w:rPr>
        <w:t>[9]</w:t>
      </w:r>
      <w:r w:rsidRPr="00B66FCC">
        <w:fldChar w:fldCharType="end"/>
      </w:r>
      <w:r w:rsidRPr="00630043">
        <w:t xml:space="preserve">. </w:t>
      </w:r>
      <w:r w:rsidRPr="00630043">
        <w:rPr>
          <w:rFonts w:eastAsiaTheme="minorEastAsia"/>
        </w:rPr>
        <w:t xml:space="preserve">Jedným z parametrov obehovej sústavy, ktorý sa používa na odhad SV je </w:t>
      </w:r>
      <w:r w:rsidR="00087417">
        <w:rPr>
          <w:rFonts w:eastAsiaTheme="minorEastAsia"/>
        </w:rPr>
        <w:t>pulzný tlak (</w:t>
      </w:r>
      <w:r w:rsidRPr="00630043">
        <w:rPr>
          <w:rFonts w:eastAsiaTheme="minorEastAsia"/>
        </w:rPr>
        <w:t>PP</w:t>
      </w:r>
      <w:r w:rsidR="00087417">
        <w:rPr>
          <w:rFonts w:eastAsiaTheme="minorEastAsia"/>
        </w:rPr>
        <w:t xml:space="preserve"> – </w:t>
      </w:r>
      <w:r w:rsidR="00087417" w:rsidRPr="00087417">
        <w:rPr>
          <w:rFonts w:eastAsiaTheme="minorEastAsia"/>
          <w:i/>
        </w:rPr>
        <w:t>Pulse Pressure</w:t>
      </w:r>
      <w:r w:rsidR="00087417">
        <w:rPr>
          <w:rFonts w:eastAsiaTheme="minorEastAsia"/>
        </w:rPr>
        <w:t>)</w:t>
      </w:r>
      <w:r w:rsidRPr="00630043">
        <w:rPr>
          <w:rFonts w:eastAsiaTheme="minorEastAsia"/>
        </w:rPr>
        <w:t xml:space="preserve"> </w:t>
      </w:r>
      <w:r w:rsidRPr="00B66FCC">
        <w:rPr>
          <w:rFonts w:eastAsiaTheme="minorEastAsia"/>
        </w:rPr>
        <w:fldChar w:fldCharType="begin"/>
      </w:r>
      <w:r w:rsidR="00483D69">
        <w:rPr>
          <w:rFonts w:eastAsiaTheme="minorEastAsia"/>
        </w:rPr>
        <w:instrText xml:space="preserve"> ADDIN EN.CITE &lt;EndNote&gt;&lt;Cite&gt;&lt;Author&gt;Parlikar&lt;/Author&gt;&lt;Year&gt;2007&lt;/Year&gt;&lt;RecNum&gt;0&lt;/RecNum&gt;&lt;IDText&gt;Model-Based Estimation of Cardiac Output and Total Peripheral Resistance&lt;/IDText&gt;&lt;DisplayText&gt;[10]&lt;/DisplayText&gt;&lt;record&gt;&lt;keywords&gt;&lt;keyword&gt;wave-form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B66FCC">
        <w:rPr>
          <w:rFonts w:eastAsiaTheme="minorEastAsia"/>
        </w:rPr>
        <w:fldChar w:fldCharType="separate"/>
      </w:r>
      <w:r w:rsidR="00483D69">
        <w:rPr>
          <w:rFonts w:eastAsiaTheme="minorEastAsia"/>
          <w:noProof/>
        </w:rPr>
        <w:t>[10]</w:t>
      </w:r>
      <w:r w:rsidRPr="00B66FCC">
        <w:rPr>
          <w:rFonts w:eastAsiaTheme="minorEastAsia"/>
        </w:rPr>
        <w:fldChar w:fldCharType="end"/>
      </w:r>
      <w:r w:rsidRPr="00630043">
        <w:rPr>
          <w:rFonts w:eastAsiaTheme="minorEastAsia"/>
        </w:rPr>
        <w:t xml:space="preserve">. Bolo ukázané sa že PP je úmerný SV </w:t>
      </w:r>
      <w:r w:rsidRPr="00B66FCC">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483D69">
        <w:rPr>
          <w:rFonts w:eastAsiaTheme="minorEastAsia"/>
        </w:rPr>
        <w:instrText xml:space="preserve"> ADDIN EN.CITE </w:instrText>
      </w:r>
      <w:r w:rsidR="00483D69">
        <w:rPr>
          <w:rFonts w:eastAsiaTheme="minorEastAsia"/>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ZXNzdXJlIGNvbnRvdXIgd2F2ZSBhbmFseXNpczwvSURUZXh0PjxEaXNwbGF5VGV4dD5bMTFdPC9E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483D69">
        <w:rPr>
          <w:rFonts w:eastAsiaTheme="minorEastAsia"/>
        </w:rPr>
        <w:instrText xml:space="preserve"> ADDIN EN.CITE.DATA </w:instrText>
      </w:r>
      <w:r w:rsidR="00483D69">
        <w:rPr>
          <w:rFonts w:eastAsiaTheme="minorEastAsia"/>
        </w:rPr>
      </w:r>
      <w:r w:rsidR="00483D69">
        <w:rPr>
          <w:rFonts w:eastAsiaTheme="minorEastAsia"/>
        </w:rPr>
        <w:fldChar w:fldCharType="end"/>
      </w:r>
      <w:r w:rsidRPr="00B66FCC">
        <w:rPr>
          <w:rFonts w:eastAsiaTheme="minorEastAsia"/>
        </w:rPr>
      </w:r>
      <w:r w:rsidRPr="00B66FCC">
        <w:rPr>
          <w:rFonts w:eastAsiaTheme="minorEastAsia"/>
        </w:rPr>
        <w:fldChar w:fldCharType="separate"/>
      </w:r>
      <w:r w:rsidR="00483D69">
        <w:rPr>
          <w:rFonts w:eastAsiaTheme="minorEastAsia"/>
          <w:noProof/>
        </w:rPr>
        <w:t>[11]</w:t>
      </w:r>
      <w:r w:rsidRPr="00B66FCC">
        <w:rPr>
          <w:rFonts w:eastAsiaTheme="minorEastAsia"/>
        </w:rPr>
        <w:fldChar w:fldCharType="end"/>
      </w:r>
      <w:r w:rsidRPr="00630043">
        <w:rPr>
          <w:rFonts w:eastAsiaTheme="minorEastAsia"/>
        </w:rPr>
        <w:t xml:space="preserve">. </w:t>
      </w:r>
    </w:p>
    <w:p w14:paraId="12917F96" w14:textId="27196F45" w:rsidR="00B31691" w:rsidRDefault="00B31691" w:rsidP="00087417">
      <w:pPr>
        <w:rPr>
          <w:rFonts w:eastAsiaTheme="minorEastAsia"/>
        </w:rPr>
      </w:pPr>
    </w:p>
    <w:p w14:paraId="15CE64BD" w14:textId="77777777" w:rsidR="00B31691" w:rsidRPr="00630043" w:rsidRDefault="00B31691" w:rsidP="00087417"/>
    <w:p w14:paraId="50CE35BA" w14:textId="77777777" w:rsidR="00BD7167" w:rsidRPr="00630043" w:rsidRDefault="00BD7167" w:rsidP="00BD7167">
      <w:pPr>
        <w:pStyle w:val="Heading2"/>
      </w:pPr>
      <w:bookmarkStart w:id="29" w:name="_Toc517301130"/>
      <w:r w:rsidRPr="00630043">
        <w:lastRenderedPageBreak/>
        <w:t>Impedančná kardiografia</w:t>
      </w:r>
      <w:bookmarkEnd w:id="29"/>
    </w:p>
    <w:p w14:paraId="6300F717" w14:textId="77777777" w:rsidR="00087417" w:rsidRDefault="00087417" w:rsidP="00BD7167">
      <w:pPr>
        <w:rPr>
          <w:rFonts w:eastAsiaTheme="minorEastAsia"/>
        </w:rPr>
      </w:pPr>
    </w:p>
    <w:p w14:paraId="5F5A2921" w14:textId="569489B2" w:rsidR="001F5DC0" w:rsidRPr="00630043" w:rsidRDefault="00AF7738" w:rsidP="00BD7167">
      <w:pPr>
        <w:rPr>
          <w:color w:val="000000"/>
        </w:rPr>
      </w:pPr>
      <w:r w:rsidRPr="00630043">
        <w:rPr>
          <w:rFonts w:eastAsiaTheme="minorEastAsia"/>
        </w:rPr>
        <w:t>Skupina metód na odhad SV pomocou zmien v impedancii hrudníka sa nazýva impedančná kardiografia.</w:t>
      </w:r>
      <w:r>
        <w:rPr>
          <w:rFonts w:eastAsiaTheme="minorEastAsia"/>
        </w:rPr>
        <w:t xml:space="preserve"> </w:t>
      </w:r>
      <w:r w:rsidR="00BD7167" w:rsidRPr="00630043">
        <w:t xml:space="preserve">Využíva pri tom elektrický odpor tela a jeho zmeny v priebehu srdcového cyklu. </w:t>
      </w:r>
      <w:bookmarkStart w:id="30" w:name="_Toc386404202"/>
      <w:r w:rsidR="00BD7167" w:rsidRPr="00630043">
        <w:rPr>
          <w:color w:val="000000"/>
        </w:rPr>
        <w:t xml:space="preserve">Impedancia hrudníka sa skladá z paralelne zapojených impedancií okolitého tkaniva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w:r w:rsidR="00BD7167" w:rsidRPr="00630043">
        <w:rPr>
          <w:color w:val="000000"/>
        </w:rPr>
        <w:t xml:space="preserve">, impedancii krvi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w:r w:rsidR="00BD7167" w:rsidRPr="00630043">
        <w:rPr>
          <w:color w:val="000000"/>
        </w:rPr>
        <w:t>, a impedancie extra-vaskulárnej pľúcnej vody (</w:t>
      </w:r>
      <w:r w:rsidR="00BD7167" w:rsidRPr="00B31691">
        <w:rPr>
          <w:i/>
          <w:color w:val="000000"/>
        </w:rPr>
        <w:t>extra-vascular lung water</w:t>
      </w:r>
      <w:r w:rsidR="00BD7167" w:rsidRPr="00630043">
        <w:rPr>
          <w:color w:val="000000"/>
        </w:rPr>
        <w:t xml:space="preserve">)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oMath>
      <w:r w:rsidR="00BD7167" w:rsidRPr="00630043">
        <w:rPr>
          <w:color w:val="000000"/>
        </w:rPr>
        <w:t xml:space="preserve">. Impedancia hrudníka sa delí na základnú impedanciu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00BD7167" w:rsidRPr="00630043">
        <w:rPr>
          <w:color w:val="000000"/>
          <w:szCs w:val="24"/>
        </w:rPr>
        <w:t xml:space="preserve"> a na meniacu sa impedanciu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00BD7167" w:rsidRPr="00630043">
        <w:rPr>
          <w:color w:val="000000" w:themeColor="text1"/>
        </w:rPr>
        <w:t xml:space="preserve">. Impedancie </w:t>
      </w:r>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w:r w:rsidR="00BD7167" w:rsidRPr="00630043">
        <w:rPr>
          <w:color w:val="000000"/>
          <w:szCs w:val="24"/>
        </w:rPr>
        <w:t xml:space="preserve"> a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00BD7167" w:rsidRPr="00630043">
        <w:rPr>
          <w:color w:val="000000" w:themeColor="text1"/>
        </w:rPr>
        <w:t xml:space="preserve"> sú zapojené paralelne ako znázorňuje </w:t>
      </w:r>
      <w:r w:rsidR="00BD7167" w:rsidRPr="00B66FCC">
        <w:rPr>
          <w:color w:val="000000" w:themeColor="text1"/>
        </w:rPr>
        <w:fldChar w:fldCharType="begin"/>
      </w:r>
      <w:r w:rsidR="00BD7167" w:rsidRPr="00630043">
        <w:rPr>
          <w:color w:val="000000" w:themeColor="text1"/>
        </w:rPr>
        <w:instrText xml:space="preserve"> REF _Ref509499377 \h </w:instrText>
      </w:r>
      <w:r w:rsidR="00BD7167" w:rsidRPr="00B66FCC">
        <w:rPr>
          <w:color w:val="000000" w:themeColor="text1"/>
        </w:rPr>
      </w:r>
      <w:r w:rsidR="00BD7167" w:rsidRPr="00B66FCC">
        <w:rPr>
          <w:color w:val="000000" w:themeColor="text1"/>
        </w:rPr>
        <w:fldChar w:fldCharType="separate"/>
      </w:r>
      <w:r w:rsidR="00E97B4A" w:rsidRPr="00630043">
        <w:t xml:space="preserve">Obrázok </w:t>
      </w:r>
      <w:r w:rsidR="00E97B4A">
        <w:rPr>
          <w:noProof/>
        </w:rPr>
        <w:t>1</w:t>
      </w:r>
      <w:r w:rsidR="00E97B4A">
        <w:t>.</w:t>
      </w:r>
      <w:r w:rsidR="00E97B4A">
        <w:rPr>
          <w:noProof/>
        </w:rPr>
        <w:t>1</w:t>
      </w:r>
      <w:r w:rsidR="00BD7167" w:rsidRPr="00B66FCC">
        <w:rPr>
          <w:color w:val="000000" w:themeColor="text1"/>
        </w:rPr>
        <w:fldChar w:fldCharType="end"/>
      </w:r>
      <w:r w:rsidR="00BD7167" w:rsidRPr="00630043">
        <w:rPr>
          <w:color w:val="000000" w:themeColor="text1"/>
        </w:rPr>
        <w:t xml:space="preserve">. Na obrázku je zachytená aj štvorelektródová metóda merania bioimpedancie. </w:t>
      </w:r>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w:r w:rsidR="00BD7167" w:rsidRPr="00630043">
        <w:rPr>
          <w:color w:val="000000"/>
          <w:szCs w:val="24"/>
        </w:rPr>
        <w:t xml:space="preserve"> reprezentuje striedavý zdroj prúdu a </w:t>
      </w:r>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w:r w:rsidR="00BD7167" w:rsidRPr="00630043">
        <w:rPr>
          <w:color w:val="000000"/>
          <w:szCs w:val="24"/>
        </w:rPr>
        <w:t xml:space="preserve"> elektródy zaznamenávajúce hodnotu elektrického napätia.</w:t>
      </w:r>
    </w:p>
    <w:p w14:paraId="626082DC" w14:textId="77777777" w:rsidR="00BD7167" w:rsidRPr="00630043" w:rsidRDefault="00BD7167" w:rsidP="00BD7167">
      <w:pPr>
        <w:rPr>
          <w:color w:val="000000"/>
        </w:rPr>
      </w:pPr>
      <w:r w:rsidRPr="00B66FCC">
        <w:rPr>
          <w:noProof/>
          <w:color w:val="000000"/>
          <w:lang w:val="en-US" w:eastAsia="en-US"/>
        </w:rPr>
        <mc:AlternateContent>
          <mc:Choice Requires="wps">
            <w:drawing>
              <wp:anchor distT="45720" distB="45720" distL="114300" distR="114300" simplePos="0" relativeHeight="251723776" behindDoc="0" locked="0" layoutInCell="1" allowOverlap="1" wp14:anchorId="66A50D0A" wp14:editId="64F227C0">
                <wp:simplePos x="0" y="0"/>
                <wp:positionH relativeFrom="margin">
                  <wp:align>center</wp:align>
                </wp:positionH>
                <wp:positionV relativeFrom="paragraph">
                  <wp:posOffset>196215</wp:posOffset>
                </wp:positionV>
                <wp:extent cx="409575" cy="285750"/>
                <wp:effectExtent l="0" t="0" r="9525" b="0"/>
                <wp:wrapSquare wrapText="bothSides"/>
                <wp:docPr id="6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1A0CC857" w14:textId="77777777" w:rsidR="00840533" w:rsidRPr="007B44BE" w:rsidRDefault="00840533"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840533" w:rsidRPr="007B44BE" w:rsidRDefault="00840533"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6A50D0A" id="_x0000_t202" coordsize="21600,21600" o:spt="202" path="m,l,21600r21600,l21600,xe">
                <v:stroke joinstyle="miter"/>
                <v:path gradientshapeok="t" o:connecttype="rect"/>
              </v:shapetype>
              <v:shape id="Textové pole 2" o:spid="_x0000_s1026" type="#_x0000_t202" style="position:absolute;left:0;text-align:left;margin-left:0;margin-top:15.45pt;width:32.25pt;height:22.5pt;z-index:2517237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MtXJwIAACA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" stroked="f">
                <v:textbox>
                  <w:txbxContent>
                    <w:p w14:paraId="1A0CC857" w14:textId="77777777" w:rsidR="00840533" w:rsidRPr="007B44BE" w:rsidRDefault="00840533" w:rsidP="00BD7167">
                      <w:pPr>
                        <w:rPr>
                          <w:rFonts w:eastAsiaTheme="minorEastAsia" w:cstheme="minorBidi"/>
                          <w:color w:val="000000"/>
                          <w:szCs w:val="24"/>
                        </w:rPr>
                      </w:pPr>
                      <m:oMathPara>
                        <m:oMath>
                          <m:r>
                            <w:rPr>
                              <w:rFonts w:ascii="Cambria Math" w:hAnsi="Cambria Math"/>
                              <w:color w:val="000000"/>
                              <w:szCs w:val="24"/>
                            </w:rPr>
                            <m:t>I</m:t>
                          </m:r>
                          <m:d>
                            <m:dPr>
                              <m:ctrlPr>
                                <w:rPr>
                                  <w:rFonts w:ascii="Cambria Math" w:hAnsi="Cambria Math"/>
                                  <w:i/>
                                  <w:color w:val="000000"/>
                                  <w:szCs w:val="24"/>
                                </w:rPr>
                              </m:ctrlPr>
                            </m:dPr>
                            <m:e>
                              <m:r>
                                <w:rPr>
                                  <w:rFonts w:ascii="Cambria Math" w:hAnsi="Cambria Math"/>
                                  <w:color w:val="000000"/>
                                  <w:szCs w:val="24"/>
                                </w:rPr>
                                <m:t>t</m:t>
                              </m:r>
                            </m:e>
                          </m:d>
                        </m:oMath>
                      </m:oMathPara>
                    </w:p>
                    <w:p w14:paraId="776E68D3" w14:textId="77777777" w:rsidR="00840533" w:rsidRPr="007B44BE" w:rsidRDefault="00840533"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en-US" w:eastAsia="en-US"/>
        </w:rPr>
        <mc:AlternateContent>
          <mc:Choice Requires="wps">
            <w:drawing>
              <wp:anchor distT="0" distB="0" distL="114300" distR="114300" simplePos="0" relativeHeight="251725824" behindDoc="0" locked="0" layoutInCell="1" allowOverlap="1" wp14:anchorId="38EBD8E7" wp14:editId="4AECDBD3">
                <wp:simplePos x="0" y="0"/>
                <wp:positionH relativeFrom="margin">
                  <wp:align>center</wp:align>
                </wp:positionH>
                <wp:positionV relativeFrom="paragraph">
                  <wp:posOffset>186055</wp:posOffset>
                </wp:positionV>
                <wp:extent cx="488315" cy="488315"/>
                <wp:effectExtent l="0" t="0" r="26035" b="26035"/>
                <wp:wrapNone/>
                <wp:docPr id="54" name="Ovál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315" cy="48831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E54C5C4" id="Ovál 54" o:spid="_x0000_s1026" style="position:absolute;margin-left:0;margin-top:14.65pt;width:38.45pt;height:38.45pt;z-index:2517258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" filled="f" strokecolor="black [3213]" strokeweight="1pt">
                <v:stroke joinstyle="miter"/>
                <v:path arrowok="t"/>
                <w10:wrap anchorx="margin"/>
              </v:oval>
            </w:pict>
          </mc:Fallback>
        </mc:AlternateContent>
      </w:r>
    </w:p>
    <w:p w14:paraId="2B891B1F" w14:textId="77777777" w:rsidR="00BD7167" w:rsidRPr="00630043" w:rsidRDefault="00BD7167" w:rsidP="00BD7167">
      <w:pPr>
        <w:rPr>
          <w:color w:val="000000"/>
        </w:rPr>
      </w:pPr>
      <w:r w:rsidRPr="00B66FCC">
        <w:rPr>
          <w:noProof/>
          <w:color w:val="000000"/>
          <w:lang w:val="en-US" w:eastAsia="en-US"/>
        </w:rPr>
        <mc:AlternateContent>
          <mc:Choice Requires="wps">
            <w:drawing>
              <wp:anchor distT="0" distB="0" distL="114300" distR="114300" simplePos="0" relativeHeight="251750400" behindDoc="0" locked="0" layoutInCell="1" allowOverlap="1" wp14:anchorId="7BBA198C" wp14:editId="2D72FF47">
                <wp:simplePos x="0" y="0"/>
                <wp:positionH relativeFrom="margin">
                  <wp:posOffset>930275</wp:posOffset>
                </wp:positionH>
                <wp:positionV relativeFrom="paragraph">
                  <wp:posOffset>154940</wp:posOffset>
                </wp:positionV>
                <wp:extent cx="1503045" cy="5080"/>
                <wp:effectExtent l="0" t="0" r="20955" b="33020"/>
                <wp:wrapNone/>
                <wp:docPr id="75" name="Rovná spojnica 7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F89F33" id="Rovná spojnica 75" o:spid="_x0000_s1026" style="position:absolute;z-index:2517504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73.25pt,12.2pt" to="191.6pt,1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0" distB="0" distL="114300" distR="114300" simplePos="0" relativeHeight="251745280" behindDoc="0" locked="0" layoutInCell="1" allowOverlap="1" wp14:anchorId="2FB82488" wp14:editId="465E31CC">
                <wp:simplePos x="0" y="0"/>
                <wp:positionH relativeFrom="margin">
                  <wp:align>center</wp:align>
                </wp:positionH>
                <wp:positionV relativeFrom="paragraph">
                  <wp:posOffset>184150</wp:posOffset>
                </wp:positionV>
                <wp:extent cx="391795" cy="95885"/>
                <wp:effectExtent l="0" t="0" r="27305" b="18415"/>
                <wp:wrapNone/>
                <wp:docPr id="64" name="Voľný tvar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95885"/>
                        </a:xfrm>
                        <a:custGeom>
                          <a:avLst/>
                          <a:gdLst>
                            <a:gd name="connsiteX0" fmla="*/ 0 w 391886"/>
                            <a:gd name="connsiteY0" fmla="*/ 75561 h 95658"/>
                            <a:gd name="connsiteX1" fmla="*/ 130629 w 391886"/>
                            <a:gd name="connsiteY1" fmla="*/ 199 h 95658"/>
                            <a:gd name="connsiteX2" fmla="*/ 256233 w 391886"/>
                            <a:gd name="connsiteY2" fmla="*/ 95658 h 95658"/>
                            <a:gd name="connsiteX3" fmla="*/ 391886 w 391886"/>
                            <a:gd name="connsiteY3" fmla="*/ 199 h 95658"/>
                          </a:gdLst>
                          <a:ahLst/>
                          <a:cxnLst>
                            <a:cxn ang="0">
                              <a:pos x="connsiteX0" y="connsiteY0"/>
                            </a:cxn>
                            <a:cxn ang="0">
                              <a:pos x="connsiteX1" y="connsiteY1"/>
                            </a:cxn>
                            <a:cxn ang="0">
                              <a:pos x="connsiteX2" y="connsiteY2"/>
                            </a:cxn>
                            <a:cxn ang="0">
                              <a:pos x="connsiteX3" y="connsiteY3"/>
                            </a:cxn>
                          </a:cxnLst>
                          <a:rect l="l" t="t" r="r" b="b"/>
                          <a:pathLst>
                            <a:path w="391886" h="95658">
                              <a:moveTo>
                                <a:pt x="0" y="75561"/>
                              </a:moveTo>
                              <a:cubicBezTo>
                                <a:pt x="43962" y="36205"/>
                                <a:pt x="87924" y="-3150"/>
                                <a:pt x="130629" y="199"/>
                              </a:cubicBezTo>
                              <a:cubicBezTo>
                                <a:pt x="173334" y="3548"/>
                                <a:pt x="212690" y="95658"/>
                                <a:pt x="256233" y="95658"/>
                              </a:cubicBezTo>
                              <a:cubicBezTo>
                                <a:pt x="299776" y="95658"/>
                                <a:pt x="371789" y="18621"/>
                                <a:pt x="391886" y="199"/>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49105E5B" id="Voľný tvar 64" o:spid="_x0000_s1026" style="position:absolute;margin-left:0;margin-top:14.5pt;width:30.85pt;height:7.5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coordsize="391886,956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" path="m,75561c43962,36205,87924,-3150,130629,199v42705,3349,82061,95459,125604,95459c299776,95658,371789,18621,391886,199e" filled="f" strokecolor="black [3213]" strokeweight="1pt">
                <v:stroke joinstyle="miter"/>
                <v:path arrowok="t" o:connecttype="custom" o:connectlocs="0,75740;130599,199;256174,95885;391795,199" o:connectangles="0,0,0,0"/>
                <w10:wrap anchorx="margin"/>
              </v:shape>
            </w:pict>
          </mc:Fallback>
        </mc:AlternateContent>
      </w:r>
      <w:r w:rsidRPr="00B66FCC">
        <w:rPr>
          <w:noProof/>
          <w:color w:val="000000"/>
          <w:lang w:val="en-US" w:eastAsia="en-US"/>
        </w:rPr>
        <mc:AlternateContent>
          <mc:Choice Requires="wps">
            <w:drawing>
              <wp:anchor distT="0" distB="0" distL="114300" distR="114300" simplePos="0" relativeHeight="251724800" behindDoc="0" locked="0" layoutInCell="1" allowOverlap="1" wp14:anchorId="26A94863" wp14:editId="474AB94F">
                <wp:simplePos x="0" y="0"/>
                <wp:positionH relativeFrom="margin">
                  <wp:posOffset>2940050</wp:posOffset>
                </wp:positionH>
                <wp:positionV relativeFrom="paragraph">
                  <wp:posOffset>165100</wp:posOffset>
                </wp:positionV>
                <wp:extent cx="1503045" cy="5080"/>
                <wp:effectExtent l="0" t="0" r="20955" b="33020"/>
                <wp:wrapNone/>
                <wp:docPr id="67" name="Rovná spojnica 6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03045" cy="508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DCABCC" id="Rovná spojnica 67" o:spid="_x0000_s1026" style="position:absolute;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31.5pt,13pt" to="349.85pt,1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0" distB="0" distL="114299" distR="114299" simplePos="0" relativeHeight="251749376" behindDoc="0" locked="0" layoutInCell="1" allowOverlap="1" wp14:anchorId="18B3E025" wp14:editId="47AABA1E">
                <wp:simplePos x="0" y="0"/>
                <wp:positionH relativeFrom="column">
                  <wp:posOffset>4454524</wp:posOffset>
                </wp:positionH>
                <wp:positionV relativeFrom="paragraph">
                  <wp:posOffset>164465</wp:posOffset>
                </wp:positionV>
                <wp:extent cx="0" cy="1495425"/>
                <wp:effectExtent l="38100" t="0" r="57150" b="47625"/>
                <wp:wrapNone/>
                <wp:docPr id="74" name="Rovná spojnica 7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D6EF8F5" id="Rovná spojnica 74" o:spid="_x0000_s1026" style="position:absolute;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350.75pt,12.95pt" to="350.7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" strokecolor="black [3213]" strokeweight="1pt">
                <v:stroke endarrow="oval" joinstyle="miter" endcap="round"/>
                <o:lock v:ext="edit" shapetype="f"/>
              </v:line>
            </w:pict>
          </mc:Fallback>
        </mc:AlternateContent>
      </w:r>
      <w:r w:rsidRPr="00B66FCC">
        <w:rPr>
          <w:noProof/>
          <w:color w:val="000000"/>
          <w:lang w:val="en-US" w:eastAsia="en-US"/>
        </w:rPr>
        <mc:AlternateContent>
          <mc:Choice Requires="wps">
            <w:drawing>
              <wp:anchor distT="0" distB="0" distL="114299" distR="114299" simplePos="0" relativeHeight="251746304" behindDoc="0" locked="0" layoutInCell="1" allowOverlap="1" wp14:anchorId="7BB2E018" wp14:editId="184BF8B3">
                <wp:simplePos x="0" y="0"/>
                <wp:positionH relativeFrom="column">
                  <wp:posOffset>930274</wp:posOffset>
                </wp:positionH>
                <wp:positionV relativeFrom="paragraph">
                  <wp:posOffset>164465</wp:posOffset>
                </wp:positionV>
                <wp:extent cx="0" cy="1495425"/>
                <wp:effectExtent l="38100" t="0" r="57150" b="47625"/>
                <wp:wrapNone/>
                <wp:docPr id="71" name="Rovná spojnica 7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9542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1C409E" id="Rovná spojnica 71" o:spid="_x0000_s1026" style="position:absolute;z-index:25174630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from="73.25pt,12.95pt" to="73.25pt,1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" strokecolor="black [3213]" strokeweight="1pt">
                <v:stroke endarrow="oval" joinstyle="miter" endcap="round"/>
                <o:lock v:ext="edit" shapetype="f"/>
              </v:line>
            </w:pict>
          </mc:Fallback>
        </mc:AlternateContent>
      </w:r>
    </w:p>
    <w:p w14:paraId="45E24F00" w14:textId="77777777" w:rsidR="00BD7167" w:rsidRPr="00630043" w:rsidRDefault="00BD7167" w:rsidP="00BD7167">
      <w:pPr>
        <w:rPr>
          <w:color w:val="000000"/>
        </w:rPr>
      </w:pPr>
    </w:p>
    <w:p w14:paraId="15FD8B91" w14:textId="77777777" w:rsidR="00BD7167" w:rsidRPr="00630043" w:rsidRDefault="00BD7167" w:rsidP="00BD7167">
      <w:pPr>
        <w:rPr>
          <w:color w:val="000000"/>
        </w:rPr>
      </w:pPr>
      <w:r w:rsidRPr="00B66FCC">
        <w:rPr>
          <w:noProof/>
          <w:color w:val="000000"/>
          <w:lang w:val="en-US" w:eastAsia="en-US"/>
        </w:rPr>
        <mc:AlternateContent>
          <mc:Choice Requires="wps">
            <w:drawing>
              <wp:anchor distT="45720" distB="45720" distL="114300" distR="114300" simplePos="0" relativeHeight="251727872" behindDoc="0" locked="0" layoutInCell="1" allowOverlap="1" wp14:anchorId="3590A7CC" wp14:editId="0981FC81">
                <wp:simplePos x="0" y="0"/>
                <wp:positionH relativeFrom="margin">
                  <wp:posOffset>2440305</wp:posOffset>
                </wp:positionH>
                <wp:positionV relativeFrom="paragraph">
                  <wp:posOffset>139065</wp:posOffset>
                </wp:positionV>
                <wp:extent cx="409575" cy="285750"/>
                <wp:effectExtent l="0" t="0" r="9525" b="0"/>
                <wp:wrapSquare wrapText="bothSides"/>
                <wp:docPr id="6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98E19E4" w14:textId="77777777" w:rsidR="00840533" w:rsidRPr="007B44BE" w:rsidRDefault="00840533"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840533" w:rsidRPr="007B44BE" w:rsidRDefault="00840533" w:rsidP="00BD7167">
                            <w:pPr>
                              <w:rPr>
                                <w:rFonts w:eastAsiaTheme="minorEastAsia" w:cstheme="minorBidi"/>
                                <w:color w:val="000000"/>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90A7CC" id="_x0000_s1027" type="#_x0000_t202" style="position:absolute;left:0;text-align:left;margin-left:192.15pt;margin-top:10.95pt;width:32.25pt;height:22.5pt;z-index:2517278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" stroked="f">
                <v:textbox>
                  <w:txbxContent>
                    <w:p w14:paraId="798E19E4" w14:textId="77777777" w:rsidR="00840533" w:rsidRPr="007B44BE" w:rsidRDefault="00840533" w:rsidP="00BD7167">
                      <w:pPr>
                        <w:rPr>
                          <w:rFonts w:eastAsiaTheme="minorEastAsia" w:cstheme="minorBidi"/>
                          <w:color w:val="000000"/>
                          <w:szCs w:val="24"/>
                        </w:rPr>
                      </w:pPr>
                      <m:oMathPara>
                        <m:oMath>
                          <m:r>
                            <w:rPr>
                              <w:rFonts w:ascii="Cambria Math" w:hAnsi="Cambria Math"/>
                              <w:color w:val="000000"/>
                              <w:szCs w:val="24"/>
                            </w:rPr>
                            <m:t>U</m:t>
                          </m:r>
                          <m:d>
                            <m:dPr>
                              <m:ctrlPr>
                                <w:rPr>
                                  <w:rFonts w:ascii="Cambria Math" w:hAnsi="Cambria Math"/>
                                  <w:i/>
                                  <w:color w:val="000000"/>
                                  <w:szCs w:val="24"/>
                                </w:rPr>
                              </m:ctrlPr>
                            </m:dPr>
                            <m:e>
                              <m:r>
                                <w:rPr>
                                  <w:rFonts w:ascii="Cambria Math" w:hAnsi="Cambria Math"/>
                                  <w:color w:val="000000"/>
                                  <w:szCs w:val="24"/>
                                </w:rPr>
                                <m:t>t</m:t>
                              </m:r>
                            </m:e>
                          </m:d>
                        </m:oMath>
                      </m:oMathPara>
                    </w:p>
                    <w:p w14:paraId="5B844726" w14:textId="77777777" w:rsidR="00840533" w:rsidRPr="007B44BE" w:rsidRDefault="00840533" w:rsidP="00BD7167">
                      <w:pPr>
                        <w:rPr>
                          <w:rFonts w:eastAsiaTheme="minorEastAsia" w:cstheme="minorBidi"/>
                          <w:color w:val="000000"/>
                          <w:szCs w:val="24"/>
                        </w:rPr>
                      </w:pPr>
                    </w:p>
                  </w:txbxContent>
                </v:textbox>
                <w10:wrap type="square" anchorx="margin"/>
              </v:shape>
            </w:pict>
          </mc:Fallback>
        </mc:AlternateContent>
      </w:r>
      <w:r w:rsidRPr="00B66FCC">
        <w:rPr>
          <w:noProof/>
          <w:color w:val="000000"/>
          <w:lang w:val="en-US" w:eastAsia="en-US"/>
        </w:rPr>
        <mc:AlternateContent>
          <mc:Choice Requires="wps">
            <w:drawing>
              <wp:anchor distT="0" distB="0" distL="114300" distR="114300" simplePos="0" relativeHeight="251744256" behindDoc="0" locked="0" layoutInCell="1" allowOverlap="1" wp14:anchorId="5AC0879A" wp14:editId="271EF544">
                <wp:simplePos x="0" y="0"/>
                <wp:positionH relativeFrom="margin">
                  <wp:align>center</wp:align>
                </wp:positionH>
                <wp:positionV relativeFrom="paragraph">
                  <wp:posOffset>34925</wp:posOffset>
                </wp:positionV>
                <wp:extent cx="488950" cy="488950"/>
                <wp:effectExtent l="0" t="0" r="25400" b="25400"/>
                <wp:wrapNone/>
                <wp:docPr id="53" name="Ovál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88950" cy="48895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0A3BA7E" id="Ovál 53" o:spid="_x0000_s1026" style="position:absolute;margin-left:0;margin-top:2.75pt;width:38.5pt;height:38.5pt;z-index:2517442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" filled="f" strokecolor="black [3213]" strokeweight="1pt">
                <v:stroke joinstyle="miter"/>
                <v:path arrowok="t"/>
                <w10:wrap anchorx="margin"/>
              </v:oval>
            </w:pict>
          </mc:Fallback>
        </mc:AlternateContent>
      </w:r>
    </w:p>
    <w:p w14:paraId="3AE007FA" w14:textId="77777777" w:rsidR="00BD7167" w:rsidRPr="00630043" w:rsidRDefault="00BD7167" w:rsidP="00BD7167">
      <w:pPr>
        <w:rPr>
          <w:color w:val="000000"/>
        </w:rPr>
      </w:pPr>
      <w:r w:rsidRPr="00B66FCC">
        <w:rPr>
          <w:noProof/>
          <w:color w:val="000000"/>
          <w:lang w:val="en-US" w:eastAsia="en-US"/>
        </w:rPr>
        <mc:AlternateContent>
          <mc:Choice Requires="wps">
            <w:drawing>
              <wp:anchor distT="4294967295" distB="4294967295" distL="114300" distR="114300" simplePos="0" relativeHeight="251751424" behindDoc="0" locked="0" layoutInCell="1" allowOverlap="1" wp14:anchorId="69B3EEC4" wp14:editId="36DBD6D4">
                <wp:simplePos x="0" y="0"/>
                <wp:positionH relativeFrom="margin">
                  <wp:posOffset>2950210</wp:posOffset>
                </wp:positionH>
                <wp:positionV relativeFrom="paragraph">
                  <wp:posOffset>4444</wp:posOffset>
                </wp:positionV>
                <wp:extent cx="1195705" cy="0"/>
                <wp:effectExtent l="0" t="0" r="23495" b="19050"/>
                <wp:wrapNone/>
                <wp:docPr id="77" name="Rovná spojnica 7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5EACC8" id="Rovná spojnica 77" o:spid="_x0000_s1026" style="position:absolute;z-index:251751424;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232.3pt,.35pt" to="326.4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4294967295" distB="4294967295" distL="114300" distR="114300" simplePos="0" relativeHeight="251726848" behindDoc="0" locked="0" layoutInCell="1" allowOverlap="1" wp14:anchorId="2ACD65FF" wp14:editId="24CEBF74">
                <wp:simplePos x="0" y="0"/>
                <wp:positionH relativeFrom="margin">
                  <wp:posOffset>1244600</wp:posOffset>
                </wp:positionH>
                <wp:positionV relativeFrom="paragraph">
                  <wp:posOffset>5079</wp:posOffset>
                </wp:positionV>
                <wp:extent cx="1195705" cy="0"/>
                <wp:effectExtent l="0" t="0" r="23495" b="19050"/>
                <wp:wrapNone/>
                <wp:docPr id="66" name="Rovná spojnica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9570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C81F268" id="Rovná spojnica 66" o:spid="_x0000_s1026" style="position:absolute;z-index:251726848;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98pt,.4pt" to="192.15pt,.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0" distB="0" distL="114299" distR="114299" simplePos="0" relativeHeight="251748352" behindDoc="0" locked="0" layoutInCell="1" allowOverlap="1" wp14:anchorId="2A939A7C" wp14:editId="7B9A5C9D">
                <wp:simplePos x="0" y="0"/>
                <wp:positionH relativeFrom="column">
                  <wp:posOffset>4144644</wp:posOffset>
                </wp:positionH>
                <wp:positionV relativeFrom="paragraph">
                  <wp:posOffset>16510</wp:posOffset>
                </wp:positionV>
                <wp:extent cx="0" cy="855345"/>
                <wp:effectExtent l="38100" t="0" r="57150" b="59055"/>
                <wp:wrapNone/>
                <wp:docPr id="73" name="Rovná spojnica 7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4978BBF" id="Rovná spojnica 73" o:spid="_x0000_s1026" style="position:absolute;z-index:251748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326.35pt,1.3pt" to="326.35pt,6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" strokecolor="black [3213]" strokeweight="1pt">
                <v:stroke endarrow="oval" joinstyle="miter" endcap="round"/>
                <o:lock v:ext="edit" shapetype="f"/>
              </v:line>
            </w:pict>
          </mc:Fallback>
        </mc:AlternateContent>
      </w:r>
      <w:r w:rsidRPr="00B66FCC">
        <w:rPr>
          <w:noProof/>
          <w:color w:val="000000"/>
          <w:lang w:val="en-US" w:eastAsia="en-US"/>
        </w:rPr>
        <mc:AlternateContent>
          <mc:Choice Requires="wps">
            <w:drawing>
              <wp:anchor distT="0" distB="0" distL="114299" distR="114299" simplePos="0" relativeHeight="251747328" behindDoc="0" locked="0" layoutInCell="1" allowOverlap="1" wp14:anchorId="6BDFDD82" wp14:editId="0641A26A">
                <wp:simplePos x="0" y="0"/>
                <wp:positionH relativeFrom="column">
                  <wp:posOffset>1249679</wp:posOffset>
                </wp:positionH>
                <wp:positionV relativeFrom="paragraph">
                  <wp:posOffset>11430</wp:posOffset>
                </wp:positionV>
                <wp:extent cx="0" cy="855345"/>
                <wp:effectExtent l="38100" t="0" r="57150" b="59055"/>
                <wp:wrapNone/>
                <wp:docPr id="72" name="Rovná spojnica 7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855345"/>
                        </a:xfrm>
                        <a:prstGeom prst="line">
                          <a:avLst/>
                        </a:prstGeom>
                        <a:ln w="12700" cap="rnd">
                          <a:solidFill>
                            <a:schemeClr val="tx1"/>
                          </a:solidFill>
                          <a:tailEnd type="ova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97D208" id="Rovná spojnica 72" o:spid="_x0000_s1026" style="position:absolute;z-index:25174732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98.4pt,.9pt" to="98.4pt,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" strokecolor="black [3213]" strokeweight="1pt">
                <v:stroke endarrow="oval" joinstyle="miter" endcap="round"/>
                <o:lock v:ext="edit" shapetype="f"/>
              </v:line>
            </w:pict>
          </mc:Fallback>
        </mc:AlternateContent>
      </w:r>
    </w:p>
    <w:p w14:paraId="3F9ED48B" w14:textId="77777777" w:rsidR="00BD7167" w:rsidRPr="00630043" w:rsidRDefault="00BD7167" w:rsidP="00BD7167">
      <w:pPr>
        <w:rPr>
          <w:color w:val="000000"/>
        </w:rPr>
      </w:pPr>
      <w:r w:rsidRPr="00B66FCC">
        <w:rPr>
          <w:noProof/>
          <w:color w:val="000000"/>
          <w:lang w:val="en-US" w:eastAsia="en-US"/>
        </w:rPr>
        <mc:AlternateContent>
          <mc:Choice Requires="wps">
            <w:drawing>
              <wp:anchor distT="45720" distB="45720" distL="114300" distR="114300" simplePos="0" relativeHeight="251755520" behindDoc="0" locked="0" layoutInCell="1" allowOverlap="1" wp14:anchorId="1F007C6D" wp14:editId="70B212BF">
                <wp:simplePos x="0" y="0"/>
                <wp:positionH relativeFrom="margin">
                  <wp:posOffset>2454910</wp:posOffset>
                </wp:positionH>
                <wp:positionV relativeFrom="paragraph">
                  <wp:posOffset>56515</wp:posOffset>
                </wp:positionV>
                <wp:extent cx="409575" cy="285750"/>
                <wp:effectExtent l="0" t="0" r="9525" b="0"/>
                <wp:wrapSquare wrapText="bothSides"/>
                <wp:docPr id="81"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2E0FC683" w14:textId="77777777" w:rsidR="00840533" w:rsidRPr="007B44BE" w:rsidRDefault="00840533" w:rsidP="00BD7167">
                            <w:pPr>
                              <w:rPr>
                                <w:color w:val="000000"/>
                                <w:szCs w:val="24"/>
                              </w:rPr>
                            </w:pPr>
                            <m:oMathPara>
                              <m:oMath>
                                <m:r>
                                  <w:rPr>
                                    <w:rFonts w:ascii="Cambria Math" w:hAnsi="Cambria Math"/>
                                    <w:color w:val="000000"/>
                                    <w:szCs w:val="24"/>
                                  </w:rPr>
                                  <m:t>Z(t)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007C6D" id="_x0000_s1028" type="#_x0000_t202" style="position:absolute;left:0;text-align:left;margin-left:193.3pt;margin-top:4.45pt;width:32.25pt;height:22.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" stroked="f">
                <v:textbox>
                  <w:txbxContent>
                    <w:p w14:paraId="2E0FC683" w14:textId="77777777" w:rsidR="00840533" w:rsidRPr="007B44BE" w:rsidRDefault="00840533" w:rsidP="00BD7167">
                      <w:pPr>
                        <w:rPr>
                          <w:color w:val="000000"/>
                          <w:szCs w:val="24"/>
                        </w:rPr>
                      </w:pPr>
                      <m:oMathPara>
                        <m:oMath>
                          <m:r>
                            <w:rPr>
                              <w:rFonts w:ascii="Cambria Math" w:hAnsi="Cambria Math"/>
                              <w:color w:val="000000"/>
                              <w:szCs w:val="24"/>
                            </w:rPr>
                            <m:t>Z(t)</m:t>
                          </m:r>
                        </m:oMath>
                      </m:oMathPara>
                    </w:p>
                  </w:txbxContent>
                </v:textbox>
                <w10:wrap type="square" anchorx="margin"/>
              </v:shape>
            </w:pict>
          </mc:Fallback>
        </mc:AlternateContent>
      </w:r>
      <w:r w:rsidRPr="00B66FCC">
        <w:rPr>
          <w:noProof/>
          <w:color w:val="000000"/>
          <w:lang w:val="en-US" w:eastAsia="en-US"/>
        </w:rPr>
        <mc:AlternateContent>
          <mc:Choice Requires="wps">
            <w:drawing>
              <wp:anchor distT="0" distB="0" distL="114300" distR="114300" simplePos="0" relativeHeight="251754496" behindDoc="0" locked="0" layoutInCell="1" allowOverlap="1" wp14:anchorId="7A862F94" wp14:editId="08DC4D43">
                <wp:simplePos x="0" y="0"/>
                <wp:positionH relativeFrom="margin">
                  <wp:align>center</wp:align>
                </wp:positionH>
                <wp:positionV relativeFrom="paragraph">
                  <wp:posOffset>191135</wp:posOffset>
                </wp:positionV>
                <wp:extent cx="2329815" cy="2448560"/>
                <wp:effectExtent l="0" t="0" r="13335" b="27940"/>
                <wp:wrapNone/>
                <wp:docPr id="80" name="Obdĺžnik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9815" cy="2448560"/>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705A85" id="Obdĺžnik 80" o:spid="_x0000_s1026" style="position:absolute;margin-left:0;margin-top:15.05pt;width:183.45pt;height:192.8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" filled="f" strokecolor="black [3213]" strokeweight="1pt">
                <v:stroke dashstyle="dash"/>
                <v:path arrowok="t"/>
                <w10:wrap anchorx="margin"/>
              </v:rect>
            </w:pict>
          </mc:Fallback>
        </mc:AlternateContent>
      </w:r>
    </w:p>
    <w:p w14:paraId="4B4CA05A" w14:textId="77777777" w:rsidR="00BD7167" w:rsidRPr="00630043" w:rsidRDefault="00BD7167" w:rsidP="00BD7167">
      <w:pPr>
        <w:rPr>
          <w:color w:val="000000"/>
        </w:rPr>
      </w:pPr>
      <w:r w:rsidRPr="00B66FCC">
        <w:rPr>
          <w:noProof/>
          <w:color w:val="000000"/>
          <w:lang w:val="en-US" w:eastAsia="en-US"/>
        </w:rPr>
        <mc:AlternateContent>
          <mc:Choice Requires="wps">
            <w:drawing>
              <wp:anchor distT="45720" distB="45720" distL="114300" distR="114300" simplePos="0" relativeHeight="251728896" behindDoc="0" locked="0" layoutInCell="1" allowOverlap="1" wp14:anchorId="068CA6A3" wp14:editId="5CE15D88">
                <wp:simplePos x="0" y="0"/>
                <wp:positionH relativeFrom="margin">
                  <wp:align>center</wp:align>
                </wp:positionH>
                <wp:positionV relativeFrom="paragraph">
                  <wp:posOffset>7620</wp:posOffset>
                </wp:positionV>
                <wp:extent cx="597535" cy="285750"/>
                <wp:effectExtent l="0" t="0" r="0" b="0"/>
                <wp:wrapSquare wrapText="bothSides"/>
                <wp:docPr id="60"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535" cy="285750"/>
                        </a:xfrm>
                        <a:prstGeom prst="rect">
                          <a:avLst/>
                        </a:prstGeom>
                        <a:solidFill>
                          <a:srgbClr val="FFFFFF"/>
                        </a:solidFill>
                        <a:ln w="9525">
                          <a:noFill/>
                          <a:miter lim="800000"/>
                          <a:headEnd/>
                          <a:tailEnd/>
                        </a:ln>
                      </wps:spPr>
                      <wps:txbx>
                        <w:txbxContent>
                          <w:p w14:paraId="4E5E196E" w14:textId="77777777" w:rsidR="00840533" w:rsidRPr="007B44BE" w:rsidRDefault="00840533"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8CA6A3" id="_x0000_s1029" type="#_x0000_t202" style="position:absolute;left:0;text-align:left;margin-left:0;margin-top:.6pt;width:47.05pt;height:22.5pt;z-index:2517288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" stroked="f">
                <v:textbox>
                  <w:txbxContent>
                    <w:p w14:paraId="4E5E196E" w14:textId="77777777" w:rsidR="00840533" w:rsidRPr="007B44BE" w:rsidRDefault="00840533" w:rsidP="00BD7167">
                      <w:pPr>
                        <w:rPr>
                          <w:color w:val="000000"/>
                          <w:szCs w:val="24"/>
                        </w:rPr>
                      </w:pPr>
                      <m:oMathPara>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m:oMathPara>
                    </w:p>
                  </w:txbxContent>
                </v:textbox>
                <w10:wrap type="square" anchorx="margin"/>
              </v:shape>
            </w:pict>
          </mc:Fallback>
        </mc:AlternateContent>
      </w:r>
    </w:p>
    <w:p w14:paraId="55B07DF4" w14:textId="77777777" w:rsidR="00BD7167" w:rsidRPr="00630043" w:rsidRDefault="00BD7167" w:rsidP="00BD7167">
      <w:pPr>
        <w:rPr>
          <w:color w:val="000000"/>
        </w:rPr>
      </w:pPr>
      <w:r w:rsidRPr="00B66FCC">
        <w:rPr>
          <w:noProof/>
          <w:color w:val="000000"/>
          <w:lang w:val="en-US" w:eastAsia="en-US"/>
        </w:rPr>
        <mc:AlternateContent>
          <mc:Choice Requires="wps">
            <w:drawing>
              <wp:anchor distT="0" distB="0" distL="114300" distR="114300" simplePos="0" relativeHeight="251736064" behindDoc="0" locked="0" layoutInCell="1" allowOverlap="1" wp14:anchorId="4CCE0B96" wp14:editId="179F69E3">
                <wp:simplePos x="0" y="0"/>
                <wp:positionH relativeFrom="column">
                  <wp:posOffset>1967865</wp:posOffset>
                </wp:positionH>
                <wp:positionV relativeFrom="paragraph">
                  <wp:posOffset>78740</wp:posOffset>
                </wp:positionV>
                <wp:extent cx="11430" cy="1558290"/>
                <wp:effectExtent l="0" t="0" r="26670" b="22860"/>
                <wp:wrapNone/>
                <wp:docPr id="48" name="Rovná spojnica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143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A003F5" id="Rovná spojnica 48" o:spid="_x0000_s1026" style="position:absolute;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4.95pt,6.2pt" to="155.8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" strokecolor="black [3213]" strokeweight="1pt">
                <v:stroke joinstyle="miter"/>
                <o:lock v:ext="edit" shapetype="f"/>
              </v:line>
            </w:pict>
          </mc:Fallback>
        </mc:AlternateContent>
      </w:r>
      <w:r w:rsidRPr="00B66FCC">
        <w:rPr>
          <w:noProof/>
          <w:color w:val="000000"/>
          <w:lang w:val="en-US" w:eastAsia="en-US"/>
        </w:rPr>
        <mc:AlternateContent>
          <mc:Choice Requires="wps">
            <w:drawing>
              <wp:anchor distT="0" distB="0" distL="114299" distR="114299" simplePos="0" relativeHeight="251737088" behindDoc="0" locked="0" layoutInCell="1" allowOverlap="1" wp14:anchorId="59ADEE9F" wp14:editId="00A83CB5">
                <wp:simplePos x="0" y="0"/>
                <wp:positionH relativeFrom="column">
                  <wp:posOffset>3399154</wp:posOffset>
                </wp:positionH>
                <wp:positionV relativeFrom="paragraph">
                  <wp:posOffset>78740</wp:posOffset>
                </wp:positionV>
                <wp:extent cx="0" cy="1558290"/>
                <wp:effectExtent l="0" t="0" r="19050" b="22860"/>
                <wp:wrapNone/>
                <wp:docPr id="50" name="Rovná spojnica 5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582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4CCDA0" id="Rovná spojnica 50" o:spid="_x0000_s1026" style="position:absolute;flip:y;z-index:25173708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margin;mso-height-relative:margin" from="267.65pt,6.2pt" to="267.65pt,12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" strokecolor="black [3213]" strokeweight="1pt">
                <v:stroke joinstyle="miter"/>
                <o:lock v:ext="edit" shapetype="f"/>
              </v:line>
            </w:pict>
          </mc:Fallback>
        </mc:AlternateContent>
      </w:r>
      <w:r w:rsidRPr="00B66FCC">
        <w:rPr>
          <w:noProof/>
          <w:color w:val="000000"/>
          <w:lang w:val="en-US" w:eastAsia="en-US"/>
        </w:rPr>
        <mc:AlternateContent>
          <mc:Choice Requires="wps">
            <w:drawing>
              <wp:anchor distT="4294967295" distB="4294967295" distL="114300" distR="114300" simplePos="0" relativeHeight="251734016" behindDoc="0" locked="0" layoutInCell="1" allowOverlap="1" wp14:anchorId="512D914B" wp14:editId="5C2BC429">
                <wp:simplePos x="0" y="0"/>
                <wp:positionH relativeFrom="margin">
                  <wp:align>center</wp:align>
                </wp:positionH>
                <wp:positionV relativeFrom="paragraph">
                  <wp:posOffset>81279</wp:posOffset>
                </wp:positionV>
                <wp:extent cx="3513455" cy="0"/>
                <wp:effectExtent l="0" t="0" r="29845" b="19050"/>
                <wp:wrapNone/>
                <wp:docPr id="46" name="Rovná spojnica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51345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46BF949" id="Rovná spojnica 46" o:spid="_x0000_s1026" style="position:absolute;z-index:251734016;visibility:visible;mso-wrap-style:square;mso-width-percent:0;mso-height-percent:0;mso-wrap-distance-left:9pt;mso-wrap-distance-top:-3e-5mm;mso-wrap-distance-right:9pt;mso-wrap-distance-bottom:-3e-5mm;mso-position-horizontal:center;mso-position-horizontal-relative:margin;mso-position-vertical:absolute;mso-position-vertical-relative:text;mso-width-percent:0;mso-height-percent:0;mso-width-relative:margin;mso-height-relative:margin" from="0,6.4pt" to="276.65pt,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0" distB="0" distL="114300" distR="114300" simplePos="0" relativeHeight="251735040" behindDoc="0" locked="0" layoutInCell="1" allowOverlap="1" wp14:anchorId="16113D00" wp14:editId="2E5DF641">
                <wp:simplePos x="0" y="0"/>
                <wp:positionH relativeFrom="margin">
                  <wp:align>center</wp:align>
                </wp:positionH>
                <wp:positionV relativeFrom="paragraph">
                  <wp:posOffset>10795</wp:posOffset>
                </wp:positionV>
                <wp:extent cx="604520" cy="151130"/>
                <wp:effectExtent l="0" t="0" r="24130" b="20320"/>
                <wp:wrapNone/>
                <wp:docPr id="45" name="Obdĺžnik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4520" cy="15113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8427E4" id="Obdĺžnik 45" o:spid="_x0000_s1026" style="position:absolute;margin-left:0;margin-top:.85pt;width:47.6pt;height:11.9pt;z-index:2517350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" fillcolor="white [3212]" strokecolor="black [3213]" strokeweight="1pt">
                <v:path arrowok="t"/>
                <w10:wrap anchorx="margin"/>
              </v:rect>
            </w:pict>
          </mc:Fallback>
        </mc:AlternateContent>
      </w:r>
    </w:p>
    <w:p w14:paraId="6EDCCAA3" w14:textId="77777777" w:rsidR="00BD7167" w:rsidRPr="00630043" w:rsidRDefault="00BD7167" w:rsidP="00BD7167">
      <w:pPr>
        <w:rPr>
          <w:color w:val="000000"/>
        </w:rPr>
      </w:pPr>
      <w:r w:rsidRPr="00B66FCC">
        <w:rPr>
          <w:noProof/>
          <w:color w:val="000000"/>
          <w:lang w:val="en-US" w:eastAsia="en-US"/>
        </w:rPr>
        <mc:AlternateContent>
          <mc:Choice Requires="wps">
            <w:drawing>
              <wp:anchor distT="45720" distB="45720" distL="114300" distR="114300" simplePos="0" relativeHeight="251753472" behindDoc="0" locked="0" layoutInCell="1" allowOverlap="1" wp14:anchorId="65BCD981" wp14:editId="18F1050E">
                <wp:simplePos x="0" y="0"/>
                <wp:positionH relativeFrom="margin">
                  <wp:posOffset>2449830</wp:posOffset>
                </wp:positionH>
                <wp:positionV relativeFrom="paragraph">
                  <wp:posOffset>71755</wp:posOffset>
                </wp:positionV>
                <wp:extent cx="409575" cy="285750"/>
                <wp:effectExtent l="0" t="0" r="9525" b="0"/>
                <wp:wrapSquare wrapText="bothSides"/>
                <wp:docPr id="7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8043DEA" w14:textId="77777777" w:rsidR="00840533" w:rsidRPr="007B44BE" w:rsidRDefault="007352BD"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BCD981" id="_x0000_s1030" type="#_x0000_t202" style="position:absolute;left:0;text-align:left;margin-left:192.9pt;margin-top:5.65pt;width:32.25pt;height:22.5pt;z-index:2517534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1YCKgIAACc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" stroked="f">
                <v:textbox>
                  <w:txbxContent>
                    <w:p w14:paraId="78043DEA" w14:textId="77777777" w:rsidR="00840533" w:rsidRPr="007B44BE" w:rsidRDefault="00840533"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0</m:t>
                              </m:r>
                            </m:sub>
                          </m:sSub>
                        </m:oMath>
                      </m:oMathPara>
                    </w:p>
                  </w:txbxContent>
                </v:textbox>
                <w10:wrap type="square" anchorx="margin"/>
              </v:shape>
            </w:pict>
          </mc:Fallback>
        </mc:AlternateContent>
      </w:r>
      <w:r w:rsidRPr="00B66FCC">
        <w:rPr>
          <w:noProof/>
          <w:color w:val="000000"/>
          <w:lang w:val="en-US" w:eastAsia="en-US"/>
        </w:rPr>
        <mc:AlternateContent>
          <mc:Choice Requires="wps">
            <w:drawing>
              <wp:anchor distT="0" distB="0" distL="114300" distR="114300" simplePos="0" relativeHeight="251752448" behindDoc="0" locked="0" layoutInCell="1" allowOverlap="1" wp14:anchorId="715B9FBB" wp14:editId="630BCB3B">
                <wp:simplePos x="0" y="0"/>
                <wp:positionH relativeFrom="column">
                  <wp:posOffset>1800860</wp:posOffset>
                </wp:positionH>
                <wp:positionV relativeFrom="paragraph">
                  <wp:posOffset>245110</wp:posOffset>
                </wp:positionV>
                <wp:extent cx="1749425" cy="1415415"/>
                <wp:effectExtent l="0" t="0" r="22225" b="13335"/>
                <wp:wrapNone/>
                <wp:docPr id="78" name="Obdĺžnik 7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9425" cy="1415415"/>
                        </a:xfrm>
                        <a:prstGeom prst="rect">
                          <a:avLst/>
                        </a:prstGeom>
                        <a:noFill/>
                        <a:ln>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86218FA" id="Obdĺžnik 78" o:spid="_x0000_s1026" style="position:absolute;margin-left:141.8pt;margin-top:19.3pt;width:137.75pt;height:111.4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" filled="f" strokecolor="black [3213]" strokeweight="1pt">
                <v:stroke dashstyle="dash"/>
                <v:path arrowok="t"/>
              </v:rect>
            </w:pict>
          </mc:Fallback>
        </mc:AlternateContent>
      </w:r>
    </w:p>
    <w:p w14:paraId="2756B69E" w14:textId="77777777" w:rsidR="00BD7167" w:rsidRPr="00630043" w:rsidRDefault="00BD7167" w:rsidP="00BD7167">
      <w:pPr>
        <w:rPr>
          <w:color w:val="000000"/>
        </w:rPr>
      </w:pPr>
      <w:r w:rsidRPr="00B66FCC">
        <w:rPr>
          <w:noProof/>
          <w:color w:val="000000"/>
          <w:lang w:val="en-US" w:eastAsia="en-US"/>
        </w:rPr>
        <mc:AlternateContent>
          <mc:Choice Requires="wps">
            <w:drawing>
              <wp:anchor distT="45720" distB="45720" distL="114300" distR="114300" simplePos="0" relativeHeight="251730944" behindDoc="0" locked="0" layoutInCell="1" allowOverlap="1" wp14:anchorId="568091D7" wp14:editId="1D67C52A">
                <wp:simplePos x="0" y="0"/>
                <wp:positionH relativeFrom="margin">
                  <wp:posOffset>2490470</wp:posOffset>
                </wp:positionH>
                <wp:positionV relativeFrom="paragraph">
                  <wp:posOffset>407670</wp:posOffset>
                </wp:positionV>
                <wp:extent cx="409575" cy="285750"/>
                <wp:effectExtent l="0" t="0" r="9525" b="0"/>
                <wp:wrapSquare wrapText="bothSides"/>
                <wp:docPr id="5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7E6AEFFB" w14:textId="77777777" w:rsidR="00840533" w:rsidRPr="007B44BE" w:rsidRDefault="007352BD"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8091D7" id="_x0000_s1031" type="#_x0000_t202" style="position:absolute;left:0;text-align:left;margin-left:196.1pt;margin-top:32.1pt;width:32.25pt;height:22.5pt;z-index:2517309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" stroked="f">
                <v:textbox>
                  <w:txbxContent>
                    <w:p w14:paraId="7E6AEFFB" w14:textId="77777777" w:rsidR="00840533" w:rsidRPr="007B44BE" w:rsidRDefault="00840533"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t</m:t>
                              </m:r>
                            </m:sub>
                          </m:sSub>
                        </m:oMath>
                      </m:oMathPara>
                    </w:p>
                  </w:txbxContent>
                </v:textbox>
                <w10:wrap type="square" anchorx="margin"/>
              </v:shape>
            </w:pict>
          </mc:Fallback>
        </mc:AlternateContent>
      </w:r>
      <w:r w:rsidRPr="00B66FCC">
        <w:rPr>
          <w:noProof/>
          <w:color w:val="000000"/>
          <w:lang w:val="en-US" w:eastAsia="en-US"/>
        </w:rPr>
        <mc:AlternateContent>
          <mc:Choice Requires="wps">
            <w:drawing>
              <wp:anchor distT="0" distB="0" distL="114300" distR="114300" simplePos="0" relativeHeight="251742208" behindDoc="0" locked="0" layoutInCell="1" allowOverlap="1" wp14:anchorId="3103B0DA" wp14:editId="75A477CE">
                <wp:simplePos x="0" y="0"/>
                <wp:positionH relativeFrom="margin">
                  <wp:posOffset>2385695</wp:posOffset>
                </wp:positionH>
                <wp:positionV relativeFrom="paragraph">
                  <wp:posOffset>1036955</wp:posOffset>
                </wp:positionV>
                <wp:extent cx="603885" cy="150495"/>
                <wp:effectExtent l="0" t="0" r="24765" b="20955"/>
                <wp:wrapNone/>
                <wp:docPr id="43" name="Obdĺžnik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956AF7" id="Obdĺžnik 43" o:spid="_x0000_s1026" style="position:absolute;margin-left:187.85pt;margin-top:81.65pt;width:47.55pt;height:11.8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en-US" w:eastAsia="en-US"/>
        </w:rPr>
        <mc:AlternateContent>
          <mc:Choice Requires="wps">
            <w:drawing>
              <wp:anchor distT="0" distB="0" distL="114300" distR="114300" simplePos="0" relativeHeight="251741184" behindDoc="0" locked="0" layoutInCell="1" allowOverlap="1" wp14:anchorId="41950728" wp14:editId="0D4063F9">
                <wp:simplePos x="0" y="0"/>
                <wp:positionH relativeFrom="margin">
                  <wp:posOffset>2385695</wp:posOffset>
                </wp:positionH>
                <wp:positionV relativeFrom="paragraph">
                  <wp:posOffset>668655</wp:posOffset>
                </wp:positionV>
                <wp:extent cx="603885" cy="150495"/>
                <wp:effectExtent l="0" t="0" r="24765" b="20955"/>
                <wp:wrapNone/>
                <wp:docPr id="42" name="Obdĺžnik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EF2A83" id="Obdĺžnik 42" o:spid="_x0000_s1026" style="position:absolute;margin-left:187.85pt;margin-top:52.65pt;width:47.55pt;height:11.8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" fillcolor="white [3212]" strokecolor="black [3213]" strokeweight="1pt">
                <v:path arrowok="t"/>
                <w10:wrap anchorx="margin"/>
              </v:rect>
            </w:pict>
          </mc:Fallback>
        </mc:AlternateContent>
      </w:r>
      <w:r w:rsidRPr="00B66FCC">
        <w:rPr>
          <w:noProof/>
          <w:color w:val="000000"/>
          <w:lang w:val="en-US" w:eastAsia="en-US"/>
        </w:rPr>
        <mc:AlternateContent>
          <mc:Choice Requires="wps">
            <w:drawing>
              <wp:anchor distT="4294967295" distB="4294967295" distL="114300" distR="114300" simplePos="0" relativeHeight="251738112" behindDoc="0" locked="0" layoutInCell="1" allowOverlap="1" wp14:anchorId="7A480425" wp14:editId="37D40497">
                <wp:simplePos x="0" y="0"/>
                <wp:positionH relativeFrom="margin">
                  <wp:posOffset>1976120</wp:posOffset>
                </wp:positionH>
                <wp:positionV relativeFrom="paragraph">
                  <wp:posOffset>748029</wp:posOffset>
                </wp:positionV>
                <wp:extent cx="1428750" cy="0"/>
                <wp:effectExtent l="0" t="0" r="19050" b="19050"/>
                <wp:wrapNone/>
                <wp:docPr id="51" name="Rovná spojnica 5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BAAC6C" id="Rovná spojnica 51" o:spid="_x0000_s1026" style="position:absolute;flip:y;z-index:251738112;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58.9pt" to="268.1pt,5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4294967295" distB="4294967295" distL="114300" distR="114300" simplePos="0" relativeHeight="251739136" behindDoc="0" locked="0" layoutInCell="1" allowOverlap="1" wp14:anchorId="5BC0E627" wp14:editId="124A4315">
                <wp:simplePos x="0" y="0"/>
                <wp:positionH relativeFrom="margin">
                  <wp:posOffset>1976120</wp:posOffset>
                </wp:positionH>
                <wp:positionV relativeFrom="paragraph">
                  <wp:posOffset>353059</wp:posOffset>
                </wp:positionV>
                <wp:extent cx="1428750" cy="0"/>
                <wp:effectExtent l="0" t="0" r="19050" b="19050"/>
                <wp:wrapNone/>
                <wp:docPr id="52" name="Rovná spojnica 5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FFC27BB" id="Rovná spojnica 52" o:spid="_x0000_s1026" style="position:absolute;flip:y;z-index:251739136;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27.8pt" to="268.1pt,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" strokecolor="black [3213]" strokeweight="1pt">
                <v:stroke joinstyle="miter"/>
                <o:lock v:ext="edit" shapetype="f"/>
                <w10:wrap anchorx="margin"/>
              </v:line>
            </w:pict>
          </mc:Fallback>
        </mc:AlternateContent>
      </w:r>
      <w:r w:rsidRPr="00B66FCC">
        <w:rPr>
          <w:noProof/>
          <w:color w:val="000000"/>
          <w:lang w:val="en-US" w:eastAsia="en-US"/>
        </w:rPr>
        <mc:AlternateContent>
          <mc:Choice Requires="wps">
            <w:drawing>
              <wp:anchor distT="45720" distB="45720" distL="114300" distR="114300" simplePos="0" relativeHeight="251729920" behindDoc="0" locked="0" layoutInCell="1" allowOverlap="1" wp14:anchorId="45FC3919" wp14:editId="78273DF5">
                <wp:simplePos x="0" y="0"/>
                <wp:positionH relativeFrom="margin">
                  <wp:posOffset>2490470</wp:posOffset>
                </wp:positionH>
                <wp:positionV relativeFrom="paragraph">
                  <wp:posOffset>15875</wp:posOffset>
                </wp:positionV>
                <wp:extent cx="409575" cy="285750"/>
                <wp:effectExtent l="0" t="0" r="9525" b="0"/>
                <wp:wrapSquare wrapText="bothSides"/>
                <wp:docPr id="5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03948A8B" w14:textId="77777777" w:rsidR="00840533" w:rsidRPr="007B44BE" w:rsidRDefault="007352BD"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FC3919" id="_x0000_s1032" type="#_x0000_t202" style="position:absolute;left:0;text-align:left;margin-left:196.1pt;margin-top:1.25pt;width:32.25pt;height:22.5pt;z-index:2517299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" stroked="f">
                <v:textbox>
                  <w:txbxContent>
                    <w:p w14:paraId="03948A8B" w14:textId="77777777" w:rsidR="00840533" w:rsidRPr="007B44BE" w:rsidRDefault="00840533"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b</m:t>
                              </m:r>
                            </m:sub>
                          </m:sSub>
                        </m:oMath>
                      </m:oMathPara>
                    </w:p>
                  </w:txbxContent>
                </v:textbox>
                <w10:wrap type="square" anchorx="margin"/>
              </v:shape>
            </w:pict>
          </mc:Fallback>
        </mc:AlternateContent>
      </w:r>
      <w:r w:rsidRPr="00B66FCC">
        <w:rPr>
          <w:noProof/>
          <w:color w:val="000000"/>
          <w:lang w:val="en-US" w:eastAsia="en-US"/>
        </w:rPr>
        <mc:AlternateContent>
          <mc:Choice Requires="wps">
            <w:drawing>
              <wp:anchor distT="0" distB="0" distL="114300" distR="114300" simplePos="0" relativeHeight="251743232" behindDoc="0" locked="0" layoutInCell="1" allowOverlap="1" wp14:anchorId="1480E3F5" wp14:editId="2FB5DC89">
                <wp:simplePos x="0" y="0"/>
                <wp:positionH relativeFrom="margin">
                  <wp:posOffset>2385695</wp:posOffset>
                </wp:positionH>
                <wp:positionV relativeFrom="paragraph">
                  <wp:posOffset>280035</wp:posOffset>
                </wp:positionV>
                <wp:extent cx="603885" cy="150495"/>
                <wp:effectExtent l="0" t="0" r="24765" b="20955"/>
                <wp:wrapNone/>
                <wp:docPr id="39" name="Obdĺžnik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885" cy="15049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B8DA5E" id="Obdĺžnik 39" o:spid="_x0000_s1026" style="position:absolute;margin-left:187.85pt;margin-top:22.05pt;width:47.55pt;height:11.85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" fillcolor="white [3212]" strokecolor="black [3213]" strokeweight="1pt">
                <v:path arrowok="t"/>
                <w10:wrap anchorx="margin"/>
              </v:rect>
            </w:pict>
          </mc:Fallback>
        </mc:AlternateContent>
      </w:r>
      <w:r w:rsidRPr="00B66FCC">
        <w:rPr>
          <w:noProof/>
          <w:color w:val="000000"/>
          <w:lang w:val="en-US" w:eastAsia="en-US"/>
        </w:rPr>
        <mc:AlternateContent>
          <mc:Choice Requires="wps">
            <w:drawing>
              <wp:anchor distT="45720" distB="45720" distL="114300" distR="114300" simplePos="0" relativeHeight="251731968" behindDoc="0" locked="0" layoutInCell="1" allowOverlap="1" wp14:anchorId="6EDA45E3" wp14:editId="46B818AA">
                <wp:simplePos x="0" y="0"/>
                <wp:positionH relativeFrom="margin">
                  <wp:posOffset>2490470</wp:posOffset>
                </wp:positionH>
                <wp:positionV relativeFrom="paragraph">
                  <wp:posOffset>780415</wp:posOffset>
                </wp:positionV>
                <wp:extent cx="409575" cy="285750"/>
                <wp:effectExtent l="0" t="0" r="9525"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575" cy="285750"/>
                        </a:xfrm>
                        <a:prstGeom prst="rect">
                          <a:avLst/>
                        </a:prstGeom>
                        <a:solidFill>
                          <a:srgbClr val="FFFFFF"/>
                        </a:solidFill>
                        <a:ln w="9525">
                          <a:noFill/>
                          <a:miter lim="800000"/>
                          <a:headEnd/>
                          <a:tailEnd/>
                        </a:ln>
                      </wps:spPr>
                      <wps:txbx>
                        <w:txbxContent>
                          <w:p w14:paraId="5F822BEA" w14:textId="77777777" w:rsidR="00840533" w:rsidRPr="007B44BE" w:rsidRDefault="007352BD"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DA45E3" id="_x0000_s1033" type="#_x0000_t202" style="position:absolute;left:0;text-align:left;margin-left:196.1pt;margin-top:61.45pt;width:32.25pt;height:22.5pt;z-index:2517319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" stroked="f">
                <v:textbox>
                  <w:txbxContent>
                    <w:p w14:paraId="5F822BEA" w14:textId="77777777" w:rsidR="00840533" w:rsidRPr="007B44BE" w:rsidRDefault="00840533" w:rsidP="00BD7167">
                      <w:pPr>
                        <w:rPr>
                          <w:color w:val="000000"/>
                          <w:szCs w:val="24"/>
                        </w:rPr>
                      </w:pPr>
                      <m:oMathPara>
                        <m:oMath>
                          <m:sSub>
                            <m:sSubPr>
                              <m:ctrlPr>
                                <w:rPr>
                                  <w:rFonts w:ascii="Cambria Math" w:hAnsi="Cambria Math"/>
                                  <w:i/>
                                  <w:color w:val="000000"/>
                                  <w:szCs w:val="24"/>
                                </w:rPr>
                              </m:ctrlPr>
                            </m:sSubPr>
                            <m:e>
                              <m:r>
                                <w:rPr>
                                  <w:rFonts w:ascii="Cambria Math" w:hAnsi="Cambria Math"/>
                                  <w:color w:val="000000"/>
                                  <w:szCs w:val="24"/>
                                </w:rPr>
                                <m:t>Z</m:t>
                              </m:r>
                            </m:e>
                            <m:sub>
                              <m:r>
                                <w:rPr>
                                  <w:rFonts w:ascii="Cambria Math" w:hAnsi="Cambria Math"/>
                                  <w:color w:val="000000"/>
                                  <w:szCs w:val="24"/>
                                </w:rPr>
                                <m:t>w</m:t>
                              </m:r>
                            </m:sub>
                          </m:sSub>
                        </m:oMath>
                      </m:oMathPara>
                    </w:p>
                  </w:txbxContent>
                </v:textbox>
                <w10:wrap type="square" anchorx="margin"/>
              </v:shape>
            </w:pict>
          </mc:Fallback>
        </mc:AlternateContent>
      </w:r>
      <w:r w:rsidRPr="00B66FCC">
        <w:rPr>
          <w:noProof/>
          <w:color w:val="000000"/>
          <w:lang w:val="en-US" w:eastAsia="en-US"/>
        </w:rPr>
        <mc:AlternateContent>
          <mc:Choice Requires="wps">
            <w:drawing>
              <wp:anchor distT="4294967295" distB="4294967295" distL="114300" distR="114300" simplePos="0" relativeHeight="251740160" behindDoc="0" locked="0" layoutInCell="1" allowOverlap="1" wp14:anchorId="1F970DB2" wp14:editId="00F53AA3">
                <wp:simplePos x="0" y="0"/>
                <wp:positionH relativeFrom="margin">
                  <wp:posOffset>1976120</wp:posOffset>
                </wp:positionH>
                <wp:positionV relativeFrom="paragraph">
                  <wp:posOffset>1108074</wp:posOffset>
                </wp:positionV>
                <wp:extent cx="1428750" cy="0"/>
                <wp:effectExtent l="0" t="0" r="19050" b="19050"/>
                <wp:wrapNone/>
                <wp:docPr id="49" name="Rovná spojnica 4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2875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31F3C" id="Rovná spojnica 49" o:spid="_x0000_s1026" style="position:absolute;flip:y;z-index:251740160;visibility:visible;mso-wrap-style:square;mso-width-percent:0;mso-height-percent:0;mso-wrap-distance-left:9pt;mso-wrap-distance-top:-3e-5mm;mso-wrap-distance-right:9pt;mso-wrap-distance-bottom:-3e-5mm;mso-position-horizontal:absolute;mso-position-horizontal-relative:margin;mso-position-vertical:absolute;mso-position-vertical-relative:text;mso-width-percent:0;mso-height-percent:0;mso-width-relative:margin;mso-height-relative:margin" from="155.6pt,87.25pt" to="268.1pt,8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" strokecolor="black [3213]" strokeweight="1pt">
                <v:stroke joinstyle="miter"/>
                <o:lock v:ext="edit" shapetype="f"/>
                <w10:wrap anchorx="margin"/>
              </v:line>
            </w:pict>
          </mc:Fallback>
        </mc:AlternateContent>
      </w:r>
    </w:p>
    <w:p w14:paraId="44A8985A" w14:textId="77777777" w:rsidR="00BD7167" w:rsidRPr="00630043" w:rsidRDefault="00BD7167" w:rsidP="00BD7167">
      <w:pPr>
        <w:rPr>
          <w:color w:val="000000"/>
        </w:rPr>
      </w:pPr>
    </w:p>
    <w:p w14:paraId="12E97D14" w14:textId="77777777" w:rsidR="00BD7167" w:rsidRPr="00630043" w:rsidRDefault="00BD7167" w:rsidP="00BD7167">
      <w:pPr>
        <w:rPr>
          <w:color w:val="000000"/>
        </w:rPr>
      </w:pPr>
    </w:p>
    <w:p w14:paraId="22702D94" w14:textId="77777777" w:rsidR="00BD7167" w:rsidRPr="00630043" w:rsidRDefault="00BD7167" w:rsidP="00BD7167">
      <w:pPr>
        <w:rPr>
          <w:color w:val="000000"/>
        </w:rPr>
      </w:pPr>
    </w:p>
    <w:p w14:paraId="44913AEA" w14:textId="77777777" w:rsidR="00BD7167" w:rsidRPr="00630043" w:rsidRDefault="00BD7167" w:rsidP="00BD7167">
      <w:pPr>
        <w:rPr>
          <w:color w:val="000000"/>
        </w:rPr>
      </w:pPr>
    </w:p>
    <w:p w14:paraId="128E0D09" w14:textId="77777777" w:rsidR="00BD7167" w:rsidRPr="00630043" w:rsidRDefault="00BD7167" w:rsidP="00BD7167">
      <w:pPr>
        <w:rPr>
          <w:color w:val="000000"/>
        </w:rPr>
      </w:pPr>
    </w:p>
    <w:p w14:paraId="6E96C691" w14:textId="77777777" w:rsidR="00BD7167" w:rsidRPr="00630043" w:rsidRDefault="00BD7167" w:rsidP="00BD7167">
      <w:pPr>
        <w:pStyle w:val="Caption"/>
        <w:rPr>
          <w:lang w:val="sk-SK"/>
        </w:rPr>
      </w:pPr>
    </w:p>
    <w:p w14:paraId="294CA0A3" w14:textId="1B8BE42D" w:rsidR="00BD7167" w:rsidRPr="00630043" w:rsidRDefault="00BD7167" w:rsidP="00BD7167">
      <w:pPr>
        <w:pStyle w:val="Caption"/>
        <w:rPr>
          <w:vanish/>
          <w:color w:val="000000"/>
          <w:lang w:val="sk-SK"/>
          <w:specVanish/>
        </w:rPr>
      </w:pPr>
      <w:bookmarkStart w:id="31" w:name="_Ref509499377"/>
      <w:bookmarkStart w:id="32" w:name="_Toc51683566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E97B4A">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1</w:t>
      </w:r>
      <w:r>
        <w:rPr>
          <w:lang w:val="sk-SK"/>
        </w:rPr>
        <w:fldChar w:fldCharType="end"/>
      </w:r>
      <w:bookmarkEnd w:id="31"/>
      <w:r w:rsidRPr="00630043">
        <w:rPr>
          <w:lang w:val="sk-SK"/>
        </w:rPr>
        <w:t>: Elektrická schéma paralelne zapojených odporov hrudníka.</w:t>
      </w:r>
      <w:bookmarkEnd w:id="32"/>
      <w:r w:rsidRPr="00630043">
        <w:rPr>
          <w:lang w:val="sk-SK"/>
        </w:rPr>
        <w:t xml:space="preserve"> </w:t>
      </w:r>
    </w:p>
    <w:p w14:paraId="7BBB5FB5" w14:textId="0A904649" w:rsidR="00BD7167" w:rsidRPr="00630043" w:rsidRDefault="00BD7167" w:rsidP="00BD7167">
      <w:pPr>
        <w:pStyle w:val="Caption"/>
        <w:rPr>
          <w:lang w:val="sk-SK"/>
        </w:rPr>
      </w:pPr>
      <w:r w:rsidRPr="00630043">
        <w:rPr>
          <w:lang w:val="sk-SK"/>
        </w:rPr>
        <w:t xml:space="preserve">Schéma zobrazuje takisto spôsob merania impedancie hrudníka pomocou 4-elektródovej metódy, kde na vonkajších dvoch elektródach je pripojený zdroj prúdu a na vnútorné dve elektródy zaznamenávajú zmeny napätia. </w:t>
      </w:r>
      <w:r>
        <w:rPr>
          <w:lang w:val="sk-SK"/>
        </w:rPr>
        <w:fldChar w:fldCharType="begin"/>
      </w:r>
      <w:r w:rsidR="00483D69">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Pr>
          <w:lang w:val="sk-SK"/>
        </w:rPr>
        <w:fldChar w:fldCharType="separate"/>
      </w:r>
      <w:r w:rsidR="00483D69">
        <w:rPr>
          <w:noProof/>
          <w:lang w:val="sk-SK"/>
        </w:rPr>
        <w:t>[4]</w:t>
      </w:r>
      <w:r>
        <w:rPr>
          <w:lang w:val="sk-SK"/>
        </w:rPr>
        <w:fldChar w:fldCharType="end"/>
      </w:r>
    </w:p>
    <w:p w14:paraId="5E53A26E" w14:textId="77777777" w:rsidR="00BD7167" w:rsidRPr="00630043" w:rsidRDefault="00BD7167" w:rsidP="00BD7167">
      <w:pPr>
        <w:rPr>
          <w:color w:val="000000"/>
        </w:rPr>
      </w:pPr>
    </w:p>
    <w:p w14:paraId="498B4395" w14:textId="48F26624" w:rsidR="00BD7167" w:rsidRPr="00630043" w:rsidRDefault="00BD7167" w:rsidP="00BD7167">
      <w:pPr>
        <w:rPr>
          <w:color w:val="000000"/>
        </w:rPr>
      </w:pPr>
      <w:r w:rsidRPr="00630043">
        <w:rPr>
          <w:color w:val="000000"/>
        </w:rPr>
        <w:lastRenderedPageBreak/>
        <w:t xml:space="preserve">V impedančnej kardiografii sa využíva premenlivosti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themeColor="text1"/>
          </w:rPr>
          <m:t>(t)</m:t>
        </m:r>
      </m:oMath>
      <w:r w:rsidRPr="00630043">
        <w:rPr>
          <w:color w:val="000000"/>
        </w:rPr>
        <w:t>v priebehu srdcového cyklu. Jednotlivé zložky impedancie hrudníka sú uvedené v rovnici (</w:t>
      </w:r>
      <w:r w:rsidRPr="00B66FCC">
        <w:rPr>
          <w:color w:val="000000"/>
        </w:rPr>
        <w:fldChar w:fldCharType="begin"/>
      </w:r>
      <w:r w:rsidRPr="00630043">
        <w:rPr>
          <w:color w:val="000000"/>
        </w:rPr>
        <w:instrText xml:space="preserve"> REF icg_odpor_hrude \h </w:instrText>
      </w:r>
      <w:r w:rsidRPr="00B66FCC">
        <w:rPr>
          <w:color w:val="000000"/>
        </w:rPr>
      </w:r>
      <w:r w:rsidRPr="00B66FCC">
        <w:rPr>
          <w:color w:val="000000"/>
        </w:rPr>
        <w:fldChar w:fldCharType="separate"/>
      </w:r>
      <w:r w:rsidR="00E97B4A">
        <w:rPr>
          <w:noProof/>
          <w:color w:val="000000"/>
        </w:rPr>
        <w:t>1</w:t>
      </w:r>
      <w:r w:rsidRPr="00B66FCC">
        <w:rPr>
          <w:color w:val="000000"/>
        </w:rPr>
        <w:fldChar w:fldCharType="end"/>
      </w:r>
      <w:r w:rsidRPr="00630043">
        <w:rPr>
          <w:color w:val="000000"/>
        </w:rPr>
        <w:t xml:space="preserve">) </w:t>
      </w:r>
      <w:r w:rsidRPr="00B66FCC">
        <w:rPr>
          <w:color w:val="000000"/>
        </w:rPr>
        <w:fldChar w:fldCharType="begin"/>
      </w:r>
      <w:r w:rsidR="00483D69">
        <w:rPr>
          <w:color w:val="000000"/>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rPr>
        <w:fldChar w:fldCharType="separate"/>
      </w:r>
      <w:r w:rsidR="00483D69">
        <w:rPr>
          <w:noProof/>
          <w:color w:val="000000"/>
        </w:rPr>
        <w:t>[4]</w:t>
      </w:r>
      <w:r w:rsidRPr="00B66FCC">
        <w:rPr>
          <w:color w:val="000000"/>
        </w:rPr>
        <w:fldChar w:fldCharType="end"/>
      </w:r>
      <w:r w:rsidRPr="00630043">
        <w:rPr>
          <w:color w:val="000000"/>
        </w:rPr>
        <w:t>:</w:t>
      </w:r>
    </w:p>
    <w:p w14:paraId="7EAC7B00"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C632AFB" w14:textId="77777777" w:rsidTr="00BD7167">
        <w:tc>
          <w:tcPr>
            <w:tcW w:w="279" w:type="dxa"/>
          </w:tcPr>
          <w:p w14:paraId="39F7A0F7" w14:textId="77777777" w:rsidR="00BD7167" w:rsidRPr="00630043" w:rsidRDefault="00BD7167" w:rsidP="00BD7167">
            <w:pPr>
              <w:jc w:val="center"/>
              <w:rPr>
                <w:color w:val="000000"/>
              </w:rPr>
            </w:pPr>
          </w:p>
        </w:tc>
        <w:tc>
          <w:tcPr>
            <w:tcW w:w="7513" w:type="dxa"/>
            <w:vAlign w:val="center"/>
          </w:tcPr>
          <w:p w14:paraId="6BE70835" w14:textId="77777777" w:rsidR="00BD7167" w:rsidRPr="00630043" w:rsidRDefault="00BD7167" w:rsidP="00BD7167">
            <w:pPr>
              <w:jc w:val="center"/>
              <w:rPr>
                <w:color w:val="000000"/>
              </w:rPr>
            </w:pPr>
            <m:oMathPara>
              <m:oMath>
                <m:r>
                  <w:rPr>
                    <w:rFonts w:ascii="Cambria Math" w:hAnsi="Cambria Math"/>
                    <w:color w:val="000000"/>
                  </w:rPr>
                  <m:t>I</m:t>
                </m:r>
                <m:d>
                  <m:dPr>
                    <m:ctrlPr>
                      <w:rPr>
                        <w:rFonts w:ascii="Cambria Math" w:hAnsi="Cambria Math"/>
                        <w:i/>
                        <w:color w:val="000000"/>
                      </w:rPr>
                    </m:ctrlPr>
                  </m:dPr>
                  <m:e>
                    <m:r>
                      <w:rPr>
                        <w:rFonts w:ascii="Cambria Math" w:hAnsi="Cambria Math"/>
                        <w:color w:val="000000"/>
                      </w:rPr>
                      <m:t>t</m:t>
                    </m:r>
                  </m:e>
                </m:d>
                <m:d>
                  <m:dPr>
                    <m:begChr m:val="["/>
                    <m:endChr m:val="]"/>
                    <m:ctrlPr>
                      <w:rPr>
                        <w:rFonts w:ascii="Cambria Math" w:hAnsi="Cambria Math"/>
                        <w:i/>
                        <w:color w:val="000000"/>
                      </w:rPr>
                    </m:ctrlPr>
                  </m:dPr>
                  <m:e>
                    <m:d>
                      <m:dPr>
                        <m:end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t</m:t>
                                </m:r>
                              </m:sub>
                            </m:sSub>
                          </m:e>
                        </m:d>
                      </m:e>
                    </m:d>
                    <m:d>
                      <m:dPr>
                        <m:begChr m:val=""/>
                        <m:ctrlPr>
                          <w:rPr>
                            <w:rFonts w:ascii="Cambria Math" w:hAnsi="Cambria Math"/>
                            <w:i/>
                            <w:color w:val="000000"/>
                          </w:rPr>
                        </m:ctrlPr>
                      </m:dPr>
                      <m:e>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d>
                              <m:dPr>
                                <m:begChr m:val="‖"/>
                                <m:endChr m:val=""/>
                                <m:ctrlPr>
                                  <w:rPr>
                                    <w:rFonts w:ascii="Cambria Math" w:hAnsi="Cambria Math"/>
                                    <w:i/>
                                    <w:color w:val="000000"/>
                                  </w:rPr>
                                </m:ctrlPr>
                              </m:dPr>
                              <m:e>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w</m:t>
                                    </m:r>
                                  </m:sub>
                                </m:sSub>
                              </m:e>
                            </m:d>
                          </m:e>
                        </m:d>
                      </m:e>
                    </m:d>
                    <m:d>
                      <m:dPr>
                        <m:begChr m:val="‖"/>
                        <m:endChr m:val=""/>
                        <m:ctrlPr>
                          <w:rPr>
                            <w:rFonts w:ascii="Cambria Math" w:hAnsi="Cambria Math"/>
                            <w:i/>
                            <w:color w:val="000000"/>
                          </w:rPr>
                        </m:ctrlPr>
                      </m:dPr>
                      <m:e>
                        <m:r>
                          <w:rPr>
                            <w:rFonts w:ascii="Cambria Math" w:hAnsi="Cambria Math"/>
                            <w:color w:val="000000"/>
                          </w:rPr>
                          <m:t xml:space="preserve"> (</m:t>
                        </m:r>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 xml:space="preserve">objem+ </m:t>
                            </m:r>
                          </m:sub>
                        </m:sSub>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r>
                          <w:rPr>
                            <w:rFonts w:ascii="Cambria Math" w:hAnsi="Cambria Math"/>
                            <w:color w:val="000000"/>
                          </w:rPr>
                          <m:t>)</m:t>
                        </m:r>
                      </m:e>
                    </m:d>
                  </m:e>
                </m:d>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0</m:t>
                    </m:r>
                  </m:sub>
                </m:sSub>
                <m:d>
                  <m:dPr>
                    <m:begChr m:val="‖"/>
                    <m:endChr m:val=""/>
                    <m:ctrlPr>
                      <w:rPr>
                        <w:rFonts w:ascii="Cambria Math" w:hAnsi="Cambria Math"/>
                        <w:i/>
                        <w:color w:val="000000"/>
                      </w:rPr>
                    </m:ctrlPr>
                  </m:dPr>
                  <m:e>
                    <m:r>
                      <w:rPr>
                        <w:rFonts w:ascii="Cambria Math" w:hAnsi="Cambria Math"/>
                        <w:color w:val="000000"/>
                      </w:rPr>
                      <m:t>d</m:t>
                    </m:r>
                    <m:sSub>
                      <m:sSubPr>
                        <m:ctrlPr>
                          <w:rPr>
                            <w:rFonts w:ascii="Cambria Math" w:hAnsi="Cambria Math"/>
                            <w:i/>
                            <w:color w:val="000000"/>
                          </w:rPr>
                        </m:ctrlPr>
                      </m:sSubPr>
                      <m:e>
                        <m:r>
                          <w:rPr>
                            <w:rFonts w:ascii="Cambria Math" w:hAnsi="Cambria Math"/>
                            <w:color w:val="000000"/>
                          </w:rPr>
                          <m:t>U</m:t>
                        </m:r>
                      </m:e>
                      <m:sub>
                        <m:r>
                          <w:rPr>
                            <w:rFonts w:ascii="Cambria Math" w:hAnsi="Cambria Math"/>
                            <w:color w:val="000000"/>
                          </w:rPr>
                          <m:t>b</m:t>
                        </m:r>
                      </m:sub>
                    </m:sSub>
                    <m:d>
                      <m:dPr>
                        <m:ctrlPr>
                          <w:rPr>
                            <w:rFonts w:ascii="Cambria Math" w:hAnsi="Cambria Math"/>
                            <w:i/>
                            <w:color w:val="000000"/>
                          </w:rPr>
                        </m:ctrlPr>
                      </m:dPr>
                      <m:e>
                        <m:r>
                          <w:rPr>
                            <w:rFonts w:ascii="Cambria Math" w:hAnsi="Cambria Math"/>
                            <w:color w:val="000000"/>
                          </w:rPr>
                          <m:t>t</m:t>
                        </m:r>
                      </m:e>
                    </m:d>
                  </m:e>
                </m:d>
              </m:oMath>
            </m:oMathPara>
          </w:p>
        </w:tc>
        <w:tc>
          <w:tcPr>
            <w:tcW w:w="702" w:type="dxa"/>
            <w:vAlign w:val="center"/>
          </w:tcPr>
          <w:p w14:paraId="1932C959" w14:textId="32FBD054" w:rsidR="00BD7167" w:rsidRPr="00630043" w:rsidRDefault="00BD7167" w:rsidP="00BD7167">
            <w:pPr>
              <w:jc w:val="center"/>
              <w:rPr>
                <w:color w:val="000000"/>
              </w:rPr>
            </w:pPr>
            <w:r w:rsidRPr="00630043">
              <w:rPr>
                <w:color w:val="000000"/>
              </w:rPr>
              <w:t>(</w:t>
            </w:r>
            <w:bookmarkStart w:id="33" w:name="icg_odpor_hrude"/>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E97B4A">
              <w:rPr>
                <w:noProof/>
                <w:color w:val="000000"/>
              </w:rPr>
              <w:t>1</w:t>
            </w:r>
            <w:r w:rsidRPr="00B66FCC">
              <w:rPr>
                <w:color w:val="000000"/>
              </w:rPr>
              <w:fldChar w:fldCharType="end"/>
            </w:r>
            <w:bookmarkEnd w:id="33"/>
            <w:r w:rsidRPr="00630043">
              <w:rPr>
                <w:color w:val="000000"/>
              </w:rPr>
              <w:t>)</w:t>
            </w:r>
          </w:p>
        </w:tc>
      </w:tr>
    </w:tbl>
    <w:p w14:paraId="1374BC3F" w14:textId="77777777" w:rsidR="00BD7167" w:rsidRPr="00630043" w:rsidRDefault="00BD7167" w:rsidP="00BD7167">
      <w:pPr>
        <w:jc w:val="center"/>
        <w:rPr>
          <w:color w:val="000000"/>
        </w:rPr>
      </w:pPr>
    </w:p>
    <w:p w14:paraId="0066874B" w14:textId="29BAD699" w:rsidR="00BD7167" w:rsidRPr="00630043" w:rsidRDefault="00BD7167" w:rsidP="00BD7167">
      <w:pPr>
        <w:rPr>
          <w:color w:val="000000"/>
        </w:rPr>
      </w:pPr>
      <w:r w:rsidRPr="00630043">
        <w:rPr>
          <w:color w:val="000000"/>
        </w:rPr>
        <w:t xml:space="preserve">Zmena impedancie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oMath>
      <w:r w:rsidRPr="00630043">
        <w:rPr>
          <w:color w:val="000000"/>
        </w:rPr>
        <w:t xml:space="preserve"> počas srdcového cyklu sa skladá z dvoch častí. Prvá časť je zmena impedancie v dôsledku zmeny </w:t>
      </w:r>
      <w:r w:rsidRPr="00B519B6">
        <w:rPr>
          <w:color w:val="000000"/>
        </w:rPr>
        <w:t xml:space="preserve">objemu krvi v hrudníku počas systoly </w:t>
      </w:r>
      <m:oMath>
        <m:r>
          <w:rPr>
            <w:rFonts w:ascii="Cambria Math" w:hAnsi="Cambria Math"/>
            <w:color w:val="000000" w:themeColor="text1"/>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objem</m:t>
            </m:r>
          </m:sub>
        </m:sSub>
      </m:oMath>
      <w:r w:rsidRPr="00B519B6">
        <w:rPr>
          <w:color w:val="000000"/>
        </w:rPr>
        <w:t>. Počas systoly sa zväčší objem krvi v aorte, čím dôjde k zväčšeniu priemeru elektrického vodiča v hrudníku, a to spôsobí zníženie impedancie</w:t>
      </w:r>
      <w:r w:rsidRPr="00630043">
        <w:rPr>
          <w:color w:val="000000"/>
        </w:rPr>
        <w:t xml:space="preserve">. Druhou časťou je zmena impedancie v dôsledku toku krvi aortou </w:t>
      </w:r>
      <m:oMath>
        <m:r>
          <w:rPr>
            <w:rFonts w:ascii="Cambria Math" w:hAnsi="Cambria Math"/>
            <w:color w:val="000000" w:themeColor="text1"/>
          </w:rPr>
          <m:t>∆</m:t>
        </m:r>
        <m:sSub>
          <m:sSubPr>
            <m:ctrlPr>
              <w:rPr>
                <w:rFonts w:ascii="Cambria Math" w:hAnsi="Cambria Math"/>
                <w:i/>
                <w:color w:val="000000" w:themeColor="text1"/>
              </w:rPr>
            </m:ctrlPr>
          </m:sSubPr>
          <m:e>
            <m:r>
              <w:rPr>
                <w:rFonts w:ascii="Cambria Math" w:hAnsi="Cambria Math"/>
                <w:color w:val="000000" w:themeColor="text1"/>
              </w:rPr>
              <m:t>Z</m:t>
            </m:r>
          </m:e>
          <m:sub>
            <m:r>
              <w:rPr>
                <w:rFonts w:ascii="Cambria Math" w:hAnsi="Cambria Math"/>
                <w:color w:val="000000" w:themeColor="text1"/>
              </w:rPr>
              <m:t>b</m:t>
            </m:r>
          </m:sub>
        </m:sSub>
        <m:r>
          <w:rPr>
            <w:rFonts w:ascii="Cambria Math" w:hAnsi="Cambria Math"/>
            <w:color w:val="000000"/>
          </w:rPr>
          <m:t>(t</m:t>
        </m:r>
        <m:sSub>
          <m:sSubPr>
            <m:ctrlPr>
              <w:rPr>
                <w:rFonts w:ascii="Cambria Math" w:hAnsi="Cambria Math"/>
                <w:i/>
                <w:color w:val="000000"/>
              </w:rPr>
            </m:ctrlPr>
          </m:sSubPr>
          <m:e>
            <m:r>
              <w:rPr>
                <w:rFonts w:ascii="Cambria Math" w:hAnsi="Cambria Math"/>
                <w:color w:val="000000"/>
              </w:rPr>
              <m:t>)</m:t>
            </m:r>
          </m:e>
          <m:sub>
            <m:r>
              <w:rPr>
                <w:rFonts w:ascii="Cambria Math" w:hAnsi="Cambria Math"/>
                <w:color w:val="000000"/>
              </w:rPr>
              <m:t>r</m:t>
            </m:r>
            <m:r>
              <w:rPr>
                <w:rFonts w:ascii="Cambria Math" w:hAnsi="Cambria Math" w:hint="eastAsia"/>
                <w:color w:val="000000"/>
              </w:rPr>
              <m:t>ý</m:t>
            </m:r>
            <m:r>
              <w:rPr>
                <w:rFonts w:ascii="Cambria Math" w:hAnsi="Cambria Math"/>
                <w:color w:val="000000"/>
              </w:rPr>
              <m:t>chlos</m:t>
            </m:r>
            <m:r>
              <w:rPr>
                <w:rFonts w:ascii="Cambria Math" w:hAnsi="Cambria Math" w:hint="eastAsia"/>
                <w:color w:val="000000"/>
              </w:rPr>
              <m:t>ť</m:t>
            </m:r>
          </m:sub>
        </m:sSub>
      </m:oMath>
      <w:r w:rsidRPr="00630043">
        <w:rPr>
          <w:color w:val="000000"/>
        </w:rPr>
        <w:t>. Pri pohybe krvi aortou sa červené krvinky natočia svojou dlhšou osou v smere toku krvi (</w:t>
      </w:r>
      <w:r w:rsidRPr="00B66FCC">
        <w:rPr>
          <w:color w:val="000000"/>
        </w:rPr>
        <w:fldChar w:fldCharType="begin"/>
      </w:r>
      <w:r w:rsidRPr="00630043">
        <w:rPr>
          <w:color w:val="000000"/>
        </w:rPr>
        <w:instrText xml:space="preserve"> REF _Ref513446698 \h </w:instrText>
      </w:r>
      <w:r w:rsidRPr="00B66FCC">
        <w:rPr>
          <w:color w:val="000000"/>
        </w:rPr>
      </w:r>
      <w:r w:rsidRPr="00B66FCC">
        <w:rPr>
          <w:color w:val="000000"/>
        </w:rPr>
        <w:fldChar w:fldCharType="separate"/>
      </w:r>
      <w:r w:rsidR="00E97B4A" w:rsidRPr="00630043">
        <w:t xml:space="preserve">Obrázok </w:t>
      </w:r>
      <w:r w:rsidR="00E97B4A">
        <w:rPr>
          <w:noProof/>
        </w:rPr>
        <w:t>1</w:t>
      </w:r>
      <w:r w:rsidR="00E97B4A">
        <w:t>.</w:t>
      </w:r>
      <w:r w:rsidR="00E97B4A">
        <w:rPr>
          <w:noProof/>
        </w:rPr>
        <w:t>2</w:t>
      </w:r>
      <w:r w:rsidRPr="00B66FCC">
        <w:rPr>
          <w:color w:val="000000"/>
        </w:rPr>
        <w:fldChar w:fldCharType="end"/>
      </w:r>
      <w:r w:rsidRPr="00630043">
        <w:rPr>
          <w:color w:val="000000"/>
        </w:rPr>
        <w:t xml:space="preserve">), čím sa vytvoria vodivé cesty pre vysoko vodivú plazmu a tým sa zníži impedancia krvi. Maximum zmeny rezistivity nastáva pri natočení červených krviniek dlhšou osou do 20° ku smeru toku krvi </w:t>
      </w:r>
      <w:r w:rsidRPr="00B66FCC">
        <w:rPr>
          <w:color w:val="000000"/>
          <w:sz w:val="22"/>
          <w:szCs w:val="22"/>
        </w:rPr>
        <w:fldChar w:fldCharType="begin"/>
      </w:r>
      <w:r w:rsidR="00483D69">
        <w:rPr>
          <w:color w:val="000000"/>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color w:val="000000"/>
          <w:sz w:val="22"/>
          <w:szCs w:val="22"/>
        </w:rPr>
        <w:fldChar w:fldCharType="separate"/>
      </w:r>
      <w:r w:rsidR="00483D69">
        <w:rPr>
          <w:noProof/>
          <w:color w:val="000000"/>
          <w:sz w:val="22"/>
          <w:szCs w:val="22"/>
        </w:rPr>
        <w:t>[12]</w:t>
      </w:r>
      <w:r w:rsidRPr="00B66FCC">
        <w:rPr>
          <w:color w:val="000000"/>
          <w:sz w:val="22"/>
          <w:szCs w:val="22"/>
        </w:rPr>
        <w:fldChar w:fldCharType="end"/>
      </w:r>
      <w:r w:rsidRPr="00630043">
        <w:rPr>
          <w:color w:val="000000"/>
        </w:rPr>
        <w:t>.</w:t>
      </w:r>
    </w:p>
    <w:p w14:paraId="786109E1" w14:textId="77777777" w:rsidR="00BD7167" w:rsidRPr="00630043" w:rsidRDefault="00BD7167" w:rsidP="00BD7167">
      <w:pPr>
        <w:jc w:val="center"/>
        <w:rPr>
          <w:b/>
          <w:color w:val="000000"/>
        </w:rPr>
      </w:pPr>
      <w:r w:rsidRPr="00B66FCC">
        <w:rPr>
          <w:b/>
          <w:noProof/>
          <w:color w:val="000000"/>
          <w:lang w:val="en-US" w:eastAsia="en-US"/>
        </w:rPr>
        <w:drawing>
          <wp:inline distT="0" distB="0" distL="0" distR="0" wp14:anchorId="5AD731F1" wp14:editId="0CA3C345">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14"/>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14:paraId="3DC50170" w14:textId="1E6A2D56" w:rsidR="00BD7167" w:rsidRPr="00630043" w:rsidRDefault="00BD7167" w:rsidP="00BD7167">
      <w:pPr>
        <w:pStyle w:val="Caption"/>
        <w:rPr>
          <w:vanish/>
          <w:color w:val="000000"/>
          <w:szCs w:val="22"/>
          <w:lang w:val="sk-SK"/>
          <w:specVanish/>
        </w:rPr>
      </w:pPr>
      <w:bookmarkStart w:id="34" w:name="_Ref513446698"/>
      <w:bookmarkStart w:id="35" w:name="_Toc516835669"/>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E97B4A">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2</w:t>
      </w:r>
      <w:r>
        <w:rPr>
          <w:lang w:val="sk-SK"/>
        </w:rPr>
        <w:fldChar w:fldCharType="end"/>
      </w:r>
      <w:bookmarkStart w:id="36" w:name="_Ref509500146"/>
      <w:bookmarkEnd w:id="34"/>
      <w:r w:rsidRPr="00630043">
        <w:rPr>
          <w:lang w:val="sk-SK"/>
        </w:rPr>
        <w:t>:</w:t>
      </w:r>
      <w:r w:rsidRPr="00630043">
        <w:rPr>
          <w:color w:val="000000"/>
          <w:szCs w:val="22"/>
          <w:lang w:val="sk-SK"/>
        </w:rPr>
        <w:t>Princíp zmeny vodivosti krvi</w:t>
      </w:r>
      <w:r>
        <w:rPr>
          <w:color w:val="000000"/>
          <w:szCs w:val="22"/>
          <w:lang w:val="sk-SK"/>
        </w:rPr>
        <w:t>.</w:t>
      </w:r>
      <w:bookmarkEnd w:id="35"/>
    </w:p>
    <w:p w14:paraId="49D501ED" w14:textId="734A0955" w:rsidR="00BD7167" w:rsidRPr="00630043" w:rsidRDefault="00BD7167" w:rsidP="00BD7167">
      <w:pPr>
        <w:pStyle w:val="Caption"/>
        <w:rPr>
          <w:color w:val="000000"/>
          <w:szCs w:val="22"/>
          <w:lang w:val="sk-SK"/>
        </w:rPr>
      </w:pPr>
      <w:r>
        <w:rPr>
          <w:color w:val="000000"/>
          <w:szCs w:val="22"/>
          <w:lang w:val="sk-SK"/>
        </w:rPr>
        <w:t xml:space="preserve"> Prevzaté z </w:t>
      </w:r>
      <w:r w:rsidRPr="00B66FCC">
        <w:rPr>
          <w:color w:val="000000"/>
          <w:szCs w:val="22"/>
          <w:lang w:val="sk-SK"/>
        </w:rPr>
        <w:fldChar w:fldCharType="begin"/>
      </w:r>
      <w:r w:rsidR="00483D69">
        <w:rPr>
          <w:color w:val="000000"/>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rPr>
          <w:color w:val="000000"/>
          <w:szCs w:val="22"/>
          <w:lang w:val="sk-SK"/>
        </w:rPr>
        <w:fldChar w:fldCharType="separate"/>
      </w:r>
      <w:r w:rsidR="00483D69">
        <w:rPr>
          <w:noProof/>
          <w:color w:val="000000"/>
          <w:szCs w:val="22"/>
          <w:lang w:val="sk-SK"/>
        </w:rPr>
        <w:t>[4]</w:t>
      </w:r>
      <w:r w:rsidRPr="00B66FCC">
        <w:rPr>
          <w:color w:val="000000"/>
          <w:szCs w:val="22"/>
          <w:lang w:val="sk-SK"/>
        </w:rPr>
        <w:fldChar w:fldCharType="end"/>
      </w:r>
      <w:r w:rsidRPr="00630043">
        <w:rPr>
          <w:color w:val="000000"/>
          <w:szCs w:val="22"/>
          <w:lang w:val="sk-SK"/>
        </w:rPr>
        <w:t>.</w:t>
      </w:r>
      <w:bookmarkEnd w:id="36"/>
      <w:r w:rsidRPr="00630043">
        <w:rPr>
          <w:color w:val="000000"/>
          <w:szCs w:val="22"/>
          <w:lang w:val="sk-SK"/>
        </w:rPr>
        <w:t xml:space="preserve"> Objemový efekt zníženia impedancie je znázornený zväčšením prierezu vodiča, rýchlostný efekt zníž</w:t>
      </w:r>
      <w:r w:rsidR="001F5DC0">
        <w:rPr>
          <w:color w:val="000000"/>
          <w:szCs w:val="22"/>
          <w:lang w:val="sk-SK"/>
        </w:rPr>
        <w:t xml:space="preserve">enia impedancie je znázornený </w:t>
      </w:r>
      <w:r w:rsidRPr="00630043">
        <w:rPr>
          <w:color w:val="000000"/>
          <w:szCs w:val="22"/>
          <w:lang w:val="sk-SK"/>
        </w:rPr>
        <w:t>vytvorením vodivých ciest medzi zhodne orientovanými červenými krvinkami.</w:t>
      </w:r>
    </w:p>
    <w:p w14:paraId="0BB7AB94" w14:textId="77777777" w:rsidR="00BD7167" w:rsidRPr="00630043" w:rsidRDefault="00BD7167" w:rsidP="00BD7167">
      <w:pPr>
        <w:rPr>
          <w:lang w:eastAsia="en-US" w:bidi="en-US"/>
        </w:rPr>
      </w:pPr>
    </w:p>
    <w:p w14:paraId="203E1560" w14:textId="7C6278FA" w:rsidR="00BD7167" w:rsidRPr="00630043" w:rsidRDefault="00BD7167" w:rsidP="00BD7167">
      <w:pPr>
        <w:rPr>
          <w:color w:val="000000"/>
        </w:rPr>
      </w:pPr>
      <w:r w:rsidRPr="00630043">
        <w:t xml:space="preserve">Simultánne meranie vodivosti krvi a zmeny rýchlosti krvi zachytáva </w:t>
      </w:r>
      <w:r w:rsidRPr="00B66FCC">
        <w:fldChar w:fldCharType="begin"/>
      </w:r>
      <w:r w:rsidRPr="00630043">
        <w:instrText xml:space="preserve"> REF _Ref510019868 \h </w:instrText>
      </w:r>
      <w:r w:rsidRPr="00B66FCC">
        <w:fldChar w:fldCharType="separate"/>
      </w:r>
      <w:r w:rsidR="00E97B4A" w:rsidRPr="00630043">
        <w:t xml:space="preserve">Obrázok </w:t>
      </w:r>
      <w:r w:rsidR="00E97B4A">
        <w:rPr>
          <w:noProof/>
        </w:rPr>
        <w:t>1</w:t>
      </w:r>
      <w:r w:rsidR="00E97B4A">
        <w:t>.</w:t>
      </w:r>
      <w:r w:rsidR="00E97B4A">
        <w:rPr>
          <w:noProof/>
        </w:rPr>
        <w:t>3</w:t>
      </w:r>
      <w:r w:rsidRPr="00B66FCC">
        <w:fldChar w:fldCharType="end"/>
      </w:r>
      <w:r w:rsidRPr="00630043">
        <w:t xml:space="preserve">. Rýchlosť toku krvi na priereze cievy nie je rovnaký vo všetkých miestach. Preto sa zavádza pojem priemerná priestorová rýchlosť </w:t>
      </w:r>
      <m:oMath>
        <m:r>
          <w:rPr>
            <w:rFonts w:ascii="Cambria Math" w:hAnsi="Cambria Math"/>
          </w:rPr>
          <m:t>&lt;v&gt;</m:t>
        </m:r>
      </m:oMath>
      <w:r w:rsidRPr="00630043">
        <w:t xml:space="preserve">, ktorá je daná ako priemer rýchlostí všetkých červených krviniek, ktoré prúdia prierezom cievy v nejakom časovom okamihu. Ďalej sa </w:t>
      </w:r>
      <w:r w:rsidRPr="00630043">
        <w:lastRenderedPageBreak/>
        <w:t>zavádza pojem redukovaná priemerná priestorová rýchlosť (reduced Spacial Avarage Veloctiy SAC)</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w:t>
      </w:r>
    </w:p>
    <w:p w14:paraId="08C6B7BB" w14:textId="77777777" w:rsidR="00BD7167" w:rsidRPr="00630043" w:rsidRDefault="00BD7167" w:rsidP="00BD7167">
      <w:pPr>
        <w:rPr>
          <w:color w:val="000000"/>
        </w:rPr>
      </w:pPr>
    </w:p>
    <w:tbl>
      <w:tblPr>
        <w:tblW w:w="0" w:type="auto"/>
        <w:tblLook w:val="04A0" w:firstRow="1" w:lastRow="0" w:firstColumn="1" w:lastColumn="0" w:noHBand="0" w:noVBand="1"/>
      </w:tblPr>
      <w:tblGrid>
        <w:gridCol w:w="279"/>
        <w:gridCol w:w="7513"/>
        <w:gridCol w:w="702"/>
      </w:tblGrid>
      <w:tr w:rsidR="00BD7167" w:rsidRPr="00630043" w14:paraId="4F2519DB" w14:textId="77777777" w:rsidTr="00BD7167">
        <w:tc>
          <w:tcPr>
            <w:tcW w:w="279" w:type="dxa"/>
          </w:tcPr>
          <w:p w14:paraId="4A8328B8" w14:textId="77777777" w:rsidR="00BD7167" w:rsidRPr="00630043" w:rsidRDefault="00BD7167" w:rsidP="00BD7167">
            <w:pPr>
              <w:jc w:val="center"/>
              <w:rPr>
                <w:color w:val="000000"/>
              </w:rPr>
            </w:pPr>
          </w:p>
          <w:p w14:paraId="24BE05FE" w14:textId="77777777" w:rsidR="00BD7167" w:rsidRPr="00630043" w:rsidRDefault="00BD7167" w:rsidP="00BD7167">
            <w:pPr>
              <w:jc w:val="center"/>
              <w:rPr>
                <w:color w:val="000000"/>
              </w:rPr>
            </w:pPr>
          </w:p>
        </w:tc>
        <w:tc>
          <w:tcPr>
            <w:tcW w:w="7513" w:type="dxa"/>
            <w:vAlign w:val="center"/>
          </w:tcPr>
          <w:p w14:paraId="28F8B160" w14:textId="77777777" w:rsidR="00BD7167" w:rsidRPr="00630043" w:rsidRDefault="007352BD" w:rsidP="00BD7167">
            <w:pPr>
              <w:jc w:val="cente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SAV</m:t>
                    </m:r>
                  </m:sub>
                </m:sSub>
                <m:r>
                  <w:rPr>
                    <w:rFonts w:ascii="Cambria Math" w:hAnsi="Cambria Math"/>
                    <w:color w:val="000000"/>
                  </w:rPr>
                  <m:t xml:space="preserve">= </m:t>
                </m:r>
                <m:f>
                  <m:fPr>
                    <m:ctrlPr>
                      <w:rPr>
                        <w:rFonts w:ascii="Cambria Math" w:hAnsi="Cambria Math"/>
                        <w:i/>
                      </w:rPr>
                    </m:ctrlPr>
                  </m:fPr>
                  <m:num>
                    <m:r>
                      <w:rPr>
                        <w:rFonts w:ascii="Cambria Math" w:hAnsi="Cambria Math"/>
                      </w:rPr>
                      <m:t>&lt;v&gt;</m:t>
                    </m:r>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-1</m:t>
                    </m:r>
                  </m:sup>
                </m:sSup>
                <m:r>
                  <w:rPr>
                    <w:rFonts w:ascii="Cambria Math" w:hAnsi="Cambria Math"/>
                    <w:color w:val="000000"/>
                  </w:rPr>
                  <m:t xml:space="preserve">) </m:t>
                </m:r>
              </m:oMath>
            </m:oMathPara>
          </w:p>
        </w:tc>
        <w:tc>
          <w:tcPr>
            <w:tcW w:w="702" w:type="dxa"/>
            <w:vAlign w:val="center"/>
          </w:tcPr>
          <w:p w14:paraId="67B96A04" w14:textId="5F11BE32" w:rsidR="00BD7167" w:rsidRPr="00630043" w:rsidRDefault="00BD7167" w:rsidP="00BD7167">
            <w:pPr>
              <w:jc w:val="center"/>
              <w:rPr>
                <w:color w:val="000000"/>
              </w:rPr>
            </w:pPr>
            <w:r w:rsidRPr="00630043">
              <w:rPr>
                <w:color w:val="000000"/>
              </w:rPr>
              <w:t>(</w:t>
            </w:r>
            <w:bookmarkStart w:id="37" w:name="vsav"/>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E97B4A">
              <w:rPr>
                <w:noProof/>
                <w:color w:val="000000"/>
              </w:rPr>
              <w:t>2</w:t>
            </w:r>
            <w:r w:rsidRPr="00B66FCC">
              <w:rPr>
                <w:color w:val="000000"/>
              </w:rPr>
              <w:fldChar w:fldCharType="end"/>
            </w:r>
            <w:bookmarkEnd w:id="37"/>
            <w:r w:rsidRPr="00630043">
              <w:rPr>
                <w:color w:val="000000"/>
              </w:rPr>
              <w:t>)</w:t>
            </w:r>
          </w:p>
        </w:tc>
      </w:tr>
    </w:tbl>
    <w:p w14:paraId="5D5DD0CE" w14:textId="77777777" w:rsidR="00BD7167" w:rsidRPr="00630043" w:rsidRDefault="00BD7167" w:rsidP="00BD7167"/>
    <w:p w14:paraId="73205E67" w14:textId="77777777" w:rsidR="00BD7167" w:rsidRPr="00630043" w:rsidRDefault="00BD7167" w:rsidP="00BD7167">
      <m:oMath>
        <m:r>
          <w:rPr>
            <w:rFonts w:ascii="Cambria Math" w:hAnsi="Cambria Math"/>
          </w:rPr>
          <m:t>kde&lt;v&gt;</m:t>
        </m:r>
      </m:oMath>
      <w:r w:rsidRPr="00630043">
        <w:t xml:space="preserve"> je priemerná priestorová rýchlosť a R je polomer cievy. Ďalej zaveďme pojem maximálne zrýchlenie redukovanej priemernej priestorovej rýchlosti v aorte počas systoly (Peak Aortic  Reduced Average Blood Acceleration – PARABA)</w:t>
      </w:r>
    </w:p>
    <w:p w14:paraId="3BD28104"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7E0C1407" w14:textId="77777777" w:rsidTr="00BD7167">
        <w:tc>
          <w:tcPr>
            <w:tcW w:w="704" w:type="dxa"/>
          </w:tcPr>
          <w:p w14:paraId="15AC4A00" w14:textId="77777777" w:rsidR="00BD7167" w:rsidRPr="00630043" w:rsidRDefault="00BD7167" w:rsidP="00BD7167">
            <w:pPr>
              <w:jc w:val="center"/>
              <w:rPr>
                <w:color w:val="000000"/>
              </w:rPr>
            </w:pPr>
          </w:p>
        </w:tc>
        <w:tc>
          <w:tcPr>
            <w:tcW w:w="7088" w:type="dxa"/>
            <w:vAlign w:val="center"/>
          </w:tcPr>
          <w:p w14:paraId="0D9FA9C9" w14:textId="77777777" w:rsidR="00BD7167" w:rsidRPr="00630043" w:rsidRDefault="00BD7167" w:rsidP="00BD7167">
            <w:pPr>
              <w:jc w:val="center"/>
              <w:rPr>
                <w:color w:val="000000"/>
              </w:rPr>
            </w:pPr>
            <m:oMathPara>
              <m:oMath>
                <m:r>
                  <w:rPr>
                    <w:rFonts w:ascii="Cambria Math" w:hAnsi="Cambria Math"/>
                  </w:rPr>
                  <m:t xml:space="preserve">PARABA= </m:t>
                </m:r>
                <m:f>
                  <m:fPr>
                    <m:ctrlPr>
                      <w:rPr>
                        <w:rFonts w:ascii="Cambria Math" w:hAnsi="Cambria Math"/>
                        <w:i/>
                      </w:rPr>
                    </m:ctrlPr>
                  </m:fPr>
                  <m:num>
                    <m:r>
                      <w:rPr>
                        <w:rFonts w:ascii="Cambria Math" w:hAnsi="Cambria Math"/>
                      </w:rPr>
                      <m:t>d&lt;v&gt;/</m:t>
                    </m:r>
                    <m:sSub>
                      <m:sSubPr>
                        <m:ctrlPr>
                          <w:rPr>
                            <w:rFonts w:ascii="Cambria Math" w:hAnsi="Cambria Math"/>
                            <w:i/>
                          </w:rPr>
                        </m:ctrlPr>
                      </m:sSubPr>
                      <m:e>
                        <m:r>
                          <w:rPr>
                            <w:rFonts w:ascii="Cambria Math" w:hAnsi="Cambria Math"/>
                          </w:rPr>
                          <m:t>dt</m:t>
                        </m:r>
                      </m:e>
                      <m:sub>
                        <m:r>
                          <w:rPr>
                            <w:rFonts w:ascii="Cambria Math" w:hAnsi="Cambria Math"/>
                          </w:rPr>
                          <m:t>max</m:t>
                        </m:r>
                      </m:sub>
                    </m:sSub>
                  </m:num>
                  <m:den>
                    <m:r>
                      <w:rPr>
                        <w:rFonts w:ascii="Cambria Math" w:hAnsi="Cambria Math"/>
                      </w:rPr>
                      <m:t>R</m:t>
                    </m:r>
                  </m:den>
                </m:f>
                <m:r>
                  <w:rPr>
                    <w:rFonts w:ascii="Cambria Math" w:hAnsi="Cambria Math"/>
                    <w:color w:val="000000"/>
                  </w:rPr>
                  <m:t>(</m:t>
                </m:r>
                <m:sSup>
                  <m:sSupPr>
                    <m:ctrlPr>
                      <w:rPr>
                        <w:rFonts w:ascii="Cambria Math" w:hAnsi="Cambria Math"/>
                        <w:i/>
                        <w:color w:val="000000"/>
                      </w:rPr>
                    </m:ctrlPr>
                  </m:sSupPr>
                  <m:e>
                    <m:r>
                      <w:rPr>
                        <w:rFonts w:ascii="Cambria Math" w:hAnsi="Cambria Math"/>
                        <w:color w:val="000000"/>
                      </w:rPr>
                      <m:t>s</m:t>
                    </m:r>
                  </m:e>
                  <m:sup>
                    <m:r>
                      <w:rPr>
                        <w:rFonts w:ascii="Cambria Math" w:hAnsi="Cambria Math"/>
                        <w:color w:val="000000"/>
                      </w:rPr>
                      <m:t>-2</m:t>
                    </m:r>
                  </m:sup>
                </m:sSup>
                <m:r>
                  <w:rPr>
                    <w:rFonts w:ascii="Cambria Math" w:hAnsi="Cambria Math"/>
                    <w:color w:val="000000"/>
                  </w:rPr>
                  <m:t>)</m:t>
                </m:r>
                <m:r>
                  <w:rPr>
                    <w:rFonts w:ascii="Cambria Math" w:hAnsi="Cambria Math"/>
                  </w:rPr>
                  <m:t xml:space="preserve"> .</m:t>
                </m:r>
              </m:oMath>
            </m:oMathPara>
          </w:p>
        </w:tc>
        <w:tc>
          <w:tcPr>
            <w:tcW w:w="702" w:type="dxa"/>
            <w:vAlign w:val="center"/>
          </w:tcPr>
          <w:p w14:paraId="414137F2" w14:textId="7AD40E92" w:rsidR="00BD7167" w:rsidRPr="00630043" w:rsidRDefault="00BD7167" w:rsidP="00BD7167">
            <w:pPr>
              <w:jc w:val="center"/>
              <w:rPr>
                <w:color w:val="000000"/>
              </w:rPr>
            </w:pPr>
            <w:r w:rsidRPr="00630043">
              <w:rPr>
                <w:color w:val="000000"/>
              </w:rPr>
              <w:t>(</w:t>
            </w:r>
            <w:bookmarkStart w:id="38" w:name="parab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E97B4A">
              <w:rPr>
                <w:noProof/>
                <w:color w:val="000000"/>
              </w:rPr>
              <w:t>3</w:t>
            </w:r>
            <w:r w:rsidRPr="00B66FCC">
              <w:rPr>
                <w:color w:val="000000"/>
              </w:rPr>
              <w:fldChar w:fldCharType="end"/>
            </w:r>
            <w:bookmarkEnd w:id="38"/>
            <w:r w:rsidRPr="00630043">
              <w:rPr>
                <w:color w:val="000000"/>
              </w:rPr>
              <w:t>)</w:t>
            </w:r>
          </w:p>
        </w:tc>
      </w:tr>
    </w:tbl>
    <w:p w14:paraId="30695DEF" w14:textId="77777777" w:rsidR="00BD7167" w:rsidRPr="00630043" w:rsidRDefault="00BD7167" w:rsidP="00BD7167"/>
    <w:p w14:paraId="55456A5F" w14:textId="58685798" w:rsidR="00BD7167" w:rsidRPr="00630043" w:rsidRDefault="00BD7167" w:rsidP="00BD7167">
      <w:pPr>
        <w:rPr>
          <w:lang w:eastAsia="en-US" w:bidi="en-US"/>
        </w:rPr>
      </w:pPr>
      <w:r w:rsidRPr="00630043">
        <w:t xml:space="preserve">Na počiatku systoly dochádza ku výraznej zhode medzi výskytom </w:t>
      </w:r>
      <m:oMath>
        <m:r>
          <w:rPr>
            <w:rFonts w:ascii="Cambria Math" w:hAnsi="Cambria Math"/>
          </w:rPr>
          <m:t>PARABA</m:t>
        </m:r>
      </m:oMath>
      <w:r w:rsidRPr="00630043">
        <w:t xml:space="preserve"> a maximom zmeny impedancie (r=0.99 </w:t>
      </w:r>
      <w:r w:rsidRPr="00B66FCC">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483D69">
        <w:instrText xml:space="preserve"> ADDIN EN.CITE </w:instrText>
      </w:r>
      <w:r w:rsidR="00483D69">
        <w:fldChar w:fldCharType="begin">
          <w:fldData xml:space="preserve">PEVuZE5vdGU+PENpdGU+PEF1dGhvcj5CZXJuc3RlaW48L0F1dGhvcj48WWVhcj4yMDEwPC9ZZWFy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</w:fldData>
        </w:fldChar>
      </w:r>
      <w:r w:rsidR="00483D69">
        <w:instrText xml:space="preserve"> ADDIN EN.CITE.DATA </w:instrText>
      </w:r>
      <w:r w:rsidR="00483D69">
        <w:fldChar w:fldCharType="end"/>
      </w:r>
      <w:r w:rsidRPr="00B66FCC">
        <w:fldChar w:fldCharType="separate"/>
      </w:r>
      <w:r w:rsidR="00483D69">
        <w:rPr>
          <w:noProof/>
        </w:rPr>
        <w:t>[4, 12]</w:t>
      </w:r>
      <w:r w:rsidRPr="00B66FCC">
        <w:fldChar w:fldCharType="end"/>
      </w:r>
      <w:r w:rsidRPr="00630043">
        <w:t>) (</w:t>
      </w:r>
      <w:r w:rsidRPr="00B66FCC">
        <w:fldChar w:fldCharType="begin"/>
      </w:r>
      <w:r w:rsidRPr="00630043">
        <w:instrText xml:space="preserve"> REF _Ref510019868 \h </w:instrText>
      </w:r>
      <w:r w:rsidRPr="00B66FCC">
        <w:fldChar w:fldCharType="separate"/>
      </w:r>
      <w:r w:rsidR="00E97B4A" w:rsidRPr="00630043">
        <w:t xml:space="preserve">Obrázok </w:t>
      </w:r>
      <w:r w:rsidR="00E97B4A">
        <w:rPr>
          <w:noProof/>
        </w:rPr>
        <w:t>1</w:t>
      </w:r>
      <w:r w:rsidR="00E97B4A">
        <w:t>.</w:t>
      </w:r>
      <w:r w:rsidR="00E97B4A">
        <w:rPr>
          <w:noProof/>
        </w:rPr>
        <w:t>3</w:t>
      </w:r>
      <w:r w:rsidRPr="00B66FCC">
        <w:fldChar w:fldCharType="end"/>
      </w:r>
      <w:r w:rsidRPr="00630043">
        <w:t xml:space="preserve">). Toto zistenie je základom pre všetky dnešné modely bioimpedančnej flowmetrie. </w:t>
      </w:r>
    </w:p>
    <w:p w14:paraId="630EA277" w14:textId="77777777" w:rsidR="00BD7167" w:rsidRPr="00630043" w:rsidRDefault="00BD7167" w:rsidP="00BD7167">
      <w:pPr>
        <w:jc w:val="center"/>
        <w:rPr>
          <w:color w:val="000000"/>
        </w:rPr>
      </w:pPr>
      <w:r w:rsidRPr="00B66FCC">
        <w:rPr>
          <w:noProof/>
          <w:color w:val="000000"/>
          <w:lang w:val="en-US" w:eastAsia="en-US"/>
        </w:rPr>
        <w:drawing>
          <wp:inline distT="0" distB="0" distL="0" distR="0" wp14:anchorId="0186EF68" wp14:editId="309B2B3E">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14:paraId="437B94E9" w14:textId="71575DFB" w:rsidR="00BD7167" w:rsidRPr="00630043" w:rsidRDefault="00BD7167" w:rsidP="00BD7167">
      <w:pPr>
        <w:pStyle w:val="Caption"/>
        <w:rPr>
          <w:vanish/>
          <w:color w:val="000000"/>
          <w:szCs w:val="22"/>
          <w:lang w:val="sk-SK"/>
          <w:specVanish/>
        </w:rPr>
      </w:pPr>
      <w:bookmarkStart w:id="39" w:name="_Ref510019868"/>
      <w:bookmarkStart w:id="40" w:name="_Ref510098038"/>
      <w:bookmarkStart w:id="41" w:name="_Toc516835670"/>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E97B4A">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3</w:t>
      </w:r>
      <w:r>
        <w:rPr>
          <w:lang w:val="sk-SK"/>
        </w:rPr>
        <w:fldChar w:fldCharType="end"/>
      </w:r>
      <w:bookmarkEnd w:id="39"/>
      <w:r w:rsidRPr="00630043">
        <w:rPr>
          <w:lang w:val="sk-SK"/>
        </w:rPr>
        <w:t xml:space="preserve">: </w:t>
      </w:r>
      <w:r w:rsidRPr="00630043">
        <w:rPr>
          <w:color w:val="000000"/>
          <w:szCs w:val="22"/>
          <w:lang w:val="sk-SK"/>
        </w:rPr>
        <w:t>Vzťah zmeny rýchlosti krvi a vodivosti krvi</w:t>
      </w:r>
      <w:bookmarkEnd w:id="40"/>
      <w:r>
        <w:rPr>
          <w:color w:val="000000"/>
          <w:szCs w:val="22"/>
          <w:lang w:val="sk-SK"/>
        </w:rPr>
        <w:t>.</w:t>
      </w:r>
      <w:bookmarkEnd w:id="41"/>
    </w:p>
    <w:p w14:paraId="7B6A989B" w14:textId="3D2135CA" w:rsidR="005D438D" w:rsidRPr="00630043" w:rsidRDefault="00BD7167" w:rsidP="00BD7167">
      <w:pPr>
        <w:rPr>
          <w:rFonts w:eastAsiaTheme="majorEastAsia" w:cstheme="majorBidi"/>
          <w:color w:val="000000"/>
          <w:spacing w:val="10"/>
          <w:sz w:val="22"/>
          <w:szCs w:val="22"/>
          <w:lang w:eastAsia="en-US" w:bidi="en-US"/>
        </w:rPr>
      </w:pPr>
      <w:r>
        <w:rPr>
          <w:color w:val="000000"/>
          <w:sz w:val="22"/>
          <w:szCs w:val="22"/>
        </w:rPr>
        <w:t xml:space="preserve"> Prevzaté z </w:t>
      </w:r>
      <w:r w:rsidRPr="00B66FCC">
        <w:rPr>
          <w:color w:val="000000"/>
          <w:sz w:val="22"/>
          <w:szCs w:val="22"/>
        </w:rPr>
        <w:fldChar w:fldCharType="begin"/>
      </w:r>
      <w:r w:rsidR="00483D69">
        <w:rPr>
          <w:color w:val="000000"/>
          <w:sz w:val="22"/>
          <w:szCs w:val="22"/>
        </w:rPr>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rPr>
          <w:color w:val="000000"/>
          <w:sz w:val="22"/>
          <w:szCs w:val="22"/>
        </w:rPr>
        <w:fldChar w:fldCharType="separate"/>
      </w:r>
      <w:r w:rsidR="00483D69">
        <w:rPr>
          <w:noProof/>
          <w:color w:val="000000"/>
          <w:sz w:val="22"/>
          <w:szCs w:val="22"/>
        </w:rPr>
        <w:t>[12]</w:t>
      </w:r>
      <w:r w:rsidRPr="00B66FCC">
        <w:rPr>
          <w:color w:val="000000"/>
          <w:sz w:val="22"/>
          <w:szCs w:val="22"/>
        </w:rPr>
        <w:fldChar w:fldCharType="end"/>
      </w:r>
      <w:r w:rsidRPr="00630043">
        <w:rPr>
          <w:color w:val="000000"/>
          <w:sz w:val="22"/>
          <w:szCs w:val="22"/>
        </w:rPr>
        <w:t>.</w:t>
      </w:r>
      <w:r w:rsidR="005D438D">
        <w:rPr>
          <w:color w:val="000000"/>
          <w:sz w:val="22"/>
          <w:szCs w:val="22"/>
        </w:rPr>
        <w:t xml:space="preserve"> </w:t>
      </w:r>
      <w:r w:rsidRPr="00630043">
        <w:rPr>
          <w:rFonts w:eastAsiaTheme="majorEastAsia" w:cstheme="majorBidi"/>
          <w:color w:val="000000"/>
          <w:spacing w:val="10"/>
          <w:sz w:val="22"/>
          <w:szCs w:val="22"/>
          <w:lang w:eastAsia="en-US" w:bidi="en-US"/>
        </w:rPr>
        <w:t xml:space="preserve">Vzťah zachytáva zmenu vodivosti a rýchlosti toku krvi počas jedného </w:t>
      </w:r>
      <w:r w:rsidR="009076DD">
        <w:rPr>
          <w:rFonts w:eastAsiaTheme="majorEastAsia" w:cstheme="majorBidi"/>
          <w:color w:val="000000"/>
          <w:spacing w:val="10"/>
          <w:sz w:val="22"/>
          <w:szCs w:val="22"/>
          <w:lang w:eastAsia="en-US" w:bidi="en-US"/>
        </w:rPr>
        <w:t>srdcov</w:t>
      </w:r>
      <w:r w:rsidRPr="00630043">
        <w:rPr>
          <w:rFonts w:eastAsiaTheme="majorEastAsia" w:cstheme="majorBidi"/>
          <w:color w:val="000000"/>
          <w:spacing w:val="10"/>
          <w:sz w:val="22"/>
          <w:szCs w:val="22"/>
          <w:lang w:eastAsia="en-US" w:bidi="en-US"/>
        </w:rPr>
        <w:t>ého cyklu. Významná je zhoda v zrýchlení krvi a zmene impednacie pri počiatku systoly.</w:t>
      </w:r>
    </w:p>
    <w:p w14:paraId="5EDD4090" w14:textId="77777777" w:rsidR="00BD7167" w:rsidRPr="00630043" w:rsidRDefault="00BD7167" w:rsidP="00BD7167">
      <w:pPr>
        <w:pStyle w:val="Heading2"/>
        <w:spacing w:line="240" w:lineRule="auto"/>
      </w:pPr>
      <w:bookmarkStart w:id="42" w:name="_Toc386404199"/>
      <w:bookmarkStart w:id="43" w:name="_Toc517301131"/>
      <w:r w:rsidRPr="00630043">
        <w:lastRenderedPageBreak/>
        <w:t>Výpočet SV</w:t>
      </w:r>
      <w:bookmarkEnd w:id="42"/>
      <w:bookmarkEnd w:id="43"/>
    </w:p>
    <w:p w14:paraId="0B5529E2" w14:textId="16BA31EC" w:rsidR="00BD7167" w:rsidRPr="00630043" w:rsidRDefault="00BD7167" w:rsidP="00BD7167"/>
    <w:p w14:paraId="75231687" w14:textId="77777777" w:rsidR="00BD7167" w:rsidRPr="00630043" w:rsidRDefault="00BD7167" w:rsidP="00BD7167">
      <w:pPr>
        <w:pStyle w:val="Heading4"/>
      </w:pPr>
      <w:r w:rsidRPr="00630043">
        <w:t>Bernstainov model</w:t>
      </w:r>
    </w:p>
    <w:p w14:paraId="58EE5BCD" w14:textId="01B2BDBB" w:rsidR="00BD7167" w:rsidRPr="00630043" w:rsidRDefault="00BD7167" w:rsidP="00BD7167">
      <w:r w:rsidRPr="00630043">
        <w:t xml:space="preserve">Na základe simultánnych meraní hemodynamických veličín tlaku, toku a derivovanej impedancie, bolo zistené,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sa na časovej osi vyskytuje v rovnakom čase ako maximálna zmena arteriálneho krvného tlaku a maximálne zrýchlenie krvi. Keďže Berstain predpokladá, že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je analógiou maximálneho zrýchlenia krvi, ktoré má rozmer (</w:t>
      </w:r>
      <m:oMath>
        <m:r>
          <w:rPr>
            <w:rFonts w:ascii="Cambria Math" w:hAnsi="Cambria Math"/>
          </w:rPr>
          <m:t>m</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xml:space="preserve">) označuje hodnoty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rozmerom </w:t>
      </w:r>
      <m:oMath>
        <m:r>
          <w:rPr>
            <w:rFonts w:ascii="Cambria Math" w:hAnsi="Cambria Math"/>
          </w:rPr>
          <m:t>Ω.</m:t>
        </m:r>
        <m:sSup>
          <m:sSupPr>
            <m:ctrlPr>
              <w:rPr>
                <w:rFonts w:ascii="Cambria Math" w:hAnsi="Cambria Math"/>
                <w:i/>
              </w:rPr>
            </m:ctrlPr>
          </m:sSupPr>
          <m:e>
            <m:r>
              <w:rPr>
                <w:rFonts w:ascii="Cambria Math" w:hAnsi="Cambria Math"/>
              </w:rPr>
              <m:t>s</m:t>
            </m:r>
          </m:e>
          <m:sup>
            <m:r>
              <w:rPr>
                <w:rFonts w:ascii="Cambria Math" w:hAnsi="Cambria Math"/>
              </w:rPr>
              <m:t>-2</m:t>
            </m:r>
          </m:sup>
        </m:sSup>
      </m:oMath>
      <w:r w:rsidRPr="00630043">
        <w:t>. Rovnica (</w:t>
      </w:r>
      <w:r w:rsidRPr="00B66FCC">
        <w:fldChar w:fldCharType="begin"/>
      </w:r>
      <w:r w:rsidRPr="00630043">
        <w:instrText xml:space="preserve"> REF paraba \h </w:instrText>
      </w:r>
      <w:r w:rsidRPr="00B66FCC">
        <w:fldChar w:fldCharType="separate"/>
      </w:r>
      <w:r w:rsidR="00E97B4A">
        <w:rPr>
          <w:noProof/>
          <w:color w:val="000000"/>
        </w:rPr>
        <w:t>3</w:t>
      </w:r>
      <w:r w:rsidRPr="00B66FCC">
        <w:fldChar w:fldCharType="end"/>
      </w:r>
      <w:r w:rsidRPr="00630043">
        <w:t xml:space="preserve">) ukazuje výpočet maximálneho zrýchlenia krvi v aorte - PARABA. Priemernú rýchlosť krvi v aorte dostaneme odmocnením hodnoty PARABA. </w:t>
      </w:r>
    </w:p>
    <w:p w14:paraId="4B44ADD3"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1749151" w14:textId="77777777" w:rsidTr="00BD7167">
        <w:tc>
          <w:tcPr>
            <w:tcW w:w="704" w:type="dxa"/>
          </w:tcPr>
          <w:p w14:paraId="24CD5624" w14:textId="77777777" w:rsidR="00BD7167" w:rsidRPr="00630043" w:rsidRDefault="00BD7167" w:rsidP="00BD7167">
            <w:pPr>
              <w:jc w:val="center"/>
              <w:rPr>
                <w:color w:val="000000"/>
              </w:rPr>
            </w:pPr>
          </w:p>
        </w:tc>
        <w:tc>
          <w:tcPr>
            <w:tcW w:w="7088" w:type="dxa"/>
            <w:vAlign w:val="center"/>
          </w:tcPr>
          <w:p w14:paraId="746E586D" w14:textId="77777777" w:rsidR="00BD7167" w:rsidRPr="00630043" w:rsidRDefault="007352BD"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r>
                      <w:rPr>
                        <w:rFonts w:ascii="Cambria Math" w:hAnsi="Cambria Math"/>
                      </w:rPr>
                      <m:t>PARABA</m:t>
                    </m:r>
                  </m:e>
                </m:rad>
              </m:oMath>
            </m:oMathPara>
          </w:p>
          <w:p w14:paraId="48433406"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552FAFB5" w14:textId="509F3A71"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E97B4A" w:rsidRPr="00E97B4A">
              <w:rPr>
                <w:noProof/>
                <w:color w:val="000000"/>
              </w:rPr>
              <w:t>4</w:t>
            </w:r>
            <w:r w:rsidRPr="00B66FCC">
              <w:rPr>
                <w:color w:val="000000"/>
              </w:rPr>
              <w:fldChar w:fldCharType="end"/>
            </w:r>
            <w:r w:rsidRPr="00630043">
              <w:rPr>
                <w:color w:val="000000"/>
              </w:rPr>
              <w:t>)</w:t>
            </w:r>
          </w:p>
        </w:tc>
      </w:tr>
    </w:tbl>
    <w:p w14:paraId="0FF78CBF" w14:textId="4AA318AC" w:rsidR="00BD7167" w:rsidRPr="00630043" w:rsidRDefault="00BD7167" w:rsidP="00BD7167">
      <w:r w:rsidRPr="00630043">
        <w:t xml:space="preserve">Experimentálne bolo zistené, že relatívne zmeny impedancie </w:t>
      </w:r>
      <m:oMath>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oMath>
      <w:r w:rsidRPr="00630043">
        <w:t xml:space="preserve"> sú závislé na mocnine </w:t>
      </w:r>
      <w:r w:rsidRPr="00630043">
        <w:rPr>
          <w:i/>
        </w:rPr>
        <w:t>m</w:t>
      </w:r>
      <w:r w:rsidRPr="00630043">
        <w:t xml:space="preserve"> redukovanej priemernej priestorovej rýchlosť</w:t>
      </w:r>
      <m:oMath>
        <m:sSub>
          <m:sSubPr>
            <m:ctrlPr>
              <w:rPr>
                <w:rFonts w:ascii="Cambria Math" w:hAnsi="Cambria Math"/>
                <w:i/>
              </w:rPr>
            </m:ctrlPr>
          </m:sSubPr>
          <m:e>
            <m:r>
              <w:rPr>
                <w:rFonts w:ascii="Cambria Math" w:hAnsi="Cambria Math"/>
              </w:rPr>
              <m:t xml:space="preserve"> v</m:t>
            </m:r>
          </m:e>
          <m:sub>
            <m:r>
              <w:rPr>
                <w:rFonts w:ascii="Cambria Math" w:hAnsi="Cambria Math"/>
              </w:rPr>
              <m:t>SAV</m:t>
            </m:r>
          </m:sub>
        </m:sSub>
      </m:oMath>
      <w:r w:rsidRPr="00630043">
        <w:t xml:space="preserve"> z rovnice (</w:t>
      </w:r>
      <w:r w:rsidRPr="00B66FCC">
        <w:fldChar w:fldCharType="begin"/>
      </w:r>
      <w:r w:rsidRPr="00630043">
        <w:instrText xml:space="preserve"> REF vsav \h </w:instrText>
      </w:r>
      <w:r w:rsidRPr="00B66FCC">
        <w:fldChar w:fldCharType="separate"/>
      </w:r>
      <w:r w:rsidR="00E97B4A">
        <w:rPr>
          <w:noProof/>
          <w:color w:val="000000"/>
        </w:rPr>
        <w:t>2</w:t>
      </w:r>
      <w:r w:rsidRPr="00B66FCC">
        <w:fldChar w:fldCharType="end"/>
      </w:r>
      <w:r w:rsidRPr="00630043">
        <w:t>), kde m = 1,15-1,25</w:t>
      </w:r>
      <w:r w:rsidR="004B699E">
        <w:t xml:space="preserve"> </w:t>
      </w:r>
      <w:r w:rsidRPr="00B66FCC">
        <w:fldChar w:fldCharType="begin"/>
      </w:r>
      <w:r w:rsidR="00483D69">
        <w:instrText xml:space="preserve"> ADDIN EN.CITE &lt;EndNote&gt;&lt;Cite&gt;&lt;Author&gt;Gaw&lt;/Author&gt;&lt;Year&gt;2008&lt;/Year&gt;&lt;RecNum&gt;0&lt;/RecNum&gt;&lt;IDText&gt;The electrical impedance of pulsatile blood flowing through rigid tubes: A theoretical investigation&lt;/IDText&gt;&lt;DisplayText&gt;[12]&lt;/DisplayText&gt;&lt;record&gt;&lt;dates&gt;&lt;pub-dates&gt;&lt;date&gt;Feb&lt;/date&gt;&lt;/pub-dates&gt;&lt;year&gt;2008&lt;/year&gt;&lt;/dates&gt;&lt;keywords&gt;&lt;keyword&gt;bioimpedance&lt;/keyword&gt;&lt;keyword&gt;mathematical model&lt;/keyword&gt;&lt;keyword&gt;pulsatile blood flow&lt;/keyword&gt;&lt;keyword&gt;red blood cell&lt;/keyword&gt;&lt;keyword&gt;(RBC) orientation&lt;/keyword&gt;&lt;keyword&gt;erythrocyte orientation&lt;/keyword&gt;&lt;keyword&gt;conductivity&lt;/keyword&gt;&lt;keyword&gt;cardiography&lt;/keyword&gt;&lt;keyword&gt;motion&lt;/keyword&gt;&lt;keyword&gt;Engineering&lt;/keyword&gt;&lt;/keywords&gt;&lt;urls&gt;&lt;related-urls&gt;&lt;url&gt;&amp;lt;Go to ISI&amp;gt;://WOS:000252622200036&lt;/url&gt;&lt;/related-urls&gt;&lt;/urls&gt;&lt;isbn&gt;0018-9294&lt;/isbn&gt;&lt;work-type&gt;Article&lt;/work-type&gt;&lt;titles&gt;&lt;title&gt;The electrical impedance of pulsatile blood flowing through rigid tubes: A theoretical investigation&lt;/title&gt;&lt;secondary-title&gt;Ieee Transactions on Biomedical Engineering&lt;/secondary-title&gt;&lt;alt-title&gt;IEEE Trans. Biomed. Eng.&lt;/alt-title&gt;&lt;/titles&gt;&lt;pages&gt;721-727&lt;/pages&gt;&lt;number&gt;2&lt;/number&gt;&lt;contributors&gt;&lt;authors&gt;&lt;author&gt;Gaw, R. L.&lt;/author&gt;&lt;author&gt;Cornish, B. H.&lt;/author&gt;&lt;author&gt;Thomas, B. J.&lt;/author&gt;&lt;/authors&gt;&lt;/contributors&gt;&lt;language&gt;English&lt;/language&gt;&lt;added-date format="utc"&gt;1522315715&lt;/added-date&gt;&lt;ref-type name="Journal Article"&gt;17&lt;/ref-type&gt;&lt;auth-address&gt;[Gaw, R. L.&amp;#xD;Cornish, B. H.&amp;#xD;Thomas, B. J.] Queensland Univ TEchnol, Sch Phys &amp;amp; Chem Sci, Brisbane, Qld 4001, Australia.&amp;#xD;Gaw, RL (reprint author), Queensland Univ TEchnol, Sch Phys &amp;amp; Chem Sci, Brisbane, Qld 4001, Australia.&amp;#xD;r.gaw@qut.edu.au&amp;#xD;b.comish@qut.edu.au&amp;#xD;bj.thomas@qut.edu.au&lt;/auth-address&gt;&lt;rec-number&gt;78&lt;/rec-number&gt;&lt;last-updated-date format="utc"&gt;1522315715&lt;/last-updated-date&gt;&lt;accession-num&gt;WOS:000252622200036&lt;/accession-num&gt;&lt;electronic-resource-num&gt;10.1109/tbme.2007.903531&lt;/electronic-resource-num&gt;&lt;volume&gt;55&lt;/volume&gt;&lt;/record&gt;&lt;/Cite&gt;&lt;/EndNote&gt;</w:instrText>
      </w:r>
      <w:r w:rsidRPr="00B66FCC">
        <w:fldChar w:fldCharType="separate"/>
      </w:r>
      <w:r w:rsidR="00483D69">
        <w:rPr>
          <w:noProof/>
        </w:rPr>
        <w:t>[12]</w:t>
      </w:r>
      <w:r w:rsidRPr="00B66FCC">
        <w:fldChar w:fldCharType="end"/>
      </w:r>
      <w:r w:rsidRPr="00630043">
        <w:t>. Pre priemernú rýchlosť odvodenú z impedanc</w:t>
      </w:r>
      <w:r w:rsidR="009D5537">
        <w:t>ie potom môžem odvodiť vzťah:</w:t>
      </w:r>
    </w:p>
    <w:p w14:paraId="26DF3755"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2CBE2C08" w14:textId="77777777" w:rsidTr="00BD7167">
        <w:tc>
          <w:tcPr>
            <w:tcW w:w="704" w:type="dxa"/>
          </w:tcPr>
          <w:p w14:paraId="5C5A7757" w14:textId="77777777" w:rsidR="00BD7167" w:rsidRPr="00630043" w:rsidRDefault="00BD7167" w:rsidP="00BD7167">
            <w:pPr>
              <w:jc w:val="center"/>
              <w:rPr>
                <w:color w:val="000000"/>
              </w:rPr>
            </w:pPr>
          </w:p>
        </w:tc>
        <w:tc>
          <w:tcPr>
            <w:tcW w:w="7088" w:type="dxa"/>
            <w:vAlign w:val="center"/>
          </w:tcPr>
          <w:p w14:paraId="15A13F0B" w14:textId="77777777" w:rsidR="00BD7167" w:rsidRPr="00630043" w:rsidRDefault="007352BD" w:rsidP="00BD7167">
            <m:oMathPara>
              <m:oMath>
                <m:bar>
                  <m:barPr>
                    <m:pos m:val="top"/>
                    <m:ctrlPr>
                      <w:rPr>
                        <w:rFonts w:ascii="Cambria Math" w:hAnsi="Cambria Math"/>
                        <w:i/>
                      </w:rPr>
                    </m:ctrlPr>
                  </m:barPr>
                  <m:e>
                    <m:r>
                      <w:rPr>
                        <w:rFonts w:ascii="Cambria Math" w:hAnsi="Cambria Math"/>
                      </w:rPr>
                      <m:t>v</m:t>
                    </m:r>
                  </m:e>
                </m:bar>
                <m:r>
                  <w:rPr>
                    <w:rFonts w:ascii="Cambria Math" w:hAnsi="Cambria Math"/>
                  </w:rPr>
                  <m:t xml:space="preserve">=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PARABA</m:t>
                        </m:r>
                      </m:e>
                      <m:sup>
                        <m:r>
                          <w:rPr>
                            <w:rFonts w:ascii="Cambria Math" w:hAnsi="Cambria Math"/>
                          </w:rPr>
                          <m:t>m</m:t>
                        </m:r>
                      </m:sup>
                    </m:sSup>
                  </m:e>
                </m:rad>
                <m:r>
                  <w:rPr>
                    <w:rFonts w:ascii="Cambria Math" w:hAnsi="Cambria Math"/>
                  </w:rPr>
                  <m:t xml:space="preserve"> ≡ </m:t>
                </m:r>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m:oMathPara>
          </w:p>
          <w:p w14:paraId="65FC34D4" w14:textId="77777777" w:rsidR="00BD7167" w:rsidRPr="00630043" w:rsidRDefault="00BD7167" w:rsidP="00BD7167">
            <w:pPr>
              <w:rPr>
                <w:color w:val="000000"/>
              </w:rPr>
            </w:pPr>
            <m:oMathPara>
              <m:oMath>
                <m:r>
                  <m:rPr>
                    <m:sty m:val="p"/>
                  </m:rPr>
                  <w:rPr>
                    <w:rFonts w:ascii="Cambria Math" w:hAnsi="Cambria Math"/>
                    <w:color w:val="000000"/>
                  </w:rPr>
                  <m:t xml:space="preserve"> .</m:t>
                </m:r>
              </m:oMath>
            </m:oMathPara>
          </w:p>
        </w:tc>
        <w:tc>
          <w:tcPr>
            <w:tcW w:w="702" w:type="dxa"/>
            <w:vAlign w:val="center"/>
          </w:tcPr>
          <w:p w14:paraId="17838CD3" w14:textId="66C402DE"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E97B4A" w:rsidRPr="00E97B4A">
              <w:rPr>
                <w:noProof/>
                <w:color w:val="000000"/>
              </w:rPr>
              <w:t>5</w:t>
            </w:r>
            <w:r w:rsidRPr="00B66FCC">
              <w:rPr>
                <w:color w:val="000000"/>
              </w:rPr>
              <w:fldChar w:fldCharType="end"/>
            </w:r>
            <w:r w:rsidRPr="00630043">
              <w:rPr>
                <w:color w:val="000000"/>
              </w:rPr>
              <w:t>)</w:t>
            </w:r>
          </w:p>
        </w:tc>
      </w:tr>
    </w:tbl>
    <w:p w14:paraId="16ABFD49" w14:textId="77777777" w:rsidR="00BD7167" w:rsidRPr="00630043" w:rsidRDefault="00BD7167" w:rsidP="00BD7167">
      <w:r w:rsidRPr="00630043">
        <w:t>SV ďalej počítame ako priemernú rýchlosť krvi v aorte násobenou časom toku a prierezom:</w:t>
      </w:r>
    </w:p>
    <w:p w14:paraId="5F208CD8" w14:textId="77777777" w:rsidR="00BD7167" w:rsidRPr="00630043" w:rsidRDefault="00BD7167" w:rsidP="00BD7167"/>
    <w:tbl>
      <w:tblPr>
        <w:tblW w:w="0" w:type="auto"/>
        <w:tblLook w:val="04A0" w:firstRow="1" w:lastRow="0" w:firstColumn="1" w:lastColumn="0" w:noHBand="0" w:noVBand="1"/>
      </w:tblPr>
      <w:tblGrid>
        <w:gridCol w:w="704"/>
        <w:gridCol w:w="7088"/>
        <w:gridCol w:w="702"/>
      </w:tblGrid>
      <w:tr w:rsidR="00BD7167" w:rsidRPr="00630043" w14:paraId="5CC33503" w14:textId="77777777" w:rsidTr="00BD7167">
        <w:tc>
          <w:tcPr>
            <w:tcW w:w="704" w:type="dxa"/>
          </w:tcPr>
          <w:p w14:paraId="7EC82490" w14:textId="77777777" w:rsidR="00BD7167" w:rsidRPr="00630043" w:rsidRDefault="00BD7167" w:rsidP="00BD7167">
            <w:pPr>
              <w:jc w:val="center"/>
              <w:rPr>
                <w:color w:val="000000"/>
              </w:rPr>
            </w:pPr>
          </w:p>
        </w:tc>
        <w:tc>
          <w:tcPr>
            <w:tcW w:w="7088" w:type="dxa"/>
            <w:vAlign w:val="center"/>
          </w:tcPr>
          <w:p w14:paraId="5F2FB04E" w14:textId="77777777" w:rsidR="00BD7167" w:rsidRPr="00630043" w:rsidRDefault="00BD7167" w:rsidP="00BD7167">
            <w:pPr>
              <w:rPr>
                <w:color w:val="000000"/>
              </w:rPr>
            </w:pPr>
            <m:oMathPara>
              <m:oMath>
                <m:r>
                  <w:rPr>
                    <w:rFonts w:ascii="Cambria Math" w:hAnsi="Cambria Math"/>
                  </w:rPr>
                  <m:t>SV= π</m:t>
                </m:r>
                <m:sSup>
                  <m:sSupPr>
                    <m:ctrlPr>
                      <w:rPr>
                        <w:rFonts w:ascii="Cambria Math" w:hAnsi="Cambria Math"/>
                        <w:i/>
                      </w:rPr>
                    </m:ctrlPr>
                  </m:sSupPr>
                  <m:e>
                    <m:r>
                      <w:rPr>
                        <w:rFonts w:ascii="Cambria Math" w:hAnsi="Cambria Math"/>
                      </w:rPr>
                      <m:t>r</m:t>
                    </m:r>
                  </m:e>
                  <m:sup>
                    <m:r>
                      <w:rPr>
                        <w:rFonts w:ascii="Cambria Math" w:hAnsi="Cambria Math"/>
                      </w:rPr>
                      <m:t>2</m:t>
                    </m:r>
                  </m:sup>
                </m:sSup>
                <m:nary>
                  <m:naryPr>
                    <m:limLoc m:val="subSup"/>
                    <m:ctrlPr>
                      <w:rPr>
                        <w:rFonts w:ascii="Cambria Math" w:hAnsi="Cambria Math"/>
                        <w:i/>
                      </w:rPr>
                    </m:ctrlPr>
                  </m:naryPr>
                  <m:sub>
                    <m:r>
                      <w:rPr>
                        <w:rFonts w:ascii="Cambria Math" w:hAnsi="Cambria Math"/>
                      </w:rPr>
                      <m:t>t0</m:t>
                    </m:r>
                  </m:sub>
                  <m:sup>
                    <m:r>
                      <w:rPr>
                        <w:rFonts w:ascii="Cambria Math" w:hAnsi="Cambria Math"/>
                      </w:rPr>
                      <m:t>t1</m:t>
                    </m:r>
                  </m:sup>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dt= π</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 xml:space="preserve"> . </m:t>
                    </m:r>
                    <m:bar>
                      <m:barPr>
                        <m:pos m:val="top"/>
                        <m:ctrlPr>
                          <w:rPr>
                            <w:rFonts w:ascii="Cambria Math" w:hAnsi="Cambria Math"/>
                            <w:i/>
                          </w:rPr>
                        </m:ctrlPr>
                      </m:barPr>
                      <m:e>
                        <m:r>
                          <w:rPr>
                            <w:rFonts w:ascii="Cambria Math" w:hAnsi="Cambria Math"/>
                          </w:rPr>
                          <m:t>v</m:t>
                        </m:r>
                      </m:e>
                    </m:bar>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LVE</m:t>
                        </m:r>
                      </m:sub>
                    </m:sSub>
                  </m:e>
                </m:nary>
                <m:r>
                  <m:rPr>
                    <m:sty m:val="p"/>
                  </m:rPr>
                  <w:rPr>
                    <w:rFonts w:ascii="Cambria Math" w:hAnsi="Cambria Math"/>
                    <w:color w:val="000000"/>
                  </w:rPr>
                  <m:t xml:space="preserve"> .</m:t>
                </m:r>
              </m:oMath>
            </m:oMathPara>
          </w:p>
        </w:tc>
        <w:tc>
          <w:tcPr>
            <w:tcW w:w="702" w:type="dxa"/>
            <w:vAlign w:val="center"/>
          </w:tcPr>
          <w:p w14:paraId="438B9440" w14:textId="3A3AB37A" w:rsidR="00BD7167" w:rsidRPr="00630043" w:rsidRDefault="00BD7167" w:rsidP="00BD7167">
            <w:pPr>
              <w:jc w:val="center"/>
              <w:rPr>
                <w:color w:val="000000"/>
              </w:rPr>
            </w:pPr>
            <w:r w:rsidRPr="00630043">
              <w:rPr>
                <w:color w:val="000000"/>
              </w:rPr>
              <w:t>(</w:t>
            </w:r>
            <w:r w:rsidRPr="00B66FCC">
              <w:fldChar w:fldCharType="begin"/>
            </w:r>
            <w:r w:rsidRPr="00630043">
              <w:instrText xml:space="preserve"> SEQ eq \* MERGEFORMAT </w:instrText>
            </w:r>
            <w:r w:rsidRPr="00B66FCC">
              <w:fldChar w:fldCharType="separate"/>
            </w:r>
            <w:r w:rsidR="00E97B4A" w:rsidRPr="00E97B4A">
              <w:rPr>
                <w:noProof/>
                <w:color w:val="000000"/>
              </w:rPr>
              <w:t>6</w:t>
            </w:r>
            <w:r w:rsidRPr="00B66FCC">
              <w:rPr>
                <w:color w:val="000000"/>
              </w:rPr>
              <w:fldChar w:fldCharType="end"/>
            </w:r>
            <w:r w:rsidRPr="00630043">
              <w:rPr>
                <w:color w:val="000000"/>
              </w:rPr>
              <w:t>)</w:t>
            </w:r>
          </w:p>
        </w:tc>
      </w:tr>
    </w:tbl>
    <w:p w14:paraId="47D5A528" w14:textId="77777777" w:rsidR="00BD7167" w:rsidRPr="00630043" w:rsidRDefault="00BD7167" w:rsidP="00BD7167"/>
    <w:p w14:paraId="6A2DCD0A" w14:textId="4D2DC633" w:rsidR="00BD7167" w:rsidRPr="00630043" w:rsidRDefault="00BD7167" w:rsidP="00BD7167">
      <w:r w:rsidRPr="00630043">
        <w:t xml:space="preserve">Konštantu </w:t>
      </w:r>
      <m:oMath>
        <m:r>
          <w:rPr>
            <w:rFonts w:ascii="Cambria Math" w:hAnsi="Cambria Math"/>
          </w:rPr>
          <m:t>π</m:t>
        </m:r>
        <m:sSup>
          <m:sSupPr>
            <m:ctrlPr>
              <w:rPr>
                <w:rFonts w:ascii="Cambria Math" w:hAnsi="Cambria Math"/>
                <w:i/>
              </w:rPr>
            </m:ctrlPr>
          </m:sSupPr>
          <m:e>
            <m:r>
              <w:rPr>
                <w:rFonts w:ascii="Cambria Math" w:hAnsi="Cambria Math"/>
              </w:rPr>
              <m:t>r</m:t>
            </m:r>
          </m:e>
          <m:sup>
            <m:r>
              <w:rPr>
                <w:rFonts w:ascii="Cambria Math" w:hAnsi="Cambria Math"/>
              </w:rPr>
              <m:t>2</m:t>
            </m:r>
          </m:sup>
        </m:sSup>
      </m:oMath>
      <w:r w:rsidRPr="00630043">
        <w:t xml:space="preserve"> Bernstain nahradzuje vlastnou konštantou definujúcou objem </w:t>
      </w:r>
      <m:oMath>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oMath>
      <w:r w:rsidRPr="00630043">
        <w:t xml:space="preserve">. Konštanta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kde m je telesná váha.</w:t>
      </w:r>
      <w:r w:rsidR="004B699E">
        <w:t xml:space="preserve"> </w:t>
      </w:r>
      <w:r w:rsidRPr="00630043">
        <w:t xml:space="preserve">Konštanta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Pr="00630043">
        <w:t xml:space="preserve"> = 20 je kritická konštanta,  a</w:t>
      </w:r>
      <m:oMath>
        <m:r>
          <w:rPr>
            <w:rFonts w:ascii="Cambria Math" w:hAnsi="Cambria Math" w:hint="eastAsia"/>
          </w:rPr>
          <m:t> </m:t>
        </m:r>
        <m:r>
          <w:rPr>
            <w:rFonts w:ascii="Cambria Math" w:hAnsi="Cambria Math"/>
          </w:rPr>
          <m:t>K</m:t>
        </m:r>
      </m:oMath>
      <w:r w:rsidRPr="00630043">
        <w:t>→0 je triviálna konštanta.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je </w:t>
      </w:r>
      <w:r w:rsidRPr="00630043">
        <w:lastRenderedPageBreak/>
        <w:t xml:space="preserve">jediný člen, ktorý ovplyvňuje hodnotu </w:t>
      </w:r>
      <m:oMath>
        <m:r>
          <w:rPr>
            <w:rFonts w:ascii="Cambria Math" w:hAnsi="Cambria Math"/>
          </w:rPr>
          <m:t>ζ</m:t>
        </m:r>
      </m:oMath>
      <w:r w:rsidRPr="00630043">
        <w:t xml:space="preserve"> počas merania. Hodnota </w:t>
      </w:r>
      <m:oMath>
        <m:r>
          <w:rPr>
            <w:rFonts w:ascii="Cambria Math" w:hAnsi="Cambria Math"/>
          </w:rPr>
          <m:t>ζ</m:t>
        </m:r>
      </m:oMath>
      <w:r w:rsidRPr="00630043">
        <w:t xml:space="preserve">  sa pohybuje v intervale (0;1) ak je hodnota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&lt;20. Pre hodnotu </w:t>
      </w:r>
      <m:oMath>
        <m:sSub>
          <m:sSubPr>
            <m:ctrlPr>
              <w:rPr>
                <w:rFonts w:ascii="Cambria Math" w:hAnsi="Cambria Math"/>
                <w:i/>
              </w:rPr>
            </m:ctrlPr>
          </m:sSubPr>
          <m:e>
            <m:r>
              <w:rPr>
                <w:rFonts w:ascii="Cambria Math" w:hAnsi="Cambria Math"/>
              </w:rPr>
              <m:t>Z</m:t>
            </m:r>
          </m:e>
          <m:sub>
            <m:r>
              <w:rPr>
                <w:rFonts w:ascii="Cambria Math" w:hAnsi="Cambria Math"/>
              </w:rPr>
              <m:t>0</m:t>
            </m:r>
          </m:sub>
        </m:sSub>
      </m:oMath>
      <w:r w:rsidRPr="00630043">
        <w:t xml:space="preserve">≥ 20 je hodnota </w:t>
      </w:r>
      <m:oMath>
        <m:r>
          <w:rPr>
            <w:rFonts w:ascii="Cambria Math" w:hAnsi="Cambria Math"/>
          </w:rPr>
          <m:t>ζ</m:t>
        </m:r>
      </m:oMath>
      <w:r w:rsidRPr="00630043">
        <w:t xml:space="preserve"> = 1. Pri meraní reálnych dát dosahuje </w:t>
      </w:r>
      <m:oMath>
        <m:r>
          <w:rPr>
            <w:rFonts w:ascii="Cambria Math" w:hAnsi="Cambria Math"/>
          </w:rPr>
          <m:t>ζ</m:t>
        </m:r>
      </m:oMath>
      <w:r w:rsidRPr="00630043">
        <w:t xml:space="preserve"> = 1  vo väčšine prípadov. Po dosadení impedančnej analógie priemernej rýchlosti </w:t>
      </w:r>
      <m:oMath>
        <m:bar>
          <m:barPr>
            <m:pos m:val="top"/>
            <m:ctrlPr>
              <w:rPr>
                <w:rFonts w:ascii="Cambria Math" w:hAnsi="Cambria Math"/>
                <w:i/>
              </w:rPr>
            </m:ctrlPr>
          </m:barPr>
          <m:e>
            <m:r>
              <w:rPr>
                <w:rFonts w:ascii="Cambria Math" w:hAnsi="Cambria Math"/>
              </w:rPr>
              <m:t>v</m:t>
            </m:r>
          </m:e>
        </m:bar>
      </m:oMath>
      <w:r w:rsidRPr="00630043">
        <w:t xml:space="preserve"> dostávame Bernstainovu rovnicu pre výpočet SV z impedancie:</w:t>
      </w:r>
    </w:p>
    <w:tbl>
      <w:tblPr>
        <w:tblW w:w="0" w:type="auto"/>
        <w:tblLook w:val="04A0" w:firstRow="1" w:lastRow="0" w:firstColumn="1" w:lastColumn="0" w:noHBand="0" w:noVBand="1"/>
      </w:tblPr>
      <w:tblGrid>
        <w:gridCol w:w="704"/>
        <w:gridCol w:w="7088"/>
        <w:gridCol w:w="702"/>
      </w:tblGrid>
      <w:tr w:rsidR="00BD7167" w:rsidRPr="00630043" w14:paraId="43E9E714" w14:textId="77777777" w:rsidTr="00BD7167">
        <w:tc>
          <w:tcPr>
            <w:tcW w:w="704" w:type="dxa"/>
          </w:tcPr>
          <w:p w14:paraId="7A1FECD8" w14:textId="77777777" w:rsidR="00BD7167" w:rsidRPr="00630043" w:rsidRDefault="00BD7167" w:rsidP="00BD7167">
            <w:pPr>
              <w:jc w:val="center"/>
              <w:rPr>
                <w:color w:val="000000"/>
              </w:rPr>
            </w:pPr>
          </w:p>
        </w:tc>
        <w:tc>
          <w:tcPr>
            <w:tcW w:w="7088" w:type="dxa"/>
            <w:vAlign w:val="center"/>
          </w:tcPr>
          <w:p w14:paraId="35CE101B" w14:textId="77777777" w:rsidR="00BD7167" w:rsidRPr="00630043" w:rsidRDefault="007352BD" w:rsidP="00BD7167">
            <w:pPr>
              <w:rPr>
                <w:color w:val="000000"/>
              </w:rPr>
            </w:pPr>
            <m:oMathPara>
              <m:oMath>
                <m:sSub>
                  <m:sSubPr>
                    <m:ctrlPr>
                      <w:rPr>
                        <w:rFonts w:ascii="Cambria Math" w:hAnsi="Cambria Math"/>
                        <w:i/>
                      </w:rPr>
                    </m:ctrlPr>
                  </m:sSubPr>
                  <m:e>
                    <m:r>
                      <w:rPr>
                        <w:rFonts w:ascii="Cambria Math" w:hAnsi="Cambria Math"/>
                      </w:rPr>
                      <m:t>V</m:t>
                    </m:r>
                  </m:e>
                  <m:sub>
                    <m:r>
                      <w:rPr>
                        <w:rFonts w:ascii="Cambria Math" w:hAnsi="Cambria Math"/>
                      </w:rPr>
                      <m:t xml:space="preserve">ICG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sSub>
                  <m:sSubPr>
                    <m:ctrlPr>
                      <w:rPr>
                        <w:rFonts w:ascii="Cambria Math" w:hAnsi="Cambria Math"/>
                        <w:i/>
                      </w:rPr>
                    </m:ctrlPr>
                  </m:sSubPr>
                  <m:e>
                    <m:r>
                      <w:rPr>
                        <w:rFonts w:ascii="Cambria Math" w:hAnsi="Cambria Math"/>
                      </w:rPr>
                      <m:t>T</m:t>
                    </m:r>
                  </m:e>
                  <m:sub>
                    <m:r>
                      <w:rPr>
                        <w:rFonts w:ascii="Cambria Math" w:hAnsi="Cambria Math"/>
                      </w:rPr>
                      <m:t>LVE</m:t>
                    </m:r>
                  </m:sub>
                </m:sSub>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D4CBC8B" w14:textId="2FCB7A25" w:rsidR="00BD7167" w:rsidRPr="00630043" w:rsidRDefault="00BD7167" w:rsidP="00BD7167">
            <w:pPr>
              <w:jc w:val="center"/>
              <w:rPr>
                <w:color w:val="000000"/>
              </w:rPr>
            </w:pPr>
            <w:r w:rsidRPr="00630043">
              <w:rPr>
                <w:color w:val="000000"/>
              </w:rPr>
              <w:t>(</w:t>
            </w:r>
            <w:bookmarkStart w:id="44" w:name="Berstain_model_3"/>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E97B4A">
              <w:rPr>
                <w:noProof/>
                <w:color w:val="000000"/>
              </w:rPr>
              <w:t>7</w:t>
            </w:r>
            <w:r w:rsidRPr="00B66FCC">
              <w:rPr>
                <w:color w:val="000000"/>
              </w:rPr>
              <w:fldChar w:fldCharType="end"/>
            </w:r>
            <w:bookmarkEnd w:id="44"/>
            <w:r w:rsidRPr="00630043">
              <w:rPr>
                <w:color w:val="000000"/>
              </w:rPr>
              <w:t>)</w:t>
            </w:r>
          </w:p>
        </w:tc>
      </w:tr>
    </w:tbl>
    <w:p w14:paraId="7F52C826" w14:textId="77777777" w:rsidR="00BD7167" w:rsidRPr="00630043" w:rsidRDefault="00BD7167" w:rsidP="00BD7167">
      <w:pPr>
        <w:jc w:val="center"/>
      </w:pPr>
    </w:p>
    <w:p w14:paraId="784666CE" w14:textId="77777777" w:rsidR="00BD7167" w:rsidRPr="00630043" w:rsidRDefault="00BD7167" w:rsidP="00BD7167">
      <w:pPr>
        <w:pStyle w:val="Heading2"/>
      </w:pPr>
      <w:bookmarkStart w:id="45" w:name="_Toc517301132"/>
      <w:r w:rsidRPr="00630043">
        <w:t>Parametre výpočtu SV</w:t>
      </w:r>
      <w:bookmarkEnd w:id="30"/>
      <w:bookmarkEnd w:id="45"/>
    </w:p>
    <w:p w14:paraId="3FE2F535" w14:textId="77777777" w:rsidR="00BD7167" w:rsidRPr="00630043" w:rsidRDefault="00BD7167" w:rsidP="00BD7167">
      <w:r w:rsidRPr="00630043">
        <w:t>Podľa Bernsteina potrebujeme pre výpočet SV poznať:</w:t>
      </w:r>
    </w:p>
    <w:p w14:paraId="00E5BC36" w14:textId="77777777" w:rsidR="00BD7167" w:rsidRPr="00630043" w:rsidRDefault="00BD7167" w:rsidP="00BD7167">
      <w:pPr>
        <w:pStyle w:val="ListParagraph"/>
        <w:numPr>
          <w:ilvl w:val="0"/>
          <w:numId w:val="2"/>
        </w:numPr>
        <w:overflowPunct/>
        <w:autoSpaceDE/>
        <w:autoSpaceDN/>
        <w:adjustRightInd/>
        <w:spacing w:after="200" w:line="252" w:lineRule="auto"/>
        <w:contextualSpacing/>
        <w:textAlignment w:val="auto"/>
      </w:pPr>
      <w:r w:rsidRPr="00630043">
        <w:t>V</w:t>
      </w:r>
      <w:r w:rsidRPr="00630043">
        <w:rPr>
          <w:vertAlign w:val="subscript"/>
        </w:rPr>
        <w:t>ITBV</w:t>
      </w:r>
      <w:r w:rsidRPr="00630043">
        <w:t xml:space="preserve">, </w:t>
      </w:r>
      <m:oMath>
        <m:r>
          <w:rPr>
            <w:rFonts w:ascii="Cambria Math" w:hAnsi="Cambria Math"/>
          </w:rPr>
          <m:t>ζ</m:t>
        </m:r>
      </m:oMath>
      <w:r w:rsidRPr="00630043">
        <w:t xml:space="preserve"> – konštanty odvodené z telesnej váhy a objemu hrudníka</w:t>
      </w:r>
    </w:p>
    <w:p w14:paraId="087221D0" w14:textId="77777777" w:rsidR="00BD7167" w:rsidRPr="00630043" w:rsidRDefault="00BD7167" w:rsidP="00BD7167">
      <w:pPr>
        <w:pStyle w:val="ListParagraph"/>
        <w:numPr>
          <w:ilvl w:val="0"/>
          <w:numId w:val="2"/>
        </w:numPr>
        <w:overflowPunct/>
        <w:autoSpaceDE/>
        <w:autoSpaceDN/>
        <w:adjustRightInd/>
        <w:spacing w:after="200" w:line="252" w:lineRule="auto"/>
        <w:contextualSpacing/>
        <w:textAlignment w:val="auto"/>
      </w:pPr>
      <w:r w:rsidRPr="00630043">
        <w:t>Z</w:t>
      </w:r>
      <w:r w:rsidRPr="00630043">
        <w:rPr>
          <w:vertAlign w:val="subscript"/>
        </w:rPr>
        <w:t xml:space="preserve">0 </w:t>
      </w:r>
      <w:r w:rsidRPr="00630043">
        <w:t>– základná impedancia hrudníka</w:t>
      </w:r>
    </w:p>
    <w:p w14:paraId="1D87D2E7" w14:textId="77777777" w:rsidR="00BD7167" w:rsidRPr="00630043" w:rsidRDefault="00BD7167" w:rsidP="00BD7167">
      <w:pPr>
        <w:pStyle w:val="ListParagraph"/>
        <w:numPr>
          <w:ilvl w:val="0"/>
          <w:numId w:val="2"/>
        </w:numPr>
        <w:overflowPunct/>
        <w:autoSpaceDE/>
        <w:autoSpaceDN/>
        <w:adjustRightInd/>
        <w:spacing w:after="200" w:line="252" w:lineRule="auto"/>
        <w:contextualSpacing/>
        <w:textAlignment w:val="auto"/>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vertAlign w:val="subscript"/>
        </w:rPr>
        <w:t xml:space="preserve"> </w:t>
      </w:r>
      <w:r w:rsidRPr="00630043">
        <w:t>– maximum zápornej derivovanej impedancie hrudníka</w:t>
      </w:r>
    </w:p>
    <w:p w14:paraId="7EB29895" w14:textId="77777777" w:rsidR="00BD7167" w:rsidRPr="00630043" w:rsidRDefault="007352BD" w:rsidP="00BD7167">
      <w:pPr>
        <w:pStyle w:val="ListParagraph"/>
        <w:numPr>
          <w:ilvl w:val="0"/>
          <w:numId w:val="2"/>
        </w:numPr>
        <w:overflowPunct/>
        <w:autoSpaceDE/>
        <w:autoSpaceDN/>
        <w:adjustRightInd/>
        <w:spacing w:after="200" w:line="252" w:lineRule="auto"/>
        <w:contextualSpacing/>
        <w:textAlignment w:val="auto"/>
      </w:pPr>
      <m:oMath>
        <m:sSub>
          <m:sSubPr>
            <m:ctrlPr>
              <w:rPr>
                <w:rFonts w:ascii="Cambria Math" w:hAnsi="Cambria Math"/>
                <w:i/>
              </w:rPr>
            </m:ctrlPr>
          </m:sSubPr>
          <m:e>
            <m:r>
              <w:rPr>
                <w:rFonts w:ascii="Cambria Math" w:hAnsi="Cambria Math"/>
              </w:rPr>
              <m:t>T</m:t>
            </m:r>
          </m:e>
          <m:sub>
            <m:r>
              <w:rPr>
                <w:rFonts w:ascii="Cambria Math" w:hAnsi="Cambria Math"/>
              </w:rPr>
              <m:t>LVET</m:t>
            </m:r>
          </m:sub>
        </m:sSub>
      </m:oMath>
      <w:r w:rsidR="00BD7167" w:rsidRPr="00630043">
        <w:t xml:space="preserve">– dĺžka </w:t>
      </w:r>
      <w:r w:rsidR="00663145">
        <w:t xml:space="preserve">ejekčnej fázy </w:t>
      </w:r>
      <w:r w:rsidR="00BD7167" w:rsidRPr="00630043">
        <w:t xml:space="preserve">systoly (LVET – Left Ventricular Ejection Time) - </w:t>
      </w:r>
    </w:p>
    <w:p w14:paraId="24947837" w14:textId="48FECBC0" w:rsidR="00BD7167" w:rsidRPr="00630043" w:rsidRDefault="00BD7167" w:rsidP="00BD7167">
      <w:r w:rsidRPr="00630043">
        <w:t xml:space="preserve">Ak si uvedomíme, že konštanty a základná impedancia hrudníka sa nemenia počas merania, zmeny SV ovplyvňujú dva parametre: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a LVET interval. Tieto dva parametre sú postačujúce na sledovanie relatívnych zmien SV. Komplikácie pri správnom stanovení LVET intervalu 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vnášajú najväčšiu chybu do výpočtu SV. Ich určeniu je preto potrebné venovať potrebnú pozornosť. LVET sa dá merať rôznymi spôsobmi. Je ho možné stanoviť z derivácie hrudníkovej impedancie ako interval medzi B a X bodom znázornené na </w:t>
      </w:r>
      <w:r w:rsidRPr="00B66FCC">
        <w:fldChar w:fldCharType="begin"/>
      </w:r>
      <w:r w:rsidRPr="00630043">
        <w:instrText xml:space="preserve"> REF _Ref510254830 \h </w:instrText>
      </w:r>
      <w:r w:rsidRPr="00B66FCC">
        <w:fldChar w:fldCharType="separate"/>
      </w:r>
      <w:r w:rsidR="00E97B4A" w:rsidRPr="00630043">
        <w:t xml:space="preserve">Obrázok </w:t>
      </w:r>
      <w:r w:rsidR="00E97B4A">
        <w:rPr>
          <w:noProof/>
        </w:rPr>
        <w:t>1</w:t>
      </w:r>
      <w:r w:rsidR="00E97B4A">
        <w:t>.</w:t>
      </w:r>
      <w:r w:rsidR="00E97B4A">
        <w:rPr>
          <w:noProof/>
        </w:rPr>
        <w:t>4</w:t>
      </w:r>
      <w:r w:rsidRPr="00B66FCC">
        <w:fldChar w:fldCharType="end"/>
      </w:r>
      <w:r w:rsidRPr="00630043">
        <w:t xml:space="preserve">. Pre problémy pri stanovovaní týchto bodov sa častejšie </w:t>
      </w:r>
      <w:r w:rsidR="00663145">
        <w:t>LVET interval nahrádza intervalom S1-S2 čo je vzdialenosť prvého</w:t>
      </w:r>
      <w:r w:rsidR="00663145" w:rsidRPr="00630043">
        <w:t xml:space="preserve"> </w:t>
      </w:r>
      <w:r w:rsidR="00663145">
        <w:t xml:space="preserve">a druhého </w:t>
      </w:r>
      <w:r w:rsidR="009076DD">
        <w:t>srdcov</w:t>
      </w:r>
      <w:r w:rsidR="00663145">
        <w:t>ého zvuku</w:t>
      </w:r>
      <w:r w:rsidRPr="00630043">
        <w:t>.</w:t>
      </w:r>
    </w:p>
    <w:p w14:paraId="6ED49D62" w14:textId="77777777" w:rsidR="00BD7167" w:rsidRPr="00630043" w:rsidRDefault="00BD7167" w:rsidP="00BD7167">
      <w:pPr>
        <w:pStyle w:val="Heading3"/>
      </w:pPr>
      <w:bookmarkStart w:id="46" w:name="_Toc517301133"/>
      <w:r w:rsidRPr="00630043">
        <w:t xml:space="preserve">Maximum derivovaného impedančného signálu </w:t>
      </w:r>
      <m:oMath>
        <m:r>
          <m:rPr>
            <m:sty m:val="b"/>
          </m:rPr>
          <w:rPr>
            <w:rFonts w:ascii="Cambria Math" w:hAnsi="Cambria Math"/>
          </w:rPr>
          <m:t>-</m:t>
        </m:r>
        <m:r>
          <m:rPr>
            <m:sty m:val="bi"/>
          </m:rPr>
          <w:rPr>
            <w:rFonts w:ascii="Cambria Math" w:hAnsi="Cambria Math"/>
          </w:rPr>
          <m:t>dZ</m:t>
        </m:r>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oMath>
      <w:bookmarkEnd w:id="46"/>
    </w:p>
    <w:p w14:paraId="6DA6BCC6" w14:textId="77777777" w:rsidR="00BD7167" w:rsidRPr="00630043" w:rsidRDefault="00BD7167" w:rsidP="00BD7167"/>
    <w:p w14:paraId="4071A8E5" w14:textId="5F62FA01" w:rsidR="00BD7167" w:rsidRPr="00630043" w:rsidRDefault="00BD7167" w:rsidP="00BD7167">
      <w:pPr>
        <w:rPr>
          <w:color w:val="000000"/>
        </w:rPr>
      </w:pPr>
      <w:r w:rsidRPr="00630043">
        <w:t xml:space="preserve">Maximum zápornej derivácie impedancie nastáva v čase najväčšej sily, ktorou srdce pumpuje krv a hodnota maxima zápornej derivácie je analogická hodnote maxima tejto sily </w:t>
      </w:r>
      <w:r w:rsidRPr="00B66FCC">
        <w:fldChar w:fldCharType="begin"/>
      </w:r>
      <w:r w:rsidR="00483D69">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sidR="00483D69">
        <w:rPr>
          <w:noProof/>
        </w:rPr>
        <w:t>[4]</w:t>
      </w:r>
      <w:r w:rsidRPr="00B66FCC">
        <w:fldChar w:fldCharType="end"/>
      </w:r>
      <w:r w:rsidRPr="00630043">
        <w:t xml:space="preserve">. Maximom derivácie je pritom myslená maximálna záporná zmena derivácie impedancie od počiatku systoly (bod B). Pre komplikácie pri stanovení bodu B popísané v 3.1.1, sa bod B nahrádza nulovou úrovňou derivovanej impedancie. </w:t>
      </w:r>
    </w:p>
    <w:p w14:paraId="6369423D" w14:textId="77777777" w:rsidR="00BD7167" w:rsidRPr="00630043" w:rsidRDefault="00BD7167" w:rsidP="00BD7167">
      <w:pPr>
        <w:jc w:val="center"/>
        <w:rPr>
          <w:color w:val="000000"/>
        </w:rPr>
      </w:pPr>
      <w:r w:rsidRPr="00B66FCC">
        <w:rPr>
          <w:noProof/>
          <w:color w:val="000000"/>
          <w:lang w:val="en-US" w:eastAsia="en-US"/>
        </w:rPr>
        <w:lastRenderedPageBreak/>
        <w:drawing>
          <wp:inline distT="0" distB="0" distL="0" distR="0" wp14:anchorId="6688E927" wp14:editId="137727BC">
            <wp:extent cx="4058920" cy="2639980"/>
            <wp:effectExtent l="0" t="0" r="0" b="8255"/>
            <wp:docPr id="57" name="Obrázok 57"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68550" cy="2646244"/>
                    </a:xfrm>
                    <a:prstGeom prst="rect">
                      <a:avLst/>
                    </a:prstGeom>
                    <a:noFill/>
                    <a:ln>
                      <a:noFill/>
                    </a:ln>
                  </pic:spPr>
                </pic:pic>
              </a:graphicData>
            </a:graphic>
          </wp:inline>
        </w:drawing>
      </w:r>
    </w:p>
    <w:p w14:paraId="581F1153" w14:textId="25D44FDF" w:rsidR="00BD7167" w:rsidRPr="00630043" w:rsidRDefault="00BD7167" w:rsidP="00BD7167">
      <w:pPr>
        <w:pStyle w:val="Caption"/>
        <w:rPr>
          <w:vanish/>
          <w:color w:val="000000"/>
          <w:szCs w:val="22"/>
          <w:lang w:val="sk-SK"/>
          <w:specVanish/>
        </w:rPr>
      </w:pPr>
      <w:bookmarkStart w:id="47" w:name="_Ref510254830"/>
      <w:bookmarkStart w:id="48" w:name="_Ref516814048"/>
      <w:bookmarkStart w:id="49" w:name="_Ref510254819"/>
      <w:bookmarkStart w:id="50" w:name="_Toc516835674"/>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E97B4A">
        <w:rPr>
          <w:noProof/>
          <w:lang w:val="sk-SK"/>
        </w:rPr>
        <w:t>1</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4</w:t>
      </w:r>
      <w:r>
        <w:rPr>
          <w:lang w:val="sk-SK"/>
        </w:rPr>
        <w:fldChar w:fldCharType="end"/>
      </w:r>
      <w:bookmarkEnd w:id="47"/>
      <w:bookmarkEnd w:id="48"/>
      <w:r w:rsidRPr="00630043">
        <w:rPr>
          <w:lang w:val="sk-SK"/>
        </w:rPr>
        <w:t>:</w:t>
      </w:r>
      <w:r w:rsidRPr="00630043">
        <w:rPr>
          <w:color w:val="000000"/>
          <w:szCs w:val="22"/>
          <w:lang w:val="sk-SK"/>
        </w:rPr>
        <w:t xml:space="preserve"> Rôzne tvary krivky </w:t>
      </w:r>
      <m:oMath>
        <m:r>
          <w:rPr>
            <w:rFonts w:ascii="Cambria Math" w:hAnsi="Cambria Math"/>
            <w:lang w:val="sk-SK"/>
          </w:rPr>
          <m:t>-dZ/dt</m:t>
        </m:r>
      </m:oMath>
      <w:r w:rsidRPr="00630043">
        <w:rPr>
          <w:color w:val="000000"/>
          <w:szCs w:val="22"/>
          <w:lang w:val="sk-SK"/>
        </w:rPr>
        <w:t>; počiatok systoly – B bod a koniec systoly – X bod</w:t>
      </w:r>
      <w:bookmarkEnd w:id="49"/>
      <w:bookmarkEnd w:id="50"/>
    </w:p>
    <w:p w14:paraId="3AE87DF6" w14:textId="77777777" w:rsidR="00BD7167" w:rsidRPr="00630043" w:rsidRDefault="00BD7167" w:rsidP="00BD7167">
      <w:pPr>
        <w:pStyle w:val="Caption"/>
        <w:rPr>
          <w:color w:val="000000"/>
          <w:lang w:val="sk-SK"/>
        </w:rPr>
      </w:pPr>
      <w:r w:rsidRPr="00B66FCC">
        <w:rPr>
          <w:color w:val="000000"/>
          <w:szCs w:val="22"/>
          <w:lang w:val="sk-SK"/>
        </w:rPr>
        <w:t xml:space="preserve">. Modrá krivka je krivka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Na krivkách nieje vidno v literatúre popísaný zákmit na nástupnej hrane signálu </w:t>
      </w:r>
      <m:oMath>
        <m:r>
          <w:rPr>
            <w:rFonts w:ascii="Cambria Math" w:hAnsi="Cambria Math"/>
            <w:lang w:val="sk-SK"/>
          </w:rPr>
          <m:t>-dZ/dt</m:t>
        </m:r>
      </m:oMath>
      <w:r w:rsidRPr="00B66FCC">
        <w:rPr>
          <w:lang w:val="sk-SK"/>
        </w:rPr>
        <w:t xml:space="preserve">. Preto je poloha bodov B a X diskutabilná. Pravdepodobné polohy bodov B a X sú vyznačené na obrázku. Červená krivka je krivka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Pr="00B66FCC">
        <w:rPr>
          <w:lang w:val="sk-SK"/>
        </w:rPr>
        <w:t xml:space="preserve"> priemerovaná cez 30 tepov. Ani po priemerovaní nieje na krivke </w:t>
      </w:r>
      <m:oMath>
        <m:r>
          <w:rPr>
            <w:rFonts w:ascii="Cambria Math" w:hAnsi="Cambria Math"/>
            <w:lang w:val="sk-SK"/>
          </w:rPr>
          <m:t>-dZ/dt</m:t>
        </m:r>
      </m:oMath>
      <w:r w:rsidRPr="00B66FCC" w:rsidDel="003C58E8">
        <w:rPr>
          <w:color w:val="000000"/>
          <w:szCs w:val="22"/>
          <w:lang w:val="sk-SK"/>
        </w:rPr>
        <w:t xml:space="preserve"> </w:t>
      </w:r>
      <w:r w:rsidRPr="00B66FCC">
        <w:rPr>
          <w:color w:val="000000"/>
          <w:szCs w:val="22"/>
          <w:lang w:val="sk-SK"/>
        </w:rPr>
        <w:t>vidno zákmit na nástupnej hrane.</w:t>
      </w:r>
    </w:p>
    <w:p w14:paraId="043513EC" w14:textId="77777777" w:rsidR="00BD7167" w:rsidRPr="00630043" w:rsidRDefault="00BD7167" w:rsidP="00BD7167"/>
    <w:p w14:paraId="0349F824" w14:textId="759A934C" w:rsidR="00BD7167" w:rsidRPr="00630043" w:rsidRDefault="00BD7167" w:rsidP="00BD7167">
      <w:pPr>
        <w:pStyle w:val="Heading2"/>
        <w:numPr>
          <w:ilvl w:val="1"/>
          <w:numId w:val="35"/>
        </w:numPr>
      </w:pPr>
      <w:bookmarkStart w:id="51" w:name="_Toc517301134"/>
      <w:r w:rsidRPr="00630043">
        <w:t xml:space="preserve">Stanovenie parametrov zo </w:t>
      </w:r>
      <w:r w:rsidR="009076DD">
        <w:t>srdcov</w:t>
      </w:r>
      <w:r w:rsidRPr="00630043">
        <w:t>ých zvukov (HS)</w:t>
      </w:r>
      <w:bookmarkEnd w:id="51"/>
    </w:p>
    <w:p w14:paraId="47C1216B" w14:textId="77777777" w:rsidR="00BD7167" w:rsidRPr="00630043" w:rsidRDefault="00BD7167" w:rsidP="00BD7167"/>
    <w:p w14:paraId="572BE362" w14:textId="531EE37C" w:rsidR="00BD7167" w:rsidRPr="00630043" w:rsidRDefault="00BD7167" w:rsidP="00BD7167">
      <w:r w:rsidRPr="00630043">
        <w:t xml:space="preserve">Pre komplikácie s určovaním počiatku a koncu </w:t>
      </w:r>
      <w:r w:rsidR="00663145">
        <w:t>LVET intervalu</w:t>
      </w:r>
      <w:r w:rsidRPr="00630043">
        <w:t xml:space="preserve"> z </w:t>
      </w:r>
      <m:oMath>
        <m:r>
          <w:rPr>
            <w:rFonts w:ascii="Cambria Math" w:hAnsi="Cambria Math"/>
          </w:rPr>
          <m:t>-dZ/dt</m:t>
        </m:r>
      </m:oMath>
      <w:r w:rsidRPr="00630043">
        <w:t xml:space="preserve"> je často nevyhnutné tieto parametre získať zo </w:t>
      </w:r>
      <w:r w:rsidR="009076DD">
        <w:t>srdcov</w:t>
      </w:r>
      <w:r w:rsidRPr="00630043">
        <w:t>ých zvukov (Heart Sounds – HS). HS sa dajú zaznamenávať mikrofónom pripevneným na hrudníku. HS obyčajne tvoria dva zvuky:</w:t>
      </w:r>
      <w:r w:rsidR="00675121">
        <w:t xml:space="preserve"> prvý srdcový zvuk</w:t>
      </w:r>
      <w:r w:rsidRPr="00630043">
        <w:t xml:space="preserve"> </w:t>
      </w:r>
      <w:r w:rsidR="00675121">
        <w:t>(</w:t>
      </w:r>
      <w:r w:rsidRPr="00630043">
        <w:t>S1</w:t>
      </w:r>
      <w:r w:rsidR="00675121">
        <w:t>)</w:t>
      </w:r>
      <w:r w:rsidRPr="00630043">
        <w:t xml:space="preserve"> a</w:t>
      </w:r>
      <w:r w:rsidR="00675121">
        <w:t> druhý srdcový zvuk (</w:t>
      </w:r>
      <w:r w:rsidRPr="00630043">
        <w:t>S2</w:t>
      </w:r>
      <w:r w:rsidR="00675121">
        <w:t>(</w:t>
      </w:r>
      <w:r w:rsidRPr="00630043">
        <w:t xml:space="preserve">. Spolu sa tieto dva označujú ako základné </w:t>
      </w:r>
      <w:r w:rsidR="009076DD">
        <w:t>srdcov</w:t>
      </w:r>
      <w:r w:rsidR="00675121">
        <w:t>é zvuky (</w:t>
      </w:r>
      <w:r w:rsidRPr="00630043">
        <w:t>HS –</w:t>
      </w:r>
      <w:r w:rsidR="00675121">
        <w:t xml:space="preserve"> </w:t>
      </w:r>
      <w:r w:rsidRPr="00630043">
        <w:t xml:space="preserve">Heart Sounds). S1 je vyvolaný zatváraním cípovitých chlopní a to dvoj a trojcípou chlopňou. Zatvorenie cípovitých chlopní nastáva pri počiatku systoly. S2 je vyvolaný zatváraním polmesiačikovitých chlopní a to pľúcnicovou a aortálnou chlopňou. Ich zatvorenie spôsobuje ukončenie výtoku krvi zo srdca a teda koniec systoly. </w:t>
      </w:r>
    </w:p>
    <w:p w14:paraId="49BF0B74" w14:textId="77777777" w:rsidR="00BD7167" w:rsidRPr="00630043" w:rsidRDefault="00BD7167" w:rsidP="00BD7167"/>
    <w:p w14:paraId="41274DB6" w14:textId="4BD77595" w:rsidR="00BD7167" w:rsidRPr="00630043" w:rsidRDefault="00A37FEB" w:rsidP="00BD7167">
      <w:pPr>
        <w:pStyle w:val="Heading3"/>
      </w:pPr>
      <w:bookmarkStart w:id="52" w:name="_Toc386404204"/>
      <w:bookmarkStart w:id="53" w:name="_Toc517301135"/>
      <w:r>
        <w:t>S1S2</w:t>
      </w:r>
      <w:r w:rsidR="00BD7167" w:rsidRPr="00630043">
        <w:t xml:space="preserve"> interval</w:t>
      </w:r>
      <w:r w:rsidR="00675121">
        <w:t xml:space="preserve"> </w:t>
      </w:r>
      <w:r w:rsidR="00BD7167" w:rsidRPr="00630043">
        <w:t xml:space="preserve">- </w:t>
      </w:r>
      <w:r w:rsidR="002C512A">
        <w:t>odhad</w:t>
      </w:r>
      <w:r w:rsidR="00BD7167" w:rsidRPr="00630043">
        <w:t xml:space="preserve"> počiatku systoly</w:t>
      </w:r>
      <w:bookmarkEnd w:id="52"/>
      <w:bookmarkEnd w:id="53"/>
    </w:p>
    <w:p w14:paraId="1BDD2087" w14:textId="77777777" w:rsidR="00BD7167" w:rsidRPr="00630043" w:rsidRDefault="00BD7167" w:rsidP="00BD7167">
      <w:pPr>
        <w:jc w:val="center"/>
        <w:rPr>
          <w:b/>
          <w:color w:val="000000"/>
        </w:rPr>
      </w:pPr>
    </w:p>
    <w:p w14:paraId="0D35939E" w14:textId="038CFB78" w:rsidR="00BD7167" w:rsidRPr="00630043" w:rsidRDefault="00BD7167" w:rsidP="00BD7167">
      <w:r w:rsidRPr="00630043">
        <w:t xml:space="preserve">Počiatok toku krvi z ľavej komory do aorty, ako ukazuje </w:t>
      </w:r>
      <w:r w:rsidRPr="00B66FCC">
        <w:fldChar w:fldCharType="begin"/>
      </w:r>
      <w:r w:rsidRPr="00630043">
        <w:instrText xml:space="preserve"> REF _Ref510254830 \h </w:instrText>
      </w:r>
      <w:r w:rsidRPr="00B66FCC">
        <w:fldChar w:fldCharType="separate"/>
      </w:r>
      <w:r w:rsidR="00E97B4A" w:rsidRPr="00630043">
        <w:t xml:space="preserve">Obrázok </w:t>
      </w:r>
      <w:r w:rsidR="00E97B4A">
        <w:rPr>
          <w:noProof/>
        </w:rPr>
        <w:t>1</w:t>
      </w:r>
      <w:r w:rsidR="00E97B4A">
        <w:t>.</w:t>
      </w:r>
      <w:r w:rsidR="00E97B4A">
        <w:rPr>
          <w:noProof/>
        </w:rPr>
        <w:t>4</w:t>
      </w:r>
      <w:r w:rsidRPr="00B66FCC">
        <w:fldChar w:fldCharType="end"/>
      </w:r>
      <w:r w:rsidRPr="00630043">
        <w:t xml:space="preserve">, je na krivke označovaný ako bod B. Ide o typický zákmit na nástupnej hrane derivovaného </w:t>
      </w:r>
      <w:r w:rsidRPr="00630043">
        <w:lastRenderedPageBreak/>
        <w:t>impedančného signálu. Tento bod sa má podľa</w:t>
      </w:r>
      <w:r w:rsidR="00675121">
        <w:t xml:space="preserve"> </w:t>
      </w:r>
      <w:r w:rsidRPr="00B66FCC">
        <w:fldChar w:fldCharType="begin"/>
      </w:r>
      <w:r w:rsidR="00483D69">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sidR="00483D69">
        <w:rPr>
          <w:noProof/>
        </w:rPr>
        <w:t>[13]</w:t>
      </w:r>
      <w:r w:rsidRPr="00B66FCC">
        <w:fldChar w:fldCharType="end"/>
      </w:r>
      <w:r w:rsidRPr="00630043">
        <w:t xml:space="preserve"> vyskytovať v okamihu najväčšej výchylky prvého </w:t>
      </w:r>
      <w:r w:rsidR="009076DD">
        <w:t>srdcov</w:t>
      </w:r>
      <w:r w:rsidRPr="00630043">
        <w:t>ého zvuku – S1 zaznamenávanom nad apexom srdca. Existenciu bodu B môže vysvetľovať uzatvorenie dvojcípej chlopne. Toto predchádza vypudenie krvi z ľavej komory o 0.02 – 0.06 sekundy. Viac dôkazov však hovorí o tomto bode ako o okamihu počiatku vypudenia krvi ľavou komorou do aorty</w:t>
      </w:r>
      <w:r w:rsidR="00675121">
        <w:t xml:space="preserve">. </w:t>
      </w:r>
      <w:r w:rsidRPr="00630043">
        <w:t>V praxi sa však pre problémy pri detekcii počiatku systoly nahrádza bod B nulovou úrovňou derivovanej impedancie</w:t>
      </w:r>
      <w:r w:rsidR="00675121">
        <w:t>.</w:t>
      </w:r>
    </w:p>
    <w:p w14:paraId="5B6CCD31" w14:textId="77777777" w:rsidR="00BD7167" w:rsidRPr="00630043" w:rsidRDefault="00BD7167" w:rsidP="00BD7167"/>
    <w:p w14:paraId="7808C4DD" w14:textId="73CF0559" w:rsidR="00BD7167" w:rsidRPr="00630043" w:rsidRDefault="00A37FEB" w:rsidP="00BD7167">
      <w:pPr>
        <w:pStyle w:val="Heading3"/>
      </w:pPr>
      <w:bookmarkStart w:id="54" w:name="_Toc386404205"/>
      <w:bookmarkStart w:id="55" w:name="_Toc517301136"/>
      <w:r>
        <w:t>S1S2</w:t>
      </w:r>
      <w:r w:rsidR="00BD7167" w:rsidRPr="00630043">
        <w:t xml:space="preserve"> interval  - </w:t>
      </w:r>
      <w:r w:rsidR="002C512A">
        <w:t>odhad</w:t>
      </w:r>
      <w:r w:rsidR="00BD7167" w:rsidRPr="00630043">
        <w:t xml:space="preserve"> konca systoly</w:t>
      </w:r>
      <w:bookmarkEnd w:id="54"/>
      <w:bookmarkEnd w:id="55"/>
    </w:p>
    <w:p w14:paraId="037539FD" w14:textId="77777777" w:rsidR="00BD7167" w:rsidRPr="00630043" w:rsidRDefault="00BD7167" w:rsidP="00BD7167"/>
    <w:p w14:paraId="433E615F" w14:textId="69173453" w:rsidR="00BD7167" w:rsidRPr="00630043" w:rsidRDefault="00BD7167" w:rsidP="00BD7167">
      <w:r w:rsidRPr="00630043">
        <w:t xml:space="preserve">Bod X je najnižším bodom na </w:t>
      </w:r>
      <m:oMath>
        <m:r>
          <w:rPr>
            <w:rFonts w:ascii="Cambria Math" w:hAnsi="Cambria Math"/>
          </w:rPr>
          <m:t>-dZ/dt</m:t>
        </m:r>
      </m:oMath>
      <w:r w:rsidRPr="00630043">
        <w:t xml:space="preserve"> a má reprezentovať koniec </w:t>
      </w:r>
      <w:r w:rsidR="00A37FEB">
        <w:t>S1S2</w:t>
      </w:r>
      <w:r w:rsidRPr="00630043">
        <w:t xml:space="preserve"> intervalu </w:t>
      </w:r>
      <w:r w:rsidRPr="00B66FCC">
        <w:fldChar w:fldCharType="begin"/>
      </w:r>
      <w:r w:rsidR="00483D69">
        <w:instrText xml:space="preserve"> ADDIN EN.CITE &lt;EndNote&gt;&lt;Cite&gt;&lt;Author&gt;Sherwood&lt;/Author&gt;&lt;Year&gt;1990&lt;/Year&gt;&lt;RecNum&gt;0&lt;/RecNum&gt;&lt;IDText&gt;METHODOLOGICAL GUIDELINES FOR IMPEDANCE CARDIOGRAPHY&lt;/IDText&gt;&lt;DisplayText&gt;[13]&lt;/DisplayText&gt;&lt;record&gt;&lt;dates&gt;&lt;pub-dates&gt;&lt;date&gt;Jan&lt;/date&gt;&lt;/pub-dates&gt;&lt;year&gt;1990&lt;/year&gt;&lt;/dates&gt;&lt;keywords&gt;&lt;keyword&gt;Psychology&lt;/keyword&gt;&lt;keyword&gt;Neurosciences &amp;amp; Neurology&lt;/keyword&gt;&lt;keyword&gt;Physiology&lt;/keyword&gt;&lt;/keywords&gt;&lt;urls&gt;&lt;related-urls&gt;&lt;url&gt;&amp;lt;Go to ISI&amp;gt;://WOS:A1990DB69100001&lt;/url&gt;&lt;/related-urls&gt;&lt;/urls&gt;&lt;isbn&gt;0048-5772&lt;/isbn&gt;&lt;work-type&gt;Article&lt;/work-type&gt;&lt;titles&gt;&lt;title&gt;METHODOLOGICAL GUIDELINES FOR IMPEDANCE CARDIOGRAPHY&lt;/title&gt;&lt;secondary-title&gt;Psychophysiology&lt;/secondary-title&gt;&lt;alt-title&gt;Psychophysiology&lt;/alt-title&gt;&lt;/titles&gt;&lt;pages&gt;1-23&lt;/pages&gt;&lt;number&gt;1&lt;/number&gt;&lt;contributors&gt;&lt;authors&gt;&lt;author&gt;Sherwood, A.&lt;/author&gt;&lt;author&gt;Allen, M. T.&lt;/author&gt;&lt;author&gt;Fahrenberg, J.&lt;/author&gt;&lt;author&gt;Kelsey, R. M.&lt;/author&gt;&lt;author&gt;Lovallo, W. R.&lt;/author&gt;&lt;author&gt;Vandoornen, L. J. P.&lt;/author&gt;&lt;/authors&gt;&lt;/contributors&gt;&lt;language&gt;English&lt;/language&gt;&lt;added-date format="utc"&gt;1522484644&lt;/added-date&gt;&lt;ref-type name="Journal Article"&gt;17&lt;/ref-type&gt;&lt;auth-address&gt;UNIV SO MISSISSIPPI, HATTIESBURG, MS 39406 USA. UNIV FREIBURG, W-7800 FREIBURG, GERMANY. SUNY BUFFALO, BUFFALO, NY 14260 USA. VET ADM MED CTR, OKLAHOMA CITY, OK 73104 USA. UNIV OKLAHOMA, HLTH SCI CTR, OKLAHOMA CITY, OK 73190 USA. FREE UNIV AMSTERDAM, 1007 MC AMSTERDAM, NETHERLANDS.&amp;#xD;SHERWOOD, A (reprint author), UNIV N CAROLINA, DEPT PSYCHIAT, CB 7175, MED RES BLDG A, CHAPEL HILL, NC 27599 USA.&lt;/auth-address&gt;&lt;rec-number&gt;88&lt;/rec-number&gt;&lt;last-updated-date format="utc"&gt;1522484644&lt;/last-updated-date&gt;&lt;accession-num&gt;WOS:A1990DB69100001&lt;/accession-num&gt;&lt;electronic-resource-num&gt;10.1111/j.1469-8986.1990.tb02171.x&lt;/electronic-resource-num&gt;&lt;volume&gt;27&lt;/volume&gt;&lt;/record&gt;&lt;/Cite&gt;&lt;/EndNote&gt;</w:instrText>
      </w:r>
      <w:r w:rsidRPr="00B66FCC">
        <w:fldChar w:fldCharType="separate"/>
      </w:r>
      <w:r w:rsidR="00483D69">
        <w:rPr>
          <w:noProof/>
        </w:rPr>
        <w:t>[13]</w:t>
      </w:r>
      <w:r w:rsidRPr="00B66FCC">
        <w:fldChar w:fldCharType="end"/>
      </w:r>
      <w:r w:rsidRPr="00630043">
        <w:t xml:space="preserve">. Tento zdroj udáva, že u väčšiny ľudí je tento bod dobre definovaný, u cca 10% môžu byť v blízkosti dva či viac takýchto bodov, čo prináša možnosť chyby pri určení konca </w:t>
      </w:r>
      <w:r w:rsidR="00A37FEB">
        <w:t>S1S2</w:t>
      </w:r>
      <w:r w:rsidR="00A37FEB" w:rsidRPr="00630043">
        <w:t xml:space="preserve"> </w:t>
      </w:r>
      <w:r w:rsidRPr="00630043">
        <w:t>intervalu. Pomôcť by vtedy mal druhý srdcový zvuk – S2, ktorý by mal korešpondovať s bodom X.</w:t>
      </w:r>
    </w:p>
    <w:bookmarkEnd w:id="3"/>
    <w:bookmarkEnd w:id="4"/>
    <w:p w14:paraId="4B2A57C5" w14:textId="77777777" w:rsidR="00BD7167" w:rsidRPr="00630043" w:rsidRDefault="00BD7167" w:rsidP="00BD7167">
      <w:pPr>
        <w:pStyle w:val="Caption"/>
        <w:rPr>
          <w:lang w:val="sk-SK"/>
        </w:rPr>
      </w:pPr>
    </w:p>
    <w:p w14:paraId="4C25D71B" w14:textId="4B90A771" w:rsidR="00675121" w:rsidRDefault="00675121">
      <w:pPr>
        <w:overflowPunct/>
        <w:autoSpaceDE/>
        <w:autoSpaceDN/>
        <w:adjustRightInd/>
        <w:spacing w:after="160" w:line="259" w:lineRule="auto"/>
        <w:jc w:val="left"/>
        <w:textAlignment w:val="auto"/>
      </w:pPr>
      <w:r>
        <w:br w:type="page"/>
      </w:r>
    </w:p>
    <w:p w14:paraId="06C97D22" w14:textId="77777777" w:rsidR="00BD7167" w:rsidRPr="00630043" w:rsidRDefault="00BD7167" w:rsidP="00BD7167">
      <w:pPr>
        <w:pStyle w:val="Heading1"/>
      </w:pPr>
      <w:bookmarkStart w:id="56" w:name="_Toc386404211"/>
      <w:bookmarkStart w:id="57" w:name="_Toc510268148"/>
      <w:bookmarkStart w:id="58" w:name="_Toc517301137"/>
      <w:r w:rsidRPr="00630043">
        <w:lastRenderedPageBreak/>
        <w:t>Ciele dizertácie</w:t>
      </w:r>
      <w:bookmarkEnd w:id="56"/>
      <w:bookmarkEnd w:id="57"/>
      <w:bookmarkEnd w:id="58"/>
    </w:p>
    <w:p w14:paraId="4417EE2D" w14:textId="1E559FD6" w:rsidR="00E97B4A" w:rsidRPr="00FA362E" w:rsidRDefault="00E97B4A" w:rsidP="00E97B4A">
      <w:pPr>
        <w:rPr>
          <w:szCs w:val="24"/>
        </w:rPr>
      </w:pPr>
      <w:r w:rsidRPr="00FA362E">
        <w:rPr>
          <w:szCs w:val="24"/>
        </w:rPr>
        <w:t xml:space="preserve">Cieľom tejto prace je štúdium </w:t>
      </w:r>
      <w:r>
        <w:rPr>
          <w:szCs w:val="24"/>
        </w:rPr>
        <w:t>vzájomých väzieb hemodynamických parametrov detekovaných z</w:t>
      </w:r>
      <w:r w:rsidRPr="00FA362E">
        <w:rPr>
          <w:szCs w:val="24"/>
        </w:rPr>
        <w:t xml:space="preserve">  impedancie hrudníka, impedancie krkavíc</w:t>
      </w:r>
      <w:r>
        <w:rPr>
          <w:szCs w:val="24"/>
        </w:rPr>
        <w:t>,</w:t>
      </w:r>
      <w:r w:rsidRPr="00FA362E">
        <w:rPr>
          <w:szCs w:val="24"/>
        </w:rPr>
        <w:t xml:space="preserve"> impedancie dolných </w:t>
      </w:r>
      <w:r>
        <w:rPr>
          <w:szCs w:val="24"/>
        </w:rPr>
        <w:t xml:space="preserve">a horných </w:t>
      </w:r>
      <w:r w:rsidRPr="00FA362E">
        <w:rPr>
          <w:szCs w:val="24"/>
        </w:rPr>
        <w:t>končatín, srdečných zvukov</w:t>
      </w:r>
      <w:r>
        <w:rPr>
          <w:szCs w:val="24"/>
        </w:rPr>
        <w:t>, arteriálneho krvného tlaku</w:t>
      </w:r>
      <w:r w:rsidRPr="00FA362E">
        <w:rPr>
          <w:szCs w:val="24"/>
        </w:rPr>
        <w:t xml:space="preserve"> a</w:t>
      </w:r>
      <w:r>
        <w:rPr>
          <w:szCs w:val="24"/>
        </w:rPr>
        <w:t> </w:t>
      </w:r>
      <w:r w:rsidRPr="00FA362E">
        <w:rPr>
          <w:szCs w:val="24"/>
        </w:rPr>
        <w:t>EKG</w:t>
      </w:r>
      <w:r>
        <w:rPr>
          <w:szCs w:val="24"/>
        </w:rPr>
        <w:t xml:space="preserve"> počas hlbokého a spontnánneho dýchania.</w:t>
      </w:r>
      <w:r w:rsidRPr="00FA362E">
        <w:rPr>
          <w:szCs w:val="24"/>
        </w:rPr>
        <w:t xml:space="preserve"> </w:t>
      </w:r>
      <w:r>
        <w:rPr>
          <w:szCs w:val="24"/>
        </w:rPr>
        <w:t>Boli</w:t>
      </w:r>
      <w:r w:rsidRPr="00FA362E">
        <w:rPr>
          <w:szCs w:val="24"/>
        </w:rPr>
        <w:t xml:space="preserve"> navrhnuté nové metódy na </w:t>
      </w:r>
      <w:r>
        <w:rPr>
          <w:szCs w:val="24"/>
        </w:rPr>
        <w:t xml:space="preserve">spresnenie </w:t>
      </w:r>
      <w:r w:rsidRPr="00FA362E">
        <w:rPr>
          <w:szCs w:val="24"/>
        </w:rPr>
        <w:t xml:space="preserve">detekciu parametrov slúžiacich na výpočet </w:t>
      </w:r>
      <w:r>
        <w:rPr>
          <w:szCs w:val="24"/>
        </w:rPr>
        <w:t xml:space="preserve">srdečného výdaja. </w:t>
      </w:r>
      <w:r w:rsidRPr="00FA362E">
        <w:rPr>
          <w:szCs w:val="24"/>
        </w:rPr>
        <w:t xml:space="preserve">Dôraz je kladený na </w:t>
      </w:r>
      <w:r>
        <w:rPr>
          <w:szCs w:val="24"/>
        </w:rPr>
        <w:t>stanovenie vpyvu respirácie na impedančný signál a stanovenie možnosti eliminácie respiračných vplyvov.</w:t>
      </w:r>
      <w:ins w:id="59" w:author="Pavel Jurak" w:date="2018-06-21T14:30:00Z">
        <w:r w:rsidR="00795444">
          <w:rPr>
            <w:szCs w:val="24"/>
          </w:rPr>
          <w:t xml:space="preserve"> </w:t>
        </w:r>
      </w:ins>
      <w:r w:rsidRPr="00FA362E">
        <w:rPr>
          <w:szCs w:val="24"/>
        </w:rPr>
        <w:t xml:space="preserve">Následne </w:t>
      </w:r>
      <w:r>
        <w:rPr>
          <w:szCs w:val="24"/>
        </w:rPr>
        <w:t>boli</w:t>
      </w:r>
      <w:r w:rsidRPr="00FA362E">
        <w:rPr>
          <w:szCs w:val="24"/>
        </w:rPr>
        <w:t xml:space="preserve"> nové metódy porovnan</w:t>
      </w:r>
      <w:r>
        <w:rPr>
          <w:szCs w:val="24"/>
        </w:rPr>
        <w:t>é</w:t>
      </w:r>
      <w:r w:rsidRPr="00FA362E">
        <w:rPr>
          <w:szCs w:val="24"/>
        </w:rPr>
        <w:t xml:space="preserve"> s výpočtom SV pomocou Dopplerovskej echokardiografie</w:t>
      </w:r>
      <w:r>
        <w:rPr>
          <w:szCs w:val="24"/>
        </w:rPr>
        <w:t xml:space="preserve"> a termodilúcie</w:t>
      </w:r>
      <w:r w:rsidRPr="00FA362E">
        <w:rPr>
          <w:szCs w:val="24"/>
        </w:rPr>
        <w:t>.</w:t>
      </w:r>
    </w:p>
    <w:p w14:paraId="65190F75" w14:textId="77777777" w:rsidR="00E97B4A" w:rsidRPr="00FA362E" w:rsidRDefault="00E97B4A" w:rsidP="00E97B4A">
      <w:pPr>
        <w:rPr>
          <w:szCs w:val="24"/>
        </w:rPr>
      </w:pPr>
    </w:p>
    <w:p w14:paraId="0D72F6EA" w14:textId="77777777" w:rsidR="00E97B4A" w:rsidRPr="00FA362E" w:rsidRDefault="00E97B4A" w:rsidP="00E97B4A">
      <w:pPr>
        <w:rPr>
          <w:szCs w:val="24"/>
        </w:rPr>
      </w:pPr>
      <w:r w:rsidRPr="00FA362E">
        <w:rPr>
          <w:szCs w:val="24"/>
        </w:rPr>
        <w:t xml:space="preserve">Návrh a otestovanie novej metodiky detekcie parametrov pre výpočet SV zahrňuje: </w:t>
      </w:r>
    </w:p>
    <w:p w14:paraId="0E7728B5" w14:textId="77777777" w:rsidR="00E97B4A" w:rsidRPr="00FA362E" w:rsidRDefault="00E97B4A" w:rsidP="00E97B4A">
      <w:pPr>
        <w:pStyle w:val="ListParagraph"/>
        <w:numPr>
          <w:ilvl w:val="0"/>
          <w:numId w:val="19"/>
        </w:numPr>
        <w:rPr>
          <w:szCs w:val="24"/>
        </w:rPr>
      </w:pPr>
      <w:r w:rsidRPr="00FA362E">
        <w:rPr>
          <w:szCs w:val="24"/>
        </w:rPr>
        <w:t xml:space="preserve">Detekcia prvého </w:t>
      </w:r>
      <w:r>
        <w:rPr>
          <w:szCs w:val="24"/>
        </w:rPr>
        <w:t xml:space="preserve">a </w:t>
      </w:r>
      <w:r w:rsidRPr="00FA362E">
        <w:rPr>
          <w:szCs w:val="24"/>
        </w:rPr>
        <w:t xml:space="preserve">druhého srdečného zvuku </w:t>
      </w:r>
      <w:r>
        <w:rPr>
          <w:szCs w:val="24"/>
        </w:rPr>
        <w:t>(</w:t>
      </w:r>
      <w:r w:rsidRPr="00FA362E">
        <w:rPr>
          <w:szCs w:val="24"/>
        </w:rPr>
        <w:t>S1</w:t>
      </w:r>
      <w:r>
        <w:rPr>
          <w:szCs w:val="24"/>
        </w:rPr>
        <w:t>, S2)</w:t>
      </w:r>
      <w:r w:rsidRPr="00FA362E">
        <w:rPr>
          <w:szCs w:val="24"/>
        </w:rPr>
        <w:t xml:space="preserve"> </w:t>
      </w:r>
    </w:p>
    <w:p w14:paraId="0C6155FD" w14:textId="77777777" w:rsidR="00E97B4A" w:rsidRDefault="00E97B4A" w:rsidP="00E97B4A">
      <w:pPr>
        <w:pStyle w:val="ListParagraph"/>
        <w:numPr>
          <w:ilvl w:val="0"/>
          <w:numId w:val="19"/>
        </w:numPr>
        <w:rPr>
          <w:szCs w:val="24"/>
        </w:rPr>
      </w:pPr>
      <w:r w:rsidRPr="00FA362E">
        <w:rPr>
          <w:szCs w:val="24"/>
        </w:rPr>
        <w:t xml:space="preserve">Detekcia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p>
    <w:p w14:paraId="0D2C8129" w14:textId="77777777" w:rsidR="00E97B4A" w:rsidRDefault="00E97B4A" w:rsidP="00E97B4A">
      <w:pPr>
        <w:pStyle w:val="ListParagraph"/>
        <w:numPr>
          <w:ilvl w:val="0"/>
          <w:numId w:val="12"/>
        </w:numPr>
        <w:rPr>
          <w:szCs w:val="24"/>
        </w:rPr>
      </w:pPr>
      <w:r>
        <w:rPr>
          <w:szCs w:val="24"/>
        </w:rPr>
        <w:t>Stanovenie súvislostí detekovaných parametrov</w:t>
      </w:r>
      <w:r w:rsidRPr="00FA362E">
        <w:rPr>
          <w:szCs w:val="24"/>
        </w:rPr>
        <w:t>s fyziologickými procesmi – s</w:t>
      </w:r>
      <w:r>
        <w:rPr>
          <w:szCs w:val="24"/>
        </w:rPr>
        <w:t> </w:t>
      </w:r>
      <w:r w:rsidRPr="00FA362E">
        <w:rPr>
          <w:szCs w:val="24"/>
        </w:rPr>
        <w:t>respiráciou</w:t>
      </w:r>
    </w:p>
    <w:p w14:paraId="7F63C8D9" w14:textId="77777777" w:rsidR="00E97B4A" w:rsidRPr="00FA362E" w:rsidRDefault="00E97B4A" w:rsidP="00E97B4A">
      <w:pPr>
        <w:pStyle w:val="ListParagraph"/>
        <w:ind w:left="720"/>
        <w:rPr>
          <w:szCs w:val="24"/>
        </w:rPr>
      </w:pPr>
    </w:p>
    <w:p w14:paraId="321D2D8F" w14:textId="77777777" w:rsidR="00E97B4A" w:rsidRDefault="00E97B4A" w:rsidP="00E97B4A">
      <w:pPr>
        <w:rPr>
          <w:szCs w:val="24"/>
        </w:rPr>
      </w:pPr>
      <w:r>
        <w:rPr>
          <w:szCs w:val="24"/>
        </w:rPr>
        <w:t>Štatistické spracovanie hodnôt hemodynamických parametrov počas merania</w:t>
      </w:r>
    </w:p>
    <w:p w14:paraId="2469A330" w14:textId="77777777" w:rsidR="00E97B4A" w:rsidRDefault="00E97B4A" w:rsidP="00E97B4A">
      <w:pPr>
        <w:pStyle w:val="ListParagraph"/>
        <w:numPr>
          <w:ilvl w:val="0"/>
          <w:numId w:val="12"/>
        </w:numPr>
        <w:rPr>
          <w:szCs w:val="24"/>
        </w:rPr>
      </w:pPr>
      <w:r>
        <w:rPr>
          <w:szCs w:val="24"/>
        </w:rPr>
        <w:t>Popisná štatistika parametrov počas hlbokého a spontánneho dýchania</w:t>
      </w:r>
    </w:p>
    <w:p w14:paraId="03A632EC" w14:textId="77777777" w:rsidR="00E97B4A" w:rsidRDefault="00E97B4A" w:rsidP="00E97B4A">
      <w:pPr>
        <w:pStyle w:val="ListParagraph"/>
        <w:ind w:left="720"/>
        <w:rPr>
          <w:szCs w:val="24"/>
        </w:rPr>
      </w:pPr>
    </w:p>
    <w:p w14:paraId="19FC29FB" w14:textId="77777777" w:rsidR="00E97B4A" w:rsidRDefault="00E97B4A" w:rsidP="00E97B4A">
      <w:pPr>
        <w:rPr>
          <w:szCs w:val="24"/>
        </w:rPr>
      </w:pPr>
      <w:r>
        <w:rPr>
          <w:szCs w:val="24"/>
        </w:rPr>
        <w:t xml:space="preserve">Analýza vzájomných väzieb hemodynamických parametrov, kde bude sledovaná: </w:t>
      </w:r>
    </w:p>
    <w:p w14:paraId="79E33608" w14:textId="77777777" w:rsidR="00E97B4A" w:rsidRDefault="00E97B4A" w:rsidP="00E97B4A">
      <w:pPr>
        <w:pStyle w:val="ListParagraph"/>
        <w:numPr>
          <w:ilvl w:val="0"/>
          <w:numId w:val="12"/>
        </w:numPr>
        <w:rPr>
          <w:szCs w:val="24"/>
        </w:rPr>
      </w:pPr>
      <w:r>
        <w:rPr>
          <w:szCs w:val="24"/>
        </w:rPr>
        <w:t>Sila väzby parametrov na hlboké a spontánne dýchanie</w:t>
      </w:r>
    </w:p>
    <w:p w14:paraId="1C9CC56C" w14:textId="77777777" w:rsidR="00E97B4A" w:rsidRDefault="00E97B4A" w:rsidP="00E97B4A">
      <w:pPr>
        <w:pStyle w:val="ListParagraph"/>
        <w:numPr>
          <w:ilvl w:val="0"/>
          <w:numId w:val="12"/>
        </w:numPr>
        <w:rPr>
          <w:szCs w:val="24"/>
        </w:rPr>
      </w:pPr>
      <w:r>
        <w:rPr>
          <w:szCs w:val="24"/>
        </w:rPr>
        <w:t>Oneskorenie</w:t>
      </w:r>
      <w:r w:rsidRPr="00B65C26">
        <w:rPr>
          <w:szCs w:val="24"/>
        </w:rPr>
        <w:t xml:space="preserve">reakcie parametrov na </w:t>
      </w:r>
      <w:r>
        <w:rPr>
          <w:szCs w:val="24"/>
        </w:rPr>
        <w:t>hlboké a spontánne dýchanie</w:t>
      </w:r>
    </w:p>
    <w:p w14:paraId="454E8518" w14:textId="77777777" w:rsidR="00E97B4A" w:rsidRDefault="00E97B4A" w:rsidP="00E97B4A">
      <w:pPr>
        <w:pStyle w:val="ListParagraph"/>
        <w:ind w:left="720"/>
        <w:rPr>
          <w:szCs w:val="24"/>
        </w:rPr>
      </w:pPr>
    </w:p>
    <w:p w14:paraId="7054C0C8" w14:textId="11F00EB0" w:rsidR="00E97B4A" w:rsidRDefault="00E97B4A" w:rsidP="00E97B4A">
      <w:pPr>
        <w:rPr>
          <w:szCs w:val="24"/>
        </w:rPr>
      </w:pPr>
      <w:r>
        <w:rPr>
          <w:szCs w:val="24"/>
        </w:rPr>
        <w:t xml:space="preserve">Bude navrhnutá </w:t>
      </w:r>
      <w:del w:id="60" w:author="Pavel Jurak" w:date="2018-06-21T14:05:00Z">
        <w:r w:rsidDel="00CF3DF3">
          <w:rPr>
            <w:szCs w:val="24"/>
          </w:rPr>
          <w:delText xml:space="preserve">nová </w:delText>
        </w:r>
      </w:del>
      <w:r>
        <w:rPr>
          <w:szCs w:val="24"/>
        </w:rPr>
        <w:t xml:space="preserve">metóda na stanovenie srdečného výdaja z impedancie krku: </w:t>
      </w:r>
    </w:p>
    <w:p w14:paraId="7E74BB67" w14:textId="77777777" w:rsidR="00E97B4A" w:rsidRDefault="00E97B4A" w:rsidP="00E97B4A">
      <w:pPr>
        <w:pStyle w:val="ListParagraph"/>
        <w:numPr>
          <w:ilvl w:val="0"/>
          <w:numId w:val="12"/>
        </w:numPr>
        <w:rPr>
          <w:szCs w:val="24"/>
        </w:rPr>
      </w:pPr>
      <w:r>
        <w:rPr>
          <w:szCs w:val="24"/>
        </w:rPr>
        <w:t>Budú diskutované výhodý a nevhody tejto metódy</w:t>
      </w:r>
    </w:p>
    <w:p w14:paraId="5F465D45" w14:textId="77777777" w:rsidR="00E97B4A" w:rsidRDefault="00E97B4A" w:rsidP="00E97B4A">
      <w:pPr>
        <w:pStyle w:val="ListParagraph"/>
        <w:numPr>
          <w:ilvl w:val="0"/>
          <w:numId w:val="12"/>
        </w:numPr>
        <w:rPr>
          <w:szCs w:val="24"/>
        </w:rPr>
      </w:pPr>
      <w:r>
        <w:rPr>
          <w:szCs w:val="24"/>
        </w:rPr>
        <w:t>Metóda bude porovnaná s meraním termodiloúciou, echokardiografiou</w:t>
      </w:r>
    </w:p>
    <w:p w14:paraId="29750DD7" w14:textId="77777777" w:rsidR="00E97B4A" w:rsidRPr="00FA362E" w:rsidRDefault="00E97B4A" w:rsidP="00E97B4A">
      <w:pPr>
        <w:pStyle w:val="ListParagraph"/>
        <w:ind w:left="720"/>
        <w:rPr>
          <w:szCs w:val="24"/>
        </w:rPr>
      </w:pPr>
    </w:p>
    <w:p w14:paraId="0AA0A88E" w14:textId="77777777" w:rsidR="00E97B4A" w:rsidRDefault="00E97B4A" w:rsidP="00E97B4A">
      <w:pPr>
        <w:rPr>
          <w:szCs w:val="24"/>
        </w:rPr>
      </w:pPr>
      <w:r>
        <w:rPr>
          <w:szCs w:val="24"/>
        </w:rPr>
        <w:t>Bude spracovaná analýza kontinuálne meranie srdečného výdaju počas fyzickej záťaže</w:t>
      </w:r>
    </w:p>
    <w:p w14:paraId="506F12F2" w14:textId="77777777" w:rsidR="00E97B4A" w:rsidRPr="005B57DA" w:rsidRDefault="00E97B4A" w:rsidP="00E97B4A">
      <w:pPr>
        <w:pStyle w:val="ListParagraph"/>
        <w:numPr>
          <w:ilvl w:val="0"/>
          <w:numId w:val="48"/>
        </w:numPr>
      </w:pPr>
      <w:r>
        <w:rPr>
          <w:szCs w:val="24"/>
        </w:rPr>
        <w:t>A</w:t>
      </w:r>
      <w:r w:rsidRPr="003C2DF3">
        <w:rPr>
          <w:szCs w:val="24"/>
        </w:rPr>
        <w:t>nalyzovaný bude súbor dát pacientov po transplantácií srdca</w:t>
      </w:r>
    </w:p>
    <w:p w14:paraId="25ABAFA5" w14:textId="74028127" w:rsidR="00BD7167" w:rsidRDefault="00BD7167" w:rsidP="00BD7167">
      <w:pPr>
        <w:pStyle w:val="ListParagraph"/>
        <w:sectPr w:rsidR="00BD7167" w:rsidSect="00BD7167">
          <w:headerReference w:type="default" r:id="rId17"/>
          <w:footerReference w:type="default" r:id="rId18"/>
          <w:headerReference w:type="first" r:id="rId19"/>
          <w:footerReference w:type="first" r:id="rId20"/>
          <w:pgSz w:w="11907" w:h="16840" w:code="9"/>
          <w:pgMar w:top="1418" w:right="1418" w:bottom="1418" w:left="1985" w:header="737" w:footer="737" w:gutter="0"/>
          <w:pgNumType w:start="1"/>
          <w:cols w:space="708"/>
          <w:noEndnote/>
          <w:titlePg/>
        </w:sectPr>
      </w:pPr>
    </w:p>
    <w:p w14:paraId="467E250F" w14:textId="77777777" w:rsidR="00BD7167" w:rsidRPr="00630043" w:rsidRDefault="00BD7167" w:rsidP="00BD7167">
      <w:pPr>
        <w:pStyle w:val="Heading1"/>
      </w:pPr>
      <w:bookmarkStart w:id="61" w:name="_Toc510268149"/>
      <w:bookmarkStart w:id="62" w:name="_Toc517301138"/>
      <w:r w:rsidRPr="00630043">
        <w:lastRenderedPageBreak/>
        <w:t>Dosiahnuté vedecké poznatky</w:t>
      </w:r>
      <w:bookmarkEnd w:id="61"/>
      <w:bookmarkEnd w:id="62"/>
    </w:p>
    <w:p w14:paraId="537ED63C" w14:textId="2D95E3D7" w:rsidR="00BD7167" w:rsidRPr="00630043" w:rsidRDefault="00BD7167" w:rsidP="00B42E7E">
      <w:r w:rsidRPr="00630043">
        <w:t xml:space="preserve">Výsledky tejto práce sú rozdelené na dve časti. Prvá časť, Detekcia </w:t>
      </w:r>
      <w:r w:rsidR="000358C6">
        <w:t>parametro</w:t>
      </w:r>
      <w:r w:rsidR="00156428">
        <w:t>v</w:t>
      </w:r>
      <w:r w:rsidR="000358C6">
        <w:t xml:space="preserve"> výpočtu </w:t>
      </w:r>
      <w:r w:rsidR="001F06FE">
        <w:t xml:space="preserve">tepového objemu - </w:t>
      </w:r>
      <w:r w:rsidR="000358C6">
        <w:t>SV</w:t>
      </w:r>
      <w:r w:rsidRPr="00630043">
        <w:t xml:space="preserve"> sa zaoberá detekciou, variabilitou a popisom bioimpedančných parametrov. Sú tu hodnotené jednak parametre potrebné na výpočet </w:t>
      </w:r>
      <w:r w:rsidR="009076DD">
        <w:t>srdcov</w:t>
      </w:r>
      <w:r w:rsidRPr="00630043">
        <w:t xml:space="preserve">ého výdaja, ale takisto ďalšie parametre získané z bioimpedancie, krvného tlaku a EKG, ktoré sa dajú použiť na popis hemodynamiky, ale aj na overenie správnosti výpočtu SV pomocou bioimpedancie. Ďalej je tu ukázaná vzájomná väzba parametrov na základe ich reakcie na dýchanie a RR. Druhá časť je označená ako </w:t>
      </w:r>
      <w:r w:rsidR="0006154B">
        <w:t>V</w:t>
      </w:r>
      <w:r w:rsidRPr="00630043">
        <w:t xml:space="preserve">ýpočet </w:t>
      </w:r>
      <w:r w:rsidR="009076DD">
        <w:t>srdcov</w:t>
      </w:r>
      <w:r w:rsidRPr="00630043">
        <w:t xml:space="preserve">ého výdaja. Obsahuje návrh novej metodiky na výpočet SV </w:t>
      </w:r>
      <w:r w:rsidR="0006154B">
        <w:t>z impedancie krku a jej porovnanie</w:t>
      </w:r>
      <w:r w:rsidRPr="00630043">
        <w:t xml:space="preserve"> s</w:t>
      </w:r>
      <w:r w:rsidR="0006154B">
        <w:t> </w:t>
      </w:r>
      <w:r w:rsidRPr="00630043">
        <w:t>echokardiografiou</w:t>
      </w:r>
      <w:r w:rsidR="0006154B">
        <w:t xml:space="preserve"> a termodilúciou</w:t>
      </w:r>
      <w:r w:rsidRPr="00630043">
        <w:t xml:space="preserve">. </w:t>
      </w:r>
      <w:r w:rsidR="0006154B">
        <w:t>Ďalej obsahuje kontinuálne meranie SV pri záťaži z impedancie hrudníka.</w:t>
      </w:r>
    </w:p>
    <w:p w14:paraId="43ED8D18" w14:textId="77777777" w:rsidR="00BD7167" w:rsidRPr="00630043" w:rsidRDefault="00BD7167" w:rsidP="00BD7167"/>
    <w:p w14:paraId="0B4AAEA2" w14:textId="6A08A57A" w:rsidR="00BD7167" w:rsidRPr="00630043" w:rsidRDefault="00BD7167" w:rsidP="00BD7167">
      <w:pPr>
        <w:pStyle w:val="Heading2"/>
      </w:pPr>
      <w:bookmarkStart w:id="63" w:name="_Toc510268150"/>
      <w:bookmarkStart w:id="64" w:name="_Toc517301139"/>
      <w:r w:rsidRPr="00630043">
        <w:t>Detekcia parametrov</w:t>
      </w:r>
      <w:bookmarkEnd w:id="63"/>
      <w:r w:rsidR="001F06FE">
        <w:t xml:space="preserve"> výpočtu tepového objemu - SV</w:t>
      </w:r>
      <w:bookmarkEnd w:id="64"/>
    </w:p>
    <w:p w14:paraId="4815C8AB" w14:textId="77777777" w:rsidR="00BD7167" w:rsidRPr="00630043" w:rsidRDefault="00BD7167" w:rsidP="00BD7167">
      <w:pPr>
        <w:pStyle w:val="Heading3"/>
      </w:pPr>
      <w:bookmarkStart w:id="65" w:name="_Toc510268154"/>
      <w:bookmarkStart w:id="66" w:name="_Toc517301140"/>
      <w:r w:rsidRPr="00630043">
        <w:t>Meraní dobrovoľníci</w:t>
      </w:r>
      <w:bookmarkEnd w:id="65"/>
      <w:bookmarkEnd w:id="66"/>
    </w:p>
    <w:p w14:paraId="3D1FBF8B" w14:textId="01A1A9B5" w:rsidR="00BD7167" w:rsidRDefault="00BD7167" w:rsidP="00BD7167">
      <w:r w:rsidRPr="00630043">
        <w:t xml:space="preserve">V tejto analýze boli vyhodnotené dáta namerané u 30-tich zdravých dobrovoľníkov vo veku 20-36 rokov. Charakteristiky meraných dobrovoľníkov uvádza </w:t>
      </w:r>
      <w:r w:rsidRPr="00B66FCC">
        <w:fldChar w:fldCharType="begin"/>
      </w:r>
      <w:r w:rsidRPr="00630043">
        <w:instrText xml:space="preserve"> REF _Ref509515091 \h </w:instrText>
      </w:r>
      <w:r w:rsidRPr="00B66FCC">
        <w:fldChar w:fldCharType="separate"/>
      </w:r>
      <w:r w:rsidR="00E97B4A" w:rsidRPr="00630043">
        <w:t xml:space="preserve">Tabuľka </w:t>
      </w:r>
      <w:r w:rsidR="00E97B4A">
        <w:rPr>
          <w:noProof/>
        </w:rPr>
        <w:t>1</w:t>
      </w:r>
      <w:r w:rsidRPr="00B66FCC">
        <w:fldChar w:fldCharType="end"/>
      </w:r>
      <w:r w:rsidRPr="00630043">
        <w:t>.</w:t>
      </w:r>
    </w:p>
    <w:p w14:paraId="16CEA7AA" w14:textId="77777777" w:rsidR="0002320B" w:rsidRPr="00630043" w:rsidRDefault="0002320B" w:rsidP="00BD7167"/>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709C0FE" w14:textId="77777777" w:rsidTr="00156428">
        <w:trPr>
          <w:trHeight w:val="292"/>
          <w:jc w:val="center"/>
        </w:trPr>
        <w:tc>
          <w:tcPr>
            <w:tcW w:w="2540" w:type="dxa"/>
            <w:tcBorders>
              <w:top w:val="nil"/>
              <w:left w:val="nil"/>
              <w:bottom w:val="nil"/>
              <w:right w:val="nil"/>
            </w:tcBorders>
            <w:shd w:val="clear" w:color="auto" w:fill="auto"/>
            <w:noWrap/>
            <w:vAlign w:val="bottom"/>
            <w:hideMark/>
          </w:tcPr>
          <w:p w14:paraId="060412FD"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65591F11"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23.1 ± 4.5</w:t>
            </w:r>
          </w:p>
        </w:tc>
      </w:tr>
      <w:tr w:rsidR="00BD7167" w:rsidRPr="00630043" w14:paraId="4318E990"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3C3DA6B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2432920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15 / 15  </w:t>
            </w:r>
          </w:p>
        </w:tc>
      </w:tr>
      <w:tr w:rsidR="00BD7167" w:rsidRPr="00630043" w14:paraId="2E1BFB10" w14:textId="77777777" w:rsidTr="00BD7167">
        <w:trPr>
          <w:trHeight w:val="435"/>
          <w:jc w:val="center"/>
        </w:trPr>
        <w:tc>
          <w:tcPr>
            <w:tcW w:w="2540" w:type="dxa"/>
            <w:tcBorders>
              <w:top w:val="nil"/>
              <w:left w:val="nil"/>
              <w:bottom w:val="nil"/>
              <w:right w:val="nil"/>
            </w:tcBorders>
            <w:shd w:val="clear" w:color="auto" w:fill="auto"/>
            <w:vAlign w:val="center"/>
            <w:hideMark/>
          </w:tcPr>
          <w:p w14:paraId="2DC51D0B"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Výška (cm)</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DF7FFC4"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179 ± 6 </w:t>
            </w:r>
          </w:p>
        </w:tc>
      </w:tr>
      <w:tr w:rsidR="00BD7167" w:rsidRPr="00630043" w14:paraId="25623DA8" w14:textId="77777777" w:rsidTr="00BD7167">
        <w:trPr>
          <w:trHeight w:val="435"/>
          <w:jc w:val="center"/>
        </w:trPr>
        <w:tc>
          <w:tcPr>
            <w:tcW w:w="2540" w:type="dxa"/>
            <w:tcBorders>
              <w:top w:val="nil"/>
              <w:left w:val="nil"/>
              <w:bottom w:val="nil"/>
              <w:right w:val="nil"/>
            </w:tcBorders>
            <w:shd w:val="clear" w:color="auto" w:fill="auto"/>
            <w:vAlign w:val="center"/>
            <w:hideMark/>
          </w:tcPr>
          <w:p w14:paraId="027B6E35"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Váha (kg)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43F8F1D"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12 </w:t>
            </w:r>
          </w:p>
        </w:tc>
      </w:tr>
      <w:tr w:rsidR="00BD7167" w:rsidRPr="00630043" w14:paraId="7771749A" w14:textId="77777777" w:rsidTr="00BD7167">
        <w:trPr>
          <w:trHeight w:val="435"/>
          <w:jc w:val="center"/>
        </w:trPr>
        <w:tc>
          <w:tcPr>
            <w:tcW w:w="2540" w:type="dxa"/>
            <w:tcBorders>
              <w:top w:val="nil"/>
              <w:left w:val="nil"/>
              <w:bottom w:val="nil"/>
              <w:right w:val="nil"/>
            </w:tcBorders>
            <w:shd w:val="clear" w:color="auto" w:fill="auto"/>
            <w:vAlign w:val="center"/>
            <w:hideMark/>
          </w:tcPr>
          <w:p w14:paraId="44E412A6"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SBP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CAC421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136 ± 34 </w:t>
            </w:r>
          </w:p>
        </w:tc>
      </w:tr>
      <w:tr w:rsidR="00BD7167" w:rsidRPr="00630043" w14:paraId="02D566B5" w14:textId="77777777" w:rsidTr="00BD7167">
        <w:trPr>
          <w:trHeight w:val="435"/>
          <w:jc w:val="center"/>
        </w:trPr>
        <w:tc>
          <w:tcPr>
            <w:tcW w:w="2540" w:type="dxa"/>
            <w:tcBorders>
              <w:top w:val="nil"/>
              <w:left w:val="nil"/>
              <w:bottom w:val="nil"/>
              <w:right w:val="nil"/>
            </w:tcBorders>
            <w:shd w:val="clear" w:color="auto" w:fill="auto"/>
            <w:vAlign w:val="center"/>
            <w:hideMark/>
          </w:tcPr>
          <w:p w14:paraId="569333F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683CE2CB"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73 ± 22 </w:t>
            </w:r>
          </w:p>
        </w:tc>
      </w:tr>
      <w:tr w:rsidR="00BD7167" w:rsidRPr="00630043" w14:paraId="20F923CC" w14:textId="77777777" w:rsidTr="00BD7167">
        <w:trPr>
          <w:trHeight w:val="435"/>
          <w:jc w:val="center"/>
        </w:trPr>
        <w:tc>
          <w:tcPr>
            <w:tcW w:w="2540" w:type="dxa"/>
            <w:tcBorders>
              <w:top w:val="nil"/>
              <w:left w:val="nil"/>
              <w:bottom w:val="nil"/>
              <w:right w:val="nil"/>
            </w:tcBorders>
            <w:shd w:val="clear" w:color="auto" w:fill="auto"/>
            <w:vAlign w:val="center"/>
            <w:hideMark/>
          </w:tcPr>
          <w:p w14:paraId="4FD1E2E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MBP (mmHg)</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41F9A343"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94 ± 26 </w:t>
            </w:r>
          </w:p>
        </w:tc>
      </w:tr>
      <w:tr w:rsidR="00BD7167" w:rsidRPr="00630043" w14:paraId="2278BAD2" w14:textId="77777777" w:rsidTr="00BD7167">
        <w:trPr>
          <w:trHeight w:val="435"/>
          <w:jc w:val="center"/>
        </w:trPr>
        <w:tc>
          <w:tcPr>
            <w:tcW w:w="2540" w:type="dxa"/>
            <w:tcBorders>
              <w:top w:val="nil"/>
              <w:left w:val="nil"/>
              <w:bottom w:val="nil"/>
              <w:right w:val="nil"/>
            </w:tcBorders>
            <w:shd w:val="clear" w:color="auto" w:fill="auto"/>
            <w:vAlign w:val="center"/>
            <w:hideMark/>
          </w:tcPr>
          <w:p w14:paraId="10DF168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RR (s)</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6F6B6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0.94 ± 0.12 </w:t>
            </w:r>
          </w:p>
        </w:tc>
      </w:tr>
      <w:tr w:rsidR="00BD7167" w:rsidRPr="00630043" w14:paraId="5B746180" w14:textId="77777777" w:rsidTr="00BD7167">
        <w:trPr>
          <w:trHeight w:val="435"/>
          <w:jc w:val="center"/>
        </w:trPr>
        <w:tc>
          <w:tcPr>
            <w:tcW w:w="2540" w:type="dxa"/>
            <w:tcBorders>
              <w:top w:val="nil"/>
              <w:left w:val="nil"/>
              <w:bottom w:val="nil"/>
              <w:right w:val="nil"/>
            </w:tcBorders>
            <w:shd w:val="clear" w:color="auto" w:fill="auto"/>
            <w:vAlign w:val="center"/>
            <w:hideMark/>
          </w:tcPr>
          <w:p w14:paraId="0CA3C0B1"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0123F4D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22 ± 2.7 </w:t>
            </w:r>
          </w:p>
        </w:tc>
      </w:tr>
    </w:tbl>
    <w:p w14:paraId="1ACD4857" w14:textId="6FFE6B86" w:rsidR="00BD7167" w:rsidRPr="00630043" w:rsidRDefault="00BD7167" w:rsidP="00BD7167">
      <w:pPr>
        <w:pStyle w:val="Caption"/>
        <w:spacing w:before="240"/>
        <w:rPr>
          <w:lang w:val="sk-SK"/>
        </w:rPr>
      </w:pPr>
      <w:bookmarkStart w:id="67" w:name="_Toc509997476"/>
      <w:bookmarkStart w:id="68" w:name="_Ref509515091"/>
      <w:bookmarkStart w:id="69" w:name="_Toc510268065"/>
      <w:bookmarkStart w:id="70" w:name="_Toc513584976"/>
      <w:bookmarkStart w:id="71" w:name="_Toc516835699"/>
      <w:r w:rsidRPr="00630043">
        <w:rPr>
          <w:lang w:val="sk-SK"/>
        </w:rPr>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E97B4A">
        <w:rPr>
          <w:noProof/>
          <w:lang w:val="sk-SK"/>
        </w:rPr>
        <w:t>1</w:t>
      </w:r>
      <w:bookmarkEnd w:id="67"/>
      <w:r w:rsidRPr="00B66FCC">
        <w:rPr>
          <w:lang w:val="sk-SK"/>
        </w:rPr>
        <w:fldChar w:fldCharType="end"/>
      </w:r>
      <w:bookmarkEnd w:id="68"/>
      <w:r w:rsidRPr="00630043">
        <w:rPr>
          <w:lang w:val="sk-SK"/>
        </w:rPr>
        <w:t>: Charakteristiky meraných dobrovoľníkov.</w:t>
      </w:r>
      <w:bookmarkEnd w:id="69"/>
      <w:bookmarkEnd w:id="70"/>
      <w:bookmarkEnd w:id="71"/>
    </w:p>
    <w:p w14:paraId="61125FAE" w14:textId="77777777" w:rsidR="00BD7167" w:rsidRPr="00630043" w:rsidRDefault="00BD7167" w:rsidP="00BD7167">
      <w:pPr>
        <w:pStyle w:val="Heading3"/>
      </w:pPr>
      <w:bookmarkStart w:id="72" w:name="_Toc510268155"/>
      <w:bookmarkStart w:id="73" w:name="_Toc517301141"/>
      <w:r w:rsidRPr="00630043">
        <w:lastRenderedPageBreak/>
        <w:t>Merací protokol</w:t>
      </w:r>
      <w:bookmarkEnd w:id="72"/>
      <w:bookmarkEnd w:id="73"/>
    </w:p>
    <w:p w14:paraId="18ED8183" w14:textId="77777777" w:rsidR="00BD7167" w:rsidRPr="00630043" w:rsidRDefault="00BD7167" w:rsidP="00BD7167"/>
    <w:p w14:paraId="6CC4809A" w14:textId="284900EB" w:rsidR="00BD7167" w:rsidRPr="0002320B" w:rsidRDefault="00BD7167" w:rsidP="00BD7167">
      <w:r w:rsidRPr="00630043">
        <w:t xml:space="preserve">Dobrovoľníkom boli nalepené povrchové impedančné elektródy, EKG elektródy, bol pripevnený mikrofón na hrudi a manžeta na meranie krvného tlaku na prste. Potom dobrovoľníci 15 minút odpočívali ležmo na lôžku. Následne bolo vykonané meranie ležmo na lôžku. Meranie malo 3 fázy pričom každá fáza trvala 5 minút. Prvá fáza bola spontánne dýchanie. Druhá fáza bolo hlboké dýchanie pri ktorej dobrovoľníci dýchali s frekvenciou 0.1Hz (5 sekúnd nádych, 5 sekúnd výdych) podľa inštrukcií na monitore. Nakoniec nasledovala </w:t>
      </w:r>
      <w:r w:rsidR="0002320B">
        <w:t>opäť fáza spontánneho dýchania.</w:t>
      </w:r>
    </w:p>
    <w:p w14:paraId="49869319" w14:textId="77777777" w:rsidR="00BD7167" w:rsidRPr="00630043" w:rsidRDefault="00BD7167" w:rsidP="00BD7167">
      <w:pPr>
        <w:pStyle w:val="Heading3"/>
      </w:pPr>
      <w:bookmarkStart w:id="74" w:name="_Toc517301142"/>
      <w:r w:rsidRPr="00630043">
        <w:t>Merané signály</w:t>
      </w:r>
      <w:bookmarkEnd w:id="74"/>
    </w:p>
    <w:p w14:paraId="4AC6095D" w14:textId="77777777" w:rsidR="00BD7167" w:rsidRPr="00630043" w:rsidRDefault="00BD7167" w:rsidP="00BD7167"/>
    <w:p w14:paraId="2A62021D" w14:textId="77777777" w:rsidR="00BD7167" w:rsidRPr="00630043" w:rsidRDefault="00BD7167" w:rsidP="00BD7167">
      <w:r w:rsidRPr="00630043">
        <w:t>V tejto práci sú spracované tieto signály:</w:t>
      </w:r>
    </w:p>
    <w:p w14:paraId="0CF7D766" w14:textId="77777777" w:rsidR="00BD7167" w:rsidRPr="00630043" w:rsidRDefault="00BD7167" w:rsidP="00BD7167"/>
    <w:p w14:paraId="1B0F14C3" w14:textId="10EA7735" w:rsidR="00BD7167" w:rsidRPr="00630043" w:rsidRDefault="00BD7167" w:rsidP="00BD7167">
      <w:pPr>
        <w:pStyle w:val="ListParagraph"/>
        <w:numPr>
          <w:ilvl w:val="0"/>
          <w:numId w:val="34"/>
        </w:numPr>
      </w:pPr>
      <w:r w:rsidRPr="00630043">
        <w:t xml:space="preserve">Bioimpedancia nameraná multikanálovým bioimedančným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00483D69">
        <w:instrText xml:space="preserve"> ADDIN EN.CITE </w:instrText>
      </w:r>
      <w:r w:rsidR="00483D69">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00483D69">
        <w:instrText xml:space="preserve"> ADDIN EN.CITE.DATA </w:instrText>
      </w:r>
      <w:r w:rsidR="00483D69">
        <w:fldChar w:fldCharType="end"/>
      </w:r>
      <w:r w:rsidRPr="00B66FCC">
        <w:fldChar w:fldCharType="separate"/>
      </w:r>
      <w:r w:rsidR="00483D69">
        <w:rPr>
          <w:noProof/>
        </w:rPr>
        <w:t>[14]</w:t>
      </w:r>
      <w:r w:rsidRPr="00B66FCC">
        <w:fldChar w:fldCharType="end"/>
      </w:r>
      <w:r w:rsidRPr="00630043">
        <w:t>.</w:t>
      </w:r>
    </w:p>
    <w:p w14:paraId="2C9C32DD" w14:textId="77777777" w:rsidR="00BD7167" w:rsidRPr="00630043" w:rsidRDefault="00BD7167" w:rsidP="00BD7167">
      <w:pPr>
        <w:pStyle w:val="ListParagraph"/>
        <w:numPr>
          <w:ilvl w:val="0"/>
          <w:numId w:val="34"/>
        </w:numPr>
      </w:pPr>
      <w:r w:rsidRPr="00630043">
        <w:t xml:space="preserve">12-zvodové EKG (ECG12, ISI BRNO, Czech Republic), </w:t>
      </w:r>
    </w:p>
    <w:p w14:paraId="7F5820B2" w14:textId="77777777" w:rsidR="00BD7167" w:rsidRPr="00630043" w:rsidRDefault="00BD7167" w:rsidP="00BD7167">
      <w:pPr>
        <w:pStyle w:val="ListParagraph"/>
        <w:numPr>
          <w:ilvl w:val="0"/>
          <w:numId w:val="34"/>
        </w:numPr>
      </w:pPr>
      <w:r w:rsidRPr="00630043">
        <w:t xml:space="preserve">kontinuálny arteriálny krvny tlak Penázovou metodou  (Finapres-2300, Ohmeda Medical, Englewood, Co., USA) </w:t>
      </w:r>
    </w:p>
    <w:p w14:paraId="72EB59C0" w14:textId="4A5220F0" w:rsidR="00BD7167" w:rsidRPr="00630043" w:rsidRDefault="009076DD" w:rsidP="00BD7167">
      <w:pPr>
        <w:pStyle w:val="ListParagraph"/>
        <w:numPr>
          <w:ilvl w:val="0"/>
          <w:numId w:val="34"/>
        </w:numPr>
      </w:pPr>
      <w:r>
        <w:t>srdcov</w:t>
      </w:r>
      <w:r w:rsidR="00BD7167" w:rsidRPr="00630043">
        <w:t>é zvuky (PCG 1.0, ISI BRNO, Czech Republic)</w:t>
      </w:r>
    </w:p>
    <w:p w14:paraId="49DF1C27" w14:textId="77777777" w:rsidR="00BD7167" w:rsidRPr="00630043" w:rsidRDefault="00BD7167" w:rsidP="00BD7167"/>
    <w:p w14:paraId="0F47D252" w14:textId="4A0E28B1" w:rsidR="00BD7167" w:rsidRPr="00630043" w:rsidRDefault="00BD7167" w:rsidP="00BD7167">
      <w:r w:rsidRPr="00630043">
        <w:t>Polohu meraných hemodynamických signálov na ľudskom tele zachytáva</w:t>
      </w:r>
      <w:r w:rsidR="0027698D">
        <w:t xml:space="preserve"> </w:t>
      </w:r>
      <w:r w:rsidR="0027698D">
        <w:fldChar w:fldCharType="begin"/>
      </w:r>
      <w:r w:rsidR="0027698D">
        <w:instrText xml:space="preserve"> REF _Ref516834864 \h </w:instrText>
      </w:r>
      <w:r w:rsidR="0027698D">
        <w:fldChar w:fldCharType="separate"/>
      </w:r>
      <w:r w:rsidR="00E97B4A" w:rsidRPr="00630043">
        <w:t xml:space="preserve">Obrázok </w:t>
      </w:r>
      <w:r w:rsidR="00E97B4A">
        <w:rPr>
          <w:noProof/>
        </w:rPr>
        <w:t>3</w:t>
      </w:r>
      <w:r w:rsidR="00E97B4A">
        <w:t>.</w:t>
      </w:r>
      <w:r w:rsidR="00E97B4A">
        <w:rPr>
          <w:noProof/>
        </w:rPr>
        <w:t>1</w:t>
      </w:r>
      <w:r w:rsidR="0027698D">
        <w:fldChar w:fldCharType="end"/>
      </w:r>
      <w:r w:rsidRPr="00630043">
        <w:t>. Všetky signály boli nahrané so vzorkovacou frekvenciou 500Hz a rozlíšením 16 bitov. Pred vzorkovaním bol použitý antialiasingový filter.</w:t>
      </w:r>
    </w:p>
    <w:p w14:paraId="515C5893" w14:textId="77777777" w:rsidR="00BD7167" w:rsidRPr="00630043" w:rsidRDefault="00BD7167" w:rsidP="00BD7167"/>
    <w:p w14:paraId="5EBECF80" w14:textId="77777777" w:rsidR="00BD7167" w:rsidRPr="00630043" w:rsidRDefault="00BD7167" w:rsidP="00BD7167">
      <w:pPr>
        <w:pStyle w:val="Heading3"/>
        <w:numPr>
          <w:ilvl w:val="2"/>
          <w:numId w:val="31"/>
        </w:numPr>
      </w:pPr>
      <w:bookmarkStart w:id="75" w:name="_Toc510268147"/>
      <w:bookmarkStart w:id="76" w:name="_Toc517301143"/>
      <w:r w:rsidRPr="00630043">
        <w:t>Multikanálový bioimpedančný monitor</w:t>
      </w:r>
      <w:bookmarkEnd w:id="75"/>
      <w:bookmarkEnd w:id="76"/>
    </w:p>
    <w:p w14:paraId="592B4202" w14:textId="77777777" w:rsidR="00BD7167" w:rsidRPr="00630043" w:rsidRDefault="00BD7167" w:rsidP="00BD7167"/>
    <w:p w14:paraId="6B901EC4" w14:textId="365C2C31" w:rsidR="00BD7167" w:rsidRDefault="00BD7167" w:rsidP="00BD7167">
      <w:r w:rsidRPr="00630043">
        <w:t xml:space="preserve">V tejto práci sú spracované dáta nameraná multikanálovým bioimedančným monitoru (MBM; ISIBRNO MPM 14.1, Institute of Scientific Instruments, Brno, Czech Republic). </w:t>
      </w:r>
      <w:r w:rsidRPr="00630043">
        <w:lastRenderedPageBreak/>
        <w:t>MBM monitor nezávisle a simultánne meria impedanciu na 18-tich miestach tela - na hrudníku, rukách, nohách a krku (</w:t>
      </w:r>
      <m:oMath>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m:t>
            </m:r>
          </m:sub>
        </m:sSub>
        <m:r>
          <w:rPr>
            <w:rFonts w:ascii="Cambria Math" w:hAnsi="Cambria Math"/>
            <w:color w:val="000000"/>
          </w:rPr>
          <m:t>,</m:t>
        </m:r>
        <m:r>
          <w:rPr>
            <w:rFonts w:ascii="Cambria Math" w:hAnsi="Cambria Math" w:hint="eastAsia"/>
            <w:color w:val="000000"/>
          </w:rPr>
          <m:t>…</m:t>
        </m:r>
        <m:r>
          <w:rPr>
            <w:rFonts w:ascii="Cambria Math" w:hAnsi="Cambria Math"/>
            <w:color w:val="000000"/>
          </w:rPr>
          <m:t>,</m:t>
        </m:r>
        <m:sSub>
          <m:sSubPr>
            <m:ctrlPr>
              <w:rPr>
                <w:rFonts w:ascii="Cambria Math" w:hAnsi="Cambria Math"/>
                <w:i/>
                <w:color w:val="000000"/>
              </w:rPr>
            </m:ctrlPr>
          </m:sSubPr>
          <m:e>
            <m:r>
              <w:rPr>
                <w:rFonts w:ascii="Cambria Math" w:hAnsi="Cambria Math"/>
                <w:color w:val="000000"/>
              </w:rPr>
              <m:t>Z</m:t>
            </m:r>
          </m:e>
          <m:sub>
            <m:r>
              <w:rPr>
                <w:rFonts w:ascii="Cambria Math" w:hAnsi="Cambria Math"/>
                <w:color w:val="000000"/>
              </w:rPr>
              <m:t>18</m:t>
            </m:r>
          </m:sub>
        </m:sSub>
      </m:oMath>
      <w:r w:rsidRPr="00630043">
        <w:rPr>
          <w:color w:val="000000"/>
        </w:rPr>
        <w:t xml:space="preserve"> na</w:t>
      </w:r>
      <w:r w:rsidR="0027698D">
        <w:rPr>
          <w:color w:val="000000"/>
        </w:rPr>
        <w:t xml:space="preserve"> </w:t>
      </w:r>
      <w:r w:rsidR="0027698D">
        <w:rPr>
          <w:color w:val="000000"/>
        </w:rPr>
        <w:fldChar w:fldCharType="begin"/>
      </w:r>
      <w:r w:rsidR="0027698D">
        <w:rPr>
          <w:color w:val="000000"/>
        </w:rPr>
        <w:instrText xml:space="preserve"> REF _Ref516834864 \h </w:instrText>
      </w:r>
      <w:r w:rsidR="0027698D">
        <w:rPr>
          <w:color w:val="000000"/>
        </w:rPr>
      </w:r>
      <w:r w:rsidR="0027698D">
        <w:rPr>
          <w:color w:val="000000"/>
        </w:rPr>
        <w:fldChar w:fldCharType="separate"/>
      </w:r>
      <w:r w:rsidR="00E97B4A" w:rsidRPr="00630043">
        <w:t xml:space="preserve">Obrázok </w:t>
      </w:r>
      <w:r w:rsidR="00E97B4A">
        <w:rPr>
          <w:noProof/>
        </w:rPr>
        <w:t>3</w:t>
      </w:r>
      <w:r w:rsidR="00E97B4A">
        <w:t>.</w:t>
      </w:r>
      <w:r w:rsidR="00E97B4A">
        <w:rPr>
          <w:noProof/>
        </w:rPr>
        <w:t>1</w:t>
      </w:r>
      <w:r w:rsidR="0027698D">
        <w:rPr>
          <w:color w:val="000000"/>
        </w:rPr>
        <w:fldChar w:fldCharType="end"/>
      </w:r>
      <w:r w:rsidRPr="00630043">
        <w:t xml:space="preserve">). </w:t>
      </w:r>
    </w:p>
    <w:p w14:paraId="12F92F74" w14:textId="77777777" w:rsidR="00BD7167" w:rsidRDefault="00BD7167" w:rsidP="00BD7167">
      <w:pPr>
        <w:jc w:val="center"/>
      </w:pPr>
      <w:r w:rsidRPr="00911614">
        <w:rPr>
          <w:noProof/>
          <w:lang w:val="en-US" w:eastAsia="en-US"/>
        </w:rPr>
        <w:drawing>
          <wp:inline distT="0" distB="0" distL="0" distR="0" wp14:anchorId="26C17721" wp14:editId="6703F478">
            <wp:extent cx="2681605" cy="6945630"/>
            <wp:effectExtent l="0" t="0" r="4445" b="7620"/>
            <wp:docPr id="38" name="Obrázok 38" descr="o1v2b-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1v2b-0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81605" cy="6945630"/>
                    </a:xfrm>
                    <a:prstGeom prst="rect">
                      <a:avLst/>
                    </a:prstGeom>
                    <a:noFill/>
                    <a:ln>
                      <a:noFill/>
                    </a:ln>
                  </pic:spPr>
                </pic:pic>
              </a:graphicData>
            </a:graphic>
          </wp:inline>
        </w:drawing>
      </w:r>
    </w:p>
    <w:p w14:paraId="7C9E3E7E" w14:textId="214F64F8" w:rsidR="00BD7167" w:rsidRPr="00630043" w:rsidRDefault="00BD7167" w:rsidP="00BD7167">
      <w:pPr>
        <w:pStyle w:val="Caption"/>
        <w:rPr>
          <w:vanish/>
          <w:lang w:val="sk-SK"/>
          <w:specVanish/>
        </w:rPr>
      </w:pPr>
      <w:bookmarkStart w:id="77" w:name="_Ref516834864"/>
      <w:bookmarkStart w:id="78" w:name="_Toc51683567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E97B4A">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1</w:t>
      </w:r>
      <w:r>
        <w:rPr>
          <w:lang w:val="sk-SK"/>
        </w:rPr>
        <w:fldChar w:fldCharType="end"/>
      </w:r>
      <w:bookmarkEnd w:id="77"/>
      <w:r w:rsidRPr="00630043">
        <w:rPr>
          <w:lang w:val="sk-SK"/>
        </w:rPr>
        <w:t>: Poloha meraných hemodynamických signálov na ľudskom tele.</w:t>
      </w:r>
      <w:bookmarkEnd w:id="78"/>
    </w:p>
    <w:p w14:paraId="5DD0614E" w14:textId="16AE8DEF" w:rsidR="00BD7167" w:rsidRPr="00630043" w:rsidRDefault="00BD7167" w:rsidP="00BD7167">
      <w:pPr>
        <w:pStyle w:val="Caption"/>
        <w:rPr>
          <w:lang w:val="sk-SK"/>
        </w:rPr>
      </w:pPr>
      <w:r w:rsidRPr="00630043">
        <w:rPr>
          <w:lang w:val="sk-SK"/>
        </w:rPr>
        <w:t xml:space="preserve"> Kanály Zi sú polohy elektród zaznamenávajúce impedanciu, BP udáva meranie krvného tlaku, EKG elektrokardiogram a HS </w:t>
      </w:r>
      <w:r w:rsidR="009076DD">
        <w:t>srdcov</w:t>
      </w:r>
      <w:r w:rsidRPr="00630043">
        <w:rPr>
          <w:lang w:val="sk-SK"/>
        </w:rPr>
        <w:t xml:space="preserve">é zvuky. Symbol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Pr="00630043">
        <w:rPr>
          <w:lang w:val="sk-SK"/>
        </w:rPr>
        <w:t xml:space="preserve"> značí zdroj elektrického prúdu. V spodnej časti obrázku je načrtnutý príklad meraných signálov.</w:t>
      </w:r>
    </w:p>
    <w:p w14:paraId="4F0D38E6" w14:textId="21EDFB2D" w:rsidR="00BD7167" w:rsidRPr="00630043" w:rsidRDefault="00BD7167" w:rsidP="00BD7167"/>
    <w:p w14:paraId="494CA26D" w14:textId="3E05ABC0" w:rsidR="00BD7167" w:rsidRPr="00630043" w:rsidRDefault="00BD7167" w:rsidP="00BD7167">
      <w:pPr>
        <w:pStyle w:val="Heading3"/>
      </w:pPr>
      <w:bookmarkStart w:id="79" w:name="_Toc510268151"/>
      <w:bookmarkStart w:id="80" w:name="_Toc517301144"/>
      <w:r w:rsidRPr="00630043">
        <w:t xml:space="preserve">Detekcia prvého </w:t>
      </w:r>
      <w:r w:rsidR="009076DD">
        <w:t>srdcov</w:t>
      </w:r>
      <w:r w:rsidRPr="00630043">
        <w:t>ého zvuku (S1</w:t>
      </w:r>
      <w:bookmarkEnd w:id="79"/>
      <w:r w:rsidRPr="00630043">
        <w:t>)</w:t>
      </w:r>
      <w:bookmarkEnd w:id="80"/>
    </w:p>
    <w:p w14:paraId="1C000565" w14:textId="77777777" w:rsidR="00BD7167" w:rsidRPr="00630043" w:rsidRDefault="00BD7167" w:rsidP="00BD7167"/>
    <w:p w14:paraId="47DBA658" w14:textId="4588692D" w:rsidR="00BD7167" w:rsidRPr="00630043" w:rsidRDefault="00BD7167" w:rsidP="00BD7167">
      <w:r w:rsidRPr="00630043">
        <w:t xml:space="preserve">S1 je prvým zvukom po R-vlne. Frekvenčný rozsah nie je z literatúry jasný. </w:t>
      </w:r>
      <w:r w:rsidRPr="00B66FCC">
        <w:fldChar w:fldCharType="begin"/>
      </w:r>
      <w:r w:rsidRPr="00630043">
        <w:instrText xml:space="preserve"> REF _Ref510259744 \h </w:instrText>
      </w:r>
      <w:r w:rsidRPr="00B66FCC">
        <w:fldChar w:fldCharType="separate"/>
      </w:r>
      <w:r w:rsidR="00E97B4A" w:rsidRPr="00630043">
        <w:t xml:space="preserve">Obrázok </w:t>
      </w:r>
      <w:r w:rsidR="00E97B4A">
        <w:rPr>
          <w:noProof/>
        </w:rPr>
        <w:t>3</w:t>
      </w:r>
      <w:r w:rsidR="00E97B4A">
        <w:t>.</w:t>
      </w:r>
      <w:r w:rsidR="00E97B4A">
        <w:rPr>
          <w:noProof/>
        </w:rPr>
        <w:t>2</w:t>
      </w:r>
      <w:r w:rsidRPr="00B66FCC">
        <w:fldChar w:fldCharType="end"/>
      </w:r>
      <w:r w:rsidRPr="00630043">
        <w:t xml:space="preserve"> a </w:t>
      </w:r>
      <w:r w:rsidRPr="00B66FCC">
        <w:fldChar w:fldCharType="begin"/>
      </w:r>
      <w:r w:rsidRPr="00630043">
        <w:instrText xml:space="preserve"> REF _Ref513977795 \h </w:instrText>
      </w:r>
      <w:r w:rsidRPr="00B66FCC">
        <w:fldChar w:fldCharType="separate"/>
      </w:r>
      <w:r w:rsidR="00E97B4A" w:rsidRPr="00630043">
        <w:t xml:space="preserve">Obrázok </w:t>
      </w:r>
      <w:r w:rsidR="00E97B4A">
        <w:rPr>
          <w:noProof/>
        </w:rPr>
        <w:t>3</w:t>
      </w:r>
      <w:r w:rsidR="00E97B4A">
        <w:t>.</w:t>
      </w:r>
      <w:r w:rsidR="00E97B4A">
        <w:rPr>
          <w:noProof/>
        </w:rPr>
        <w:t>3</w:t>
      </w:r>
      <w:r w:rsidRPr="00B66FCC">
        <w:fldChar w:fldCharType="end"/>
      </w:r>
      <w:r w:rsidRPr="00630043">
        <w:t xml:space="preserve"> znázorňujú spektrum prvého </w:t>
      </w:r>
      <w:r w:rsidR="009076DD">
        <w:t>srdcov</w:t>
      </w:r>
      <w:r w:rsidRPr="00630043">
        <w:t xml:space="preserve">ého zvuku u dvoch dobrovoľníkov. Spektrum bolo priemerované počas 5 minútového merania. Vidíme, že spektrá majú </w:t>
      </w:r>
      <w:r w:rsidR="0086186D" w:rsidRPr="00630043">
        <w:t>rôzny</w:t>
      </w:r>
      <w:r w:rsidRPr="00630043">
        <w:t xml:space="preserve"> tvar, čo naznačuje potrebu filtrovať </w:t>
      </w:r>
      <w:r w:rsidR="009076DD">
        <w:t>srdcov</w:t>
      </w:r>
      <w:r w:rsidRPr="00630043">
        <w:t>é zvuky pre každého indi</w:t>
      </w:r>
      <w:r w:rsidR="0086186D">
        <w:t>viduálne prispôsobeným filtrom.</w:t>
      </w:r>
    </w:p>
    <w:p w14:paraId="50894FB7" w14:textId="77777777" w:rsidR="00BD7167" w:rsidRPr="00630043" w:rsidRDefault="00BD7167" w:rsidP="00BD7167">
      <w:pPr>
        <w:jc w:val="center"/>
      </w:pPr>
      <w:r w:rsidRPr="00B66FCC">
        <w:rPr>
          <w:noProof/>
          <w:lang w:val="en-US" w:eastAsia="en-US"/>
        </w:rPr>
        <w:drawing>
          <wp:inline distT="0" distB="0" distL="0" distR="0" wp14:anchorId="62467F2B" wp14:editId="45897EB8">
            <wp:extent cx="4370070" cy="1758315"/>
            <wp:effectExtent l="0" t="0" r="0" b="0"/>
            <wp:docPr id="456" name="Obrázok 456"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2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70070" cy="1758315"/>
                    </a:xfrm>
                    <a:prstGeom prst="rect">
                      <a:avLst/>
                    </a:prstGeom>
                    <a:noFill/>
                    <a:ln>
                      <a:noFill/>
                    </a:ln>
                  </pic:spPr>
                </pic:pic>
              </a:graphicData>
            </a:graphic>
          </wp:inline>
        </w:drawing>
      </w:r>
    </w:p>
    <w:p w14:paraId="3EC3FFD7" w14:textId="23E82563" w:rsidR="00BD7167" w:rsidRPr="00630043" w:rsidRDefault="00BD7167" w:rsidP="00BD7167">
      <w:pPr>
        <w:pStyle w:val="Caption"/>
        <w:rPr>
          <w:vanish/>
          <w:color w:val="000000"/>
          <w:szCs w:val="22"/>
          <w:lang w:val="sk-SK"/>
          <w:specVanish/>
        </w:rPr>
      </w:pPr>
      <w:bookmarkStart w:id="81" w:name="_Ref510259744"/>
      <w:bookmarkStart w:id="82" w:name="_Toc51683568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E97B4A">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2</w:t>
      </w:r>
      <w:r>
        <w:rPr>
          <w:lang w:val="sk-SK"/>
        </w:rPr>
        <w:fldChar w:fldCharType="end"/>
      </w:r>
      <w:bookmarkEnd w:id="81"/>
      <w:r w:rsidRPr="00630043">
        <w:rPr>
          <w:lang w:val="sk-SK"/>
        </w:rPr>
        <w:t>:</w:t>
      </w:r>
      <w:r w:rsidRPr="00630043">
        <w:rPr>
          <w:szCs w:val="22"/>
          <w:lang w:val="sk-SK"/>
        </w:rPr>
        <w:t xml:space="preserve"> Spektrum prvého </w:t>
      </w:r>
      <w:r w:rsidR="009076DD">
        <w:t>srdcov</w:t>
      </w:r>
      <w:r w:rsidRPr="00630043">
        <w:rPr>
          <w:szCs w:val="22"/>
          <w:lang w:val="sk-SK"/>
        </w:rPr>
        <w:t>ého zvuku S1 subjektu A.</w:t>
      </w:r>
      <w:bookmarkEnd w:id="82"/>
    </w:p>
    <w:p w14:paraId="64E0D4BE" w14:textId="41DE433D" w:rsidR="00BD7167" w:rsidRPr="00630043" w:rsidRDefault="00BD7167" w:rsidP="001666F8">
      <w:pPr>
        <w:pStyle w:val="Caption"/>
      </w:pPr>
      <w:r w:rsidRPr="00630043">
        <w:rPr>
          <w:lang w:val="sk-SK"/>
        </w:rPr>
        <w:t xml:space="preserve"> Spektrum bolo priemerované z prvého </w:t>
      </w:r>
      <w:r w:rsidR="009076DD">
        <w:t>srdcov</w:t>
      </w:r>
      <w:r w:rsidRPr="00630043">
        <w:rPr>
          <w:lang w:val="sk-SK"/>
        </w:rPr>
        <w:t>ého zvuku počas 5 minútového merania v kľude.</w:t>
      </w:r>
    </w:p>
    <w:p w14:paraId="204E6BD9" w14:textId="77777777" w:rsidR="00BD7167" w:rsidRPr="00630043" w:rsidRDefault="00BD7167" w:rsidP="00BD7167">
      <w:pPr>
        <w:jc w:val="center"/>
        <w:rPr>
          <w:lang w:eastAsia="en-US" w:bidi="en-US"/>
        </w:rPr>
      </w:pPr>
      <w:r w:rsidRPr="00B66FCC">
        <w:rPr>
          <w:noProof/>
          <w:lang w:val="en-US" w:eastAsia="en-US"/>
        </w:rPr>
        <w:drawing>
          <wp:inline distT="0" distB="0" distL="0" distR="0" wp14:anchorId="46CF3A7A" wp14:editId="170327CD">
            <wp:extent cx="5046980" cy="1828800"/>
            <wp:effectExtent l="0" t="0" r="1270" b="0"/>
            <wp:docPr id="455" name="Obrázok 455" descr="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5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46980" cy="1828800"/>
                    </a:xfrm>
                    <a:prstGeom prst="rect">
                      <a:avLst/>
                    </a:prstGeom>
                    <a:noFill/>
                    <a:ln>
                      <a:noFill/>
                    </a:ln>
                  </pic:spPr>
                </pic:pic>
              </a:graphicData>
            </a:graphic>
          </wp:inline>
        </w:drawing>
      </w:r>
    </w:p>
    <w:p w14:paraId="7B8C1821" w14:textId="040E8389" w:rsidR="00BD7167" w:rsidRPr="00630043" w:rsidRDefault="00BD7167" w:rsidP="00BD7167">
      <w:pPr>
        <w:pStyle w:val="Caption"/>
        <w:rPr>
          <w:vanish/>
          <w:color w:val="000000"/>
          <w:szCs w:val="22"/>
          <w:lang w:val="sk-SK"/>
          <w:specVanish/>
        </w:rPr>
      </w:pPr>
      <w:bookmarkStart w:id="83" w:name="_Ref513977795"/>
      <w:bookmarkStart w:id="84" w:name="_Toc516835683"/>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E97B4A">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3</w:t>
      </w:r>
      <w:r>
        <w:rPr>
          <w:lang w:val="sk-SK"/>
        </w:rPr>
        <w:fldChar w:fldCharType="end"/>
      </w:r>
      <w:bookmarkEnd w:id="83"/>
      <w:r w:rsidRPr="00630043">
        <w:rPr>
          <w:lang w:val="sk-SK"/>
        </w:rPr>
        <w:t xml:space="preserve"> </w:t>
      </w:r>
      <w:r w:rsidRPr="00630043">
        <w:rPr>
          <w:szCs w:val="22"/>
          <w:lang w:val="sk-SK"/>
        </w:rPr>
        <w:t xml:space="preserve">Spektrum prvého </w:t>
      </w:r>
      <w:r w:rsidR="009076DD">
        <w:t>srdcov</w:t>
      </w:r>
      <w:r w:rsidRPr="00630043">
        <w:rPr>
          <w:szCs w:val="22"/>
          <w:lang w:val="sk-SK"/>
        </w:rPr>
        <w:t>ého zvuku S1 subjektu B.</w:t>
      </w:r>
      <w:bookmarkEnd w:id="84"/>
    </w:p>
    <w:p w14:paraId="70019807" w14:textId="0C3B3201" w:rsidR="00BD7167" w:rsidRPr="0068248B" w:rsidRDefault="00BD7167" w:rsidP="001666F8">
      <w:pPr>
        <w:pStyle w:val="Caption"/>
        <w:rPr>
          <w:lang w:val="sk-SK"/>
        </w:rPr>
      </w:pPr>
      <w:r w:rsidRPr="00630043">
        <w:rPr>
          <w:lang w:val="sk-SK"/>
        </w:rPr>
        <w:t xml:space="preserve"> Spektrum bolo priemerované z prvého </w:t>
      </w:r>
      <w:r w:rsidR="009076DD">
        <w:t>srdcov</w:t>
      </w:r>
      <w:r w:rsidRPr="00630043">
        <w:rPr>
          <w:lang w:val="sk-SK"/>
        </w:rPr>
        <w:t>ého zvuku počas 5 minútového merania v kľude.</w:t>
      </w:r>
    </w:p>
    <w:p w14:paraId="083228F3" w14:textId="77777777" w:rsidR="00BD7167" w:rsidRPr="00630043" w:rsidRDefault="00BD7167" w:rsidP="00BD7167">
      <w:r w:rsidRPr="00630043">
        <w:t>Nasledujúci experiment testuje a stanovuje optimálny typ metódy predspracovania a optimálne hranice pre filtrované pásmo. Signál bol frekvenčne filtrovaný za použitia DWT a fourierovej transformácie. K stanoveniu kritéria pre hodnotenie optimálnosti filtrácie bol vybraný nasledovný postup:</w:t>
      </w:r>
    </w:p>
    <w:p w14:paraId="0759B50B" w14:textId="77777777" w:rsidR="00BD7167" w:rsidRPr="00630043" w:rsidRDefault="00BD7167" w:rsidP="00BD7167">
      <w:pPr>
        <w:pStyle w:val="ListParagraph"/>
        <w:numPr>
          <w:ilvl w:val="0"/>
          <w:numId w:val="30"/>
        </w:numPr>
      </w:pPr>
      <w:r w:rsidRPr="00630043">
        <w:t xml:space="preserve">Po filtrácií boli detekované S1 v každom R-R intervaly. </w:t>
      </w:r>
    </w:p>
    <w:p w14:paraId="17831468" w14:textId="77777777" w:rsidR="00BD7167" w:rsidRPr="00630043" w:rsidRDefault="00BD7167" w:rsidP="00BD7167">
      <w:pPr>
        <w:pStyle w:val="ListParagraph"/>
        <w:numPr>
          <w:ilvl w:val="0"/>
          <w:numId w:val="30"/>
        </w:numPr>
      </w:pPr>
      <w:r w:rsidRPr="00630043">
        <w:lastRenderedPageBreak/>
        <w:t xml:space="preserve">Bola spočítaná vzdialenosť každého S1 od R-vlny ktorá mu predchádza. </w:t>
      </w:r>
    </w:p>
    <w:p w14:paraId="1AB2901B" w14:textId="77777777" w:rsidR="00BD7167" w:rsidRPr="00630043" w:rsidRDefault="00BD7167" w:rsidP="00BD7167">
      <w:pPr>
        <w:pStyle w:val="ListParagraph"/>
        <w:numPr>
          <w:ilvl w:val="0"/>
          <w:numId w:val="30"/>
        </w:numPr>
      </w:pPr>
      <w:r w:rsidRPr="00630043">
        <w:t xml:space="preserve">Tieto vzdialenosť boli korelované s hodnotami respiračnej krivky. </w:t>
      </w:r>
    </w:p>
    <w:p w14:paraId="5CBF7598" w14:textId="291618D3" w:rsidR="00BD7167" w:rsidRDefault="00BD7167" w:rsidP="00BD7167">
      <w:r w:rsidRPr="00630043">
        <w:t xml:space="preserve">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w:t>
      </w:r>
      <w:r w:rsidR="002B1698">
        <w:t xml:space="preserve">(prvý srdcový zvuk – S1) </w:t>
      </w:r>
      <w:r w:rsidRPr="00630043">
        <w:t>by preto malo nastať o niečo skôr po R-vlne pri nádychu ako pri výdychu</w:t>
      </w:r>
      <w:r w:rsidR="002B1698">
        <w:t>.</w:t>
      </w:r>
      <w:r w:rsidRPr="00630043">
        <w:t xml:space="preserve"> Čím budú lepšie stanovené parametre a typ filtra pre daný signál, tým výraznejší bude S1 v porovnaní s rušivými signálmi a tým vyššia bude korelácia s respiráciou. </w:t>
      </w:r>
    </w:p>
    <w:p w14:paraId="380F279A" w14:textId="77777777" w:rsidR="00BD7167" w:rsidRPr="00630043" w:rsidRDefault="00BD7167" w:rsidP="00BD7167">
      <w:pPr>
        <w:pStyle w:val="Heading4"/>
      </w:pPr>
      <w:bookmarkStart w:id="85" w:name="_Toc386404214"/>
      <w:r w:rsidRPr="00630043">
        <w:t>Filtrácia fourierovou transformáciou</w:t>
      </w:r>
      <w:bookmarkEnd w:id="85"/>
    </w:p>
    <w:p w14:paraId="386F218D" w14:textId="77777777" w:rsidR="00BD7167" w:rsidRPr="00630043" w:rsidRDefault="00BD7167" w:rsidP="00BD7167">
      <w:pPr>
        <w:tabs>
          <w:tab w:val="left" w:pos="2920"/>
        </w:tabs>
      </w:pPr>
    </w:p>
    <w:p w14:paraId="2DFEFFD7" w14:textId="4D1C0D0D" w:rsidR="00BD7167" w:rsidRPr="00630043" w:rsidRDefault="00BD7167" w:rsidP="00790046">
      <w:pPr>
        <w:rPr>
          <w:szCs w:val="22"/>
        </w:rPr>
      </w:pPr>
      <w:r w:rsidRPr="00630043">
        <w:t xml:space="preserve">Prvým spôsobom predspracovania bola lineárna filtrácia HS pásmovou priepusťou. Prechodné javy na začiatku a konci signálu boli zo signálu vylúčené. Hranice pásmových priepustí boli všetkými kombináciami spodných hraníc: 5, 10, 15, 20, 25, 30, 35, 40, 45, 50 a horných hraníc: 10, 15, 20, 25, 30, 35, 40, 45, 50, 60, 80, 100, 120, 150. </w:t>
      </w:r>
    </w:p>
    <w:p w14:paraId="2AA9951A" w14:textId="77777777" w:rsidR="00BD7167" w:rsidRPr="00630043" w:rsidRDefault="00BD7167" w:rsidP="00BD7167">
      <w:pPr>
        <w:pStyle w:val="Heading4"/>
      </w:pPr>
      <w:bookmarkStart w:id="86" w:name="_Toc386404215"/>
      <w:r w:rsidRPr="00630043">
        <w:t>DWT</w:t>
      </w:r>
      <w:bookmarkEnd w:id="86"/>
    </w:p>
    <w:p w14:paraId="46C9D08D" w14:textId="77777777" w:rsidR="00BD7167" w:rsidRPr="00630043" w:rsidRDefault="00BD7167" w:rsidP="00BD7167"/>
    <w:p w14:paraId="47527D5A" w14:textId="34DE169A" w:rsidR="00BD7167" w:rsidRDefault="00BD7167" w:rsidP="00BD7167">
      <w:pPr>
        <w:tabs>
          <w:tab w:val="left" w:pos="3230"/>
        </w:tabs>
      </w:pPr>
      <w:r w:rsidRPr="00630043">
        <w:t>Druhou metódou filtrácie je DWT. K filtrácií boli použité banky filtrov z rodiny Daubichies číslo 4 a 14 (db4, db14) a banka filtrov z rodiny Coiflet číslo 2 (coif2). Signál bol rozložený do piatich úrovní detailu redundantnou diskrétnou diadickou vlnkovou transformáciou</w:t>
      </w:r>
      <w:r w:rsidR="002B1698">
        <w:t xml:space="preserve">. </w:t>
      </w:r>
      <w:r w:rsidRPr="00630043">
        <w:t xml:space="preserve">Jednotlivé úrovne rozkladu a im prislúchajúce približné frekvenčné pásma ukazuje </w:t>
      </w:r>
      <w:r w:rsidRPr="00B66FCC">
        <w:fldChar w:fldCharType="begin"/>
      </w:r>
      <w:r w:rsidRPr="00630043">
        <w:instrText xml:space="preserve"> REF _Ref510260215 \h </w:instrText>
      </w:r>
      <w:r w:rsidRPr="00B66FCC">
        <w:fldChar w:fldCharType="separate"/>
      </w:r>
      <w:r w:rsidR="00E97B4A" w:rsidRPr="00630043">
        <w:t xml:space="preserve">Tabuľka </w:t>
      </w:r>
      <w:r w:rsidR="00E97B4A">
        <w:rPr>
          <w:noProof/>
        </w:rPr>
        <w:t>2</w:t>
      </w:r>
      <w:r w:rsidRPr="00B66FCC">
        <w:fldChar w:fldCharType="end"/>
      </w:r>
      <w:r w:rsidRPr="00630043">
        <w:t>.</w:t>
      </w:r>
    </w:p>
    <w:p w14:paraId="429FAE27" w14:textId="77777777" w:rsidR="00BD7167" w:rsidRPr="00630043" w:rsidRDefault="00BD7167" w:rsidP="00BD7167">
      <w:pPr>
        <w:tabs>
          <w:tab w:val="left" w:pos="3230"/>
        </w:tabs>
      </w:pPr>
    </w:p>
    <w:tbl>
      <w:tblPr>
        <w:tblW w:w="2880" w:type="dxa"/>
        <w:jc w:val="center"/>
        <w:tblCellMar>
          <w:left w:w="70" w:type="dxa"/>
          <w:right w:w="70" w:type="dxa"/>
        </w:tblCellMar>
        <w:tblLook w:val="04A0" w:firstRow="1" w:lastRow="0" w:firstColumn="1" w:lastColumn="0" w:noHBand="0" w:noVBand="1"/>
      </w:tblPr>
      <w:tblGrid>
        <w:gridCol w:w="1440"/>
        <w:gridCol w:w="1440"/>
      </w:tblGrid>
      <w:tr w:rsidR="00BD7167" w:rsidRPr="00630043" w14:paraId="3DB1523D" w14:textId="77777777" w:rsidTr="00BD7167">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2E8DA73" w14:textId="77777777" w:rsidR="00BD7167" w:rsidRPr="00630043" w:rsidRDefault="00BD7167" w:rsidP="00BD7167">
            <w:pPr>
              <w:jc w:val="center"/>
              <w:rPr>
                <w:color w:val="000000"/>
                <w:szCs w:val="24"/>
              </w:rPr>
            </w:pPr>
            <w:r w:rsidRPr="00630043">
              <w:rPr>
                <w:color w:val="000000"/>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14:paraId="3A111DCF" w14:textId="77777777" w:rsidR="00BD7167" w:rsidRPr="00630043" w:rsidRDefault="00BD7167" w:rsidP="00BD7167">
            <w:pPr>
              <w:jc w:val="center"/>
              <w:rPr>
                <w:color w:val="000000"/>
                <w:szCs w:val="24"/>
              </w:rPr>
            </w:pPr>
            <w:r w:rsidRPr="00630043">
              <w:rPr>
                <w:color w:val="000000"/>
              </w:rPr>
              <w:t>pásmo [Hz]</w:t>
            </w:r>
          </w:p>
        </w:tc>
      </w:tr>
      <w:tr w:rsidR="00BD7167" w:rsidRPr="00630043" w14:paraId="5ADBE539"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56ACB5F1" w14:textId="77777777" w:rsidR="00BD7167" w:rsidRPr="00630043" w:rsidRDefault="00BD7167" w:rsidP="00BD7167">
            <w:pPr>
              <w:jc w:val="center"/>
              <w:rPr>
                <w:color w:val="000000"/>
                <w:szCs w:val="24"/>
              </w:rPr>
            </w:pPr>
            <w:r w:rsidRPr="00630043">
              <w:rPr>
                <w:color w:val="000000"/>
              </w:rPr>
              <w:t>1</w:t>
            </w:r>
          </w:p>
        </w:tc>
        <w:tc>
          <w:tcPr>
            <w:tcW w:w="1440" w:type="dxa"/>
            <w:tcBorders>
              <w:top w:val="nil"/>
              <w:left w:val="nil"/>
              <w:bottom w:val="nil"/>
              <w:right w:val="single" w:sz="8" w:space="0" w:color="auto"/>
            </w:tcBorders>
            <w:shd w:val="clear" w:color="auto" w:fill="auto"/>
            <w:noWrap/>
            <w:vAlign w:val="bottom"/>
            <w:hideMark/>
          </w:tcPr>
          <w:p w14:paraId="3ACCB8D7" w14:textId="77777777" w:rsidR="00BD7167" w:rsidRPr="00630043" w:rsidRDefault="00BD7167" w:rsidP="00BD7167">
            <w:pPr>
              <w:jc w:val="center"/>
              <w:rPr>
                <w:color w:val="000000"/>
                <w:szCs w:val="24"/>
              </w:rPr>
            </w:pPr>
            <w:r w:rsidRPr="00630043">
              <w:rPr>
                <w:color w:val="000000"/>
              </w:rPr>
              <w:t>125,0-250,0</w:t>
            </w:r>
          </w:p>
        </w:tc>
      </w:tr>
      <w:tr w:rsidR="00BD7167" w:rsidRPr="00630043" w14:paraId="45EC208D"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40F5A2BC" w14:textId="77777777" w:rsidR="00BD7167" w:rsidRPr="00630043" w:rsidRDefault="00BD7167" w:rsidP="00BD7167">
            <w:pPr>
              <w:jc w:val="center"/>
              <w:rPr>
                <w:color w:val="000000"/>
                <w:szCs w:val="24"/>
              </w:rPr>
            </w:pPr>
            <w:r w:rsidRPr="00630043">
              <w:rPr>
                <w:color w:val="000000"/>
              </w:rPr>
              <w:t>2</w:t>
            </w:r>
          </w:p>
        </w:tc>
        <w:tc>
          <w:tcPr>
            <w:tcW w:w="1440" w:type="dxa"/>
            <w:tcBorders>
              <w:top w:val="nil"/>
              <w:left w:val="nil"/>
              <w:bottom w:val="nil"/>
              <w:right w:val="single" w:sz="8" w:space="0" w:color="auto"/>
            </w:tcBorders>
            <w:shd w:val="clear" w:color="auto" w:fill="auto"/>
            <w:noWrap/>
            <w:vAlign w:val="bottom"/>
            <w:hideMark/>
          </w:tcPr>
          <w:p w14:paraId="2A70D6C6" w14:textId="77777777" w:rsidR="00BD7167" w:rsidRPr="00630043" w:rsidRDefault="00BD7167" w:rsidP="00BD7167">
            <w:pPr>
              <w:jc w:val="center"/>
              <w:rPr>
                <w:color w:val="000000"/>
                <w:szCs w:val="24"/>
              </w:rPr>
            </w:pPr>
            <w:r w:rsidRPr="00630043">
              <w:rPr>
                <w:color w:val="000000"/>
              </w:rPr>
              <w:t>62,5-125,0</w:t>
            </w:r>
          </w:p>
        </w:tc>
      </w:tr>
      <w:tr w:rsidR="00BD7167" w:rsidRPr="00630043" w14:paraId="52003726" w14:textId="77777777" w:rsidTr="00BD7167">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14:paraId="0EA9AB06" w14:textId="77777777" w:rsidR="00BD7167" w:rsidRPr="00630043" w:rsidRDefault="00BD7167" w:rsidP="00BD7167">
            <w:pPr>
              <w:jc w:val="center"/>
              <w:rPr>
                <w:color w:val="000000"/>
                <w:szCs w:val="24"/>
              </w:rPr>
            </w:pPr>
            <w:r w:rsidRPr="00630043">
              <w:rPr>
                <w:color w:val="000000"/>
              </w:rPr>
              <w:t>3</w:t>
            </w:r>
          </w:p>
        </w:tc>
        <w:tc>
          <w:tcPr>
            <w:tcW w:w="1440" w:type="dxa"/>
            <w:tcBorders>
              <w:top w:val="nil"/>
              <w:left w:val="nil"/>
              <w:bottom w:val="nil"/>
              <w:right w:val="single" w:sz="8" w:space="0" w:color="auto"/>
            </w:tcBorders>
            <w:shd w:val="clear" w:color="auto" w:fill="auto"/>
            <w:noWrap/>
            <w:vAlign w:val="bottom"/>
            <w:hideMark/>
          </w:tcPr>
          <w:p w14:paraId="1E12CAF1" w14:textId="77777777" w:rsidR="00BD7167" w:rsidRPr="00630043" w:rsidRDefault="00BD7167" w:rsidP="00BD7167">
            <w:pPr>
              <w:jc w:val="center"/>
              <w:rPr>
                <w:color w:val="000000"/>
                <w:szCs w:val="24"/>
              </w:rPr>
            </w:pPr>
            <w:r w:rsidRPr="00630043">
              <w:rPr>
                <w:color w:val="000000"/>
              </w:rPr>
              <w:t>31,3-62,5</w:t>
            </w:r>
          </w:p>
        </w:tc>
      </w:tr>
      <w:tr w:rsidR="00BD7167" w:rsidRPr="00630043" w14:paraId="3035EDE4" w14:textId="77777777" w:rsidTr="00BD7167">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14:paraId="6D507E19" w14:textId="77777777" w:rsidR="00BD7167" w:rsidRPr="00630043" w:rsidRDefault="00BD7167" w:rsidP="00BD7167">
            <w:pPr>
              <w:jc w:val="center"/>
              <w:rPr>
                <w:color w:val="000000"/>
                <w:szCs w:val="24"/>
              </w:rPr>
            </w:pPr>
            <w:r w:rsidRPr="00630043">
              <w:rPr>
                <w:color w:val="000000"/>
              </w:rPr>
              <w:t>4</w:t>
            </w:r>
          </w:p>
        </w:tc>
        <w:tc>
          <w:tcPr>
            <w:tcW w:w="1440" w:type="dxa"/>
            <w:tcBorders>
              <w:top w:val="nil"/>
              <w:left w:val="nil"/>
              <w:bottom w:val="nil"/>
              <w:right w:val="single" w:sz="8" w:space="0" w:color="auto"/>
            </w:tcBorders>
            <w:shd w:val="clear" w:color="auto" w:fill="auto"/>
            <w:noWrap/>
            <w:vAlign w:val="bottom"/>
            <w:hideMark/>
          </w:tcPr>
          <w:p w14:paraId="4402885B" w14:textId="77777777" w:rsidR="00BD7167" w:rsidRPr="00630043" w:rsidRDefault="00BD7167" w:rsidP="00BD7167">
            <w:pPr>
              <w:jc w:val="center"/>
              <w:rPr>
                <w:color w:val="000000"/>
                <w:szCs w:val="24"/>
              </w:rPr>
            </w:pPr>
            <w:r w:rsidRPr="00630043">
              <w:rPr>
                <w:color w:val="000000"/>
              </w:rPr>
              <w:t>15,6-31,3</w:t>
            </w:r>
          </w:p>
        </w:tc>
      </w:tr>
      <w:tr w:rsidR="00BD7167" w:rsidRPr="00630043" w14:paraId="5F65FC6C" w14:textId="77777777" w:rsidTr="00BD7167">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14:paraId="1FF40DB6" w14:textId="77777777" w:rsidR="00BD7167" w:rsidRPr="00630043" w:rsidRDefault="00BD7167" w:rsidP="00BD7167">
            <w:pPr>
              <w:jc w:val="center"/>
              <w:rPr>
                <w:color w:val="000000"/>
                <w:szCs w:val="24"/>
              </w:rPr>
            </w:pPr>
            <w:r w:rsidRPr="00630043">
              <w:rPr>
                <w:color w:val="000000"/>
              </w:rPr>
              <w:t>5</w:t>
            </w:r>
          </w:p>
        </w:tc>
        <w:tc>
          <w:tcPr>
            <w:tcW w:w="1440" w:type="dxa"/>
            <w:tcBorders>
              <w:top w:val="nil"/>
              <w:left w:val="nil"/>
              <w:bottom w:val="single" w:sz="8" w:space="0" w:color="auto"/>
              <w:right w:val="single" w:sz="8" w:space="0" w:color="auto"/>
            </w:tcBorders>
            <w:shd w:val="clear" w:color="auto" w:fill="auto"/>
            <w:noWrap/>
            <w:vAlign w:val="bottom"/>
            <w:hideMark/>
          </w:tcPr>
          <w:p w14:paraId="70BEB656" w14:textId="77777777" w:rsidR="00BD7167" w:rsidRPr="00630043" w:rsidRDefault="00BD7167" w:rsidP="00BD7167">
            <w:pPr>
              <w:jc w:val="center"/>
              <w:rPr>
                <w:color w:val="000000"/>
                <w:szCs w:val="24"/>
              </w:rPr>
            </w:pPr>
            <w:r w:rsidRPr="00630043">
              <w:rPr>
                <w:color w:val="000000"/>
              </w:rPr>
              <w:t>7,8-15,6</w:t>
            </w:r>
          </w:p>
        </w:tc>
      </w:tr>
    </w:tbl>
    <w:p w14:paraId="6691ACC0" w14:textId="2AFDAADC" w:rsidR="00BD7167" w:rsidRPr="00630043" w:rsidRDefault="00BD7167" w:rsidP="00BD7167">
      <w:pPr>
        <w:pStyle w:val="Caption"/>
        <w:spacing w:before="240"/>
        <w:rPr>
          <w:szCs w:val="22"/>
          <w:lang w:val="sk-SK"/>
        </w:rPr>
      </w:pPr>
      <w:bookmarkStart w:id="87" w:name="_Ref510260215"/>
      <w:bookmarkStart w:id="88" w:name="_Ref510260211"/>
      <w:bookmarkStart w:id="89" w:name="_Toc510268061"/>
      <w:bookmarkStart w:id="90" w:name="_Toc513584972"/>
      <w:bookmarkStart w:id="91" w:name="_Toc516835701"/>
      <w:r w:rsidRPr="00630043">
        <w:rPr>
          <w:lang w:val="sk-SK"/>
        </w:rPr>
        <w:lastRenderedPageBreak/>
        <w:t xml:space="preserve">Tabuľka </w:t>
      </w:r>
      <w:r w:rsidRPr="00B66FCC">
        <w:rPr>
          <w:lang w:val="sk-SK"/>
        </w:rPr>
        <w:fldChar w:fldCharType="begin"/>
      </w:r>
      <w:r w:rsidRPr="00630043">
        <w:rPr>
          <w:lang w:val="sk-SK"/>
        </w:rPr>
        <w:instrText xml:space="preserve"> SEQ Tabuľka \* ARABIC </w:instrText>
      </w:r>
      <w:r w:rsidRPr="00B66FCC">
        <w:rPr>
          <w:lang w:val="sk-SK"/>
        </w:rPr>
        <w:fldChar w:fldCharType="separate"/>
      </w:r>
      <w:r w:rsidR="00E97B4A">
        <w:rPr>
          <w:noProof/>
          <w:lang w:val="sk-SK"/>
        </w:rPr>
        <w:t>2</w:t>
      </w:r>
      <w:r w:rsidRPr="00B66FCC">
        <w:rPr>
          <w:lang w:val="sk-SK"/>
        </w:rPr>
        <w:fldChar w:fldCharType="end"/>
      </w:r>
      <w:bookmarkEnd w:id="87"/>
      <w:r w:rsidRPr="00630043">
        <w:rPr>
          <w:lang w:val="sk-SK"/>
        </w:rPr>
        <w:t>:</w:t>
      </w:r>
      <w:r w:rsidRPr="00630043">
        <w:rPr>
          <w:szCs w:val="22"/>
          <w:lang w:val="sk-SK"/>
        </w:rPr>
        <w:t xml:space="preserve"> Stupne rozkladu DWT a im prislúchajúce frekvenčné pásma.</w:t>
      </w:r>
      <w:bookmarkEnd w:id="88"/>
      <w:bookmarkEnd w:id="89"/>
      <w:bookmarkEnd w:id="90"/>
      <w:bookmarkEnd w:id="91"/>
    </w:p>
    <w:p w14:paraId="7D9D22B4" w14:textId="77777777" w:rsidR="00BD7167" w:rsidRPr="00630043" w:rsidRDefault="00BD7167" w:rsidP="00BD7167"/>
    <w:p w14:paraId="1049553F" w14:textId="4F74E2C7" w:rsidR="00BD7167" w:rsidRPr="00630043" w:rsidRDefault="00BD7167" w:rsidP="00BD7167">
      <w:r w:rsidRPr="00630043">
        <w:t>Po rozložení signálu na detaily sa signál rekonštruuje z vybraných detailov následovne. Označme si detaily signálu</w:t>
      </w:r>
      <m:oMath>
        <m:r>
          <w:rPr>
            <w:rFonts w:ascii="Cambria Math"/>
          </w:rPr>
          <m:t xml:space="preserve"> </m:t>
        </m:r>
        <m:r>
          <w:rPr>
            <w:rFonts w:ascii="Cambria Math" w:hAnsi="Cambria Math"/>
          </w:rPr>
          <m:t>x</m:t>
        </m:r>
        <m:d>
          <m:dPr>
            <m:ctrlPr>
              <w:rPr>
                <w:rFonts w:ascii="Cambria Math" w:hAnsi="Cambria Math"/>
                <w:i/>
              </w:rPr>
            </m:ctrlPr>
          </m:dPr>
          <m:e>
            <m:r>
              <w:rPr>
                <w:rFonts w:ascii="Cambria Math" w:hAnsi="Cambria Math"/>
              </w:rPr>
              <m:t>n</m:t>
            </m:r>
          </m:e>
        </m:d>
      </m:oMath>
      <w:r w:rsidRPr="00630043">
        <w:t xml:space="preserve"> </w:t>
      </w:r>
      <w:r w:rsidRPr="00630043">
        <w:rPr>
          <w:rFonts w:eastAsiaTheme="minorEastAsia"/>
        </w:rPr>
        <w:t>ako</w:t>
      </w:r>
      <w:r w:rsidRPr="00630043">
        <w:t xml:space="preserv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2</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3</m:t>
            </m:r>
          </m:sub>
          <m:sup>
            <m:r>
              <w:rPr>
                <w:rFonts w:ascii="Cambria Math" w:hAnsi="Cambria Math"/>
              </w:rPr>
              <m:t>d</m:t>
            </m:r>
          </m:sup>
        </m:sSubSup>
      </m:oMath>
      <w:r w:rsidRPr="00630043">
        <w:t xml:space="preserve">(n), </w:t>
      </w:r>
      <m:oMath>
        <m:sSubSup>
          <m:sSubSupPr>
            <m:ctrlPr>
              <w:rPr>
                <w:rFonts w:ascii="Cambria Math" w:hAnsi="Cambria Math"/>
                <w:i/>
              </w:rPr>
            </m:ctrlPr>
          </m:sSubSupPr>
          <m:e>
            <m:r>
              <w:rPr>
                <w:rFonts w:ascii="Cambria Math" w:hAnsi="Cambria Math"/>
              </w:rPr>
              <m:t>x</m:t>
            </m:r>
          </m:e>
          <m:sub>
            <m:r>
              <w:rPr>
                <w:rFonts w:ascii="Cambria Math"/>
              </w:rPr>
              <m:t>4</m:t>
            </m:r>
          </m:sub>
          <m:sup>
            <m:r>
              <w:rPr>
                <w:rFonts w:ascii="Cambria Math" w:hAnsi="Cambria Math"/>
              </w:rPr>
              <m:t>d</m:t>
            </m:r>
          </m:sup>
        </m:sSubSup>
      </m:oMath>
      <w:r w:rsidRPr="00630043">
        <w:t xml:space="preserve">(n) až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w:t>
      </w:r>
      <w:r w:rsidRPr="00630043">
        <w:rPr>
          <w:rFonts w:eastAsiaTheme="minorEastAsia"/>
        </w:rPr>
        <w:t xml:space="preserve">Prvým detailom je </w:t>
      </w:r>
      <m:oMath>
        <m:sSubSup>
          <m:sSubSupPr>
            <m:ctrlPr>
              <w:rPr>
                <w:rFonts w:ascii="Cambria Math" w:hAnsi="Cambria Math"/>
                <w:i/>
              </w:rPr>
            </m:ctrlPr>
          </m:sSubSupPr>
          <m:e>
            <m:r>
              <w:rPr>
                <w:rFonts w:ascii="Cambria Math" w:hAnsi="Cambria Math"/>
              </w:rPr>
              <m:t>x</m:t>
            </m:r>
          </m:e>
          <m:sub>
            <m:r>
              <w:rPr>
                <w:rFonts w:ascii="Cambria Math"/>
              </w:rPr>
              <m:t>1</m:t>
            </m:r>
          </m:sub>
          <m:sup>
            <m:r>
              <w:rPr>
                <w:rFonts w:ascii="Cambria Math" w:hAnsi="Cambria Math"/>
              </w:rPr>
              <m:t>d</m:t>
            </m:r>
          </m:sup>
        </m:sSubSup>
      </m:oMath>
      <w:r w:rsidRPr="00630043">
        <w:t xml:space="preserve">(n) a piatym je </w:t>
      </w:r>
      <m:oMath>
        <m:sSubSup>
          <m:sSubSupPr>
            <m:ctrlPr>
              <w:rPr>
                <w:rFonts w:ascii="Cambria Math" w:hAnsi="Cambria Math"/>
                <w:i/>
              </w:rPr>
            </m:ctrlPr>
          </m:sSubSupPr>
          <m:e>
            <m:r>
              <w:rPr>
                <w:rFonts w:ascii="Cambria Math" w:hAnsi="Cambria Math"/>
              </w:rPr>
              <m:t>x</m:t>
            </m:r>
          </m:e>
          <m:sub>
            <m:r>
              <w:rPr>
                <w:rFonts w:ascii="Cambria Math"/>
              </w:rPr>
              <m:t>5</m:t>
            </m:r>
          </m:sub>
          <m:sup>
            <m:r>
              <w:rPr>
                <w:rFonts w:ascii="Cambria Math" w:hAnsi="Cambria Math"/>
              </w:rPr>
              <m:t>d</m:t>
            </m:r>
          </m:sup>
        </m:sSubSup>
      </m:oMath>
      <w:r w:rsidRPr="00630043">
        <w:t xml:space="preserve">(n). Rekonštruovaný signál </w:t>
      </w:r>
      <m:oMath>
        <m:sSup>
          <m:sSupPr>
            <m:ctrlPr>
              <w:rPr>
                <w:rFonts w:ascii="Cambria Math" w:hAnsi="Cambria Math"/>
                <w:i/>
              </w:rPr>
            </m:ctrlPr>
          </m:sSupPr>
          <m:e>
            <m:r>
              <w:rPr>
                <w:rFonts w:ascii="Cambria Math" w:hAnsi="Cambria Math"/>
              </w:rPr>
              <m:t>x</m:t>
            </m:r>
          </m:e>
          <m:sup>
            <m:r>
              <w:rPr>
                <w:rFonts w:ascii="Cambria Math"/>
              </w:rPr>
              <m:t>'</m:t>
            </m:r>
          </m:sup>
        </m:sSup>
      </m:oMath>
      <w:r w:rsidRPr="00630043">
        <w:t xml:space="preserve"> vyjadruje vzorec (</w:t>
      </w:r>
      <w:r w:rsidRPr="00B66FCC">
        <w:fldChar w:fldCharType="begin"/>
      </w:r>
      <w:r w:rsidRPr="00630043">
        <w:instrText xml:space="preserve"> REF dwt \h </w:instrText>
      </w:r>
      <w:r w:rsidRPr="00B66FCC">
        <w:fldChar w:fldCharType="separate"/>
      </w:r>
      <w:r w:rsidR="00E97B4A">
        <w:rPr>
          <w:noProof/>
          <w:color w:val="000000"/>
        </w:rPr>
        <w:t>8</w:t>
      </w:r>
      <w:r w:rsidRPr="00B66FCC">
        <w:fldChar w:fldCharType="end"/>
      </w:r>
      <w:r w:rsidRPr="00630043">
        <w:t>):</w:t>
      </w:r>
    </w:p>
    <w:p w14:paraId="6857FD1E"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735C9008" w14:textId="77777777" w:rsidTr="00BD7167">
        <w:tc>
          <w:tcPr>
            <w:tcW w:w="704" w:type="dxa"/>
          </w:tcPr>
          <w:p w14:paraId="129660B0" w14:textId="77777777" w:rsidR="00BD7167" w:rsidRPr="00630043" w:rsidRDefault="00BD7167" w:rsidP="00BD7167">
            <w:pPr>
              <w:jc w:val="center"/>
              <w:rPr>
                <w:color w:val="000000"/>
              </w:rPr>
            </w:pPr>
          </w:p>
        </w:tc>
        <w:tc>
          <w:tcPr>
            <w:tcW w:w="7088" w:type="dxa"/>
            <w:vAlign w:val="center"/>
          </w:tcPr>
          <w:p w14:paraId="2E07EBEC" w14:textId="77777777" w:rsidR="00BD7167" w:rsidRPr="00630043" w:rsidRDefault="00BD7167" w:rsidP="00BD7167">
            <w:pPr>
              <w:jc w:val="center"/>
              <w:rPr>
                <w:color w:val="000000"/>
              </w:rPr>
            </w:pPr>
            <w:r w:rsidRPr="00630043">
              <w:t xml:space="preserve"> </w:t>
            </w:r>
            <m:oMath>
              <m:sSup>
                <m:sSupPr>
                  <m:ctrlPr>
                    <w:rPr>
                      <w:rFonts w:ascii="Cambria Math" w:hAnsi="Cambria Math"/>
                      <w:i/>
                    </w:rPr>
                  </m:ctrlPr>
                </m:sSupPr>
                <m:e>
                  <m:r>
                    <w:rPr>
                      <w:rFonts w:ascii="Cambria Math" w:hAnsi="Cambria Math"/>
                    </w:rPr>
                    <m:t>x</m:t>
                  </m:r>
                </m:e>
                <m:sup>
                  <m:r>
                    <w:rPr>
                      <w:rFonts w:ascii="Cambria Math"/>
                    </w:rPr>
                    <m:t>'</m:t>
                  </m:r>
                </m:sup>
              </m:sSup>
              <m:d>
                <m:dPr>
                  <m:ctrlPr>
                    <w:rPr>
                      <w:rFonts w:ascii="Cambria Math" w:hAnsi="Cambria Math"/>
                      <w:i/>
                    </w:rPr>
                  </m:ctrlPr>
                </m:dPr>
                <m:e>
                  <m:r>
                    <w:rPr>
                      <w:rFonts w:ascii="Cambria Math" w:hAnsi="Cambria Math"/>
                    </w:rPr>
                    <m:t>n</m:t>
                  </m:r>
                </m:e>
              </m:d>
              <m:r>
                <w:rPr>
                  <w:rFonts w:ascii="Cambria Math"/>
                </w:rPr>
                <m:t>=</m:t>
              </m:r>
              <m:nary>
                <m:naryPr>
                  <m:chr m:val="∑"/>
                  <m:limLoc m:val="undOvr"/>
                  <m:ctrlPr>
                    <w:rPr>
                      <w:rFonts w:ascii="Cambria Math" w:hAnsi="Cambria Math"/>
                      <w:i/>
                    </w:rPr>
                  </m:ctrlPr>
                </m:naryPr>
                <m:sub>
                  <m:r>
                    <w:rPr>
                      <w:rFonts w:ascii="Cambria Math" w:hAnsi="Cambria Math"/>
                    </w:rPr>
                    <m:t>i</m:t>
                  </m:r>
                  <m:r>
                    <w:rPr>
                      <w:rFonts w:ascii="Cambria Math"/>
                    </w:rPr>
                    <m:t xml:space="preserve"> = </m:t>
                  </m:r>
                  <m:r>
                    <w:rPr>
                      <w:rFonts w:ascii="Cambria Math" w:hAnsi="Cambria Math"/>
                    </w:rPr>
                    <m:t>l</m:t>
                  </m:r>
                </m:sub>
                <m:sup>
                  <m:r>
                    <w:rPr>
                      <w:rFonts w:ascii="Cambria Math" w:hAnsi="Cambria Math"/>
                    </w:rPr>
                    <m:t>h</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d</m:t>
                      </m:r>
                    </m:sup>
                  </m:sSubSup>
                </m:e>
              </m:nary>
              <m:d>
                <m:dPr>
                  <m:ctrlPr>
                    <w:rPr>
                      <w:rFonts w:ascii="Cambria Math" w:hAnsi="Cambria Math"/>
                      <w:i/>
                    </w:rPr>
                  </m:ctrlPr>
                </m:dPr>
                <m:e>
                  <m:r>
                    <w:rPr>
                      <w:rFonts w:ascii="Cambria Math" w:hAnsi="Cambria Math"/>
                    </w:rPr>
                    <m:t>n</m:t>
                  </m:r>
                </m:e>
              </m:d>
            </m:oMath>
          </w:p>
        </w:tc>
        <w:tc>
          <w:tcPr>
            <w:tcW w:w="702" w:type="dxa"/>
            <w:vAlign w:val="center"/>
          </w:tcPr>
          <w:p w14:paraId="00F2881E" w14:textId="78405DA9" w:rsidR="00BD7167" w:rsidRPr="00630043" w:rsidRDefault="00BD7167" w:rsidP="00BD7167">
            <w:pPr>
              <w:jc w:val="center"/>
              <w:rPr>
                <w:color w:val="000000"/>
              </w:rPr>
            </w:pPr>
            <w:r w:rsidRPr="00630043">
              <w:rPr>
                <w:color w:val="000000"/>
              </w:rPr>
              <w:t>(</w:t>
            </w:r>
            <w:bookmarkStart w:id="92" w:name="dwt"/>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E97B4A">
              <w:rPr>
                <w:noProof/>
                <w:color w:val="000000"/>
              </w:rPr>
              <w:t>8</w:t>
            </w:r>
            <w:r w:rsidRPr="00B66FCC">
              <w:rPr>
                <w:color w:val="000000"/>
              </w:rPr>
              <w:fldChar w:fldCharType="end"/>
            </w:r>
            <w:bookmarkEnd w:id="92"/>
            <w:r w:rsidRPr="00630043">
              <w:rPr>
                <w:color w:val="000000"/>
              </w:rPr>
              <w:t>)</w:t>
            </w:r>
          </w:p>
        </w:tc>
      </w:tr>
    </w:tbl>
    <w:p w14:paraId="410E7865" w14:textId="77777777" w:rsidR="00BD7167" w:rsidRPr="00630043" w:rsidRDefault="00BD7167" w:rsidP="00BD7167"/>
    <w:p w14:paraId="674EAF93" w14:textId="24E81632" w:rsidR="006D22A0" w:rsidRPr="00630043" w:rsidRDefault="00BD7167" w:rsidP="006D22A0">
      <w:pPr>
        <w:rPr>
          <w:sz w:val="22"/>
          <w:szCs w:val="22"/>
        </w:rPr>
      </w:pPr>
      <w:r w:rsidRPr="00630043">
        <w:t xml:space="preserve">kde </w:t>
      </w:r>
      <m:oMath>
        <m:r>
          <w:rPr>
            <w:rFonts w:ascii="Cambria Math" w:hAnsi="Cambria Math"/>
          </w:rPr>
          <m:t>l∈</m:t>
        </m:r>
        <m:r>
          <w:rPr>
            <w:rFonts w:ascii="Cambria Math"/>
          </w:rPr>
          <m:t xml:space="preserve">&lt;1,5&gt;,  </m:t>
        </m:r>
        <m:r>
          <w:rPr>
            <w:rFonts w:ascii="Cambria Math" w:hAnsi="Cambria Math"/>
          </w:rPr>
          <m:t>h∈</m:t>
        </m:r>
        <m:r>
          <w:rPr>
            <w:rFonts w:ascii="Cambria Math"/>
          </w:rPr>
          <m:t xml:space="preserve">&lt;2,5&gt;,  </m:t>
        </m:r>
        <m:r>
          <w:rPr>
            <w:rFonts w:ascii="Cambria Math" w:hAnsi="Cambria Math"/>
          </w:rPr>
          <m:t>l</m:t>
        </m:r>
        <m:r>
          <w:rPr>
            <w:rFonts w:ascii="Cambria Math"/>
          </w:rPr>
          <m:t>≤</m:t>
        </m:r>
        <m:r>
          <w:rPr>
            <w:rFonts w:ascii="Cambria Math" w:hAnsi="Cambria Math"/>
          </w:rPr>
          <m:t>h</m:t>
        </m:r>
      </m:oMath>
      <w:r w:rsidRPr="00630043">
        <w:rPr>
          <w:rFonts w:eastAsiaTheme="minorEastAsia"/>
        </w:rPr>
        <w:t xml:space="preserve">. Pri zjednocovaní si vždy určíme spodnú a hornú hranicu zjednotenia. Spodná je označená písmenom </w:t>
      </w:r>
      <w:r w:rsidRPr="00630043">
        <w:rPr>
          <w:rFonts w:eastAsiaTheme="minorEastAsia"/>
          <w:i/>
        </w:rPr>
        <w:t>l</w:t>
      </w:r>
      <w:r w:rsidRPr="00630043">
        <w:rPr>
          <w:rFonts w:eastAsiaTheme="minorEastAsia"/>
        </w:rPr>
        <w:t xml:space="preserve">  a horná písmenom </w:t>
      </w:r>
      <w:r w:rsidRPr="00630043">
        <w:rPr>
          <w:rFonts w:eastAsiaTheme="minorEastAsia"/>
          <w:i/>
        </w:rPr>
        <w:t>h</w:t>
      </w:r>
      <w:r w:rsidRPr="00630043">
        <w:rPr>
          <w:rFonts w:eastAsiaTheme="minorEastAsia"/>
        </w:rPr>
        <w:t xml:space="preserve"> . Signál rekonštruujeme zjednotením všetky detaily ležiace medzi týmito dvoma hranicami, vrátane hraníc. Najnižšia horná hranica je pritom 2. Predpokladáme totiž, že užitočná zložka HS je zastúpená aj pod hranicou 125Hz. </w:t>
      </w:r>
    </w:p>
    <w:p w14:paraId="1EA22624" w14:textId="546F45C3" w:rsidR="00BD7167" w:rsidRPr="00630043" w:rsidRDefault="00BD7167" w:rsidP="00BD7167">
      <w:pPr>
        <w:rPr>
          <w:sz w:val="22"/>
          <w:szCs w:val="22"/>
        </w:rPr>
      </w:pPr>
    </w:p>
    <w:p w14:paraId="4D9DEB93" w14:textId="17834B48" w:rsidR="00BD7167" w:rsidRPr="00630043" w:rsidRDefault="00BD7167" w:rsidP="00BD7167">
      <w:pPr>
        <w:pStyle w:val="Heading4"/>
      </w:pPr>
      <w:bookmarkStart w:id="93" w:name="_Toc386404216"/>
      <w:r w:rsidRPr="00630043">
        <w:t>Hodnotenie optimálnosti filtrácie</w:t>
      </w:r>
      <w:bookmarkEnd w:id="93"/>
      <w:r w:rsidRPr="00630043">
        <w:tab/>
      </w:r>
    </w:p>
    <w:p w14:paraId="3E633E98" w14:textId="77777777" w:rsidR="00BD7167" w:rsidRPr="00630043" w:rsidRDefault="00BD7167" w:rsidP="00BD7167">
      <w:pPr>
        <w:tabs>
          <w:tab w:val="left" w:pos="7140"/>
        </w:tabs>
      </w:pPr>
    </w:p>
    <w:p w14:paraId="09B21E88" w14:textId="074DE16F" w:rsidR="00BD7167" w:rsidRPr="00630043" w:rsidRDefault="00BD7167" w:rsidP="002B1698">
      <w:pPr>
        <w:tabs>
          <w:tab w:val="left" w:pos="7140"/>
        </w:tabs>
      </w:pPr>
      <w:r w:rsidRPr="00630043">
        <w:t xml:space="preserve">Po odfiltrovaní signálu bola spočítaná </w:t>
      </w:r>
      <w:r w:rsidR="002B1698">
        <w:t xml:space="preserve">energetická obálka - </w:t>
      </w:r>
      <w:r w:rsidRPr="00630043">
        <w:t xml:space="preserve"> zachytáva </w:t>
      </w:r>
      <w:r w:rsidR="002B1698">
        <w:t xml:space="preserve">ju </w:t>
      </w:r>
      <w:r w:rsidRPr="00B66FCC">
        <w:fldChar w:fldCharType="begin"/>
      </w:r>
      <w:r w:rsidRPr="00630043">
        <w:instrText xml:space="preserve"> REF _Ref513977304 \h </w:instrText>
      </w:r>
      <w:r w:rsidRPr="00B66FCC">
        <w:fldChar w:fldCharType="separate"/>
      </w:r>
      <w:r w:rsidR="00E97B4A" w:rsidRPr="00630043">
        <w:t xml:space="preserve">Obrázok </w:t>
      </w:r>
      <w:r w:rsidR="00E97B4A">
        <w:rPr>
          <w:noProof/>
        </w:rPr>
        <w:t>3</w:t>
      </w:r>
      <w:r w:rsidR="00E97B4A">
        <w:t>.</w:t>
      </w:r>
      <w:r w:rsidR="00E97B4A">
        <w:rPr>
          <w:noProof/>
        </w:rPr>
        <w:t>4</w:t>
      </w:r>
      <w:r w:rsidRPr="00B66FCC">
        <w:fldChar w:fldCharType="end"/>
      </w:r>
      <w:r w:rsidRPr="00630043">
        <w:t xml:space="preserve"> kde je ako prvá krivka zhora čiernej farby</w:t>
      </w:r>
      <w:r w:rsidR="002B1698">
        <w:t>.</w:t>
      </w:r>
      <w:r w:rsidRPr="00630043">
        <w:t xml:space="preserve"> Komponenty HS ako S1 </w:t>
      </w:r>
      <w:r w:rsidR="006D22A0">
        <w:t>sú na časovej ose lokalizované ako ť</w:t>
      </w:r>
      <w:r w:rsidRPr="00630043">
        <w:t xml:space="preserve">ažisko </w:t>
      </w:r>
      <w:r w:rsidR="006D22A0">
        <w:t xml:space="preserve">obálky – na prvej krivke zhora </w:t>
      </w:r>
      <w:r w:rsidRPr="00630043">
        <w:t xml:space="preserve">vyznačené ako červený krúžok. </w:t>
      </w:r>
      <w:r w:rsidR="00AF3884">
        <w:t>Bola</w:t>
      </w:r>
      <w:r w:rsidRPr="00630043">
        <w:t xml:space="preserve"> spočítaná krivka R-S1, ktorá každému </w:t>
      </w:r>
      <w:r w:rsidR="009076DD">
        <w:t>srdcov</w:t>
      </w:r>
      <w:r w:rsidRPr="00630043">
        <w:t>ému cyklu priradí vzdialenosť ťažiska S1 od R-vlny</w:t>
      </w:r>
      <w:r w:rsidR="00AF3884">
        <w:t xml:space="preserve"> – </w:t>
      </w:r>
      <w:r w:rsidR="00AF3884" w:rsidRPr="00B66FCC">
        <w:fldChar w:fldCharType="begin"/>
      </w:r>
      <w:r w:rsidR="00AF3884" w:rsidRPr="00630043">
        <w:instrText xml:space="preserve"> REF _Ref513977304 \h </w:instrText>
      </w:r>
      <w:r w:rsidR="00AF3884" w:rsidRPr="00B66FCC">
        <w:fldChar w:fldCharType="separate"/>
      </w:r>
      <w:r w:rsidR="00E97B4A" w:rsidRPr="00630043">
        <w:t xml:space="preserve">Obrázok </w:t>
      </w:r>
      <w:r w:rsidR="00E97B4A">
        <w:rPr>
          <w:noProof/>
        </w:rPr>
        <w:t>3</w:t>
      </w:r>
      <w:r w:rsidR="00E97B4A">
        <w:t>.</w:t>
      </w:r>
      <w:r w:rsidR="00E97B4A">
        <w:rPr>
          <w:noProof/>
        </w:rPr>
        <w:t>4</w:t>
      </w:r>
      <w:r w:rsidR="00AF3884" w:rsidRPr="00B66FCC">
        <w:fldChar w:fldCharType="end"/>
      </w:r>
      <w:r w:rsidR="00AF3884">
        <w:t>,</w:t>
      </w:r>
      <w:r w:rsidR="00AF3884" w:rsidRPr="00630043">
        <w:t xml:space="preserve"> </w:t>
      </w:r>
      <w:r w:rsidR="00AF3884">
        <w:t xml:space="preserve">spodná časť, zelená krivka </w:t>
      </w:r>
      <w:r w:rsidRPr="00630043">
        <w:t xml:space="preserve">. Ďalej je spočítaná respiračná krivka a to tak, že hrudníkovú impedanciu je filtrovaná filtrom typu spodná priepusť s hraničnou frekvenciou 0,8 Hz. Priebeh respiračnej krivky zachytáva v spodnej časti – druhá krivka zdola modrej farby. </w:t>
      </w:r>
      <w:r w:rsidR="006D22A0" w:rsidRPr="00630043">
        <w:t xml:space="preserve">Respiračnú krivku sme pri počítaní korelácie nechali pôvodnú a krivku R-S1 sme posunuli </w:t>
      </w:r>
      <w:r w:rsidR="00A50EC4" w:rsidRPr="00630043">
        <w:t>od 1 po 10 R-R intervalov</w:t>
      </w:r>
      <w:r w:rsidR="00B2223E">
        <w:t xml:space="preserve">. </w:t>
      </w:r>
      <w:r w:rsidR="00B2223E" w:rsidRPr="00630043">
        <w:t>Každú z týchto kriviek sme korelovali s respiračnou krivkou</w:t>
      </w:r>
      <w:r w:rsidR="00221A32">
        <w:t xml:space="preserve"> a tým sme dostali 10 korelačných koeficientov. Korelačný koeficient respiračnej krivky a R-S1 s najvyššou hodnotu sme  krivky prehlásili za korelačný koeficient daného filtra</w:t>
      </w:r>
      <w:r w:rsidR="00B2223E" w:rsidRPr="00630043">
        <w:t>.</w:t>
      </w:r>
      <w:r w:rsidR="00221A32">
        <w:t xml:space="preserve"> </w:t>
      </w:r>
      <w:r w:rsidR="00B2223E" w:rsidRPr="00630043">
        <w:t>Korelácie filtrov</w:t>
      </w:r>
      <w:r w:rsidR="00B2223E">
        <w:t xml:space="preserve"> </w:t>
      </w:r>
      <w:r w:rsidR="00B2223E" w:rsidRPr="00630043">
        <w:t xml:space="preserve">zachytáva </w:t>
      </w:r>
      <w:r w:rsidR="00B2223E" w:rsidRPr="00B66FCC">
        <w:fldChar w:fldCharType="begin"/>
      </w:r>
      <w:r w:rsidR="00B2223E" w:rsidRPr="00630043">
        <w:instrText xml:space="preserve"> REF _Ref513978532 \h </w:instrText>
      </w:r>
      <w:r w:rsidR="00B2223E" w:rsidRPr="00B66FCC">
        <w:fldChar w:fldCharType="separate"/>
      </w:r>
      <w:r w:rsidR="00E97B4A" w:rsidRPr="00B66FCC">
        <w:t xml:space="preserve">Tabuľka </w:t>
      </w:r>
      <w:r w:rsidR="00E97B4A">
        <w:rPr>
          <w:noProof/>
        </w:rPr>
        <w:t>3</w:t>
      </w:r>
      <w:r w:rsidR="00B2223E" w:rsidRPr="00B66FCC">
        <w:fldChar w:fldCharType="end"/>
      </w:r>
      <w:r w:rsidR="00B2223E">
        <w:t>.</w:t>
      </w:r>
      <w:r w:rsidR="00B2223E" w:rsidRPr="00630043">
        <w:t xml:space="preserve"> V hornej časti tabuľky sú zobrazené</w:t>
      </w:r>
      <w:r w:rsidR="00B2223E" w:rsidRPr="00630043">
        <w:rPr>
          <w:sz w:val="22"/>
          <w:szCs w:val="22"/>
        </w:rPr>
        <w:t xml:space="preserve"> </w:t>
      </w:r>
      <w:r w:rsidR="00B2223E" w:rsidRPr="00630043">
        <w:t>výsledky korelácií dobrovoľníka</w:t>
      </w:r>
      <w:r w:rsidR="00B2223E" w:rsidRPr="002C512A">
        <w:t xml:space="preserve"> </w:t>
      </w:r>
      <w:r w:rsidR="00B2223E" w:rsidRPr="00630043">
        <w:t xml:space="preserve">číslo 32 a dobrovoľníka číslo 55 pri hlbokom dýchaní a filtrácií fourierovou transformáciou. </w:t>
      </w:r>
      <w:r w:rsidR="00221A32">
        <w:fldChar w:fldCharType="begin"/>
      </w:r>
      <w:r w:rsidR="00221A32">
        <w:instrText xml:space="preserve"> REF _Ref513978532 \h </w:instrText>
      </w:r>
      <w:r w:rsidR="00221A32">
        <w:fldChar w:fldCharType="separate"/>
      </w:r>
      <w:r w:rsidR="00E97B4A" w:rsidRPr="00B66FCC">
        <w:t xml:space="preserve">Tabuľka </w:t>
      </w:r>
      <w:r w:rsidR="00E97B4A">
        <w:rPr>
          <w:noProof/>
        </w:rPr>
        <w:t>3</w:t>
      </w:r>
      <w:r w:rsidR="00221A32">
        <w:fldChar w:fldCharType="end"/>
      </w:r>
      <w:r w:rsidR="00221A32">
        <w:t xml:space="preserve"> </w:t>
      </w:r>
      <w:r w:rsidR="00B2223E" w:rsidRPr="00630043">
        <w:t xml:space="preserve">v spodnej časti zachytáva </w:t>
      </w:r>
      <w:r w:rsidR="00B2223E" w:rsidRPr="00630043">
        <w:lastRenderedPageBreak/>
        <w:t>rovnakých dobrovoľníkov takisto pri hlbokom dýchaní, ale filtrovaný pomocou DWT. V závislosti na hodnote korelácie je vyfarbené pozadie každého políčka stupňom šedej. Bielu farbu má korelácia s hodnotou 0. Čím je hodnota vyššia tým je aj farba tmavšia až hodnota 1 má čiernu farbu. Pásma v ktorých S1 koreluje s respiráciou sú výrazne rozdielne subjekt od subjektu. Toto platí aj pre spontánne dýchanie. Korelácie s</w:t>
      </w:r>
      <w:r w:rsidR="00221A32">
        <w:t>a pomerne málo líšia</w:t>
      </w:r>
      <w:r w:rsidR="00221A32" w:rsidRPr="00630043">
        <w:t xml:space="preserve"> medzi jednotlivými riadkami.</w:t>
      </w:r>
      <w:r w:rsidR="00221A32">
        <w:t xml:space="preserve"> </w:t>
      </w:r>
      <w:r w:rsidR="00221A32" w:rsidRPr="00630043">
        <w:t>To naznačuje,</w:t>
      </w:r>
      <w:r w:rsidR="00221A32" w:rsidRPr="00221A32">
        <w:t xml:space="preserve"> </w:t>
      </w:r>
      <w:r w:rsidR="00221A32" w:rsidRPr="00630043">
        <w:t>že dôležitejším parametrom bude stanovenie spodnej hranice filtru. Zaujímavé ja takisto rozdelenie pásma korelácií pri subjekte 32. Môžeme sa domnievať, že S1 má v tomto</w:t>
      </w:r>
      <w:r w:rsidR="00221A32" w:rsidRPr="00221A32">
        <w:t xml:space="preserve"> </w:t>
      </w:r>
      <w:r w:rsidR="00221A32" w:rsidRPr="00630043">
        <w:t xml:space="preserve">prípade spektrum rozdelené do dvoch oblastí. Hodnoty korelácií po fourierovej transformácií a DWT sú zhruba rovnaké. </w:t>
      </w:r>
    </w:p>
    <w:p w14:paraId="1149F5CA" w14:textId="77777777" w:rsidR="00BD7167" w:rsidRPr="00630043" w:rsidRDefault="00BD7167" w:rsidP="00BD7167">
      <w:r w:rsidRPr="00B66FCC">
        <w:rPr>
          <w:noProof/>
          <w:lang w:val="en-US" w:eastAsia="en-US"/>
        </w:rPr>
        <w:drawing>
          <wp:inline distT="0" distB="0" distL="0" distR="0" wp14:anchorId="38963B66" wp14:editId="767196C3">
            <wp:extent cx="5407025" cy="5088890"/>
            <wp:effectExtent l="0" t="0" r="3175" b="0"/>
            <wp:docPr id="37" name="Obrázok 37" descr="obalkyH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balkyHS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7025" cy="5088890"/>
                    </a:xfrm>
                    <a:prstGeom prst="rect">
                      <a:avLst/>
                    </a:prstGeom>
                    <a:noFill/>
                    <a:ln>
                      <a:noFill/>
                    </a:ln>
                  </pic:spPr>
                </pic:pic>
              </a:graphicData>
            </a:graphic>
          </wp:inline>
        </w:drawing>
      </w:r>
    </w:p>
    <w:p w14:paraId="5D670A91" w14:textId="20C5D1BB" w:rsidR="00BD7167" w:rsidRPr="00630043" w:rsidRDefault="00BD7167" w:rsidP="00BD7167">
      <w:pPr>
        <w:pStyle w:val="Caption"/>
        <w:rPr>
          <w:vanish/>
          <w:szCs w:val="22"/>
          <w:lang w:val="sk-SK"/>
          <w:specVanish/>
        </w:rPr>
      </w:pPr>
      <w:bookmarkStart w:id="94" w:name="_Ref510260483"/>
      <w:bookmarkStart w:id="95" w:name="_Ref513977304"/>
      <w:bookmarkStart w:id="96" w:name="_Toc516835685"/>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E97B4A">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4</w:t>
      </w:r>
      <w:r>
        <w:rPr>
          <w:lang w:val="sk-SK"/>
        </w:rPr>
        <w:fldChar w:fldCharType="end"/>
      </w:r>
      <w:bookmarkEnd w:id="94"/>
      <w:bookmarkEnd w:id="95"/>
      <w:r w:rsidRPr="00630043">
        <w:rPr>
          <w:lang w:val="sk-SK"/>
        </w:rPr>
        <w:t xml:space="preserve">: Detekcia prvého </w:t>
      </w:r>
      <w:r w:rsidR="009076DD">
        <w:t>srdcov</w:t>
      </w:r>
      <w:r w:rsidRPr="00630043">
        <w:rPr>
          <w:lang w:val="sk-SK"/>
        </w:rPr>
        <w:t>ého zvuku – S1</w:t>
      </w:r>
      <w:bookmarkEnd w:id="96"/>
    </w:p>
    <w:p w14:paraId="550D41C1" w14:textId="107531B7" w:rsidR="00BD7167" w:rsidRPr="00630043" w:rsidRDefault="00BD7167" w:rsidP="00BD7167">
      <w:pPr>
        <w:pStyle w:val="Caption"/>
        <w:rPr>
          <w:szCs w:val="22"/>
          <w:lang w:val="sk-SK"/>
        </w:rPr>
      </w:pPr>
      <w:r w:rsidRPr="00630043">
        <w:rPr>
          <w:lang w:val="sk-SK"/>
        </w:rPr>
        <w:t>.</w:t>
      </w:r>
      <w:r w:rsidRPr="00630043">
        <w:rPr>
          <w:szCs w:val="22"/>
          <w:lang w:val="sk-SK"/>
        </w:rPr>
        <w:t xml:space="preserve"> Horná časť obrázku: 20-80Hz obálka HS (</w:t>
      </w:r>
      <w:r>
        <w:rPr>
          <w:szCs w:val="22"/>
          <w:lang w:val="sk-SK"/>
        </w:rPr>
        <w:t>čierna</w:t>
      </w:r>
      <w:r w:rsidRPr="00630043">
        <w:rPr>
          <w:szCs w:val="22"/>
          <w:lang w:val="sk-SK"/>
        </w:rPr>
        <w:t>) s integrálmi (</w:t>
      </w:r>
      <w:r>
        <w:rPr>
          <w:szCs w:val="22"/>
          <w:lang w:val="sk-SK"/>
        </w:rPr>
        <w:t>žlta</w:t>
      </w:r>
      <w:r w:rsidRPr="00630043">
        <w:rPr>
          <w:szCs w:val="22"/>
          <w:lang w:val="sk-SK"/>
        </w:rPr>
        <w:t xml:space="preserve"> a </w:t>
      </w:r>
      <w:r>
        <w:rPr>
          <w:szCs w:val="22"/>
          <w:lang w:val="sk-SK"/>
        </w:rPr>
        <w:t>červená</w:t>
      </w:r>
      <w:r w:rsidRPr="00630043">
        <w:rPr>
          <w:szCs w:val="22"/>
          <w:lang w:val="sk-SK"/>
        </w:rPr>
        <w:t xml:space="preserve">) </w:t>
      </w:r>
      <w:r w:rsidR="00126629">
        <w:rPr>
          <w:szCs w:val="22"/>
          <w:lang w:val="sk-SK"/>
        </w:rPr>
        <w:t>naznačujúcimi</w:t>
      </w:r>
      <w:r w:rsidRPr="00630043">
        <w:rPr>
          <w:szCs w:val="22"/>
          <w:lang w:val="sk-SK"/>
        </w:rPr>
        <w:t xml:space="preserve"> počítanie ťažiska, ďalej HS filtrovaný v pásme 20-80Hz (</w:t>
      </w:r>
      <w:r>
        <w:rPr>
          <w:szCs w:val="22"/>
          <w:lang w:val="sk-SK"/>
        </w:rPr>
        <w:t>modrá</w:t>
      </w:r>
      <w:r w:rsidRPr="00630043">
        <w:rPr>
          <w:szCs w:val="22"/>
          <w:lang w:val="sk-SK"/>
        </w:rPr>
        <w:t>) a posledná EKG (</w:t>
      </w:r>
      <w:r>
        <w:rPr>
          <w:szCs w:val="22"/>
          <w:lang w:val="sk-SK"/>
        </w:rPr>
        <w:t>červená</w:t>
      </w:r>
      <w:r w:rsidRPr="00630043">
        <w:rPr>
          <w:szCs w:val="22"/>
          <w:lang w:val="sk-SK"/>
        </w:rPr>
        <w:t xml:space="preserve">), spodná časť obrázku: respiračná krivka (modrá), R-S1 krivka </w:t>
      </w:r>
      <w:r>
        <w:rPr>
          <w:szCs w:val="22"/>
          <w:lang w:val="sk-SK"/>
        </w:rPr>
        <w:t xml:space="preserve">- vzdialenosť prvého srdcového zvuku od R vlny </w:t>
      </w:r>
      <w:r w:rsidRPr="00630043">
        <w:rPr>
          <w:szCs w:val="22"/>
          <w:lang w:val="sk-SK"/>
        </w:rPr>
        <w:lastRenderedPageBreak/>
        <w:t>(</w:t>
      </w:r>
      <w:r>
        <w:rPr>
          <w:szCs w:val="22"/>
          <w:lang w:val="sk-SK"/>
        </w:rPr>
        <w:t>zelená</w:t>
      </w:r>
      <w:r w:rsidR="00126629">
        <w:rPr>
          <w:szCs w:val="22"/>
          <w:lang w:val="sk-SK"/>
        </w:rPr>
        <w:t>). Horizontálna</w:t>
      </w:r>
      <w:r w:rsidRPr="00630043">
        <w:rPr>
          <w:szCs w:val="22"/>
          <w:lang w:val="sk-SK"/>
        </w:rPr>
        <w:t xml:space="preserve"> osa  reprezentuje čas v sekundách, časová mierka je rozdielna v hornej a dolnej časti obrázku.</w:t>
      </w:r>
    </w:p>
    <w:p w14:paraId="4753C6D2" w14:textId="3EEAF49F" w:rsidR="00BD7167" w:rsidRPr="00630043" w:rsidRDefault="002C512A" w:rsidP="00BD7167">
      <w:pPr>
        <w:pStyle w:val="Caption"/>
        <w:rPr>
          <w:vanish/>
          <w:szCs w:val="22"/>
          <w:lang w:val="sk-SK"/>
          <w:specVanish/>
        </w:rPr>
      </w:pPr>
      <w:bookmarkStart w:id="97" w:name="_Ref513978532"/>
      <w:bookmarkStart w:id="98" w:name="_Toc510268063"/>
      <w:bookmarkStart w:id="99" w:name="_Toc513584974"/>
      <w:bookmarkStart w:id="100" w:name="_Toc516835703"/>
      <w:r w:rsidRPr="00B66FCC">
        <w:rPr>
          <w:noProof/>
          <w:lang w:bidi="ar-SA"/>
        </w:rPr>
        <w:drawing>
          <wp:anchor distT="36195" distB="36195" distL="114300" distR="114300" simplePos="0" relativeHeight="251659264" behindDoc="0" locked="0" layoutInCell="1" allowOverlap="1" wp14:anchorId="3A02C09F" wp14:editId="4987A708">
            <wp:simplePos x="0" y="0"/>
            <wp:positionH relativeFrom="margin">
              <wp:posOffset>-14381</wp:posOffset>
            </wp:positionH>
            <wp:positionV relativeFrom="paragraph">
              <wp:posOffset>130287</wp:posOffset>
            </wp:positionV>
            <wp:extent cx="5401310" cy="5142230"/>
            <wp:effectExtent l="0" t="0" r="8890" b="127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BD7167" w:rsidRPr="00B66FCC">
        <w:rPr>
          <w:lang w:val="sk-SK"/>
        </w:rPr>
        <w:t xml:space="preserve">Tabuľka </w:t>
      </w:r>
      <w:r w:rsidR="00BD7167" w:rsidRPr="00B66FCC">
        <w:rPr>
          <w:lang w:val="sk-SK"/>
        </w:rPr>
        <w:fldChar w:fldCharType="begin"/>
      </w:r>
      <w:r w:rsidR="00BD7167" w:rsidRPr="00B66FCC">
        <w:rPr>
          <w:lang w:val="sk-SK"/>
        </w:rPr>
        <w:instrText xml:space="preserve"> SEQ Tabuľka \* ARABIC </w:instrText>
      </w:r>
      <w:r w:rsidR="00BD7167" w:rsidRPr="00B66FCC">
        <w:rPr>
          <w:lang w:val="sk-SK"/>
        </w:rPr>
        <w:fldChar w:fldCharType="separate"/>
      </w:r>
      <w:r w:rsidR="00E97B4A">
        <w:rPr>
          <w:noProof/>
          <w:lang w:val="sk-SK"/>
        </w:rPr>
        <w:t>3</w:t>
      </w:r>
      <w:r w:rsidR="00BD7167" w:rsidRPr="00B66FCC">
        <w:rPr>
          <w:lang w:val="sk-SK"/>
        </w:rPr>
        <w:fldChar w:fldCharType="end"/>
      </w:r>
      <w:bookmarkEnd w:id="97"/>
      <w:r w:rsidR="00BD7167" w:rsidRPr="00B66FCC">
        <w:rPr>
          <w:lang w:val="sk-SK"/>
        </w:rPr>
        <w:t xml:space="preserve">: </w:t>
      </w:r>
      <w:r w:rsidR="00BD7167" w:rsidRPr="00630043">
        <w:rPr>
          <w:szCs w:val="22"/>
          <w:lang w:val="sk-SK"/>
        </w:rPr>
        <w:t>Maxima korelácií medzi respiráciou a S1 po filtrácií rôznymi pásmovými filtrami</w:t>
      </w:r>
      <w:bookmarkEnd w:id="98"/>
      <w:bookmarkEnd w:id="99"/>
      <w:bookmarkEnd w:id="100"/>
    </w:p>
    <w:p w14:paraId="240C6F7D" w14:textId="78ACC189" w:rsidR="00BD7167" w:rsidRPr="002C512A" w:rsidRDefault="00BD7167" w:rsidP="002C512A">
      <w:pPr>
        <w:pStyle w:val="Caption"/>
        <w:rPr>
          <w:vanish/>
          <w:lang w:val="sk-SK"/>
        </w:rPr>
      </w:pPr>
      <w:r w:rsidRPr="00630043">
        <w:rPr>
          <w:lang w:val="sk-SK"/>
        </w:rPr>
        <w:t xml:space="preserve">. </w:t>
      </w:r>
      <w:r w:rsidRPr="00630043">
        <w:rPr>
          <w:szCs w:val="22"/>
          <w:lang w:val="sk-SK"/>
        </w:rPr>
        <w:t>Čísla v tabuľkách reprezentujú korelácie medzi R-S1 funkciou</w:t>
      </w:r>
      <w:r>
        <w:rPr>
          <w:szCs w:val="22"/>
          <w:lang w:val="sk-SK"/>
        </w:rPr>
        <w:t xml:space="preserve"> (vzdialenosť prvého srdcového zvuku od R vlny)</w:t>
      </w:r>
      <w:r w:rsidRPr="00630043">
        <w:rPr>
          <w:szCs w:val="22"/>
          <w:lang w:val="sk-SK"/>
        </w:rPr>
        <w:t xml:space="preserve"> a respiráciou dobrovoľníka 32 a 55, po filtrácií HS pásmovou priepusťou so spodnými hranicami v prvom stĺpci a hornými hranicami v prvom riadku. Spodné dve tabuľky obsahujú rovnaké korelácie po zjednotení detailov DWT medzi najnižším detailom v prvom stĺpci a najvyšším v prvom riadku.</w:t>
      </w:r>
    </w:p>
    <w:p w14:paraId="767CBD70" w14:textId="77777777" w:rsidR="002C512A" w:rsidRPr="00630043" w:rsidRDefault="002C512A" w:rsidP="00BD7167"/>
    <w:p w14:paraId="38CAEED2" w14:textId="427E8B54" w:rsidR="00BD7167" w:rsidRPr="002C512A" w:rsidRDefault="00BD7167" w:rsidP="002C512A">
      <w:pPr>
        <w:rPr>
          <w:vanish/>
        </w:rPr>
      </w:pPr>
      <w:r w:rsidRPr="00630043">
        <w:t xml:space="preserve"> Ak pre každý subjekt vyberieme jednu maximálnu hodnotu korelácie zo všetkých filtrov, dostaneme množinu maximálnych hodnôt korelácií. Medián z tejto množiny je mediánom maximálnych hodnôt korelácií všetkých subjektov naprieč všetkými pásmami. Tento medián pre hlboké dýchanie je 0,72 a pre </w:t>
      </w:r>
      <w:r w:rsidR="00CF0978" w:rsidRPr="00630043">
        <w:t>spontánne</w:t>
      </w:r>
      <w:r w:rsidRPr="00630043">
        <w:t xml:space="preserve"> dýchanie je 0,59. Môžeme teda </w:t>
      </w:r>
      <w:r w:rsidRPr="00630043">
        <w:lastRenderedPageBreak/>
        <w:t xml:space="preserve">povedať, že vzdialenosť S1 od R vlny koreluje s dýchaním. Filtrovanie pomocou DWT a fourierovou transformáciou poskytuje veľmi podobné výsledky. Pri fourierovej transformácií sa dajú vyladiť medzné hranice jemnejšie ako pri DWT, dosahuje preto o niečo vyšších </w:t>
      </w:r>
      <w:r w:rsidR="00221A32">
        <w:t>korelácií.</w:t>
      </w:r>
      <w:r w:rsidRPr="00630043">
        <w:t xml:space="preserve"> Ak by nejakej aplikácií nebolo možne zisťovať vhodné pásmo pre každého individuálne, dá sa odporučiť filtrovanie v pásme 25-150Hz. Korelácia R-S1 s respiráciou sa ukázala byť vhodnou metódou na hodnotenie vhodného nastavenia filtrov</w:t>
      </w:r>
    </w:p>
    <w:p w14:paraId="5C38CA26" w14:textId="05DB4F3F" w:rsidR="00BD7167" w:rsidRPr="00630043" w:rsidRDefault="00BD7167" w:rsidP="00BD7167">
      <w:pPr>
        <w:pStyle w:val="Heading3"/>
      </w:pPr>
      <w:bookmarkStart w:id="101" w:name="_Toc510268152"/>
      <w:bookmarkStart w:id="102" w:name="_Toc517301145"/>
      <w:r w:rsidRPr="00630043">
        <w:t xml:space="preserve">Detekcia </w:t>
      </w:r>
      <w:r w:rsidR="009076DD">
        <w:t>srdcov</w:t>
      </w:r>
      <w:r w:rsidRPr="00630043">
        <w:t>ého zvuku S2</w:t>
      </w:r>
      <w:bookmarkEnd w:id="101"/>
      <w:bookmarkEnd w:id="102"/>
    </w:p>
    <w:p w14:paraId="09B0082C" w14:textId="77777777" w:rsidR="00BD7167" w:rsidRPr="00630043" w:rsidRDefault="00BD7167" w:rsidP="00BD7167">
      <w:pPr>
        <w:tabs>
          <w:tab w:val="left" w:pos="7140"/>
        </w:tabs>
      </w:pPr>
    </w:p>
    <w:p w14:paraId="57E261B8" w14:textId="089647CC" w:rsidR="00BD7167" w:rsidRPr="00630043" w:rsidRDefault="00BD7167" w:rsidP="00BD7167">
      <w:pPr>
        <w:tabs>
          <w:tab w:val="left" w:pos="7140"/>
        </w:tabs>
      </w:pPr>
      <w:r w:rsidRPr="00630043">
        <w:t>Postup pri detekcii S2 a pri hodnotení detekcie je rovnaký ako pri detekcií S1. S2 sa detekuje v intervale od 0,3R-R – 0,6R-R. Znova bola spočítaná korelácia s respiráciou. Korelácia je pri S2 nižšia ako pri S1 a medián maximálnych korelácií všetkých subjektov je 0,57 pre hlboké a 0,53 pre spontánne dýchanie. Frekvenčné pásmo S2 je takisto ako pri S1 individuálne pre každý subjekt, pri nutnosti použiť jeden filter na všetky subjekty sa dá odporučiť filtrovanie v pásme 35-150Hz.</w:t>
      </w:r>
    </w:p>
    <w:p w14:paraId="22CBAF9B" w14:textId="6831E133" w:rsidR="00BD7167" w:rsidRDefault="00BD7167" w:rsidP="00156428">
      <w:pPr>
        <w:pStyle w:val="Heading3"/>
      </w:pPr>
      <w:bookmarkStart w:id="103" w:name="_Toc386404213"/>
      <w:bookmarkStart w:id="104" w:name="_Toc510268153"/>
      <w:bookmarkStart w:id="105" w:name="_Toc517301146"/>
      <w:r w:rsidRPr="00630043">
        <w:t xml:space="preserve">Detekcia </w:t>
      </w:r>
      <w:bookmarkEnd w:id="103"/>
      <w:r w:rsidRPr="00630043">
        <w:t>bioimpedančných parametrov</w:t>
      </w:r>
      <w:bookmarkEnd w:id="104"/>
      <w:bookmarkEnd w:id="105"/>
    </w:p>
    <w:p w14:paraId="5C993E23" w14:textId="77777777" w:rsidR="00156428" w:rsidRPr="00156428" w:rsidRDefault="00156428" w:rsidP="00156428"/>
    <w:p w14:paraId="7B1C8607" w14:textId="5CB73F3C" w:rsidR="00BD7167" w:rsidRPr="00630043" w:rsidRDefault="00BD7167" w:rsidP="00BD7167">
      <w:r w:rsidRPr="00630043">
        <w:t xml:space="preserve">Impedančná kardiografia dosahuje nízku presnosť pri odhade absolútnych </w:t>
      </w:r>
      <w:r w:rsidR="009076DD">
        <w:t>srdcov</w:t>
      </w:r>
      <w:r w:rsidRPr="00630043">
        <w:t xml:space="preserve">ého výdaja aj pre nejednoznačnosť v pôvode parametrov získaných z impedancie ľudského tela. Nie je jednoznačne doložené, aký pôvod má najdôležitejší parameter impedančnej kardiografie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Predpokladanými zdrojmi signálu </w:t>
      </w:r>
      <m:oMath>
        <m:f>
          <m:fPr>
            <m:type m:val="lin"/>
            <m:ctrlPr>
              <w:rPr>
                <w:rFonts w:ascii="Cambria Math" w:hAnsi="Cambria Math"/>
                <w:i/>
              </w:rPr>
            </m:ctrlPr>
          </m:fPr>
          <m:num>
            <m:r>
              <w:rPr>
                <w:rFonts w:ascii="Cambria Math" w:hAnsi="Cambria Math"/>
              </w:rPr>
              <m:t>-dZ(t)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sú zmeny v objeme </w:t>
      </w:r>
      <w:r w:rsidRPr="00B66FCC">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483D69">
        <w:instrText xml:space="preserve"> ADDIN EN.CITE </w:instrText>
      </w:r>
      <w:r w:rsidR="00483D69">
        <w:fldChar w:fldCharType="begin">
          <w:fldData xml:space="preserve">PEVuZE5vdGU+PENpdGU+PEF1dGhvcj5TaGVuPC9BdXRob3I+PFllYXI+MjAxNjwvWWVhcj48UmVj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</w:fldData>
        </w:fldChar>
      </w:r>
      <w:r w:rsidR="00483D69">
        <w:instrText xml:space="preserve"> ADDIN EN.CITE.DATA </w:instrText>
      </w:r>
      <w:r w:rsidR="00483D69">
        <w:fldChar w:fldCharType="end"/>
      </w:r>
      <w:r w:rsidRPr="00B66FCC">
        <w:fldChar w:fldCharType="separate"/>
      </w:r>
      <w:r w:rsidR="00483D69">
        <w:rPr>
          <w:noProof/>
        </w:rPr>
        <w:t>[15]</w:t>
      </w:r>
      <w:r w:rsidRPr="00B66FCC">
        <w:fldChar w:fldCharType="end"/>
      </w:r>
      <w:r w:rsidRPr="00630043">
        <w:t xml:space="preserve"> a rýchlosti </w:t>
      </w:r>
      <w:r w:rsidRPr="00B66FCC">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483D69">
        <w:instrText xml:space="preserve"> ADDIN EN.CITE </w:instrText>
      </w:r>
      <w:r w:rsidR="00483D69">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bnMsIGFuZCBzb3VyY2VzIG9mIGVycm9yPC9JRFRleHQ+PERpc3BsYXlUZXh0Pls0LCAxNl08L0Rp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</w:fldData>
        </w:fldChar>
      </w:r>
      <w:r w:rsidR="00483D69">
        <w:instrText xml:space="preserve"> ADDIN EN.CITE.DATA </w:instrText>
      </w:r>
      <w:r w:rsidR="00483D69">
        <w:fldChar w:fldCharType="end"/>
      </w:r>
      <w:r w:rsidRPr="00B66FCC">
        <w:fldChar w:fldCharType="separate"/>
      </w:r>
      <w:r w:rsidR="00483D69">
        <w:rPr>
          <w:noProof/>
        </w:rPr>
        <w:t>[4, 16]</w:t>
      </w:r>
      <w:r w:rsidRPr="00B66FCC">
        <w:fldChar w:fldCharType="end"/>
      </w:r>
      <w:r w:rsidRPr="00630043">
        <w:t xml:space="preserve"> krvi v artériách počas </w:t>
      </w:r>
      <w:r w:rsidR="009076DD">
        <w:t>srdcov</w:t>
      </w:r>
      <w:r w:rsidRPr="00630043">
        <w:t xml:space="preserve">ého cyklu. Ďalšími zdrojmi môžu byť svalová aktivita, dýchanie, žilný návrat. Takisto sa presne nevie akou veľkosťou prispievajú jednotlivé zložky na moduláciu veľkosti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Je preto doležité rozšíriť znalosti o vzťahoch tohto parametra s inými hemodynamickými parametrami. Takisto je potrebné upresniť vzájomný vzťah impedančných parametrov a iných hemodynamických parametrov ako arteriálny krvný tlak, </w:t>
      </w:r>
      <w:r w:rsidR="009076DD">
        <w:t>srdcov</w:t>
      </w:r>
      <w:r w:rsidRPr="00630043">
        <w:t xml:space="preserve">é zvuky a RR intervali. Až budú presnejšie známe vplyvy jednotlivých zdrojov na modulujáciu signálu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dt</m:t>
            </m:r>
          </m:den>
        </m:f>
      </m:oMath>
      <w:r w:rsidRPr="00630043">
        <w:t xml:space="preserve">, budeme vedieť navrhnúť presnejšie modely ktoré ho budú používať nielen na výpočet SV a CO. </w:t>
      </w:r>
    </w:p>
    <w:p w14:paraId="3482040A" w14:textId="77777777" w:rsidR="00BD7167" w:rsidRPr="00630043" w:rsidRDefault="00BD7167" w:rsidP="00BD7167">
      <w:pPr>
        <w:pStyle w:val="Heading3"/>
      </w:pPr>
      <w:bookmarkStart w:id="106" w:name="_Toc510268157"/>
      <w:bookmarkStart w:id="107" w:name="_Toc517301147"/>
      <w:r w:rsidRPr="00630043">
        <w:lastRenderedPageBreak/>
        <w:t>Úvod do navrhnutej metodiky</w:t>
      </w:r>
      <w:bookmarkEnd w:id="106"/>
      <w:bookmarkEnd w:id="107"/>
    </w:p>
    <w:p w14:paraId="7AE1B5B7" w14:textId="77777777" w:rsidR="00BD7167" w:rsidRPr="00630043" w:rsidRDefault="00BD7167" w:rsidP="00BD7167"/>
    <w:p w14:paraId="400535A0" w14:textId="77777777" w:rsidR="00BD7167" w:rsidRPr="00630043" w:rsidRDefault="00BD7167" w:rsidP="00BD7167">
      <w:r w:rsidRPr="00630043">
        <w:t>Pre vyšetrenie vzťahov medzi impedančnými parametrami boli detekované nasledujúce parametre:</w:t>
      </w:r>
    </w:p>
    <w:p w14:paraId="22E7169D" w14:textId="77777777" w:rsidR="00BD7167" w:rsidRPr="00630043" w:rsidRDefault="00BD7167" w:rsidP="00BD7167"/>
    <w:p w14:paraId="165B568F" w14:textId="77777777" w:rsidR="00BD7167" w:rsidRPr="00630043" w:rsidRDefault="00BD7167" w:rsidP="00BD7167">
      <w:pPr>
        <w:pStyle w:val="ListParagraph"/>
        <w:numPr>
          <w:ilvl w:val="0"/>
          <w:numId w:val="22"/>
        </w:numPr>
        <w:rPr>
          <w:b/>
          <w:i/>
        </w:rPr>
      </w:pP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i/>
        </w:rPr>
        <w:t xml:space="preserve"> </w:t>
      </w:r>
      <w:r w:rsidRPr="00630043">
        <w:t>(</w:t>
      </w:r>
      <m:oMath>
        <m:sSub>
          <m:sSubPr>
            <m:ctrlPr>
              <w:rPr>
                <w:rFonts w:ascii="Cambria Math" w:hAnsi="Cambria Math"/>
                <w:b/>
                <w:i/>
              </w:rPr>
            </m:ctrlPr>
          </m:sSubPr>
          <m:e>
            <m:r>
              <m:rPr>
                <m:sty m:val="bi"/>
              </m:rPr>
              <w:rPr>
                <w:rFonts w:ascii="Cambria Math" w:hAnsi="Cambria Math"/>
              </w:rPr>
              <m:t>Mean Z</m:t>
            </m:r>
            <m:r>
              <m:rPr>
                <m:sty m:val="bi"/>
              </m:rPr>
              <w:rPr>
                <w:rFonts w:ascii="Cambria Math" w:hAnsi="Cambria Math"/>
              </w:rPr>
              <m:t>0</m:t>
            </m:r>
          </m:e>
          <m:sub>
            <m:r>
              <m:rPr>
                <m:sty m:val="bi"/>
              </m:rPr>
              <w:rPr>
                <w:rFonts w:ascii="Cambria Math" w:hAnsi="Cambria Math"/>
              </w:rPr>
              <m:t>i</m:t>
            </m:r>
          </m:sub>
        </m:sSub>
      </m:oMath>
      <w:r w:rsidRPr="00630043">
        <w:t xml:space="preserve">) </w:t>
      </w:r>
      <w:r w:rsidRPr="00630043">
        <w:rPr>
          <w:b/>
          <w:i/>
        </w:rPr>
        <w:t>(</w:t>
      </w:r>
      <w:r w:rsidRPr="00630043">
        <w:t>Ω)</w:t>
      </w:r>
    </w:p>
    <w:p w14:paraId="49147767" w14:textId="77777777" w:rsidR="00BD7167" w:rsidRPr="00630043" w:rsidRDefault="00BD7167" w:rsidP="00BD7167">
      <w:pPr>
        <w:pStyle w:val="ListParagraph"/>
        <w:numPr>
          <w:ilvl w:val="0"/>
          <w:numId w:val="22"/>
        </w:numPr>
        <w:rPr>
          <w:b/>
        </w:rPr>
      </w:pP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m:t>
        </m:r>
        <m:f>
          <m:fPr>
            <m:type m:val="lin"/>
            <m:ctrlPr>
              <w:rPr>
                <w:rFonts w:ascii="Cambria Math" w:hAnsi="Cambria Math"/>
                <w:b/>
                <w:i/>
              </w:rPr>
            </m:ctrlPr>
          </m:fPr>
          <m:num>
            <m:r>
              <m:rPr>
                <m:sty m:val="bi"/>
              </m:rPr>
              <w:rPr>
                <w:rFonts w:ascii="Cambria Math" w:hAnsi="Cambria Math"/>
              </w:rPr>
              <m:t>)</m:t>
            </m:r>
          </m:num>
          <m:den>
            <m:r>
              <m:rPr>
                <m:sty m:val="bi"/>
              </m:rPr>
              <w:rPr>
                <w:rFonts w:ascii="Cambria Math" w:hAnsi="Cambria Math"/>
              </w:rPr>
              <m: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den>
        </m:f>
      </m:oMath>
      <w:r w:rsidRPr="00630043">
        <w:rPr>
          <w:b/>
        </w:rPr>
        <w:t xml:space="preserve"> (</w:t>
      </w:r>
      <w:r w:rsidRPr="00630043">
        <w:t>Ω/s)</w:t>
      </w:r>
    </w:p>
    <w:p w14:paraId="313580E3" w14:textId="77777777" w:rsidR="00BD7167" w:rsidRPr="00630043" w:rsidRDefault="00BD7167" w:rsidP="00BD7167">
      <w:pPr>
        <w:pStyle w:val="ListParagraph"/>
        <w:numPr>
          <w:ilvl w:val="0"/>
          <w:numId w:val="22"/>
        </w:numPr>
      </w:pPr>
      <w:r w:rsidRPr="00630043">
        <w:t>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t xml:space="preserve"> - Pulse Wave Transit Time) (s)</w:t>
      </w:r>
    </w:p>
    <w:p w14:paraId="6C9E4F77" w14:textId="77777777" w:rsidR="00BD7167" w:rsidRPr="00630043" w:rsidRDefault="00BD7167" w:rsidP="00BD7167">
      <w:pPr>
        <w:pStyle w:val="ListParagraph"/>
        <w:numPr>
          <w:ilvl w:val="0"/>
          <w:numId w:val="22"/>
        </w:numPr>
      </w:pPr>
      <w:r w:rsidRPr="00630043">
        <w:t>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 xml:space="preserve"> - </w:t>
      </w:r>
      <w:r w:rsidRPr="00630043">
        <w:t>Pulse Wave Velocitu) (s/m)</w:t>
      </w:r>
    </w:p>
    <w:p w14:paraId="105B819E" w14:textId="77777777" w:rsidR="00BD7167" w:rsidRPr="00630043" w:rsidRDefault="00BD7167" w:rsidP="00BD7167">
      <w:pPr>
        <w:pStyle w:val="ListParagraph"/>
        <w:numPr>
          <w:ilvl w:val="0"/>
          <w:numId w:val="22"/>
        </w:numPr>
      </w:pPr>
      <w:r w:rsidRPr="00630043">
        <w:t>Systolický krvný tlak (</w:t>
      </w:r>
      <w:r w:rsidRPr="00630043">
        <w:rPr>
          <w:b/>
        </w:rPr>
        <w:t>SBP</w:t>
      </w:r>
      <w:r w:rsidRPr="00630043">
        <w:t>) (mmHg)</w:t>
      </w:r>
    </w:p>
    <w:p w14:paraId="218847C4" w14:textId="77777777" w:rsidR="00BD7167" w:rsidRPr="00630043" w:rsidRDefault="00BD7167" w:rsidP="00BD7167">
      <w:pPr>
        <w:pStyle w:val="ListParagraph"/>
        <w:numPr>
          <w:ilvl w:val="0"/>
          <w:numId w:val="22"/>
        </w:numPr>
      </w:pPr>
      <w:r w:rsidRPr="00630043">
        <w:t>Diastolický krvný tlak (</w:t>
      </w:r>
      <w:r w:rsidRPr="00630043">
        <w:rPr>
          <w:b/>
        </w:rPr>
        <w:t>DBP</w:t>
      </w:r>
      <w:r w:rsidRPr="00630043">
        <w:t>) (mmHg)</w:t>
      </w:r>
    </w:p>
    <w:p w14:paraId="0435FAFB" w14:textId="77777777" w:rsidR="00BD7167" w:rsidRPr="00630043" w:rsidRDefault="00BD7167" w:rsidP="00BD7167">
      <w:pPr>
        <w:pStyle w:val="ListParagraph"/>
        <w:numPr>
          <w:ilvl w:val="0"/>
          <w:numId w:val="22"/>
        </w:numPr>
      </w:pPr>
      <w:r w:rsidRPr="00630043">
        <w:t>Pulzný tlak (</w:t>
      </w:r>
      <w:r w:rsidRPr="00630043">
        <w:rPr>
          <w:b/>
        </w:rPr>
        <w:t>PP</w:t>
      </w:r>
      <w:r w:rsidRPr="00630043">
        <w:t>) (mmHg)</w:t>
      </w:r>
    </w:p>
    <w:p w14:paraId="25EA1B51" w14:textId="77777777" w:rsidR="00BD7167" w:rsidRPr="00630043" w:rsidRDefault="00BD7167" w:rsidP="00BD7167">
      <w:pPr>
        <w:pStyle w:val="ListParagraph"/>
        <w:numPr>
          <w:ilvl w:val="0"/>
          <w:numId w:val="22"/>
        </w:numPr>
      </w:pPr>
      <w:r w:rsidRPr="00630043">
        <w:t>Stredný tlak (</w:t>
      </w:r>
      <w:r w:rsidRPr="00630043">
        <w:rPr>
          <w:b/>
        </w:rPr>
        <w:t>MBP</w:t>
      </w:r>
      <w:r w:rsidRPr="00630043">
        <w:t>) (mmHg)</w:t>
      </w:r>
    </w:p>
    <w:p w14:paraId="2126CBBE" w14:textId="77777777" w:rsidR="00BD7167" w:rsidRPr="00630043" w:rsidRDefault="00BD7167" w:rsidP="00BD7167">
      <w:pPr>
        <w:pStyle w:val="ListParagraph"/>
        <w:numPr>
          <w:ilvl w:val="0"/>
          <w:numId w:val="22"/>
        </w:numPr>
      </w:pPr>
      <w:r w:rsidRPr="00630043">
        <w:t>Vzdialenosť SBP od R vlny (</w:t>
      </w:r>
      <w:r w:rsidRPr="00630043">
        <w:rPr>
          <w:b/>
        </w:rPr>
        <w:t>R-SBP</w:t>
      </w:r>
      <w:r w:rsidRPr="00630043">
        <w:t>) (s)</w:t>
      </w:r>
    </w:p>
    <w:p w14:paraId="6862FF47" w14:textId="77777777" w:rsidR="00BD7167" w:rsidRPr="00630043" w:rsidRDefault="00BD7167" w:rsidP="00BD7167">
      <w:pPr>
        <w:pStyle w:val="ListParagraph"/>
        <w:numPr>
          <w:ilvl w:val="0"/>
          <w:numId w:val="22"/>
        </w:numPr>
      </w:pPr>
      <w:r w:rsidRPr="00630043">
        <w:t>Vzdialenosť DBP od R vlny (</w:t>
      </w:r>
      <w:r w:rsidRPr="00630043">
        <w:rPr>
          <w:b/>
        </w:rPr>
        <w:t>R-DBP</w:t>
      </w:r>
      <w:r w:rsidRPr="00630043">
        <w:t>) (s)</w:t>
      </w:r>
    </w:p>
    <w:p w14:paraId="38E83D08" w14:textId="77777777" w:rsidR="00BD7167" w:rsidRPr="00630043" w:rsidRDefault="00BD7167" w:rsidP="00BD7167">
      <w:pPr>
        <w:pStyle w:val="ListParagraph"/>
        <w:numPr>
          <w:ilvl w:val="0"/>
          <w:numId w:val="22"/>
        </w:numPr>
      </w:pPr>
      <w:r w:rsidRPr="00630043">
        <w:t>Vzdialenosť S1 od R vlny (</w:t>
      </w:r>
      <w:r w:rsidRPr="00630043">
        <w:rPr>
          <w:b/>
        </w:rPr>
        <w:t>R-SBP</w:t>
      </w:r>
      <w:r w:rsidRPr="00630043">
        <w:t>) (s)</w:t>
      </w:r>
    </w:p>
    <w:p w14:paraId="407A2782" w14:textId="77777777" w:rsidR="00BD7167" w:rsidRPr="00630043" w:rsidRDefault="00BD7167" w:rsidP="00BD7167">
      <w:pPr>
        <w:pStyle w:val="ListParagraph"/>
        <w:numPr>
          <w:ilvl w:val="0"/>
          <w:numId w:val="22"/>
        </w:numPr>
      </w:pPr>
      <w:r w:rsidRPr="00630043">
        <w:t>Vzdialenosť S2 od R vlny (</w:t>
      </w:r>
      <w:r w:rsidRPr="00630043">
        <w:rPr>
          <w:b/>
        </w:rPr>
        <w:t>R-SBP</w:t>
      </w:r>
      <w:r w:rsidRPr="00630043">
        <w:t>) (s)</w:t>
      </w:r>
    </w:p>
    <w:p w14:paraId="294A8AA2" w14:textId="77777777" w:rsidR="00BD7167" w:rsidRPr="00630043" w:rsidRDefault="00BD7167" w:rsidP="00BD7167">
      <w:pPr>
        <w:pStyle w:val="ListParagraph"/>
        <w:numPr>
          <w:ilvl w:val="0"/>
          <w:numId w:val="22"/>
        </w:numPr>
      </w:pPr>
      <w:r w:rsidRPr="00630043">
        <w:t>Čas medzi S1 a S2 (</w:t>
      </w:r>
      <w:r w:rsidRPr="00630043">
        <w:rPr>
          <w:b/>
        </w:rPr>
        <w:t>S1-S2</w:t>
      </w:r>
      <w:r w:rsidRPr="00630043">
        <w:t>) (s)</w:t>
      </w:r>
    </w:p>
    <w:p w14:paraId="2BB52B9D" w14:textId="77777777" w:rsidR="00BD7167" w:rsidRPr="00630043" w:rsidRDefault="00BD7167" w:rsidP="00BD7167">
      <w:pPr>
        <w:pStyle w:val="ListParagraph"/>
        <w:numPr>
          <w:ilvl w:val="0"/>
          <w:numId w:val="22"/>
        </w:numPr>
      </w:pPr>
      <w:r w:rsidRPr="00630043">
        <w:t>Interval medzi dvoma R vlnami (</w:t>
      </w:r>
      <w:r w:rsidRPr="00630043">
        <w:rPr>
          <w:b/>
        </w:rPr>
        <w:t>RR</w:t>
      </w:r>
      <w:r w:rsidRPr="00630043">
        <w:t>) (s)</w:t>
      </w:r>
    </w:p>
    <w:p w14:paraId="6056F9CE" w14:textId="77777777" w:rsidR="00BD7167" w:rsidRPr="00630043" w:rsidRDefault="00BD7167" w:rsidP="00BD7167">
      <w:pPr>
        <w:pStyle w:val="ListParagraph"/>
        <w:numPr>
          <w:ilvl w:val="0"/>
          <w:numId w:val="22"/>
        </w:numPr>
      </w:pPr>
      <w:r w:rsidRPr="00630043">
        <w:t xml:space="preserve">Respiračná krivka </w:t>
      </w:r>
      <w:r w:rsidRPr="00630043">
        <w:rPr>
          <w:b/>
          <w:i/>
        </w:rPr>
        <w:t>(</w:t>
      </w:r>
      <w:r w:rsidRPr="00630043">
        <w:t>Ω)</w:t>
      </w:r>
    </w:p>
    <w:p w14:paraId="03BA3087" w14:textId="77777777" w:rsidR="00BD7167" w:rsidRPr="00630043" w:rsidRDefault="00BD7167" w:rsidP="00BD7167"/>
    <w:p w14:paraId="18E4529C" w14:textId="3493287D" w:rsidR="00BD7167" w:rsidRPr="00E97B4A" w:rsidRDefault="00BD7167" w:rsidP="00BD7167">
      <w:pPr>
        <w:rPr>
          <w:lang w:val="en-US"/>
        </w:rPr>
      </w:pPr>
      <w:r w:rsidRPr="00630043">
        <w:t xml:space="preserve">Detekované parametre sú znázornené na </w:t>
      </w:r>
      <w:r w:rsidRPr="00B66FCC">
        <w:fldChar w:fldCharType="begin"/>
      </w:r>
      <w:r w:rsidRPr="00630043">
        <w:instrText xml:space="preserve"> REF _Ref509143679 \h </w:instrText>
      </w:r>
      <w:r w:rsidRPr="00B66FCC">
        <w:fldChar w:fldCharType="separate"/>
      </w:r>
      <w:r w:rsidR="00E97B4A" w:rsidRPr="00630043">
        <w:t xml:space="preserve">Obrázok </w:t>
      </w:r>
      <w:r w:rsidR="00E97B4A">
        <w:rPr>
          <w:noProof/>
        </w:rPr>
        <w:t>3</w:t>
      </w:r>
      <w:r w:rsidR="00E97B4A">
        <w:t>.</w:t>
      </w:r>
      <w:r w:rsidR="00E97B4A">
        <w:rPr>
          <w:noProof/>
        </w:rPr>
        <w:t>5</w:t>
      </w:r>
      <w:r w:rsidRPr="00B66FCC">
        <w:fldChar w:fldCharType="end"/>
      </w:r>
      <w:r w:rsidRPr="00630043">
        <w:t>.</w:t>
      </w:r>
      <w:r w:rsidR="00C17E47" w:rsidRPr="00C17E47">
        <w:t xml:space="preserve"> </w:t>
      </w:r>
      <w:r w:rsidR="00C17E47" w:rsidRPr="00630043">
        <w:t xml:space="preserve">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00C17E47" w:rsidRPr="00630043">
        <w:rPr>
          <w:b/>
        </w:rPr>
        <w:t xml:space="preserve"> </w:t>
      </w:r>
      <w:r w:rsidR="00C17E47" w:rsidRPr="00630043">
        <w:t xml:space="preserve">odráža pomaly sa meniacu zložka impedancie.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00C17E47" w:rsidRPr="00630043">
        <w:t xml:space="preserve"> na hrudníku je ovplyvnený dýchaním. Zmena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00C17E47" w:rsidRPr="00630043">
        <w:t xml:space="preserve"> sa dá použiť na monitorovanie respirácie </w:t>
      </w:r>
      <w:r w:rsidR="00C17E47" w:rsidRPr="00B66FCC">
        <w:fldChar w:fldCharType="begin"/>
      </w:r>
      <w:r w:rsidR="00483D69">
        <w:instrText xml:space="preserve"> ADDIN EN.CITE &lt;EndNote&gt;&lt;Cite&gt;&lt;Author&gt;Seppä&lt;/Author&gt;&lt;Year&gt;2014&lt;/Year&gt;&lt;RecNum&gt;0&lt;/RecNum&gt;&lt;IDText&gt;Development and clinical application of impedance pneumography technique&lt;/IDText&gt;&lt;DisplayText&gt;[17]&lt;/DisplayText&gt;&lt;record&gt;&lt;isbn&gt;978-952-15-3388-4&lt;/isbn&gt;&lt;work-type&gt;Doctoral thesis&lt;/work-type&gt;&lt;titles&gt;&lt;title&gt;Development and clinical application of impedance pneumography technique&lt;/title&gt;&lt;secondary-title&gt;Tampere University of Techology. Publication&lt;/secondary-title&gt;&lt;/titles&gt;&lt;contributors&gt;&lt;authors&gt;&lt;author&gt;Seppä, Ville-Pekka&lt;/author&gt;&lt;/authors&gt;&lt;/contributors&gt;&lt;added-date format="utc"&gt;1521921953&lt;/added-date&gt;&lt;pub-location&gt;Tampere&lt;/pub-location&gt;&lt;ref-type name="Book"&gt;6&lt;/ref-type&gt;&lt;dates&gt;&lt;year&gt;2014&lt;/year&gt;&lt;/dates&gt;&lt;rec-number&gt;60&lt;/rec-number&gt;&lt;publisher&gt;Tampere University of Technology&lt;/publisher&gt;&lt;last-updated-date format="utc"&gt;1521921953&lt;/last-updated-date&gt;&lt;/record&gt;&lt;/Cite&gt;&lt;/EndNote&gt;</w:instrText>
      </w:r>
      <w:r w:rsidR="00C17E47" w:rsidRPr="00B66FCC">
        <w:fldChar w:fldCharType="separate"/>
      </w:r>
      <w:r w:rsidR="00483D69">
        <w:rPr>
          <w:noProof/>
        </w:rPr>
        <w:t>[17]</w:t>
      </w:r>
      <w:r w:rsidR="00C17E47" w:rsidRPr="00B66FCC">
        <w:fldChar w:fldCharType="end"/>
      </w:r>
      <w:r w:rsidR="00C17E47" w:rsidRPr="00630043">
        <w:t xml:space="preserve">.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00C17E47" w:rsidRPr="00630043">
        <w:t xml:space="preserve"> na hrudníku počas nádychu rastie a počas výdychu klesá. Parameter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00C17E47" w:rsidRPr="00630043">
        <w:t xml:space="preserve"> mimo hrudníka nie je ovplyvnený plnením vzduchu pľúcami, preto priamo odráža zmenu množstva krvi v danom mieste. Krivka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00C17E47" w:rsidRPr="00630043">
        <w:t xml:space="preserve"> bola získaná filtráciou bioimpedancie na kanále </w:t>
      </w:r>
      <w:r w:rsidR="00C17E47" w:rsidRPr="00630043">
        <w:rPr>
          <w:i/>
        </w:rPr>
        <w:t>i</w:t>
      </w:r>
      <w:r w:rsidR="00C17E47" w:rsidRPr="00630043">
        <w:t xml:space="preserve"> filtrom typu spodná priepusť s hraničnou frekvenciou 0.75 Hz. Všetky parametre detekujeme ako jednu hodnotu pre jeden </w:t>
      </w:r>
      <w:r w:rsidR="00C17E47">
        <w:t>srdcov</w:t>
      </w:r>
      <w:r w:rsidR="00C17E47" w:rsidRPr="00630043">
        <w:t xml:space="preserve">ý cyklus, preto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00C17E47" w:rsidRPr="00630043">
        <w:rPr>
          <w:b/>
        </w:rPr>
        <w:t xml:space="preserve"> </w:t>
      </w:r>
      <w:r w:rsidR="00C17E47" w:rsidRPr="00630043">
        <w:t xml:space="preserve">bol získaný ako priemerná hodnota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00C17E47" w:rsidRPr="00630043">
        <w:t xml:space="preserve"> počas </w:t>
      </w:r>
      <w:r w:rsidR="00C17E47">
        <w:t>srdcov</w:t>
      </w:r>
      <w:r w:rsidR="00C17E47" w:rsidRPr="00630043">
        <w:t xml:space="preserve">ého cyklu. </w:t>
      </w:r>
    </w:p>
    <w:p w14:paraId="0A41DA8E" w14:textId="77777777" w:rsidR="00BD7167" w:rsidRPr="00630043" w:rsidRDefault="00BD7167" w:rsidP="00BD7167">
      <w:pPr>
        <w:jc w:val="center"/>
      </w:pPr>
      <w:r w:rsidRPr="00B66FCC">
        <w:rPr>
          <w:noProof/>
          <w:lang w:val="en-US" w:eastAsia="en-US"/>
        </w:rPr>
        <w:lastRenderedPageBreak/>
        <w:drawing>
          <wp:inline distT="0" distB="0" distL="0" distR="0" wp14:anchorId="63738981" wp14:editId="626F0C34">
            <wp:extent cx="3349625" cy="5187315"/>
            <wp:effectExtent l="0" t="0" r="3175" b="0"/>
            <wp:docPr id="44" name="Obrázok 44" descr="langer_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anger_fig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49625" cy="5187315"/>
                    </a:xfrm>
                    <a:prstGeom prst="rect">
                      <a:avLst/>
                    </a:prstGeom>
                    <a:noFill/>
                    <a:ln>
                      <a:noFill/>
                    </a:ln>
                  </pic:spPr>
                </pic:pic>
              </a:graphicData>
            </a:graphic>
          </wp:inline>
        </w:drawing>
      </w:r>
    </w:p>
    <w:p w14:paraId="1B6A2FB0" w14:textId="3A3249A7" w:rsidR="00BD7167" w:rsidRPr="00630043" w:rsidRDefault="00BD7167" w:rsidP="00BD7167">
      <w:pPr>
        <w:pStyle w:val="Caption"/>
        <w:rPr>
          <w:vanish/>
          <w:lang w:val="sk-SK"/>
          <w:specVanish/>
        </w:rPr>
      </w:pPr>
      <w:bookmarkStart w:id="108" w:name="_Ref509143679"/>
      <w:bookmarkStart w:id="109" w:name="_Toc516835687"/>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E97B4A">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5</w:t>
      </w:r>
      <w:r>
        <w:rPr>
          <w:lang w:val="sk-SK"/>
        </w:rPr>
        <w:fldChar w:fldCharType="end"/>
      </w:r>
      <w:bookmarkEnd w:id="108"/>
      <w:r w:rsidRPr="00630043">
        <w:rPr>
          <w:lang w:val="sk-SK"/>
        </w:rPr>
        <w:t>: Detekcia parametrov obehovej sústavy</w:t>
      </w:r>
      <w:bookmarkEnd w:id="109"/>
    </w:p>
    <w:p w14:paraId="53B42BF5" w14:textId="2EC1862D" w:rsidR="00BD7167" w:rsidRPr="00630043" w:rsidRDefault="00BD7167" w:rsidP="00126629">
      <w:pPr>
        <w:pStyle w:val="Caption"/>
      </w:pPr>
      <w:r w:rsidRPr="00630043">
        <w:t>. Zhora signály: EKG, Z0</w:t>
      </w:r>
      <w:r w:rsidR="00E55C6C">
        <w:t xml:space="preserve">, </w:t>
      </w:r>
      <m:oMath>
        <m:r>
          <m:rPr>
            <m:sty m:val="p"/>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i</m:t>
            </m:r>
          </m:sub>
        </m:sSub>
        <m:r>
          <m:rPr>
            <m:sty m:val="p"/>
          </m:rPr>
          <w:rPr>
            <w:rFonts w:ascii="Cambria Math" w:hAnsi="Cambria Math"/>
          </w:rPr>
          <m:t>(</m:t>
        </m:r>
        <m:r>
          <m:rPr>
            <m:sty m:val="bi"/>
          </m:rPr>
          <w:rPr>
            <w:rFonts w:ascii="Cambria Math" w:hAnsi="Cambria Math"/>
          </w:rPr>
          <m:t>t</m:t>
        </m:r>
        <m:r>
          <m:rPr>
            <m:sty m:val="p"/>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oMath>
      <w:r w:rsidRPr="00630043">
        <w:t>, krvný tlak-</w:t>
      </w:r>
      <w:r w:rsidRPr="00126629">
        <w:rPr>
          <w:rFonts w:ascii="Cambria Math" w:hAnsi="Cambria Math"/>
        </w:rPr>
        <w:t>BP, HS</w:t>
      </w:r>
    </w:p>
    <w:p w14:paraId="4C21FAAD" w14:textId="77777777" w:rsidR="00BD7167" w:rsidRPr="00630043" w:rsidRDefault="00BD7167" w:rsidP="00BD7167"/>
    <w:p w14:paraId="4F9262BD" w14:textId="061AA392" w:rsidR="00BD7167" w:rsidRPr="00630043" w:rsidRDefault="00BD7167" w:rsidP="00BD7167">
      <w:r w:rsidRPr="00630043">
        <w:t xml:space="preserve">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udáva maximum toku krvi počas </w:t>
      </w:r>
      <w:r w:rsidR="009076DD">
        <w:t>srdcov</w:t>
      </w:r>
      <w:r w:rsidRPr="00630043">
        <w:t xml:space="preserve">ého cyklu </w:t>
      </w:r>
      <w:r w:rsidRPr="00B66FCC">
        <w:fldChar w:fldCharType="begin"/>
      </w:r>
      <w:r w:rsidR="00483D69">
        <w:instrText xml:space="preserve"> ADDIN EN.CITE &lt;EndNote&gt;&lt;Cite&gt;&lt;Author&gt;Kubicek&lt;/Author&gt;&lt;Year&gt;1966&lt;/Year&gt;&lt;RecNum&gt;0&lt;/RecNum&gt;&lt;IDText&gt;DEVELOPMENT AND EVALUATION OF AN IMPEDANCE CARDIAC OUTPUT SYSTEM&lt;/IDText&gt;&lt;DisplayText&gt;[18]&lt;/DisplayText&gt;&lt;record&gt;&lt;urls&gt;&lt;related-urls&gt;&lt;url&gt;&amp;lt;Go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B66FCC">
        <w:fldChar w:fldCharType="separate"/>
      </w:r>
      <w:r w:rsidR="00483D69">
        <w:rPr>
          <w:noProof/>
        </w:rPr>
        <w:t>[18]</w:t>
      </w:r>
      <w:r w:rsidRPr="00B66FCC">
        <w:fldChar w:fldCharType="end"/>
      </w:r>
      <w:r w:rsidRPr="00630043">
        <w:t xml:space="preserve">. Parameter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 xml:space="preserve"> bol získaný filtraciou bioimpedancie filtrom typu pásmová priepusť so spodnou hraničnou frekvenciou 0.75 Hz a hornou hraničnou frekvenciou 18 Hz. Ďalej bola spočítaná derivácia podľa času, signál bol vynásobený konštantou -1 a bola detekovaná maximálna hodnota počas </w:t>
      </w:r>
      <w:r w:rsidR="009076DD">
        <w:t>srdcov</w:t>
      </w:r>
      <w:r w:rsidRPr="00630043">
        <w:t xml:space="preserve">ého cyklu. Hodnotu tohto parametru získame pre každý </w:t>
      </w:r>
      <w:r w:rsidR="009076DD">
        <w:t>srdcov</w:t>
      </w:r>
      <w:r w:rsidRPr="00630043">
        <w:t>ý cyklus počas merania.</w:t>
      </w:r>
      <w:r w:rsidR="00126629">
        <w:t xml:space="preserve"> </w:t>
      </w:r>
      <w:r w:rsidRPr="00630043">
        <w:t>Parameter Čas šírenia pulznej vlny</w:t>
      </w:r>
      <w:r w:rsidRPr="00630043">
        <w:rPr>
          <w:b/>
        </w:rPr>
        <w:t xml:space="preserve">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w:t>
      </w:r>
      <w:r w:rsidRPr="00630043">
        <w:t xml:space="preserve"> udáva časový interval medzi R vlnou na EKG a maximom toku krvi na meranom mieste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t>.</w:t>
      </w:r>
      <w:r w:rsidR="00126629">
        <w:t xml:space="preserve"> </w:t>
      </w:r>
      <w:r w:rsidRPr="00630043">
        <w:t>Parameter Rýchlosť pulznej vlny (</w:t>
      </w:r>
      <m:oMath>
        <m:sSub>
          <m:sSubPr>
            <m:ctrlPr>
              <w:rPr>
                <w:rFonts w:ascii="Cambria Math" w:hAnsi="Cambria Math"/>
                <w:b/>
                <w:i/>
              </w:rPr>
            </m:ctrlPr>
          </m:sSubPr>
          <m:e>
            <m:r>
              <m:rPr>
                <m:sty m:val="bi"/>
              </m:rPr>
              <w:rPr>
                <w:rFonts w:ascii="Cambria Math" w:hAnsi="Cambria Math"/>
              </w:rPr>
              <m:t>PWV</m:t>
            </m:r>
          </m:e>
          <m:sub>
            <m:r>
              <m:rPr>
                <m:sty m:val="bi"/>
              </m:rPr>
              <w:rPr>
                <w:rFonts w:ascii="Cambria Math" w:hAnsi="Cambria Math"/>
              </w:rPr>
              <m:t>i-j</m:t>
            </m:r>
          </m:sub>
        </m:sSub>
      </m:oMath>
      <w:r w:rsidRPr="00630043">
        <w:rPr>
          <w:b/>
        </w:rPr>
        <w:t>)</w:t>
      </w:r>
      <w:r w:rsidRPr="00630043">
        <w:t xml:space="preserve"> je spočítaný ako rozdiel dvoch časov šírenia pulznej vlny na miestach </w:t>
      </w:r>
      <w:r w:rsidRPr="00630043">
        <w:rPr>
          <w:i/>
        </w:rPr>
        <w:t>i</w:t>
      </w:r>
      <w:r w:rsidRPr="00630043">
        <w:t> a </w:t>
      </w:r>
      <w:r w:rsidRPr="00630043">
        <w:rPr>
          <w:i/>
        </w:rPr>
        <w:t xml:space="preserve">j </w:t>
      </w:r>
      <w:r w:rsidRPr="00630043">
        <w:t>(</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i</m:t>
            </m:r>
          </m:sub>
        </m:sSub>
      </m:oMath>
      <w:r w:rsidRPr="00630043">
        <w:rPr>
          <w:b/>
        </w:rPr>
        <w:t xml:space="preserve"> - </w:t>
      </w:r>
      <m:oMath>
        <m:sSub>
          <m:sSubPr>
            <m:ctrlPr>
              <w:rPr>
                <w:rFonts w:ascii="Cambria Math" w:hAnsi="Cambria Math"/>
                <w:b/>
                <w:i/>
              </w:rPr>
            </m:ctrlPr>
          </m:sSubPr>
          <m:e>
            <m:r>
              <m:rPr>
                <m:sty m:val="bi"/>
              </m:rPr>
              <w:rPr>
                <w:rFonts w:ascii="Cambria Math" w:hAnsi="Cambria Math"/>
              </w:rPr>
              <m:t>PWTT</m:t>
            </m:r>
          </m:e>
          <m:sub>
            <m:r>
              <m:rPr>
                <m:sty m:val="bi"/>
              </m:rPr>
              <w:rPr>
                <w:rFonts w:ascii="Cambria Math" w:hAnsi="Cambria Math"/>
              </w:rPr>
              <m:t>j</m:t>
            </m:r>
          </m:sub>
        </m:sSub>
      </m:oMath>
      <w:r w:rsidRPr="00630043">
        <w:rPr>
          <w:b/>
        </w:rPr>
        <w:t xml:space="preserve">) </w:t>
      </w:r>
      <w:r w:rsidRPr="00630043">
        <w:t xml:space="preserve">a následne </w:t>
      </w:r>
      <w:r w:rsidRPr="00630043">
        <w:lastRenderedPageBreak/>
        <w:t>vydelený vzdialenosťou týchto dvoch miest.</w:t>
      </w:r>
      <w:r w:rsidR="00126629">
        <w:t xml:space="preserve"> </w:t>
      </w:r>
      <w:r w:rsidRPr="00630043">
        <w:t xml:space="preserve">Parameter Respiračná krivka bol označený parameter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4</m:t>
            </m:r>
          </m:sub>
        </m:sSub>
      </m:oMath>
      <w:r w:rsidRPr="00630043">
        <w:rPr>
          <w:b/>
        </w:rPr>
        <w:t xml:space="preserve">, </w:t>
      </w:r>
      <w:r w:rsidRPr="00630043">
        <w:t>čo je</w:t>
      </w:r>
      <w:r w:rsidRPr="00630043">
        <w:rPr>
          <w:b/>
        </w:rPr>
        <w:t xml:space="preserve"> </w:t>
      </w:r>
      <m:oMath>
        <m:r>
          <m:rPr>
            <m:sty m:val="bi"/>
          </m:rPr>
          <w:rPr>
            <w:rFonts w:ascii="Cambria Math" w:hAnsi="Cambria Math"/>
          </w:rPr>
          <m:t>Stredn</m:t>
        </m:r>
        <m:r>
          <m:rPr>
            <m:sty m:val="bi"/>
          </m:rPr>
          <w:rPr>
            <w:rFonts w:ascii="Cambria Math" w:hAnsi="Cambria Math" w:hint="eastAsia"/>
          </w:rPr>
          <m:t>ý</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r w:rsidRPr="00630043">
        <w:rPr>
          <w:b/>
        </w:rPr>
        <w:t xml:space="preserve"> </w:t>
      </w:r>
      <w:r w:rsidRPr="00630043">
        <w:t xml:space="preserve">na 4-tom kanály - hrudník. Pomalé zmeny impedancie odrážajú plnenie pľúc vzduchom a teda respiráciu </w:t>
      </w:r>
      <w:r w:rsidRPr="00B66FCC">
        <w:fldChar w:fldCharType="begin"/>
      </w:r>
      <w:r w:rsidR="00483D69">
        <w:instrText xml:space="preserve"> ADDIN EN.CITE &lt;EndNote&gt;&lt;Cite&gt;&lt;Author&gt;Jeyhani&lt;/Author&gt;&lt;Year&gt;2017&lt;/Year&gt;&lt;RecNum&gt;0&lt;/RecNum&gt;&lt;IDText&gt;Comparison of simple algorithms for estimating respiration rate from electrical impedance pneumography signals in wearable devices&lt;/IDText&gt;&lt;DisplayText&gt;[19]&lt;/DisplayText&gt;&lt;record&gt;&lt;dates&gt;&lt;pub-dates&gt;&lt;date&gt;Mar&lt;/date&gt;&lt;/pub-dates&gt;&lt;year&gt;2017&lt;/year&gt;&lt;/dates&gt;&lt;keywords&gt;&lt;keyword&gt;Electrical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Pr="00B66FCC">
        <w:fldChar w:fldCharType="separate"/>
      </w:r>
      <w:r w:rsidR="00483D69">
        <w:rPr>
          <w:noProof/>
        </w:rPr>
        <w:t>[19]</w:t>
      </w:r>
      <w:r w:rsidRPr="00B66FCC">
        <w:fldChar w:fldCharType="end"/>
      </w:r>
      <w:r w:rsidRPr="00630043">
        <w:t>.</w:t>
      </w:r>
    </w:p>
    <w:p w14:paraId="3DE2C48D" w14:textId="77777777" w:rsidR="00BD7167" w:rsidRPr="00630043" w:rsidRDefault="00BD7167" w:rsidP="00BD7167">
      <w:pPr>
        <w:pStyle w:val="Heading3"/>
      </w:pPr>
      <w:bookmarkStart w:id="110" w:name="_Toc510268158"/>
      <w:bookmarkStart w:id="111" w:name="_Toc517301148"/>
      <w:r w:rsidRPr="00630043">
        <w:t>Popisná štatistika</w:t>
      </w:r>
      <w:bookmarkEnd w:id="110"/>
      <w:r w:rsidRPr="00630043">
        <w:t xml:space="preserve"> - spontánne dýchanie</w:t>
      </w:r>
      <w:bookmarkEnd w:id="111"/>
    </w:p>
    <w:p w14:paraId="3F9B3189" w14:textId="77777777" w:rsidR="00BD7167" w:rsidRPr="00630043" w:rsidRDefault="00BD7167" w:rsidP="00BD7167"/>
    <w:p w14:paraId="3FC82638" w14:textId="36594F42" w:rsidR="00BD7167" w:rsidRPr="00630043" w:rsidRDefault="00BD7167" w:rsidP="00BD7167">
      <w:r w:rsidRPr="00630043">
        <w:t xml:space="preserve">Impedančná kardiografia používa pre odhad </w:t>
      </w:r>
      <w:r w:rsidR="009076DD">
        <w:t>srdcov</w:t>
      </w:r>
      <w:r w:rsidRPr="00630043">
        <w:t xml:space="preserve">ého výdaja bioimpedančné parametre: Z0,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a odvodený parameter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630043">
        <w:t xml:space="preserve">. Pre každý parameter bola detekovaná jedna hodnota pre jeden </w:t>
      </w:r>
      <w:r w:rsidR="00126629" w:rsidRPr="00630043">
        <w:t>s</w:t>
      </w:r>
      <w:r w:rsidR="00126629">
        <w:t>rdcový</w:t>
      </w:r>
      <w:r w:rsidRPr="00630043">
        <w:t xml:space="preserve"> cyklus. Pole hodnôt pre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4</m:t>
            </m:r>
          </m:sub>
        </m:sSub>
      </m:oMath>
      <w:r w:rsidRPr="00630043">
        <w:t>(</w:t>
      </w:r>
      <m:oMath>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zobrazuje </w:t>
      </w:r>
      <w:r w:rsidRPr="00B66FCC">
        <w:fldChar w:fldCharType="begin"/>
      </w:r>
      <w:r w:rsidRPr="00630043">
        <w:instrText xml:space="preserve"> REF _Ref513892756 \h </w:instrText>
      </w:r>
      <w:r w:rsidRPr="00B66FCC">
        <w:fldChar w:fldCharType="separate"/>
      </w:r>
      <w:r w:rsidR="00E97B4A" w:rsidRPr="00630043">
        <w:t xml:space="preserve">Obrázok </w:t>
      </w:r>
      <w:r w:rsidR="00E97B4A">
        <w:rPr>
          <w:noProof/>
        </w:rPr>
        <w:t>3</w:t>
      </w:r>
      <w:r w:rsidR="00E97B4A">
        <w:t>.</w:t>
      </w:r>
      <w:r w:rsidR="00E97B4A">
        <w:rPr>
          <w:noProof/>
        </w:rPr>
        <w:t>6</w:t>
      </w:r>
      <w:r w:rsidRPr="00B66FCC">
        <w:fldChar w:fldCharType="end"/>
      </w:r>
      <w:r w:rsidRPr="00630043">
        <w:t xml:space="preserve"> ako modrú krivku. Bola spočítaná pr</w:t>
      </w:r>
      <w:r w:rsidR="00485255">
        <w:t xml:space="preserve">iemerná hodnota poľa parametrov. </w:t>
      </w:r>
      <w:r w:rsidRPr="00630043">
        <w:t xml:space="preserve">Dostaneme tak pre každý parameter jednu priemernú hodnotu počas </w:t>
      </w:r>
      <w:r w:rsidRPr="00B66FCC">
        <w:rPr>
          <w:noProof/>
          <w:lang w:val="en-US" w:eastAsia="en-US"/>
        </w:rPr>
        <mc:AlternateContent>
          <mc:Choice Requires="wps">
            <w:drawing>
              <wp:anchor distT="0" distB="0" distL="114300" distR="114300" simplePos="0" relativeHeight="251664384" behindDoc="0" locked="0" layoutInCell="1" allowOverlap="1" wp14:anchorId="593407C6" wp14:editId="3C1B0B73">
                <wp:simplePos x="0" y="0"/>
                <wp:positionH relativeFrom="page">
                  <wp:align>center</wp:align>
                </wp:positionH>
                <wp:positionV relativeFrom="paragraph">
                  <wp:posOffset>-2404167</wp:posOffset>
                </wp:positionV>
                <wp:extent cx="1019175" cy="495300"/>
                <wp:effectExtent l="0" t="0" r="0" b="0"/>
                <wp:wrapNone/>
                <wp:docPr id="495"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4105DD5" w14:textId="77777777" w:rsidR="00840533" w:rsidRDefault="007352BD"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93407C6" id="BlokTextu 3" o:spid="_x0000_s1034" type="#_x0000_t202" style="position:absolute;left:0;text-align:left;margin-left:0;margin-top:-189.3pt;width:80.25pt;height:39pt;z-index:251664384;visibility:visible;mso-wrap-style:non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" filled="f" stroked="f">
                <v:textbox style="mso-fit-shape-to-text:t" inset="0,0,0,0">
                  <w:txbxContent>
                    <w:p w14:paraId="44105DD5" w14:textId="77777777" w:rsidR="00840533" w:rsidRDefault="00840533" w:rsidP="00BD7167">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w10:wrap anchorx="page"/>
              </v:shape>
            </w:pict>
          </mc:Fallback>
        </mc:AlternateContent>
      </w:r>
      <w:r w:rsidRPr="00630043">
        <w:t xml:space="preserve">merania. Priemernú hodnotu zobrazuje </w:t>
      </w:r>
      <w:r w:rsidRPr="00B66FCC">
        <w:fldChar w:fldCharType="begin"/>
      </w:r>
      <w:r w:rsidRPr="00630043">
        <w:instrText xml:space="preserve"> REF _Ref513892756 \h </w:instrText>
      </w:r>
      <w:r w:rsidRPr="00B66FCC">
        <w:fldChar w:fldCharType="separate"/>
      </w:r>
      <w:r w:rsidR="00E97B4A" w:rsidRPr="00630043">
        <w:t xml:space="preserve">Obrázok </w:t>
      </w:r>
      <w:r w:rsidR="00E97B4A">
        <w:rPr>
          <w:noProof/>
        </w:rPr>
        <w:t>3</w:t>
      </w:r>
      <w:r w:rsidR="00E97B4A">
        <w:t>.</w:t>
      </w:r>
      <w:r w:rsidR="00E97B4A">
        <w:rPr>
          <w:noProof/>
        </w:rPr>
        <w:t>6</w:t>
      </w:r>
      <w:r w:rsidRPr="00B66FCC">
        <w:fldChar w:fldCharType="end"/>
      </w:r>
      <w:r w:rsidRPr="00630043">
        <w:t xml:space="preserve"> ako žltú čiaru. Priemerná hodnota je ďalej považovaná za hodnotu parametra počas merania. </w:t>
      </w:r>
    </w:p>
    <w:p w14:paraId="7C6EF6D3" w14:textId="77777777" w:rsidR="00BD7167" w:rsidRPr="00630043" w:rsidRDefault="00BD7167" w:rsidP="00BD7167">
      <w:pPr>
        <w:jc w:val="center"/>
      </w:pPr>
    </w:p>
    <w:p w14:paraId="47FFFD9B" w14:textId="77777777" w:rsidR="00BD7167" w:rsidRPr="00630043" w:rsidRDefault="00BD7167" w:rsidP="00BD7167">
      <w:pPr>
        <w:jc w:val="center"/>
      </w:pPr>
      <w:r w:rsidRPr="00B66FCC">
        <w:rPr>
          <w:noProof/>
          <w:lang w:val="en-US" w:eastAsia="en-US"/>
        </w:rPr>
        <w:drawing>
          <wp:inline distT="0" distB="0" distL="0" distR="0" wp14:anchorId="7493106B" wp14:editId="48E9CA50">
            <wp:extent cx="5396865" cy="2862580"/>
            <wp:effectExtent l="0" t="0" r="0" b="0"/>
            <wp:docPr id="31" name="Obrázok 31" descr="dZ3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3b"/>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96865" cy="2862580"/>
                    </a:xfrm>
                    <a:prstGeom prst="rect">
                      <a:avLst/>
                    </a:prstGeom>
                    <a:noFill/>
                    <a:ln>
                      <a:noFill/>
                    </a:ln>
                  </pic:spPr>
                </pic:pic>
              </a:graphicData>
            </a:graphic>
          </wp:inline>
        </w:drawing>
      </w:r>
    </w:p>
    <w:p w14:paraId="42B0EE03" w14:textId="3C6191E8" w:rsidR="00BD7167" w:rsidRPr="00630043" w:rsidRDefault="00BD7167" w:rsidP="00BD7167">
      <w:pPr>
        <w:pStyle w:val="Caption"/>
        <w:rPr>
          <w:vanish/>
          <w:lang w:val="sk-SK"/>
          <w:specVanish/>
        </w:rPr>
      </w:pPr>
      <w:bookmarkStart w:id="112" w:name="_Ref513892756"/>
      <w:bookmarkStart w:id="113" w:name="_Toc516835688"/>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E97B4A">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6</w:t>
      </w:r>
      <w:r>
        <w:rPr>
          <w:lang w:val="sk-SK"/>
        </w:rPr>
        <w:fldChar w:fldCharType="end"/>
      </w:r>
      <w:bookmarkEnd w:id="112"/>
      <w:r w:rsidRPr="00630043">
        <w:rPr>
          <w:lang w:val="sk-SK"/>
        </w:rPr>
        <w:t xml:space="preserve">: Popisná štatistika parametra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b/>
          <w:lang w:val="sk-SK"/>
        </w:rPr>
        <w:t>.</w:t>
      </w:r>
      <w:bookmarkEnd w:id="113"/>
      <w:r w:rsidRPr="00630043">
        <w:rPr>
          <w:lang w:val="sk-SK"/>
        </w:rPr>
        <w:t xml:space="preserve"> </w:t>
      </w:r>
    </w:p>
    <w:p w14:paraId="18A7C69A" w14:textId="77777777" w:rsidR="00BD7167" w:rsidRPr="00630043" w:rsidRDefault="00BD7167" w:rsidP="00BD7167">
      <w:pPr>
        <w:pStyle w:val="Caption"/>
        <w:rPr>
          <w:lang w:val="sk-SK"/>
        </w:rPr>
      </w:pPr>
      <w:r w:rsidRPr="00630043">
        <w:rPr>
          <w:lang w:val="sk-SK"/>
        </w:rPr>
        <w:t xml:space="preserve"> Modrá krivka znázorňuje detekované maximá na krivke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(t)/dt</m:t>
        </m:r>
      </m:oMath>
      <w:r w:rsidRPr="00630043">
        <w:rPr>
          <w:b/>
          <w:lang w:val="sk-SK"/>
        </w:rPr>
        <w:t xml:space="preserve"> </w:t>
      </w:r>
      <w:r w:rsidRPr="00630043">
        <w:rPr>
          <w:lang w:val="sk-SK"/>
        </w:rPr>
        <w:t>pre jedného dobrovoľníka počas 5 minútového merania. Z detekovaných hodnôt bola spočítana priemerná hodnota – čierna plná čiara (Mean = 0,91) a smerodatná odchylka (std = 0,19) – prerušovaná čierna čiara. Žltá čiara zobrazuje priemernú hodnotu parametra počas merania, čo považujeme za hodnotu parametra počas merania a červená čiara smerodatnú odchylku parametra počas merania, čo považujeme za výchylku parametra počas mernaia.</w:t>
      </w:r>
    </w:p>
    <w:p w14:paraId="428E6FDE" w14:textId="0FFE0B9F" w:rsidR="00126629" w:rsidRPr="00630043" w:rsidRDefault="00BD7167" w:rsidP="00BD7167">
      <w:r w:rsidRPr="00630043">
        <w:lastRenderedPageBreak/>
        <w:t xml:space="preserve">Aby sme zistili aká je hodnota parametrov naprieč všetkými meranými dobrovoľníkmi, spočítali sme popisnú štatistiku parametrov. Spočítali sme priemernú hodnotu a smerodatnú </w:t>
      </w:r>
      <w:r w:rsidR="00CF31E0" w:rsidRPr="00630043">
        <w:t>odchýlku</w:t>
      </w:r>
      <w:r w:rsidRPr="00630043">
        <w:t xml:space="preserve"> </w:t>
      </w:r>
      <w:r w:rsidR="00485255">
        <w:t>hodnoty parametru počas merani</w:t>
      </w:r>
      <w:r w:rsidR="00CF31E0">
        <w:t>a</w:t>
      </w:r>
      <w:r w:rsidRPr="00630043">
        <w:t xml:space="preserve">. Popisnú štatistiku pre hodnotu parametra počas merania uvádza </w:t>
      </w:r>
      <w:r w:rsidRPr="00B66FCC">
        <w:fldChar w:fldCharType="begin"/>
      </w:r>
      <w:r w:rsidRPr="00630043">
        <w:instrText xml:space="preserve"> REF _Ref513894977 \h </w:instrText>
      </w:r>
      <w:r w:rsidRPr="00B66FCC">
        <w:fldChar w:fldCharType="separate"/>
      </w:r>
      <w:r w:rsidR="00E97B4A" w:rsidRPr="00B66FCC">
        <w:t xml:space="preserve">Tabuľka </w:t>
      </w:r>
      <w:r w:rsidR="00E97B4A">
        <w:rPr>
          <w:noProof/>
        </w:rPr>
        <w:t>4</w:t>
      </w:r>
      <w:r w:rsidRPr="00B66FCC">
        <w:fldChar w:fldCharType="end"/>
      </w:r>
      <w:r w:rsidRPr="00630043">
        <w:t xml:space="preserve">. </w:t>
      </w:r>
    </w:p>
    <w:tbl>
      <w:tblPr>
        <w:tblW w:w="8698" w:type="dxa"/>
        <w:tblCellMar>
          <w:left w:w="70" w:type="dxa"/>
          <w:right w:w="70" w:type="dxa"/>
        </w:tblCellMar>
        <w:tblLook w:val="04A0" w:firstRow="1" w:lastRow="0" w:firstColumn="1" w:lastColumn="0" w:noHBand="0" w:noVBand="1"/>
      </w:tblPr>
      <w:tblGrid>
        <w:gridCol w:w="604"/>
        <w:gridCol w:w="849"/>
        <w:gridCol w:w="297"/>
        <w:gridCol w:w="915"/>
        <w:gridCol w:w="512"/>
        <w:gridCol w:w="190"/>
        <w:gridCol w:w="836"/>
        <w:gridCol w:w="308"/>
        <w:gridCol w:w="913"/>
        <w:gridCol w:w="507"/>
        <w:gridCol w:w="214"/>
        <w:gridCol w:w="837"/>
        <w:gridCol w:w="296"/>
        <w:gridCol w:w="913"/>
        <w:gridCol w:w="507"/>
      </w:tblGrid>
      <w:tr w:rsidR="00BD7167" w:rsidRPr="00630043" w14:paraId="07B5D58B" w14:textId="77777777" w:rsidTr="00BD7167">
        <w:trPr>
          <w:trHeight w:val="781"/>
        </w:trPr>
        <w:tc>
          <w:tcPr>
            <w:tcW w:w="8698" w:type="dxa"/>
            <w:gridSpan w:val="15"/>
            <w:tcBorders>
              <w:top w:val="single" w:sz="4" w:space="0" w:color="auto"/>
              <w:left w:val="nil"/>
              <w:bottom w:val="nil"/>
              <w:right w:val="nil"/>
            </w:tcBorders>
            <w:shd w:val="clear" w:color="auto" w:fill="auto"/>
            <w:noWrap/>
            <w:vAlign w:val="bottom"/>
            <w:hideMark/>
          </w:tcPr>
          <w:p w14:paraId="3D829462" w14:textId="77777777" w:rsidR="00BD7167" w:rsidRPr="00B66FCC" w:rsidRDefault="00BD7167" w:rsidP="00BD7167">
            <w:pPr>
              <w:overflowPunct/>
              <w:autoSpaceDE/>
              <w:autoSpaceDN/>
              <w:adjustRightInd/>
              <w:spacing w:line="240" w:lineRule="auto"/>
              <w:jc w:val="center"/>
              <w:textAlignment w:val="auto"/>
              <w:rPr>
                <w:rFonts w:ascii="Arial" w:hAnsi="Arial" w:cs="Arial"/>
                <w:b/>
                <w:sz w:val="32"/>
                <w:szCs w:val="32"/>
              </w:rPr>
            </w:pPr>
            <w:r w:rsidRPr="00630043">
              <w:rPr>
                <w:rFonts w:ascii="Arial" w:hAnsi="Arial" w:cs="Arial"/>
                <w:b/>
                <w:sz w:val="32"/>
                <w:szCs w:val="32"/>
              </w:rPr>
              <w:t>Hodnota parametra – spontánne dýchanie</w:t>
            </w:r>
          </w:p>
          <w:p w14:paraId="55835455" w14:textId="77777777" w:rsidR="00BD7167" w:rsidRPr="00630043" w:rsidRDefault="00BD7167" w:rsidP="00BD7167">
            <w:pPr>
              <w:overflowPunct/>
              <w:autoSpaceDE/>
              <w:autoSpaceDN/>
              <w:adjustRightInd/>
              <w:spacing w:line="240" w:lineRule="auto"/>
              <w:jc w:val="center"/>
              <w:textAlignment w:val="auto"/>
              <w:rPr>
                <w:rFonts w:ascii="Arial" w:hAnsi="Arial" w:cs="Arial"/>
                <w:szCs w:val="24"/>
              </w:rPr>
            </w:pPr>
            <w:r w:rsidRPr="00630043">
              <w:rPr>
                <w:rFonts w:ascii="Arial" w:hAnsi="Arial" w:cs="Arial"/>
                <w:szCs w:val="24"/>
              </w:rPr>
              <w:t>Štatistika pre 30 subjektov</w:t>
            </w:r>
          </w:p>
          <w:p w14:paraId="2A472DD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5BFFB7B6"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65CDD97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 </w:t>
            </w:r>
          </w:p>
        </w:tc>
        <w:tc>
          <w:tcPr>
            <w:tcW w:w="849" w:type="dxa"/>
            <w:tcBorders>
              <w:top w:val="single" w:sz="4" w:space="0" w:color="auto"/>
              <w:left w:val="nil"/>
              <w:bottom w:val="nil"/>
              <w:right w:val="nil"/>
            </w:tcBorders>
            <w:shd w:val="clear" w:color="auto" w:fill="auto"/>
            <w:noWrap/>
            <w:vAlign w:val="bottom"/>
            <w:hideMark/>
          </w:tcPr>
          <w:p w14:paraId="251C64E7" w14:textId="77777777" w:rsidR="00BD7167" w:rsidRPr="00630043" w:rsidRDefault="00BD7167" w:rsidP="00BD7167">
            <w:pPr>
              <w:overflowPunct/>
              <w:autoSpaceDE/>
              <w:autoSpaceDN/>
              <w:adjustRightInd/>
              <w:spacing w:line="240" w:lineRule="auto"/>
              <w:textAlignment w:val="auto"/>
              <w:rPr>
                <w:rFonts w:ascii="Arial" w:hAnsi="Arial" w:cs="Arial"/>
                <w:sz w:val="22"/>
                <w:szCs w:val="22"/>
              </w:rPr>
            </w:pPr>
            <w:r w:rsidRPr="00630043">
              <w:rPr>
                <w:rFonts w:ascii="Arial" w:hAnsi="Arial" w:cs="Arial"/>
                <w:sz w:val="22"/>
                <w:szCs w:val="22"/>
              </w:rPr>
              <w:t> </w:t>
            </w:r>
          </w:p>
        </w:tc>
        <w:tc>
          <w:tcPr>
            <w:tcW w:w="297" w:type="dxa"/>
            <w:tcBorders>
              <w:top w:val="single" w:sz="4" w:space="0" w:color="auto"/>
              <w:left w:val="nil"/>
              <w:bottom w:val="nil"/>
              <w:right w:val="nil"/>
            </w:tcBorders>
            <w:shd w:val="clear" w:color="auto" w:fill="auto"/>
            <w:noWrap/>
            <w:vAlign w:val="bottom"/>
            <w:hideMark/>
          </w:tcPr>
          <w:p w14:paraId="4D57AE0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5" w:type="dxa"/>
            <w:tcBorders>
              <w:top w:val="single" w:sz="4" w:space="0" w:color="auto"/>
              <w:left w:val="nil"/>
              <w:bottom w:val="nil"/>
              <w:right w:val="nil"/>
            </w:tcBorders>
            <w:shd w:val="clear" w:color="auto" w:fill="auto"/>
            <w:noWrap/>
            <w:vAlign w:val="bottom"/>
            <w:hideMark/>
          </w:tcPr>
          <w:p w14:paraId="37BB76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en-US" w:eastAsia="en-US"/>
              </w:rPr>
              <mc:AlternateContent>
                <mc:Choice Requires="wps">
                  <w:drawing>
                    <wp:anchor distT="0" distB="0" distL="114300" distR="114300" simplePos="0" relativeHeight="251785216" behindDoc="0" locked="0" layoutInCell="1" allowOverlap="1" wp14:anchorId="4C033933" wp14:editId="32B64713">
                      <wp:simplePos x="0" y="0"/>
                      <wp:positionH relativeFrom="column">
                        <wp:posOffset>2540</wp:posOffset>
                      </wp:positionH>
                      <wp:positionV relativeFrom="paragraph">
                        <wp:posOffset>-434975</wp:posOffset>
                      </wp:positionV>
                      <wp:extent cx="143510" cy="163830"/>
                      <wp:effectExtent l="0" t="0" r="0" b="0"/>
                      <wp:wrapNone/>
                      <wp:docPr id="1224"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07A5D131" w14:textId="77777777" w:rsidR="00840533" w:rsidRDefault="007352BD"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C033933" id="_x0000_s1035" type="#_x0000_t202" style="position:absolute;left:0;text-align:left;margin-left:.2pt;margin-top:-34.25pt;width:11.3pt;height:12.9pt;z-index:25178521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" filled="f" stroked="f">
                      <v:path arrowok="t"/>
                      <v:textbox style="mso-fit-shape-to-text:t" inset="0,0,0,0">
                        <w:txbxContent>
                          <w:p w14:paraId="07A5D131" w14:textId="77777777" w:rsidR="00840533" w:rsidRDefault="00840533" w:rsidP="00BD7167">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630043">
              <w:rPr>
                <w:rFonts w:ascii="Calibri" w:hAnsi="Calibri" w:cs="Calibri"/>
                <w:color w:val="000000"/>
                <w:sz w:val="22"/>
                <w:szCs w:val="22"/>
              </w:rPr>
              <w:t> </w:t>
            </w:r>
          </w:p>
        </w:tc>
        <w:tc>
          <w:tcPr>
            <w:tcW w:w="512" w:type="dxa"/>
            <w:tcBorders>
              <w:top w:val="single" w:sz="4" w:space="0" w:color="auto"/>
              <w:left w:val="nil"/>
              <w:bottom w:val="nil"/>
              <w:right w:val="nil"/>
            </w:tcBorders>
            <w:shd w:val="clear" w:color="auto" w:fill="auto"/>
            <w:noWrap/>
            <w:vAlign w:val="bottom"/>
            <w:hideMark/>
          </w:tcPr>
          <w:p w14:paraId="2DBD8B9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190" w:type="dxa"/>
            <w:tcBorders>
              <w:top w:val="single" w:sz="4" w:space="0" w:color="auto"/>
              <w:left w:val="nil"/>
              <w:bottom w:val="nil"/>
              <w:right w:val="nil"/>
            </w:tcBorders>
            <w:shd w:val="clear" w:color="auto" w:fill="auto"/>
            <w:noWrap/>
            <w:vAlign w:val="bottom"/>
            <w:hideMark/>
          </w:tcPr>
          <w:p w14:paraId="5BA165E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6" w:type="dxa"/>
            <w:tcBorders>
              <w:top w:val="single" w:sz="4" w:space="0" w:color="auto"/>
              <w:left w:val="nil"/>
              <w:bottom w:val="nil"/>
              <w:right w:val="nil"/>
            </w:tcBorders>
            <w:shd w:val="clear" w:color="auto" w:fill="auto"/>
            <w:noWrap/>
            <w:vAlign w:val="bottom"/>
            <w:hideMark/>
          </w:tcPr>
          <w:p w14:paraId="59CEB89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308" w:type="dxa"/>
            <w:tcBorders>
              <w:top w:val="single" w:sz="4" w:space="0" w:color="auto"/>
              <w:left w:val="nil"/>
              <w:bottom w:val="nil"/>
              <w:right w:val="nil"/>
            </w:tcBorders>
            <w:shd w:val="clear" w:color="auto" w:fill="auto"/>
            <w:noWrap/>
            <w:vAlign w:val="bottom"/>
            <w:hideMark/>
          </w:tcPr>
          <w:p w14:paraId="6A8C4DB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913" w:type="dxa"/>
            <w:tcBorders>
              <w:top w:val="single" w:sz="4" w:space="0" w:color="auto"/>
              <w:left w:val="nil"/>
              <w:bottom w:val="nil"/>
              <w:right w:val="nil"/>
            </w:tcBorders>
            <w:shd w:val="clear" w:color="auto" w:fill="auto"/>
            <w:noWrap/>
            <w:vAlign w:val="bottom"/>
            <w:hideMark/>
          </w:tcPr>
          <w:p w14:paraId="238F90E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B66FCC">
              <w:rPr>
                <w:noProof/>
                <w:lang w:val="en-US" w:eastAsia="en-US"/>
              </w:rPr>
              <w:drawing>
                <wp:anchor distT="0" distB="0" distL="114300" distR="114300" simplePos="0" relativeHeight="251786240" behindDoc="0" locked="0" layoutInCell="1" allowOverlap="1" wp14:anchorId="15D16CCF" wp14:editId="1E4810ED">
                  <wp:simplePos x="0" y="0"/>
                  <wp:positionH relativeFrom="column">
                    <wp:posOffset>-345440</wp:posOffset>
                  </wp:positionH>
                  <wp:positionV relativeFrom="paragraph">
                    <wp:posOffset>-439420</wp:posOffset>
                  </wp:positionV>
                  <wp:extent cx="915670" cy="247650"/>
                  <wp:effectExtent l="0" t="0" r="0" b="0"/>
                  <wp:wrapNone/>
                  <wp:docPr id="1226"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630043">
              <w:rPr>
                <w:rFonts w:ascii="Calibri" w:hAnsi="Calibri" w:cs="Calibri"/>
                <w:color w:val="000000"/>
                <w:sz w:val="22"/>
                <w:szCs w:val="22"/>
              </w:rPr>
              <w:t> </w:t>
            </w:r>
          </w:p>
        </w:tc>
        <w:tc>
          <w:tcPr>
            <w:tcW w:w="507" w:type="dxa"/>
            <w:tcBorders>
              <w:top w:val="single" w:sz="4" w:space="0" w:color="auto"/>
              <w:left w:val="nil"/>
              <w:bottom w:val="nil"/>
              <w:right w:val="nil"/>
            </w:tcBorders>
            <w:shd w:val="clear" w:color="auto" w:fill="auto"/>
            <w:noWrap/>
            <w:vAlign w:val="bottom"/>
            <w:hideMark/>
          </w:tcPr>
          <w:p w14:paraId="55B597D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14" w:type="dxa"/>
            <w:tcBorders>
              <w:top w:val="single" w:sz="4" w:space="0" w:color="auto"/>
              <w:left w:val="nil"/>
              <w:bottom w:val="nil"/>
              <w:right w:val="nil"/>
            </w:tcBorders>
            <w:shd w:val="clear" w:color="auto" w:fill="auto"/>
            <w:noWrap/>
            <w:vAlign w:val="bottom"/>
            <w:hideMark/>
          </w:tcPr>
          <w:p w14:paraId="328F3BB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837" w:type="dxa"/>
            <w:tcBorders>
              <w:top w:val="single" w:sz="4" w:space="0" w:color="auto"/>
              <w:left w:val="nil"/>
              <w:bottom w:val="nil"/>
              <w:right w:val="nil"/>
            </w:tcBorders>
            <w:shd w:val="clear" w:color="auto" w:fill="auto"/>
            <w:noWrap/>
            <w:vAlign w:val="bottom"/>
            <w:hideMark/>
          </w:tcPr>
          <w:p w14:paraId="3BF1E9A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2"/>
                <w:szCs w:val="22"/>
              </w:rPr>
            </w:pPr>
            <w:r w:rsidRPr="00630043">
              <w:rPr>
                <w:rFonts w:ascii="Calibri" w:hAnsi="Calibri" w:cs="Calibri"/>
                <w:color w:val="000000"/>
                <w:sz w:val="22"/>
                <w:szCs w:val="22"/>
              </w:rPr>
              <w:t> </w:t>
            </w:r>
          </w:p>
        </w:tc>
        <w:tc>
          <w:tcPr>
            <w:tcW w:w="296" w:type="dxa"/>
            <w:tcBorders>
              <w:top w:val="single" w:sz="4" w:space="0" w:color="auto"/>
              <w:left w:val="nil"/>
              <w:bottom w:val="nil"/>
              <w:right w:val="nil"/>
            </w:tcBorders>
            <w:shd w:val="clear" w:color="auto" w:fill="auto"/>
            <w:noWrap/>
            <w:vAlign w:val="bottom"/>
            <w:hideMark/>
          </w:tcPr>
          <w:p w14:paraId="4A9DFBF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c>
          <w:tcPr>
            <w:tcW w:w="913" w:type="dxa"/>
            <w:tcBorders>
              <w:top w:val="single" w:sz="4" w:space="0" w:color="auto"/>
              <w:left w:val="nil"/>
              <w:bottom w:val="nil"/>
              <w:right w:val="nil"/>
            </w:tcBorders>
            <w:shd w:val="clear" w:color="auto" w:fill="auto"/>
            <w:noWrap/>
            <w:vAlign w:val="bottom"/>
            <w:hideMark/>
          </w:tcPr>
          <w:p w14:paraId="29D8317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noProof/>
                <w:lang w:val="en-US" w:eastAsia="en-US"/>
              </w:rPr>
              <mc:AlternateContent>
                <mc:Choice Requires="wps">
                  <w:drawing>
                    <wp:anchor distT="0" distB="0" distL="114300" distR="114300" simplePos="0" relativeHeight="251787264" behindDoc="0" locked="0" layoutInCell="1" allowOverlap="1" wp14:anchorId="4DBE11C3" wp14:editId="0FBC527D">
                      <wp:simplePos x="0" y="0"/>
                      <wp:positionH relativeFrom="column">
                        <wp:posOffset>-426720</wp:posOffset>
                      </wp:positionH>
                      <wp:positionV relativeFrom="paragraph">
                        <wp:posOffset>-590550</wp:posOffset>
                      </wp:positionV>
                      <wp:extent cx="1019175" cy="495300"/>
                      <wp:effectExtent l="0" t="0" r="0" b="0"/>
                      <wp:wrapNone/>
                      <wp:docPr id="1225"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8233A95" w14:textId="77777777" w:rsidR="00840533" w:rsidRDefault="007352BD"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4DBE11C3" id="_x0000_s1036" type="#_x0000_t202" style="position:absolute;left:0;text-align:left;margin-left:-33.6pt;margin-top:-46.5pt;width:80.25pt;height:39pt;z-index:251787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" filled="f" stroked="f">
                      <v:path arrowok="t"/>
                      <v:textbox style="mso-fit-shape-to-text:t" inset="0,0,0,0">
                        <w:txbxContent>
                          <w:p w14:paraId="48233A95" w14:textId="77777777" w:rsidR="00840533" w:rsidRDefault="00840533" w:rsidP="00BD7167">
                            <w:pPr>
                              <w:pStyle w:val="Normln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630043">
              <w:rPr>
                <w:rFonts w:ascii="Calibri" w:hAnsi="Calibri" w:cs="Calibri"/>
                <w:color w:val="000000"/>
                <w:sz w:val="18"/>
                <w:szCs w:val="18"/>
              </w:rPr>
              <w:t> </w:t>
            </w:r>
          </w:p>
        </w:tc>
        <w:tc>
          <w:tcPr>
            <w:tcW w:w="507" w:type="dxa"/>
            <w:tcBorders>
              <w:top w:val="single" w:sz="4" w:space="0" w:color="auto"/>
              <w:left w:val="nil"/>
              <w:bottom w:val="nil"/>
              <w:right w:val="nil"/>
            </w:tcBorders>
            <w:shd w:val="clear" w:color="auto" w:fill="auto"/>
            <w:noWrap/>
            <w:vAlign w:val="bottom"/>
            <w:hideMark/>
          </w:tcPr>
          <w:p w14:paraId="65ED4F1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 </w:t>
            </w:r>
          </w:p>
        </w:tc>
      </w:tr>
      <w:tr w:rsidR="00BD7167" w:rsidRPr="00630043" w14:paraId="1481EE1E" w14:textId="77777777" w:rsidTr="00BD7167">
        <w:trPr>
          <w:trHeight w:val="207"/>
        </w:trPr>
        <w:tc>
          <w:tcPr>
            <w:tcW w:w="604" w:type="dxa"/>
            <w:tcBorders>
              <w:top w:val="nil"/>
              <w:left w:val="nil"/>
              <w:bottom w:val="single" w:sz="4" w:space="0" w:color="auto"/>
              <w:right w:val="nil"/>
            </w:tcBorders>
            <w:shd w:val="clear" w:color="auto" w:fill="auto"/>
            <w:noWrap/>
            <w:vAlign w:val="bottom"/>
            <w:hideMark/>
          </w:tcPr>
          <w:p w14:paraId="7C37A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kanál</w:t>
            </w:r>
          </w:p>
        </w:tc>
        <w:tc>
          <w:tcPr>
            <w:tcW w:w="849" w:type="dxa"/>
            <w:tcBorders>
              <w:top w:val="single" w:sz="4" w:space="0" w:color="auto"/>
              <w:left w:val="nil"/>
              <w:bottom w:val="single" w:sz="4" w:space="0" w:color="auto"/>
              <w:right w:val="nil"/>
            </w:tcBorders>
            <w:shd w:val="clear" w:color="auto" w:fill="auto"/>
            <w:noWrap/>
            <w:vAlign w:val="bottom"/>
            <w:hideMark/>
          </w:tcPr>
          <w:p w14:paraId="7F2339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97" w:type="dxa"/>
            <w:tcBorders>
              <w:top w:val="single" w:sz="4" w:space="0" w:color="auto"/>
              <w:left w:val="nil"/>
              <w:bottom w:val="single" w:sz="4" w:space="0" w:color="auto"/>
              <w:right w:val="nil"/>
            </w:tcBorders>
            <w:shd w:val="clear" w:color="auto" w:fill="auto"/>
            <w:noWrap/>
            <w:vAlign w:val="bottom"/>
            <w:hideMark/>
          </w:tcPr>
          <w:p w14:paraId="055F6637"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5" w:type="dxa"/>
            <w:tcBorders>
              <w:top w:val="single" w:sz="4" w:space="0" w:color="auto"/>
              <w:left w:val="nil"/>
              <w:bottom w:val="single" w:sz="4" w:space="0" w:color="auto"/>
              <w:right w:val="nil"/>
            </w:tcBorders>
            <w:shd w:val="clear" w:color="auto" w:fill="auto"/>
            <w:noWrap/>
            <w:vAlign w:val="bottom"/>
            <w:hideMark/>
          </w:tcPr>
          <w:p w14:paraId="37E10E7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12" w:type="dxa"/>
            <w:tcBorders>
              <w:top w:val="single" w:sz="4" w:space="0" w:color="auto"/>
              <w:left w:val="nil"/>
              <w:bottom w:val="single" w:sz="4" w:space="0" w:color="auto"/>
              <w:right w:val="nil"/>
            </w:tcBorders>
            <w:shd w:val="clear" w:color="auto" w:fill="auto"/>
            <w:noWrap/>
            <w:vAlign w:val="bottom"/>
            <w:hideMark/>
          </w:tcPr>
          <w:p w14:paraId="4FF3E34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190" w:type="dxa"/>
            <w:tcBorders>
              <w:top w:val="nil"/>
              <w:left w:val="nil"/>
              <w:bottom w:val="nil"/>
              <w:right w:val="nil"/>
            </w:tcBorders>
            <w:shd w:val="clear" w:color="auto" w:fill="auto"/>
            <w:noWrap/>
            <w:vAlign w:val="bottom"/>
            <w:hideMark/>
          </w:tcPr>
          <w:p w14:paraId="5A643AD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56544" behindDoc="0" locked="0" layoutInCell="1" allowOverlap="1" wp14:anchorId="46B5476C" wp14:editId="3381D50C">
                      <wp:simplePos x="0" y="0"/>
                      <wp:positionH relativeFrom="column">
                        <wp:posOffset>-1</wp:posOffset>
                      </wp:positionH>
                      <wp:positionV relativeFrom="paragraph">
                        <wp:posOffset>171450</wp:posOffset>
                      </wp:positionV>
                      <wp:extent cx="0" cy="171450"/>
                      <wp:effectExtent l="0" t="0" r="0" b="0"/>
                      <wp:wrapNone/>
                      <wp:docPr id="1223" name="Textové pole 1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D9C796A" id="Textové pole 1223" o:spid="_x0000_s1026" type="#_x0000_t202" style="position:absolute;margin-left:0;margin-top:13.5pt;width:0;height:13.5pt;z-index:2517565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cIL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3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Lp&#10;wg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single" w:sz="4" w:space="0" w:color="auto"/>
              <w:left w:val="nil"/>
              <w:bottom w:val="single" w:sz="4" w:space="0" w:color="auto"/>
              <w:right w:val="nil"/>
            </w:tcBorders>
            <w:shd w:val="clear" w:color="auto" w:fill="auto"/>
            <w:noWrap/>
            <w:vAlign w:val="bottom"/>
            <w:hideMark/>
          </w:tcPr>
          <w:p w14:paraId="5233497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 xml:space="preserve"> mean</w:t>
            </w:r>
          </w:p>
        </w:tc>
        <w:tc>
          <w:tcPr>
            <w:tcW w:w="308" w:type="dxa"/>
            <w:tcBorders>
              <w:top w:val="single" w:sz="4" w:space="0" w:color="auto"/>
              <w:left w:val="nil"/>
              <w:bottom w:val="single" w:sz="4" w:space="0" w:color="auto"/>
              <w:right w:val="nil"/>
            </w:tcBorders>
            <w:shd w:val="clear" w:color="auto" w:fill="auto"/>
            <w:noWrap/>
            <w:vAlign w:val="bottom"/>
            <w:hideMark/>
          </w:tcPr>
          <w:p w14:paraId="1495320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3AACA59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57568" behindDoc="0" locked="0" layoutInCell="1" allowOverlap="1" wp14:anchorId="16D70CE5" wp14:editId="5316775F">
                      <wp:simplePos x="0" y="0"/>
                      <wp:positionH relativeFrom="column">
                        <wp:posOffset>380999</wp:posOffset>
                      </wp:positionH>
                      <wp:positionV relativeFrom="paragraph">
                        <wp:posOffset>171450</wp:posOffset>
                      </wp:positionV>
                      <wp:extent cx="0" cy="171450"/>
                      <wp:effectExtent l="0" t="0" r="0" b="0"/>
                      <wp:wrapNone/>
                      <wp:docPr id="1222" name="Textové pole 1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584B49E" id="Textové pole 1222" o:spid="_x0000_s1026" type="#_x0000_t202" style="position:absolute;margin-left:30pt;margin-top:13.5pt;width:0;height:13.5pt;z-index:2517575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Q0y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u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s8kNMh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58592" behindDoc="0" locked="0" layoutInCell="1" allowOverlap="1" wp14:anchorId="1FEE4A9C" wp14:editId="13B10702">
                      <wp:simplePos x="0" y="0"/>
                      <wp:positionH relativeFrom="column">
                        <wp:posOffset>380999</wp:posOffset>
                      </wp:positionH>
                      <wp:positionV relativeFrom="paragraph">
                        <wp:posOffset>171450</wp:posOffset>
                      </wp:positionV>
                      <wp:extent cx="0" cy="171450"/>
                      <wp:effectExtent l="0" t="0" r="0" b="0"/>
                      <wp:wrapNone/>
                      <wp:docPr id="1221" name="Textové pole 1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2E50294" id="Textové pole 1221" o:spid="_x0000_s1026" type="#_x0000_t202" style="position:absolute;margin-left:30pt;margin-top:13.5pt;width:0;height:13.5pt;z-index:2517585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Fx4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1m&#10;U3L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hce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81120" behindDoc="0" locked="0" layoutInCell="1" allowOverlap="1" wp14:anchorId="0966A462" wp14:editId="41BCF01C">
                      <wp:simplePos x="0" y="0"/>
                      <wp:positionH relativeFrom="column">
                        <wp:posOffset>380999</wp:posOffset>
                      </wp:positionH>
                      <wp:positionV relativeFrom="paragraph">
                        <wp:posOffset>171450</wp:posOffset>
                      </wp:positionV>
                      <wp:extent cx="0" cy="171450"/>
                      <wp:effectExtent l="0" t="0" r="0" b="0"/>
                      <wp:wrapNone/>
                      <wp:docPr id="1220" name="Textové pole 1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1B75738" id="Textové pole 1220" o:spid="_x0000_s1026" type="#_x0000_t202" style="position:absolute;margin-left:30pt;margin-top:13.5pt;width:0;height:13.5pt;z-index:25178112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Dx&#10;iJNB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82144" behindDoc="0" locked="0" layoutInCell="1" allowOverlap="1" wp14:anchorId="085437F8" wp14:editId="21F3D7BF">
                      <wp:simplePos x="0" y="0"/>
                      <wp:positionH relativeFrom="column">
                        <wp:posOffset>380999</wp:posOffset>
                      </wp:positionH>
                      <wp:positionV relativeFrom="paragraph">
                        <wp:posOffset>171450</wp:posOffset>
                      </wp:positionV>
                      <wp:extent cx="0" cy="171450"/>
                      <wp:effectExtent l="0" t="0" r="0" b="0"/>
                      <wp:wrapNone/>
                      <wp:docPr id="1219" name="Textové pole 1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62AC317" id="Textové pole 1219" o:spid="_x0000_s1026" type="#_x0000_t202" style="position:absolute;margin-left:30pt;margin-top:13.5pt;width:0;height:13.5pt;z-index:25178214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" filled="f" stroked="f">
                      <v:path arrowok="t"/>
                      <v:textbox style="mso-fit-shape-to-text:t" inset="0,0,0,0"/>
                    </v:shape>
                  </w:pict>
                </mc:Fallback>
              </mc:AlternateContent>
            </w:r>
            <w:r w:rsidRPr="00B66FCC">
              <w:rPr>
                <w:rFonts w:ascii="Calibri" w:hAnsi="Calibri" w:cs="Calibri"/>
                <w:noProof/>
                <w:color w:val="000000"/>
                <w:sz w:val="18"/>
                <w:szCs w:val="18"/>
                <w:lang w:val="en-US" w:eastAsia="en-US"/>
              </w:rPr>
              <mc:AlternateContent>
                <mc:Choice Requires="wps">
                  <w:drawing>
                    <wp:anchor distT="0" distB="0" distL="114299" distR="114299" simplePos="0" relativeHeight="251783168" behindDoc="0" locked="0" layoutInCell="1" allowOverlap="1" wp14:anchorId="22A88C23" wp14:editId="3714D4B6">
                      <wp:simplePos x="0" y="0"/>
                      <wp:positionH relativeFrom="column">
                        <wp:posOffset>380999</wp:posOffset>
                      </wp:positionH>
                      <wp:positionV relativeFrom="paragraph">
                        <wp:posOffset>171450</wp:posOffset>
                      </wp:positionV>
                      <wp:extent cx="0" cy="171450"/>
                      <wp:effectExtent l="0" t="0" r="0" b="0"/>
                      <wp:wrapNone/>
                      <wp:docPr id="1218" name="Textové pole 1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228BB2A" id="Textové pole 1218" o:spid="_x0000_s1026" type="#_x0000_t202" style="position:absolute;margin-left:30pt;margin-top:13.5pt;width:0;height:13.5pt;z-index:25178316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JtFA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" filled="f" stroked="f">
                      <v:path arrowok="t"/>
                      <v:textbox style="mso-fit-shape-to-text:t" inset="0,0,0,0"/>
                    </v:shape>
                  </w:pict>
                </mc:Fallback>
              </mc:AlternateContent>
            </w:r>
            <w:r w:rsidRPr="00630043">
              <w:rPr>
                <w:rFonts w:ascii="Calibri" w:hAnsi="Calibri" w:cs="Calibri"/>
                <w:color w:val="000000"/>
                <w:sz w:val="18"/>
                <w:szCs w:val="18"/>
              </w:rPr>
              <w:t>std</w:t>
            </w:r>
          </w:p>
        </w:tc>
        <w:tc>
          <w:tcPr>
            <w:tcW w:w="507" w:type="dxa"/>
            <w:tcBorders>
              <w:top w:val="single" w:sz="4" w:space="0" w:color="auto"/>
              <w:left w:val="nil"/>
              <w:bottom w:val="single" w:sz="4" w:space="0" w:color="auto"/>
              <w:right w:val="nil"/>
            </w:tcBorders>
            <w:shd w:val="clear" w:color="auto" w:fill="auto"/>
            <w:noWrap/>
            <w:vAlign w:val="bottom"/>
            <w:hideMark/>
          </w:tcPr>
          <w:p w14:paraId="0C5A29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c>
          <w:tcPr>
            <w:tcW w:w="214" w:type="dxa"/>
            <w:tcBorders>
              <w:top w:val="nil"/>
              <w:left w:val="nil"/>
              <w:bottom w:val="nil"/>
              <w:right w:val="nil"/>
            </w:tcBorders>
            <w:shd w:val="clear" w:color="auto" w:fill="auto"/>
            <w:noWrap/>
            <w:vAlign w:val="bottom"/>
            <w:hideMark/>
          </w:tcPr>
          <w:p w14:paraId="79F9559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37" w:type="dxa"/>
            <w:tcBorders>
              <w:top w:val="single" w:sz="4" w:space="0" w:color="auto"/>
              <w:left w:val="nil"/>
              <w:bottom w:val="single" w:sz="4" w:space="0" w:color="auto"/>
              <w:right w:val="nil"/>
            </w:tcBorders>
            <w:shd w:val="clear" w:color="auto" w:fill="auto"/>
            <w:noWrap/>
            <w:vAlign w:val="bottom"/>
            <w:hideMark/>
          </w:tcPr>
          <w:p w14:paraId="6D56AC9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630043">
              <w:rPr>
                <w:rFonts w:ascii="Calibri" w:hAnsi="Calibri" w:cs="Calibri"/>
                <w:color w:val="000000"/>
                <w:sz w:val="18"/>
                <w:szCs w:val="18"/>
              </w:rPr>
              <w:t>mean</w:t>
            </w:r>
          </w:p>
        </w:tc>
        <w:tc>
          <w:tcPr>
            <w:tcW w:w="296" w:type="dxa"/>
            <w:tcBorders>
              <w:top w:val="single" w:sz="4" w:space="0" w:color="auto"/>
              <w:left w:val="nil"/>
              <w:bottom w:val="single" w:sz="4" w:space="0" w:color="auto"/>
              <w:right w:val="nil"/>
            </w:tcBorders>
            <w:shd w:val="clear" w:color="auto" w:fill="auto"/>
            <w:noWrap/>
            <w:vAlign w:val="bottom"/>
            <w:hideMark/>
          </w:tcPr>
          <w:p w14:paraId="312747F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w:t>
            </w:r>
          </w:p>
        </w:tc>
        <w:tc>
          <w:tcPr>
            <w:tcW w:w="913" w:type="dxa"/>
            <w:tcBorders>
              <w:top w:val="single" w:sz="4" w:space="0" w:color="auto"/>
              <w:left w:val="nil"/>
              <w:bottom w:val="single" w:sz="4" w:space="0" w:color="auto"/>
              <w:right w:val="nil"/>
            </w:tcBorders>
            <w:shd w:val="clear" w:color="auto" w:fill="auto"/>
            <w:noWrap/>
            <w:vAlign w:val="bottom"/>
            <w:hideMark/>
          </w:tcPr>
          <w:p w14:paraId="4B008A0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std</w:t>
            </w:r>
          </w:p>
        </w:tc>
        <w:tc>
          <w:tcPr>
            <w:tcW w:w="507" w:type="dxa"/>
            <w:tcBorders>
              <w:top w:val="single" w:sz="4" w:space="0" w:color="auto"/>
              <w:left w:val="nil"/>
              <w:bottom w:val="single" w:sz="4" w:space="0" w:color="auto"/>
              <w:right w:val="nil"/>
            </w:tcBorders>
            <w:shd w:val="clear" w:color="auto" w:fill="auto"/>
            <w:noWrap/>
            <w:vAlign w:val="bottom"/>
            <w:hideMark/>
          </w:tcPr>
          <w:p w14:paraId="6EBAEF79"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18"/>
                <w:szCs w:val="18"/>
              </w:rPr>
            </w:pPr>
            <w:r w:rsidRPr="00630043">
              <w:rPr>
                <w:rFonts w:ascii="Calibri" w:hAnsi="Calibri" w:cs="Calibri"/>
                <w:color w:val="000000"/>
                <w:sz w:val="18"/>
                <w:szCs w:val="18"/>
              </w:rPr>
              <w:t>%</w:t>
            </w:r>
          </w:p>
        </w:tc>
      </w:tr>
      <w:tr w:rsidR="00BD7167" w:rsidRPr="00630043" w14:paraId="77675B32" w14:textId="77777777" w:rsidTr="00BD7167">
        <w:trPr>
          <w:trHeight w:val="300"/>
        </w:trPr>
        <w:tc>
          <w:tcPr>
            <w:tcW w:w="604" w:type="dxa"/>
            <w:tcBorders>
              <w:top w:val="nil"/>
              <w:left w:val="nil"/>
              <w:bottom w:val="nil"/>
              <w:right w:val="nil"/>
            </w:tcBorders>
            <w:shd w:val="clear" w:color="auto" w:fill="auto"/>
            <w:noWrap/>
            <w:vAlign w:val="bottom"/>
            <w:hideMark/>
          </w:tcPr>
          <w:p w14:paraId="5798C3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w:t>
            </w:r>
          </w:p>
        </w:tc>
        <w:tc>
          <w:tcPr>
            <w:tcW w:w="849" w:type="dxa"/>
            <w:tcBorders>
              <w:top w:val="nil"/>
              <w:left w:val="nil"/>
              <w:bottom w:val="nil"/>
              <w:right w:val="nil"/>
            </w:tcBorders>
            <w:shd w:val="clear" w:color="auto" w:fill="auto"/>
            <w:noWrap/>
            <w:vAlign w:val="bottom"/>
            <w:hideMark/>
          </w:tcPr>
          <w:p w14:paraId="1A9C4D3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33.12</w:t>
            </w:r>
          </w:p>
        </w:tc>
        <w:tc>
          <w:tcPr>
            <w:tcW w:w="297" w:type="dxa"/>
            <w:tcBorders>
              <w:top w:val="nil"/>
              <w:left w:val="nil"/>
              <w:bottom w:val="nil"/>
              <w:right w:val="nil"/>
            </w:tcBorders>
            <w:shd w:val="clear" w:color="auto" w:fill="auto"/>
            <w:noWrap/>
            <w:vAlign w:val="bottom"/>
            <w:hideMark/>
          </w:tcPr>
          <w:p w14:paraId="794B043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DEE2FB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5.73</w:t>
            </w:r>
          </w:p>
        </w:tc>
        <w:tc>
          <w:tcPr>
            <w:tcW w:w="512" w:type="dxa"/>
            <w:tcBorders>
              <w:top w:val="nil"/>
              <w:left w:val="nil"/>
              <w:bottom w:val="nil"/>
              <w:right w:val="nil"/>
            </w:tcBorders>
            <w:shd w:val="clear" w:color="auto" w:fill="auto"/>
            <w:noWrap/>
            <w:vAlign w:val="bottom"/>
            <w:hideMark/>
          </w:tcPr>
          <w:p w14:paraId="45A84E4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17.3</w:t>
            </w:r>
          </w:p>
        </w:tc>
        <w:tc>
          <w:tcPr>
            <w:tcW w:w="190" w:type="dxa"/>
            <w:tcBorders>
              <w:top w:val="nil"/>
              <w:left w:val="nil"/>
              <w:bottom w:val="nil"/>
              <w:right w:val="nil"/>
            </w:tcBorders>
            <w:shd w:val="clear" w:color="auto" w:fill="auto"/>
            <w:noWrap/>
            <w:vAlign w:val="bottom"/>
            <w:hideMark/>
          </w:tcPr>
          <w:p w14:paraId="64CFBD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59616" behindDoc="0" locked="0" layoutInCell="1" allowOverlap="1" wp14:anchorId="35311439" wp14:editId="36E19AD6">
                      <wp:simplePos x="0" y="0"/>
                      <wp:positionH relativeFrom="column">
                        <wp:posOffset>-1</wp:posOffset>
                      </wp:positionH>
                      <wp:positionV relativeFrom="paragraph">
                        <wp:posOffset>171450</wp:posOffset>
                      </wp:positionV>
                      <wp:extent cx="0" cy="171450"/>
                      <wp:effectExtent l="0" t="0" r="0" b="0"/>
                      <wp:wrapNone/>
                      <wp:docPr id="1217" name="Textové pole 1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DF3ED06" id="Textové pole 1217" o:spid="_x0000_s1026" type="#_x0000_t202" style="position:absolute;margin-left:0;margin-top:13.5pt;width:0;height:13.5pt;z-index:25175961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1&#10;ibf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A105F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1.15</w:t>
            </w:r>
          </w:p>
        </w:tc>
        <w:tc>
          <w:tcPr>
            <w:tcW w:w="308" w:type="dxa"/>
            <w:tcBorders>
              <w:top w:val="nil"/>
              <w:left w:val="nil"/>
              <w:bottom w:val="nil"/>
              <w:right w:val="nil"/>
            </w:tcBorders>
            <w:shd w:val="clear" w:color="auto" w:fill="auto"/>
            <w:noWrap/>
            <w:vAlign w:val="bottom"/>
            <w:hideMark/>
          </w:tcPr>
          <w:p w14:paraId="0C6D778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E8FE18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0.48</w:t>
            </w:r>
          </w:p>
        </w:tc>
        <w:tc>
          <w:tcPr>
            <w:tcW w:w="507" w:type="dxa"/>
            <w:tcBorders>
              <w:top w:val="nil"/>
              <w:left w:val="nil"/>
              <w:bottom w:val="nil"/>
              <w:right w:val="nil"/>
            </w:tcBorders>
            <w:shd w:val="clear" w:color="auto" w:fill="auto"/>
            <w:noWrap/>
            <w:vAlign w:val="bottom"/>
            <w:hideMark/>
          </w:tcPr>
          <w:p w14:paraId="50CC67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41.3</w:t>
            </w:r>
          </w:p>
        </w:tc>
        <w:tc>
          <w:tcPr>
            <w:tcW w:w="214" w:type="dxa"/>
            <w:tcBorders>
              <w:top w:val="single" w:sz="4" w:space="0" w:color="auto"/>
              <w:left w:val="nil"/>
              <w:bottom w:val="nil"/>
              <w:right w:val="nil"/>
            </w:tcBorders>
            <w:shd w:val="clear" w:color="auto" w:fill="auto"/>
            <w:noWrap/>
            <w:vAlign w:val="bottom"/>
            <w:hideMark/>
          </w:tcPr>
          <w:p w14:paraId="4CA63A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nil"/>
              <w:right w:val="nil"/>
            </w:tcBorders>
            <w:shd w:val="clear" w:color="auto" w:fill="auto"/>
            <w:noWrap/>
            <w:vAlign w:val="bottom"/>
            <w:hideMark/>
          </w:tcPr>
          <w:p w14:paraId="202965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6F1BE98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CDAF35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0.032</w:t>
            </w:r>
          </w:p>
        </w:tc>
        <w:tc>
          <w:tcPr>
            <w:tcW w:w="507" w:type="dxa"/>
            <w:tcBorders>
              <w:top w:val="nil"/>
              <w:left w:val="nil"/>
              <w:bottom w:val="nil"/>
              <w:right w:val="nil"/>
            </w:tcBorders>
            <w:shd w:val="clear" w:color="auto" w:fill="auto"/>
            <w:noWrap/>
            <w:vAlign w:val="bottom"/>
            <w:hideMark/>
          </w:tcPr>
          <w:p w14:paraId="16B6A1B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1C5CF8E9" w14:textId="77777777" w:rsidTr="00BD7167">
        <w:trPr>
          <w:trHeight w:val="300"/>
        </w:trPr>
        <w:tc>
          <w:tcPr>
            <w:tcW w:w="604" w:type="dxa"/>
            <w:tcBorders>
              <w:top w:val="nil"/>
              <w:left w:val="nil"/>
              <w:bottom w:val="nil"/>
              <w:right w:val="nil"/>
            </w:tcBorders>
            <w:shd w:val="clear" w:color="auto" w:fill="auto"/>
            <w:noWrap/>
            <w:vAlign w:val="bottom"/>
            <w:hideMark/>
          </w:tcPr>
          <w:p w14:paraId="53228C5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2</w:t>
            </w:r>
          </w:p>
        </w:tc>
        <w:tc>
          <w:tcPr>
            <w:tcW w:w="849" w:type="dxa"/>
            <w:tcBorders>
              <w:top w:val="nil"/>
              <w:left w:val="nil"/>
              <w:bottom w:val="nil"/>
              <w:right w:val="nil"/>
            </w:tcBorders>
            <w:shd w:val="clear" w:color="auto" w:fill="auto"/>
            <w:noWrap/>
            <w:vAlign w:val="bottom"/>
            <w:hideMark/>
          </w:tcPr>
          <w:p w14:paraId="6F6DE2B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32.59</w:t>
            </w:r>
          </w:p>
        </w:tc>
        <w:tc>
          <w:tcPr>
            <w:tcW w:w="297" w:type="dxa"/>
            <w:tcBorders>
              <w:top w:val="nil"/>
              <w:left w:val="nil"/>
              <w:bottom w:val="nil"/>
              <w:right w:val="nil"/>
            </w:tcBorders>
            <w:shd w:val="clear" w:color="auto" w:fill="auto"/>
            <w:noWrap/>
            <w:vAlign w:val="bottom"/>
            <w:hideMark/>
          </w:tcPr>
          <w:p w14:paraId="659F071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0DF75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6.14</w:t>
            </w:r>
          </w:p>
        </w:tc>
        <w:tc>
          <w:tcPr>
            <w:tcW w:w="512" w:type="dxa"/>
            <w:tcBorders>
              <w:top w:val="nil"/>
              <w:left w:val="nil"/>
              <w:bottom w:val="nil"/>
              <w:right w:val="nil"/>
            </w:tcBorders>
            <w:shd w:val="clear" w:color="auto" w:fill="auto"/>
            <w:noWrap/>
            <w:vAlign w:val="bottom"/>
            <w:hideMark/>
          </w:tcPr>
          <w:p w14:paraId="37AB137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18.8</w:t>
            </w:r>
          </w:p>
        </w:tc>
        <w:tc>
          <w:tcPr>
            <w:tcW w:w="190" w:type="dxa"/>
            <w:tcBorders>
              <w:top w:val="nil"/>
              <w:left w:val="nil"/>
              <w:bottom w:val="nil"/>
              <w:right w:val="nil"/>
            </w:tcBorders>
            <w:shd w:val="clear" w:color="auto" w:fill="auto"/>
            <w:noWrap/>
            <w:vAlign w:val="bottom"/>
            <w:hideMark/>
          </w:tcPr>
          <w:p w14:paraId="39170BB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60640" behindDoc="0" locked="0" layoutInCell="1" allowOverlap="1" wp14:anchorId="07FDCC34" wp14:editId="2E8F8CCE">
                      <wp:simplePos x="0" y="0"/>
                      <wp:positionH relativeFrom="column">
                        <wp:posOffset>-1</wp:posOffset>
                      </wp:positionH>
                      <wp:positionV relativeFrom="paragraph">
                        <wp:posOffset>171450</wp:posOffset>
                      </wp:positionV>
                      <wp:extent cx="0" cy="171450"/>
                      <wp:effectExtent l="0" t="0" r="0" b="0"/>
                      <wp:wrapNone/>
                      <wp:docPr id="1216" name="Textové pole 1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5E90DB1" id="Textové pole 1216" o:spid="_x0000_s1026" type="#_x0000_t202" style="position:absolute;margin-left:0;margin-top:13.5pt;width:0;height:13.5pt;z-index:25176064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U&#10;qXj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428F7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1.13</w:t>
            </w:r>
          </w:p>
        </w:tc>
        <w:tc>
          <w:tcPr>
            <w:tcW w:w="308" w:type="dxa"/>
            <w:tcBorders>
              <w:top w:val="nil"/>
              <w:left w:val="nil"/>
              <w:bottom w:val="nil"/>
              <w:right w:val="nil"/>
            </w:tcBorders>
            <w:shd w:val="clear" w:color="auto" w:fill="auto"/>
            <w:noWrap/>
            <w:vAlign w:val="bottom"/>
            <w:hideMark/>
          </w:tcPr>
          <w:p w14:paraId="729F1358"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BB618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0.46</w:t>
            </w:r>
          </w:p>
        </w:tc>
        <w:tc>
          <w:tcPr>
            <w:tcW w:w="507" w:type="dxa"/>
            <w:tcBorders>
              <w:top w:val="nil"/>
              <w:left w:val="nil"/>
              <w:bottom w:val="nil"/>
              <w:right w:val="nil"/>
            </w:tcBorders>
            <w:shd w:val="clear" w:color="auto" w:fill="auto"/>
            <w:noWrap/>
            <w:vAlign w:val="bottom"/>
            <w:hideMark/>
          </w:tcPr>
          <w:p w14:paraId="73CEE2D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40.3</w:t>
            </w:r>
          </w:p>
        </w:tc>
        <w:tc>
          <w:tcPr>
            <w:tcW w:w="214" w:type="dxa"/>
            <w:tcBorders>
              <w:top w:val="nil"/>
              <w:left w:val="nil"/>
              <w:bottom w:val="nil"/>
              <w:right w:val="nil"/>
            </w:tcBorders>
            <w:shd w:val="clear" w:color="auto" w:fill="auto"/>
            <w:noWrap/>
            <w:vAlign w:val="bottom"/>
            <w:hideMark/>
          </w:tcPr>
          <w:p w14:paraId="62E22E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1A1F96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0.18</w:t>
            </w:r>
          </w:p>
        </w:tc>
        <w:tc>
          <w:tcPr>
            <w:tcW w:w="296" w:type="dxa"/>
            <w:tcBorders>
              <w:top w:val="nil"/>
              <w:left w:val="nil"/>
              <w:bottom w:val="nil"/>
              <w:right w:val="nil"/>
            </w:tcBorders>
            <w:shd w:val="clear" w:color="auto" w:fill="auto"/>
            <w:noWrap/>
            <w:vAlign w:val="bottom"/>
            <w:hideMark/>
          </w:tcPr>
          <w:p w14:paraId="48DAEC4D"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1A826D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0.033</w:t>
            </w:r>
          </w:p>
        </w:tc>
        <w:tc>
          <w:tcPr>
            <w:tcW w:w="507" w:type="dxa"/>
            <w:tcBorders>
              <w:top w:val="nil"/>
              <w:left w:val="nil"/>
              <w:bottom w:val="nil"/>
              <w:right w:val="nil"/>
            </w:tcBorders>
            <w:shd w:val="clear" w:color="auto" w:fill="auto"/>
            <w:noWrap/>
            <w:vAlign w:val="bottom"/>
            <w:hideMark/>
          </w:tcPr>
          <w:p w14:paraId="7AE7741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w:t>
            </w:r>
          </w:p>
        </w:tc>
      </w:tr>
      <w:tr w:rsidR="00BD7167" w:rsidRPr="00630043" w14:paraId="7A12A136" w14:textId="77777777" w:rsidTr="00BD7167">
        <w:trPr>
          <w:trHeight w:val="300"/>
        </w:trPr>
        <w:tc>
          <w:tcPr>
            <w:tcW w:w="604" w:type="dxa"/>
            <w:tcBorders>
              <w:top w:val="nil"/>
              <w:left w:val="nil"/>
              <w:bottom w:val="nil"/>
              <w:right w:val="nil"/>
            </w:tcBorders>
            <w:shd w:val="clear" w:color="auto" w:fill="auto"/>
            <w:noWrap/>
            <w:vAlign w:val="bottom"/>
            <w:hideMark/>
          </w:tcPr>
          <w:p w14:paraId="35C5CDCC"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3</w:t>
            </w:r>
          </w:p>
        </w:tc>
        <w:tc>
          <w:tcPr>
            <w:tcW w:w="849" w:type="dxa"/>
            <w:tcBorders>
              <w:top w:val="nil"/>
              <w:left w:val="nil"/>
              <w:bottom w:val="nil"/>
              <w:right w:val="nil"/>
            </w:tcBorders>
            <w:shd w:val="clear" w:color="auto" w:fill="auto"/>
            <w:noWrap/>
            <w:vAlign w:val="bottom"/>
            <w:hideMark/>
          </w:tcPr>
          <w:p w14:paraId="0074EC1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19.48</w:t>
            </w:r>
          </w:p>
        </w:tc>
        <w:tc>
          <w:tcPr>
            <w:tcW w:w="297" w:type="dxa"/>
            <w:tcBorders>
              <w:top w:val="nil"/>
              <w:left w:val="nil"/>
              <w:bottom w:val="nil"/>
              <w:right w:val="nil"/>
            </w:tcBorders>
            <w:shd w:val="clear" w:color="auto" w:fill="auto"/>
            <w:noWrap/>
            <w:vAlign w:val="bottom"/>
            <w:hideMark/>
          </w:tcPr>
          <w:p w14:paraId="209123A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7B12024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3.69</w:t>
            </w:r>
          </w:p>
        </w:tc>
        <w:tc>
          <w:tcPr>
            <w:tcW w:w="512" w:type="dxa"/>
            <w:tcBorders>
              <w:top w:val="nil"/>
              <w:left w:val="nil"/>
              <w:bottom w:val="nil"/>
              <w:right w:val="nil"/>
            </w:tcBorders>
            <w:shd w:val="clear" w:color="auto" w:fill="auto"/>
            <w:noWrap/>
            <w:vAlign w:val="bottom"/>
            <w:hideMark/>
          </w:tcPr>
          <w:p w14:paraId="7CEE5B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18.9</w:t>
            </w:r>
          </w:p>
        </w:tc>
        <w:tc>
          <w:tcPr>
            <w:tcW w:w="190" w:type="dxa"/>
            <w:tcBorders>
              <w:top w:val="nil"/>
              <w:left w:val="nil"/>
              <w:bottom w:val="nil"/>
              <w:right w:val="nil"/>
            </w:tcBorders>
            <w:shd w:val="clear" w:color="auto" w:fill="auto"/>
            <w:noWrap/>
            <w:vAlign w:val="bottom"/>
            <w:hideMark/>
          </w:tcPr>
          <w:p w14:paraId="5F2A266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61664" behindDoc="0" locked="0" layoutInCell="1" allowOverlap="1" wp14:anchorId="5419913A" wp14:editId="73E54877">
                      <wp:simplePos x="0" y="0"/>
                      <wp:positionH relativeFrom="column">
                        <wp:posOffset>-1</wp:posOffset>
                      </wp:positionH>
                      <wp:positionV relativeFrom="paragraph">
                        <wp:posOffset>171450</wp:posOffset>
                      </wp:positionV>
                      <wp:extent cx="0" cy="171450"/>
                      <wp:effectExtent l="0" t="0" r="0" b="0"/>
                      <wp:wrapNone/>
                      <wp:docPr id="1215" name="Textové pole 1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CA0EBEB" id="Textové pole 1215" o:spid="_x0000_s1026" type="#_x0000_t202" style="position:absolute;margin-left:0;margin-top:13.5pt;width:0;height:13.5pt;z-index:25176166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B3&#10;yCmm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62688" behindDoc="0" locked="0" layoutInCell="1" allowOverlap="1" wp14:anchorId="3E19FABC" wp14:editId="05B4E1BB">
                      <wp:simplePos x="0" y="0"/>
                      <wp:positionH relativeFrom="column">
                        <wp:posOffset>-1</wp:posOffset>
                      </wp:positionH>
                      <wp:positionV relativeFrom="paragraph">
                        <wp:posOffset>171450</wp:posOffset>
                      </wp:positionV>
                      <wp:extent cx="0" cy="171450"/>
                      <wp:effectExtent l="0" t="0" r="0" b="0"/>
                      <wp:wrapNone/>
                      <wp:docPr id="1214" name="Textové pole 1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AABD480" id="Textové pole 1214" o:spid="_x0000_s1026" type="#_x0000_t202" style="position:absolute;margin-left:0;margin-top:13.5pt;width:0;height:13.5pt;z-index:25176268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Nbo&#10;5p8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6F10002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1.63</w:t>
            </w:r>
          </w:p>
        </w:tc>
        <w:tc>
          <w:tcPr>
            <w:tcW w:w="308" w:type="dxa"/>
            <w:tcBorders>
              <w:top w:val="nil"/>
              <w:left w:val="nil"/>
              <w:bottom w:val="nil"/>
              <w:right w:val="nil"/>
            </w:tcBorders>
            <w:shd w:val="clear" w:color="auto" w:fill="auto"/>
            <w:noWrap/>
            <w:vAlign w:val="bottom"/>
            <w:hideMark/>
          </w:tcPr>
          <w:p w14:paraId="53E3B87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29238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0.60</w:t>
            </w:r>
          </w:p>
        </w:tc>
        <w:tc>
          <w:tcPr>
            <w:tcW w:w="507" w:type="dxa"/>
            <w:tcBorders>
              <w:top w:val="nil"/>
              <w:left w:val="nil"/>
              <w:bottom w:val="nil"/>
              <w:right w:val="nil"/>
            </w:tcBorders>
            <w:shd w:val="clear" w:color="auto" w:fill="auto"/>
            <w:noWrap/>
            <w:vAlign w:val="bottom"/>
            <w:hideMark/>
          </w:tcPr>
          <w:p w14:paraId="5F44812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36.6</w:t>
            </w:r>
          </w:p>
        </w:tc>
        <w:tc>
          <w:tcPr>
            <w:tcW w:w="214" w:type="dxa"/>
            <w:tcBorders>
              <w:top w:val="nil"/>
              <w:left w:val="nil"/>
              <w:bottom w:val="nil"/>
              <w:right w:val="nil"/>
            </w:tcBorders>
            <w:shd w:val="clear" w:color="auto" w:fill="auto"/>
            <w:noWrap/>
            <w:vAlign w:val="bottom"/>
            <w:hideMark/>
          </w:tcPr>
          <w:p w14:paraId="621C8FB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CC2165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3CDF6CD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25FED6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0.036</w:t>
            </w:r>
          </w:p>
        </w:tc>
        <w:tc>
          <w:tcPr>
            <w:tcW w:w="507" w:type="dxa"/>
            <w:tcBorders>
              <w:top w:val="nil"/>
              <w:left w:val="nil"/>
              <w:bottom w:val="nil"/>
              <w:right w:val="nil"/>
            </w:tcBorders>
            <w:shd w:val="clear" w:color="auto" w:fill="auto"/>
            <w:noWrap/>
            <w:vAlign w:val="bottom"/>
            <w:hideMark/>
          </w:tcPr>
          <w:p w14:paraId="1522FB6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19487516" w14:textId="77777777" w:rsidTr="00BD7167">
        <w:trPr>
          <w:trHeight w:val="300"/>
        </w:trPr>
        <w:tc>
          <w:tcPr>
            <w:tcW w:w="604" w:type="dxa"/>
            <w:tcBorders>
              <w:top w:val="nil"/>
              <w:left w:val="nil"/>
              <w:bottom w:val="nil"/>
              <w:right w:val="nil"/>
            </w:tcBorders>
            <w:shd w:val="clear" w:color="auto" w:fill="auto"/>
            <w:noWrap/>
            <w:vAlign w:val="bottom"/>
            <w:hideMark/>
          </w:tcPr>
          <w:p w14:paraId="37BF80D1"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4</w:t>
            </w:r>
          </w:p>
        </w:tc>
        <w:tc>
          <w:tcPr>
            <w:tcW w:w="849" w:type="dxa"/>
            <w:tcBorders>
              <w:top w:val="nil"/>
              <w:left w:val="nil"/>
              <w:bottom w:val="nil"/>
              <w:right w:val="nil"/>
            </w:tcBorders>
            <w:shd w:val="clear" w:color="auto" w:fill="auto"/>
            <w:noWrap/>
            <w:vAlign w:val="bottom"/>
            <w:hideMark/>
          </w:tcPr>
          <w:p w14:paraId="48BD907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19.87</w:t>
            </w:r>
          </w:p>
        </w:tc>
        <w:tc>
          <w:tcPr>
            <w:tcW w:w="297" w:type="dxa"/>
            <w:tcBorders>
              <w:top w:val="nil"/>
              <w:left w:val="nil"/>
              <w:bottom w:val="nil"/>
              <w:right w:val="nil"/>
            </w:tcBorders>
            <w:shd w:val="clear" w:color="auto" w:fill="auto"/>
            <w:noWrap/>
            <w:vAlign w:val="bottom"/>
            <w:hideMark/>
          </w:tcPr>
          <w:p w14:paraId="2B5CFE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9AD8D9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3.77</w:t>
            </w:r>
          </w:p>
        </w:tc>
        <w:tc>
          <w:tcPr>
            <w:tcW w:w="512" w:type="dxa"/>
            <w:tcBorders>
              <w:top w:val="nil"/>
              <w:left w:val="nil"/>
              <w:bottom w:val="nil"/>
              <w:right w:val="nil"/>
            </w:tcBorders>
            <w:shd w:val="clear" w:color="auto" w:fill="auto"/>
            <w:noWrap/>
            <w:vAlign w:val="bottom"/>
            <w:hideMark/>
          </w:tcPr>
          <w:p w14:paraId="021C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19</w:t>
            </w:r>
          </w:p>
        </w:tc>
        <w:tc>
          <w:tcPr>
            <w:tcW w:w="190" w:type="dxa"/>
            <w:tcBorders>
              <w:top w:val="nil"/>
              <w:left w:val="nil"/>
              <w:bottom w:val="nil"/>
              <w:right w:val="nil"/>
            </w:tcBorders>
            <w:shd w:val="clear" w:color="auto" w:fill="auto"/>
            <w:noWrap/>
            <w:vAlign w:val="bottom"/>
            <w:hideMark/>
          </w:tcPr>
          <w:p w14:paraId="21172B6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63712" behindDoc="0" locked="0" layoutInCell="1" allowOverlap="1" wp14:anchorId="074477D6" wp14:editId="68B6095B">
                      <wp:simplePos x="0" y="0"/>
                      <wp:positionH relativeFrom="column">
                        <wp:posOffset>-1</wp:posOffset>
                      </wp:positionH>
                      <wp:positionV relativeFrom="paragraph">
                        <wp:posOffset>171450</wp:posOffset>
                      </wp:positionV>
                      <wp:extent cx="0" cy="171450"/>
                      <wp:effectExtent l="0" t="0" r="0" b="0"/>
                      <wp:wrapNone/>
                      <wp:docPr id="1213" name="Textové pole 1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0BEDB0B5" id="Textové pole 1213" o:spid="_x0000_s1026" type="#_x0000_t202" style="position:absolute;margin-left:0;margin-top:13.5pt;width:0;height:13.5pt;z-index:25176371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LEL&#10;izI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64736" behindDoc="0" locked="0" layoutInCell="1" allowOverlap="1" wp14:anchorId="2A91E63D" wp14:editId="3A3A8781">
                      <wp:simplePos x="0" y="0"/>
                      <wp:positionH relativeFrom="column">
                        <wp:posOffset>-1</wp:posOffset>
                      </wp:positionH>
                      <wp:positionV relativeFrom="paragraph">
                        <wp:posOffset>171450</wp:posOffset>
                      </wp:positionV>
                      <wp:extent cx="0" cy="171450"/>
                      <wp:effectExtent l="0" t="0" r="0" b="0"/>
                      <wp:wrapNone/>
                      <wp:docPr id="1212" name="Textové pole 1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C6F0CEC" id="Textové pole 1212" o:spid="_x0000_s1026" type="#_x0000_t202" style="position:absolute;margin-left:0;margin-top:13.5pt;width:0;height:13.5pt;z-index:25176473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BAr&#10;RAs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0E8C78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1.56</w:t>
            </w:r>
          </w:p>
        </w:tc>
        <w:tc>
          <w:tcPr>
            <w:tcW w:w="308" w:type="dxa"/>
            <w:tcBorders>
              <w:top w:val="nil"/>
              <w:left w:val="nil"/>
              <w:bottom w:val="nil"/>
              <w:right w:val="nil"/>
            </w:tcBorders>
            <w:shd w:val="clear" w:color="auto" w:fill="auto"/>
            <w:noWrap/>
            <w:vAlign w:val="bottom"/>
            <w:hideMark/>
          </w:tcPr>
          <w:p w14:paraId="4D3AED2B"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8A958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84192" behindDoc="0" locked="0" layoutInCell="1" allowOverlap="1" wp14:anchorId="726D356E" wp14:editId="62A7A76F">
                      <wp:simplePos x="0" y="0"/>
                      <wp:positionH relativeFrom="column">
                        <wp:posOffset>514349</wp:posOffset>
                      </wp:positionH>
                      <wp:positionV relativeFrom="paragraph">
                        <wp:posOffset>152400</wp:posOffset>
                      </wp:positionV>
                      <wp:extent cx="0" cy="171450"/>
                      <wp:effectExtent l="0" t="0" r="0" b="0"/>
                      <wp:wrapNone/>
                      <wp:docPr id="1211" name="Textové pole 1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B2D30A6" id="Textové pole 1211" o:spid="_x0000_s1026" type="#_x0000_t202" style="position:absolute;margin-left:40.5pt;margin-top:12pt;width:0;height:13.5pt;z-index:25178419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" filled="f" stroked="f">
                      <v:path arrowok="t"/>
                      <v:textbox style="mso-fit-shape-to-text:t" inset="0,0,0,0"/>
                    </v:shape>
                  </w:pict>
                </mc:Fallback>
              </mc:AlternateContent>
            </w:r>
            <w:r w:rsidRPr="00630043">
              <w:rPr>
                <w:rFonts w:ascii="Calibri" w:hAnsi="Calibri" w:cs="Calibri"/>
                <w:color w:val="000000"/>
                <w:sz w:val="20"/>
              </w:rPr>
              <w:t>0.56</w:t>
            </w:r>
          </w:p>
        </w:tc>
        <w:tc>
          <w:tcPr>
            <w:tcW w:w="507" w:type="dxa"/>
            <w:tcBorders>
              <w:top w:val="nil"/>
              <w:left w:val="nil"/>
              <w:bottom w:val="nil"/>
              <w:right w:val="nil"/>
            </w:tcBorders>
            <w:shd w:val="clear" w:color="auto" w:fill="auto"/>
            <w:noWrap/>
            <w:vAlign w:val="bottom"/>
            <w:hideMark/>
          </w:tcPr>
          <w:p w14:paraId="43BF68B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36</w:t>
            </w:r>
          </w:p>
        </w:tc>
        <w:tc>
          <w:tcPr>
            <w:tcW w:w="214" w:type="dxa"/>
            <w:tcBorders>
              <w:top w:val="nil"/>
              <w:left w:val="nil"/>
              <w:bottom w:val="nil"/>
              <w:right w:val="nil"/>
            </w:tcBorders>
            <w:shd w:val="clear" w:color="auto" w:fill="auto"/>
            <w:noWrap/>
            <w:vAlign w:val="bottom"/>
            <w:hideMark/>
          </w:tcPr>
          <w:p w14:paraId="2121049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AB982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0.28</w:t>
            </w:r>
          </w:p>
        </w:tc>
        <w:tc>
          <w:tcPr>
            <w:tcW w:w="296" w:type="dxa"/>
            <w:tcBorders>
              <w:top w:val="nil"/>
              <w:left w:val="nil"/>
              <w:bottom w:val="nil"/>
              <w:right w:val="nil"/>
            </w:tcBorders>
            <w:shd w:val="clear" w:color="auto" w:fill="auto"/>
            <w:noWrap/>
            <w:vAlign w:val="bottom"/>
            <w:hideMark/>
          </w:tcPr>
          <w:p w14:paraId="09C78F79"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7D7D8D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0.034</w:t>
            </w:r>
          </w:p>
        </w:tc>
        <w:tc>
          <w:tcPr>
            <w:tcW w:w="507" w:type="dxa"/>
            <w:tcBorders>
              <w:top w:val="nil"/>
              <w:left w:val="nil"/>
              <w:bottom w:val="nil"/>
              <w:right w:val="nil"/>
            </w:tcBorders>
            <w:shd w:val="clear" w:color="auto" w:fill="auto"/>
            <w:noWrap/>
            <w:vAlign w:val="bottom"/>
            <w:hideMark/>
          </w:tcPr>
          <w:p w14:paraId="3EA69F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12</w:t>
            </w:r>
          </w:p>
        </w:tc>
      </w:tr>
      <w:tr w:rsidR="00BD7167" w:rsidRPr="00630043" w14:paraId="6B34B9DF" w14:textId="77777777" w:rsidTr="00BD7167">
        <w:trPr>
          <w:trHeight w:val="300"/>
        </w:trPr>
        <w:tc>
          <w:tcPr>
            <w:tcW w:w="604" w:type="dxa"/>
            <w:tcBorders>
              <w:top w:val="nil"/>
              <w:left w:val="nil"/>
              <w:bottom w:val="nil"/>
              <w:right w:val="nil"/>
            </w:tcBorders>
            <w:shd w:val="clear" w:color="auto" w:fill="auto"/>
            <w:noWrap/>
            <w:vAlign w:val="bottom"/>
            <w:hideMark/>
          </w:tcPr>
          <w:p w14:paraId="0BC07A2D"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5</w:t>
            </w:r>
          </w:p>
        </w:tc>
        <w:tc>
          <w:tcPr>
            <w:tcW w:w="849" w:type="dxa"/>
            <w:tcBorders>
              <w:top w:val="nil"/>
              <w:left w:val="nil"/>
              <w:bottom w:val="nil"/>
              <w:right w:val="nil"/>
            </w:tcBorders>
            <w:shd w:val="clear" w:color="auto" w:fill="auto"/>
            <w:noWrap/>
            <w:vAlign w:val="bottom"/>
            <w:hideMark/>
          </w:tcPr>
          <w:p w14:paraId="721BD82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51.65</w:t>
            </w:r>
          </w:p>
        </w:tc>
        <w:tc>
          <w:tcPr>
            <w:tcW w:w="297" w:type="dxa"/>
            <w:tcBorders>
              <w:top w:val="nil"/>
              <w:left w:val="nil"/>
              <w:bottom w:val="nil"/>
              <w:right w:val="nil"/>
            </w:tcBorders>
            <w:shd w:val="clear" w:color="auto" w:fill="auto"/>
            <w:noWrap/>
            <w:vAlign w:val="bottom"/>
            <w:hideMark/>
          </w:tcPr>
          <w:p w14:paraId="313F444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32B2CF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11.47</w:t>
            </w:r>
          </w:p>
        </w:tc>
        <w:tc>
          <w:tcPr>
            <w:tcW w:w="512" w:type="dxa"/>
            <w:tcBorders>
              <w:top w:val="nil"/>
              <w:left w:val="nil"/>
              <w:bottom w:val="nil"/>
              <w:right w:val="nil"/>
            </w:tcBorders>
            <w:shd w:val="clear" w:color="auto" w:fill="auto"/>
            <w:noWrap/>
            <w:vAlign w:val="bottom"/>
            <w:hideMark/>
          </w:tcPr>
          <w:p w14:paraId="0A69AD8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22.2</w:t>
            </w:r>
          </w:p>
        </w:tc>
        <w:tc>
          <w:tcPr>
            <w:tcW w:w="190" w:type="dxa"/>
            <w:tcBorders>
              <w:top w:val="nil"/>
              <w:left w:val="nil"/>
              <w:bottom w:val="nil"/>
              <w:right w:val="nil"/>
            </w:tcBorders>
            <w:shd w:val="clear" w:color="auto" w:fill="auto"/>
            <w:noWrap/>
            <w:vAlign w:val="bottom"/>
            <w:hideMark/>
          </w:tcPr>
          <w:p w14:paraId="133379D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65760" behindDoc="0" locked="0" layoutInCell="1" allowOverlap="1" wp14:anchorId="54CF2B82" wp14:editId="2AC5006E">
                      <wp:simplePos x="0" y="0"/>
                      <wp:positionH relativeFrom="column">
                        <wp:posOffset>-1</wp:posOffset>
                      </wp:positionH>
                      <wp:positionV relativeFrom="paragraph">
                        <wp:posOffset>171450</wp:posOffset>
                      </wp:positionV>
                      <wp:extent cx="0" cy="171450"/>
                      <wp:effectExtent l="0" t="0" r="0" b="0"/>
                      <wp:wrapNone/>
                      <wp:docPr id="1210" name="Textové pole 1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195660C" id="Textové pole 1210" o:spid="_x0000_s1026" type="#_x0000_t202" style="position:absolute;margin-left:0;margin-top:13.5pt;width:0;height:13.5pt;z-index:25176576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Umra&#10;e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66784" behindDoc="0" locked="0" layoutInCell="1" allowOverlap="1" wp14:anchorId="62AE4C82" wp14:editId="53B9FB2E">
                      <wp:simplePos x="0" y="0"/>
                      <wp:positionH relativeFrom="column">
                        <wp:posOffset>-1</wp:posOffset>
                      </wp:positionH>
                      <wp:positionV relativeFrom="paragraph">
                        <wp:posOffset>171450</wp:posOffset>
                      </wp:positionV>
                      <wp:extent cx="0" cy="171450"/>
                      <wp:effectExtent l="0" t="0" r="0" b="0"/>
                      <wp:wrapNone/>
                      <wp:docPr id="1209" name="Textové pole 1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391153E" id="Textové pole 1209" o:spid="_x0000_s1026" type="#_x0000_t202" style="position:absolute;margin-left:0;margin-top:13.5pt;width:0;height:13.5pt;z-index:25176678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QV&#10;9fU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8D6573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0.62</w:t>
            </w:r>
          </w:p>
        </w:tc>
        <w:tc>
          <w:tcPr>
            <w:tcW w:w="308" w:type="dxa"/>
            <w:tcBorders>
              <w:top w:val="nil"/>
              <w:left w:val="nil"/>
              <w:bottom w:val="nil"/>
              <w:right w:val="nil"/>
            </w:tcBorders>
            <w:shd w:val="clear" w:color="auto" w:fill="auto"/>
            <w:noWrap/>
            <w:vAlign w:val="bottom"/>
            <w:hideMark/>
          </w:tcPr>
          <w:p w14:paraId="11DBD915"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3A23ABC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0.21</w:t>
            </w:r>
          </w:p>
        </w:tc>
        <w:tc>
          <w:tcPr>
            <w:tcW w:w="507" w:type="dxa"/>
            <w:tcBorders>
              <w:top w:val="nil"/>
              <w:left w:val="nil"/>
              <w:bottom w:val="nil"/>
              <w:right w:val="nil"/>
            </w:tcBorders>
            <w:shd w:val="clear" w:color="auto" w:fill="auto"/>
            <w:noWrap/>
            <w:vAlign w:val="bottom"/>
            <w:hideMark/>
          </w:tcPr>
          <w:p w14:paraId="0581F77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33.6</w:t>
            </w:r>
          </w:p>
        </w:tc>
        <w:tc>
          <w:tcPr>
            <w:tcW w:w="214" w:type="dxa"/>
            <w:tcBorders>
              <w:top w:val="nil"/>
              <w:left w:val="nil"/>
              <w:bottom w:val="nil"/>
              <w:right w:val="nil"/>
            </w:tcBorders>
            <w:shd w:val="clear" w:color="auto" w:fill="auto"/>
            <w:noWrap/>
            <w:vAlign w:val="bottom"/>
            <w:hideMark/>
          </w:tcPr>
          <w:p w14:paraId="66005C7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36E803D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7DE83B4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137DD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0.010</w:t>
            </w:r>
          </w:p>
        </w:tc>
        <w:tc>
          <w:tcPr>
            <w:tcW w:w="507" w:type="dxa"/>
            <w:tcBorders>
              <w:top w:val="nil"/>
              <w:left w:val="nil"/>
              <w:bottom w:val="nil"/>
              <w:right w:val="nil"/>
            </w:tcBorders>
            <w:shd w:val="clear" w:color="auto" w:fill="auto"/>
            <w:noWrap/>
            <w:vAlign w:val="bottom"/>
            <w:hideMark/>
          </w:tcPr>
          <w:p w14:paraId="6748B42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9</w:t>
            </w:r>
          </w:p>
        </w:tc>
      </w:tr>
      <w:tr w:rsidR="00BD7167" w:rsidRPr="00630043" w14:paraId="302F6906" w14:textId="77777777" w:rsidTr="00BD7167">
        <w:trPr>
          <w:trHeight w:val="300"/>
        </w:trPr>
        <w:tc>
          <w:tcPr>
            <w:tcW w:w="604" w:type="dxa"/>
            <w:tcBorders>
              <w:top w:val="nil"/>
              <w:left w:val="nil"/>
              <w:bottom w:val="nil"/>
              <w:right w:val="nil"/>
            </w:tcBorders>
            <w:shd w:val="clear" w:color="auto" w:fill="auto"/>
            <w:noWrap/>
            <w:vAlign w:val="bottom"/>
            <w:hideMark/>
          </w:tcPr>
          <w:p w14:paraId="60CBA190"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6</w:t>
            </w:r>
          </w:p>
        </w:tc>
        <w:tc>
          <w:tcPr>
            <w:tcW w:w="849" w:type="dxa"/>
            <w:tcBorders>
              <w:top w:val="nil"/>
              <w:left w:val="nil"/>
              <w:bottom w:val="nil"/>
              <w:right w:val="nil"/>
            </w:tcBorders>
            <w:shd w:val="clear" w:color="auto" w:fill="auto"/>
            <w:noWrap/>
            <w:vAlign w:val="bottom"/>
            <w:hideMark/>
          </w:tcPr>
          <w:p w14:paraId="7F01ED6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51.22</w:t>
            </w:r>
          </w:p>
        </w:tc>
        <w:tc>
          <w:tcPr>
            <w:tcW w:w="297" w:type="dxa"/>
            <w:tcBorders>
              <w:top w:val="nil"/>
              <w:left w:val="nil"/>
              <w:bottom w:val="nil"/>
              <w:right w:val="nil"/>
            </w:tcBorders>
            <w:shd w:val="clear" w:color="auto" w:fill="auto"/>
            <w:noWrap/>
            <w:vAlign w:val="bottom"/>
            <w:hideMark/>
          </w:tcPr>
          <w:p w14:paraId="07FD44F7"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1A4B623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10.59</w:t>
            </w:r>
          </w:p>
        </w:tc>
        <w:tc>
          <w:tcPr>
            <w:tcW w:w="512" w:type="dxa"/>
            <w:tcBorders>
              <w:top w:val="nil"/>
              <w:left w:val="nil"/>
              <w:bottom w:val="nil"/>
              <w:right w:val="nil"/>
            </w:tcBorders>
            <w:shd w:val="clear" w:color="auto" w:fill="auto"/>
            <w:noWrap/>
            <w:vAlign w:val="bottom"/>
            <w:hideMark/>
          </w:tcPr>
          <w:p w14:paraId="5903B17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w:t>
            </w:r>
          </w:p>
        </w:tc>
        <w:tc>
          <w:tcPr>
            <w:tcW w:w="190" w:type="dxa"/>
            <w:tcBorders>
              <w:top w:val="nil"/>
              <w:left w:val="nil"/>
              <w:bottom w:val="nil"/>
              <w:right w:val="nil"/>
            </w:tcBorders>
            <w:shd w:val="clear" w:color="auto" w:fill="auto"/>
            <w:noWrap/>
            <w:vAlign w:val="bottom"/>
            <w:hideMark/>
          </w:tcPr>
          <w:p w14:paraId="7DBB379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67808" behindDoc="0" locked="0" layoutInCell="1" allowOverlap="1" wp14:anchorId="20E5F964" wp14:editId="319D3776">
                      <wp:simplePos x="0" y="0"/>
                      <wp:positionH relativeFrom="column">
                        <wp:posOffset>-1</wp:posOffset>
                      </wp:positionH>
                      <wp:positionV relativeFrom="paragraph">
                        <wp:posOffset>171450</wp:posOffset>
                      </wp:positionV>
                      <wp:extent cx="0" cy="171450"/>
                      <wp:effectExtent l="0" t="0" r="0" b="0"/>
                      <wp:wrapNone/>
                      <wp:docPr id="1208" name="Textové pole 1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7B18452" id="Textové pole 1208" o:spid="_x0000_s1026" type="#_x0000_t202" style="position:absolute;margin-left:0;margin-top:13.5pt;width:0;height:13.5pt;z-index:25176780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rM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U1&#10;Osw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68832" behindDoc="0" locked="0" layoutInCell="1" allowOverlap="1" wp14:anchorId="7765844D" wp14:editId="0C918765">
                      <wp:simplePos x="0" y="0"/>
                      <wp:positionH relativeFrom="column">
                        <wp:posOffset>-1</wp:posOffset>
                      </wp:positionH>
                      <wp:positionV relativeFrom="paragraph">
                        <wp:posOffset>171450</wp:posOffset>
                      </wp:positionV>
                      <wp:extent cx="0" cy="171450"/>
                      <wp:effectExtent l="0" t="0" r="0" b="0"/>
                      <wp:wrapNone/>
                      <wp:docPr id="1207" name="Textové pole 1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4C8762C" id="Textové pole 1207" o:spid="_x0000_s1026" type="#_x0000_t202" style="position:absolute;margin-left:0;margin-top:13.5pt;width:0;height:13.5pt;z-index:25176883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GvV&#10;X3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25123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0.61</w:t>
            </w:r>
          </w:p>
        </w:tc>
        <w:tc>
          <w:tcPr>
            <w:tcW w:w="308" w:type="dxa"/>
            <w:tcBorders>
              <w:top w:val="nil"/>
              <w:left w:val="nil"/>
              <w:bottom w:val="nil"/>
              <w:right w:val="nil"/>
            </w:tcBorders>
            <w:shd w:val="clear" w:color="auto" w:fill="auto"/>
            <w:noWrap/>
            <w:vAlign w:val="bottom"/>
            <w:hideMark/>
          </w:tcPr>
          <w:p w14:paraId="4DC433B0"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7AFFC44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0.20</w:t>
            </w:r>
          </w:p>
        </w:tc>
        <w:tc>
          <w:tcPr>
            <w:tcW w:w="507" w:type="dxa"/>
            <w:tcBorders>
              <w:top w:val="nil"/>
              <w:left w:val="nil"/>
              <w:bottom w:val="nil"/>
              <w:right w:val="nil"/>
            </w:tcBorders>
            <w:shd w:val="clear" w:color="auto" w:fill="auto"/>
            <w:noWrap/>
            <w:vAlign w:val="bottom"/>
            <w:hideMark/>
          </w:tcPr>
          <w:p w14:paraId="411A7DE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32.7</w:t>
            </w:r>
          </w:p>
        </w:tc>
        <w:tc>
          <w:tcPr>
            <w:tcW w:w="214" w:type="dxa"/>
            <w:tcBorders>
              <w:top w:val="nil"/>
              <w:left w:val="nil"/>
              <w:bottom w:val="nil"/>
              <w:right w:val="nil"/>
            </w:tcBorders>
            <w:shd w:val="clear" w:color="auto" w:fill="auto"/>
            <w:noWrap/>
            <w:vAlign w:val="bottom"/>
            <w:hideMark/>
          </w:tcPr>
          <w:p w14:paraId="305C450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ED210E3"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3BDEB66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A082A0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0.011</w:t>
            </w:r>
          </w:p>
        </w:tc>
        <w:tc>
          <w:tcPr>
            <w:tcW w:w="507" w:type="dxa"/>
            <w:tcBorders>
              <w:top w:val="nil"/>
              <w:left w:val="nil"/>
              <w:bottom w:val="nil"/>
              <w:right w:val="nil"/>
            </w:tcBorders>
            <w:shd w:val="clear" w:color="auto" w:fill="auto"/>
            <w:noWrap/>
            <w:vAlign w:val="bottom"/>
            <w:hideMark/>
          </w:tcPr>
          <w:p w14:paraId="5641AA4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2ECF7D0" w14:textId="77777777" w:rsidTr="00BD7167">
        <w:trPr>
          <w:trHeight w:val="300"/>
        </w:trPr>
        <w:tc>
          <w:tcPr>
            <w:tcW w:w="604" w:type="dxa"/>
            <w:tcBorders>
              <w:top w:val="nil"/>
              <w:left w:val="nil"/>
              <w:bottom w:val="nil"/>
              <w:right w:val="nil"/>
            </w:tcBorders>
            <w:shd w:val="clear" w:color="auto" w:fill="auto"/>
            <w:noWrap/>
            <w:vAlign w:val="bottom"/>
            <w:hideMark/>
          </w:tcPr>
          <w:p w14:paraId="25DCDA3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7</w:t>
            </w:r>
          </w:p>
        </w:tc>
        <w:tc>
          <w:tcPr>
            <w:tcW w:w="849" w:type="dxa"/>
            <w:tcBorders>
              <w:top w:val="nil"/>
              <w:left w:val="nil"/>
              <w:bottom w:val="nil"/>
              <w:right w:val="nil"/>
            </w:tcBorders>
            <w:shd w:val="clear" w:color="auto" w:fill="auto"/>
            <w:noWrap/>
            <w:vAlign w:val="bottom"/>
            <w:hideMark/>
          </w:tcPr>
          <w:p w14:paraId="24ACD51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111.31</w:t>
            </w:r>
          </w:p>
        </w:tc>
        <w:tc>
          <w:tcPr>
            <w:tcW w:w="297" w:type="dxa"/>
            <w:tcBorders>
              <w:top w:val="nil"/>
              <w:left w:val="nil"/>
              <w:bottom w:val="nil"/>
              <w:right w:val="nil"/>
            </w:tcBorders>
            <w:shd w:val="clear" w:color="auto" w:fill="auto"/>
            <w:noWrap/>
            <w:vAlign w:val="bottom"/>
            <w:hideMark/>
          </w:tcPr>
          <w:p w14:paraId="15787E8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A9B7F8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17.78</w:t>
            </w:r>
          </w:p>
        </w:tc>
        <w:tc>
          <w:tcPr>
            <w:tcW w:w="512" w:type="dxa"/>
            <w:tcBorders>
              <w:top w:val="nil"/>
              <w:left w:val="nil"/>
              <w:bottom w:val="nil"/>
              <w:right w:val="nil"/>
            </w:tcBorders>
            <w:shd w:val="clear" w:color="auto" w:fill="auto"/>
            <w:noWrap/>
            <w:vAlign w:val="bottom"/>
            <w:hideMark/>
          </w:tcPr>
          <w:p w14:paraId="4A7725A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w:t>
            </w:r>
          </w:p>
        </w:tc>
        <w:tc>
          <w:tcPr>
            <w:tcW w:w="190" w:type="dxa"/>
            <w:tcBorders>
              <w:top w:val="nil"/>
              <w:left w:val="nil"/>
              <w:bottom w:val="nil"/>
              <w:right w:val="nil"/>
            </w:tcBorders>
            <w:shd w:val="clear" w:color="auto" w:fill="auto"/>
            <w:noWrap/>
            <w:vAlign w:val="bottom"/>
            <w:hideMark/>
          </w:tcPr>
          <w:p w14:paraId="57EC041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69856" behindDoc="0" locked="0" layoutInCell="1" allowOverlap="1" wp14:anchorId="4603E643" wp14:editId="1EA57780">
                      <wp:simplePos x="0" y="0"/>
                      <wp:positionH relativeFrom="column">
                        <wp:posOffset>-1</wp:posOffset>
                      </wp:positionH>
                      <wp:positionV relativeFrom="paragraph">
                        <wp:posOffset>171450</wp:posOffset>
                      </wp:positionV>
                      <wp:extent cx="0" cy="171450"/>
                      <wp:effectExtent l="0" t="0" r="0" b="0"/>
                      <wp:wrapNone/>
                      <wp:docPr id="1206" name="Textové pole 1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E134209" id="Textové pole 1206" o:spid="_x0000_s1026" type="#_x0000_t202" style="position:absolute;margin-left:0;margin-top:13.5pt;width:0;height:13.5pt;z-index:25176985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Mr1&#10;kE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70880" behindDoc="0" locked="0" layoutInCell="1" allowOverlap="1" wp14:anchorId="4CE63733" wp14:editId="36E0873B">
                      <wp:simplePos x="0" y="0"/>
                      <wp:positionH relativeFrom="column">
                        <wp:posOffset>-1</wp:posOffset>
                      </wp:positionH>
                      <wp:positionV relativeFrom="paragraph">
                        <wp:posOffset>171450</wp:posOffset>
                      </wp:positionV>
                      <wp:extent cx="0" cy="171450"/>
                      <wp:effectExtent l="0" t="0" r="0" b="0"/>
                      <wp:wrapNone/>
                      <wp:docPr id="1205" name="Textové pole 1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26A8DE0" id="Textové pole 1205" o:spid="_x0000_s1026" type="#_x0000_t202" style="position:absolute;margin-left:0;margin-top:13.5pt;width:0;height:13.5pt;z-index:25177088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CmU&#10;wQc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14665F7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1.60</w:t>
            </w:r>
          </w:p>
        </w:tc>
        <w:tc>
          <w:tcPr>
            <w:tcW w:w="308" w:type="dxa"/>
            <w:tcBorders>
              <w:top w:val="nil"/>
              <w:left w:val="nil"/>
              <w:bottom w:val="nil"/>
              <w:right w:val="nil"/>
            </w:tcBorders>
            <w:shd w:val="clear" w:color="auto" w:fill="auto"/>
            <w:noWrap/>
            <w:vAlign w:val="bottom"/>
            <w:hideMark/>
          </w:tcPr>
          <w:p w14:paraId="366A3CE4"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4AEC1A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0.49</w:t>
            </w:r>
          </w:p>
        </w:tc>
        <w:tc>
          <w:tcPr>
            <w:tcW w:w="507" w:type="dxa"/>
            <w:tcBorders>
              <w:top w:val="nil"/>
              <w:left w:val="nil"/>
              <w:bottom w:val="nil"/>
              <w:right w:val="nil"/>
            </w:tcBorders>
            <w:shd w:val="clear" w:color="auto" w:fill="auto"/>
            <w:noWrap/>
            <w:vAlign w:val="bottom"/>
            <w:hideMark/>
          </w:tcPr>
          <w:p w14:paraId="5F491BA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30.6</w:t>
            </w:r>
          </w:p>
        </w:tc>
        <w:tc>
          <w:tcPr>
            <w:tcW w:w="214" w:type="dxa"/>
            <w:tcBorders>
              <w:top w:val="nil"/>
              <w:left w:val="nil"/>
              <w:bottom w:val="nil"/>
              <w:right w:val="nil"/>
            </w:tcBorders>
            <w:shd w:val="clear" w:color="auto" w:fill="auto"/>
            <w:noWrap/>
            <w:vAlign w:val="bottom"/>
            <w:hideMark/>
          </w:tcPr>
          <w:p w14:paraId="12B6E80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0DEF3E64"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2E39358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3C6720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0.014</w:t>
            </w:r>
          </w:p>
        </w:tc>
        <w:tc>
          <w:tcPr>
            <w:tcW w:w="507" w:type="dxa"/>
            <w:tcBorders>
              <w:top w:val="nil"/>
              <w:left w:val="nil"/>
              <w:bottom w:val="nil"/>
              <w:right w:val="nil"/>
            </w:tcBorders>
            <w:shd w:val="clear" w:color="auto" w:fill="auto"/>
            <w:noWrap/>
            <w:vAlign w:val="bottom"/>
            <w:hideMark/>
          </w:tcPr>
          <w:p w14:paraId="4F113A0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r w:rsidR="00BD7167" w:rsidRPr="00630043" w14:paraId="6DC088B9" w14:textId="77777777" w:rsidTr="00BD7167">
        <w:trPr>
          <w:trHeight w:val="300"/>
        </w:trPr>
        <w:tc>
          <w:tcPr>
            <w:tcW w:w="604" w:type="dxa"/>
            <w:tcBorders>
              <w:top w:val="nil"/>
              <w:left w:val="nil"/>
              <w:bottom w:val="nil"/>
              <w:right w:val="nil"/>
            </w:tcBorders>
            <w:shd w:val="clear" w:color="auto" w:fill="auto"/>
            <w:noWrap/>
            <w:vAlign w:val="bottom"/>
            <w:hideMark/>
          </w:tcPr>
          <w:p w14:paraId="37EBC067"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8</w:t>
            </w:r>
          </w:p>
        </w:tc>
        <w:tc>
          <w:tcPr>
            <w:tcW w:w="849" w:type="dxa"/>
            <w:tcBorders>
              <w:top w:val="nil"/>
              <w:left w:val="nil"/>
              <w:bottom w:val="nil"/>
              <w:right w:val="nil"/>
            </w:tcBorders>
            <w:shd w:val="clear" w:color="auto" w:fill="auto"/>
            <w:noWrap/>
            <w:vAlign w:val="bottom"/>
            <w:hideMark/>
          </w:tcPr>
          <w:p w14:paraId="6A41011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110.70</w:t>
            </w:r>
          </w:p>
        </w:tc>
        <w:tc>
          <w:tcPr>
            <w:tcW w:w="297" w:type="dxa"/>
            <w:tcBorders>
              <w:top w:val="nil"/>
              <w:left w:val="nil"/>
              <w:bottom w:val="nil"/>
              <w:right w:val="nil"/>
            </w:tcBorders>
            <w:shd w:val="clear" w:color="auto" w:fill="auto"/>
            <w:noWrap/>
            <w:vAlign w:val="bottom"/>
            <w:hideMark/>
          </w:tcPr>
          <w:p w14:paraId="5AD3A8B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04FD759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16.76</w:t>
            </w:r>
          </w:p>
        </w:tc>
        <w:tc>
          <w:tcPr>
            <w:tcW w:w="512" w:type="dxa"/>
            <w:tcBorders>
              <w:top w:val="nil"/>
              <w:left w:val="nil"/>
              <w:bottom w:val="nil"/>
              <w:right w:val="nil"/>
            </w:tcBorders>
            <w:shd w:val="clear" w:color="auto" w:fill="auto"/>
            <w:noWrap/>
            <w:vAlign w:val="bottom"/>
            <w:hideMark/>
          </w:tcPr>
          <w:p w14:paraId="0A95D3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15.1</w:t>
            </w:r>
          </w:p>
        </w:tc>
        <w:tc>
          <w:tcPr>
            <w:tcW w:w="190" w:type="dxa"/>
            <w:tcBorders>
              <w:top w:val="nil"/>
              <w:left w:val="nil"/>
              <w:bottom w:val="nil"/>
              <w:right w:val="nil"/>
            </w:tcBorders>
            <w:shd w:val="clear" w:color="auto" w:fill="auto"/>
            <w:noWrap/>
            <w:vAlign w:val="bottom"/>
            <w:hideMark/>
          </w:tcPr>
          <w:p w14:paraId="30EAB85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71904" behindDoc="0" locked="0" layoutInCell="1" allowOverlap="1" wp14:anchorId="5EB0A4E5" wp14:editId="39B2C374">
                      <wp:simplePos x="0" y="0"/>
                      <wp:positionH relativeFrom="column">
                        <wp:posOffset>-1</wp:posOffset>
                      </wp:positionH>
                      <wp:positionV relativeFrom="paragraph">
                        <wp:posOffset>171450</wp:posOffset>
                      </wp:positionV>
                      <wp:extent cx="0" cy="171450"/>
                      <wp:effectExtent l="0" t="0" r="0" b="0"/>
                      <wp:wrapNone/>
                      <wp:docPr id="1204" name="Textové pole 1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4BD8D53C" id="Textové pole 1204" o:spid="_x0000_s1026" type="#_x0000_t202" style="position:absolute;margin-left:0;margin-top:13.5pt;width:0;height:13.5pt;z-index:25177190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I&#10;tA4+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72928" behindDoc="0" locked="0" layoutInCell="1" allowOverlap="1" wp14:anchorId="1A00FFF3" wp14:editId="3367D9B5">
                      <wp:simplePos x="0" y="0"/>
                      <wp:positionH relativeFrom="column">
                        <wp:posOffset>-1</wp:posOffset>
                      </wp:positionH>
                      <wp:positionV relativeFrom="paragraph">
                        <wp:posOffset>171450</wp:posOffset>
                      </wp:positionV>
                      <wp:extent cx="0" cy="171450"/>
                      <wp:effectExtent l="0" t="0" r="0" b="0"/>
                      <wp:wrapNone/>
                      <wp:docPr id="1203" name="Textové pole 12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127FF92" id="Textové pole 1203" o:spid="_x0000_s1026" type="#_x0000_t202" style="position:absolute;margin-left:0;margin-top:13.5pt;width:0;height:13.5pt;z-index:25177292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O9X&#10;Y5M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37AF824E"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1.57</w:t>
            </w:r>
          </w:p>
        </w:tc>
        <w:tc>
          <w:tcPr>
            <w:tcW w:w="308" w:type="dxa"/>
            <w:tcBorders>
              <w:top w:val="nil"/>
              <w:left w:val="nil"/>
              <w:bottom w:val="nil"/>
              <w:right w:val="nil"/>
            </w:tcBorders>
            <w:shd w:val="clear" w:color="auto" w:fill="auto"/>
            <w:noWrap/>
            <w:vAlign w:val="bottom"/>
            <w:hideMark/>
          </w:tcPr>
          <w:p w14:paraId="6326BEDA"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074A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0.42</w:t>
            </w:r>
          </w:p>
        </w:tc>
        <w:tc>
          <w:tcPr>
            <w:tcW w:w="507" w:type="dxa"/>
            <w:tcBorders>
              <w:top w:val="nil"/>
              <w:left w:val="nil"/>
              <w:bottom w:val="nil"/>
              <w:right w:val="nil"/>
            </w:tcBorders>
            <w:shd w:val="clear" w:color="auto" w:fill="auto"/>
            <w:noWrap/>
            <w:vAlign w:val="bottom"/>
            <w:hideMark/>
          </w:tcPr>
          <w:p w14:paraId="77256EF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26.5</w:t>
            </w:r>
          </w:p>
        </w:tc>
        <w:tc>
          <w:tcPr>
            <w:tcW w:w="214" w:type="dxa"/>
            <w:tcBorders>
              <w:top w:val="nil"/>
              <w:left w:val="nil"/>
              <w:bottom w:val="nil"/>
              <w:right w:val="nil"/>
            </w:tcBorders>
            <w:shd w:val="clear" w:color="auto" w:fill="auto"/>
            <w:noWrap/>
            <w:vAlign w:val="bottom"/>
            <w:hideMark/>
          </w:tcPr>
          <w:p w14:paraId="721EFA1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296CD75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4F8CF041"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6CE9BF6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5E61EC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6C809E6B" w14:textId="77777777" w:rsidTr="00BD7167">
        <w:trPr>
          <w:trHeight w:val="300"/>
        </w:trPr>
        <w:tc>
          <w:tcPr>
            <w:tcW w:w="604" w:type="dxa"/>
            <w:tcBorders>
              <w:top w:val="nil"/>
              <w:left w:val="nil"/>
              <w:bottom w:val="nil"/>
              <w:right w:val="nil"/>
            </w:tcBorders>
            <w:shd w:val="clear" w:color="auto" w:fill="auto"/>
            <w:noWrap/>
            <w:vAlign w:val="bottom"/>
            <w:hideMark/>
          </w:tcPr>
          <w:p w14:paraId="0E4A1B0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13</w:t>
            </w:r>
          </w:p>
        </w:tc>
        <w:tc>
          <w:tcPr>
            <w:tcW w:w="849" w:type="dxa"/>
            <w:tcBorders>
              <w:top w:val="nil"/>
              <w:left w:val="nil"/>
              <w:bottom w:val="nil"/>
              <w:right w:val="nil"/>
            </w:tcBorders>
            <w:shd w:val="clear" w:color="auto" w:fill="auto"/>
            <w:noWrap/>
            <w:vAlign w:val="bottom"/>
            <w:hideMark/>
          </w:tcPr>
          <w:p w14:paraId="4BFC35F5"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60.19</w:t>
            </w:r>
          </w:p>
        </w:tc>
        <w:tc>
          <w:tcPr>
            <w:tcW w:w="297" w:type="dxa"/>
            <w:tcBorders>
              <w:top w:val="nil"/>
              <w:left w:val="nil"/>
              <w:bottom w:val="nil"/>
              <w:right w:val="nil"/>
            </w:tcBorders>
            <w:shd w:val="clear" w:color="auto" w:fill="auto"/>
            <w:noWrap/>
            <w:vAlign w:val="bottom"/>
            <w:hideMark/>
          </w:tcPr>
          <w:p w14:paraId="25AEE45A"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417B1D33"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20.71</w:t>
            </w:r>
          </w:p>
        </w:tc>
        <w:tc>
          <w:tcPr>
            <w:tcW w:w="512" w:type="dxa"/>
            <w:tcBorders>
              <w:top w:val="nil"/>
              <w:left w:val="nil"/>
              <w:bottom w:val="nil"/>
              <w:right w:val="nil"/>
            </w:tcBorders>
            <w:shd w:val="clear" w:color="auto" w:fill="auto"/>
            <w:noWrap/>
            <w:vAlign w:val="bottom"/>
            <w:hideMark/>
          </w:tcPr>
          <w:p w14:paraId="2B1BF27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34.4</w:t>
            </w:r>
          </w:p>
        </w:tc>
        <w:tc>
          <w:tcPr>
            <w:tcW w:w="190" w:type="dxa"/>
            <w:tcBorders>
              <w:top w:val="nil"/>
              <w:left w:val="nil"/>
              <w:bottom w:val="nil"/>
              <w:right w:val="nil"/>
            </w:tcBorders>
            <w:shd w:val="clear" w:color="auto" w:fill="auto"/>
            <w:noWrap/>
            <w:vAlign w:val="bottom"/>
            <w:hideMark/>
          </w:tcPr>
          <w:p w14:paraId="6A3176E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73952" behindDoc="0" locked="0" layoutInCell="1" allowOverlap="1" wp14:anchorId="3217B2B9" wp14:editId="52301F00">
                      <wp:simplePos x="0" y="0"/>
                      <wp:positionH relativeFrom="column">
                        <wp:posOffset>-1</wp:posOffset>
                      </wp:positionH>
                      <wp:positionV relativeFrom="paragraph">
                        <wp:posOffset>171450</wp:posOffset>
                      </wp:positionV>
                      <wp:extent cx="0" cy="171450"/>
                      <wp:effectExtent l="0" t="0" r="0" b="0"/>
                      <wp:wrapNone/>
                      <wp:docPr id="1202" name="Textové pole 12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64CC24DF" id="Textové pole 1202" o:spid="_x0000_s1026" type="#_x0000_t202" style="position:absolute;margin-left:0;margin-top:13.5pt;width:0;height:13.5pt;z-index:25177395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E53&#10;rKo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74976" behindDoc="0" locked="0" layoutInCell="1" allowOverlap="1" wp14:anchorId="1B221AE5" wp14:editId="066E7925">
                      <wp:simplePos x="0" y="0"/>
                      <wp:positionH relativeFrom="column">
                        <wp:posOffset>-1</wp:posOffset>
                      </wp:positionH>
                      <wp:positionV relativeFrom="paragraph">
                        <wp:posOffset>171450</wp:posOffset>
                      </wp:positionV>
                      <wp:extent cx="0" cy="171450"/>
                      <wp:effectExtent l="0" t="0" r="0" b="0"/>
                      <wp:wrapNone/>
                      <wp:docPr id="1201" name="Textové pole 12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3312CC83" id="Textové pole 1201" o:spid="_x0000_s1026" type="#_x0000_t202" style="position:absolute;margin-left:0;margin-top:13.5pt;width:0;height:13.5pt;z-index:25177497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rRb9&#10;4B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6AB543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0.74</w:t>
            </w:r>
          </w:p>
        </w:tc>
        <w:tc>
          <w:tcPr>
            <w:tcW w:w="308" w:type="dxa"/>
            <w:tcBorders>
              <w:top w:val="nil"/>
              <w:left w:val="nil"/>
              <w:bottom w:val="nil"/>
              <w:right w:val="nil"/>
            </w:tcBorders>
            <w:shd w:val="clear" w:color="auto" w:fill="auto"/>
            <w:noWrap/>
            <w:vAlign w:val="bottom"/>
            <w:hideMark/>
          </w:tcPr>
          <w:p w14:paraId="75C967D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AA26C7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5428E42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54.4</w:t>
            </w:r>
          </w:p>
        </w:tc>
        <w:tc>
          <w:tcPr>
            <w:tcW w:w="214" w:type="dxa"/>
            <w:tcBorders>
              <w:top w:val="nil"/>
              <w:left w:val="nil"/>
              <w:bottom w:val="nil"/>
              <w:right w:val="nil"/>
            </w:tcBorders>
            <w:shd w:val="clear" w:color="auto" w:fill="auto"/>
            <w:noWrap/>
            <w:vAlign w:val="bottom"/>
            <w:hideMark/>
          </w:tcPr>
          <w:p w14:paraId="3FC4B55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786D5491"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0.11</w:t>
            </w:r>
          </w:p>
        </w:tc>
        <w:tc>
          <w:tcPr>
            <w:tcW w:w="296" w:type="dxa"/>
            <w:tcBorders>
              <w:top w:val="nil"/>
              <w:left w:val="nil"/>
              <w:bottom w:val="nil"/>
              <w:right w:val="nil"/>
            </w:tcBorders>
            <w:shd w:val="clear" w:color="auto" w:fill="auto"/>
            <w:noWrap/>
            <w:vAlign w:val="bottom"/>
            <w:hideMark/>
          </w:tcPr>
          <w:p w14:paraId="155244F3"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102BE4F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0.016</w:t>
            </w:r>
          </w:p>
        </w:tc>
        <w:tc>
          <w:tcPr>
            <w:tcW w:w="507" w:type="dxa"/>
            <w:tcBorders>
              <w:top w:val="nil"/>
              <w:left w:val="nil"/>
              <w:bottom w:val="nil"/>
              <w:right w:val="nil"/>
            </w:tcBorders>
            <w:shd w:val="clear" w:color="auto" w:fill="auto"/>
            <w:noWrap/>
            <w:vAlign w:val="bottom"/>
            <w:hideMark/>
          </w:tcPr>
          <w:p w14:paraId="7EFA89A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15</w:t>
            </w:r>
          </w:p>
        </w:tc>
      </w:tr>
      <w:tr w:rsidR="00BD7167" w:rsidRPr="00630043" w14:paraId="27ECBC1A" w14:textId="77777777" w:rsidTr="00BD7167">
        <w:trPr>
          <w:trHeight w:val="300"/>
        </w:trPr>
        <w:tc>
          <w:tcPr>
            <w:tcW w:w="604" w:type="dxa"/>
            <w:tcBorders>
              <w:top w:val="nil"/>
              <w:left w:val="nil"/>
              <w:bottom w:val="nil"/>
              <w:right w:val="nil"/>
            </w:tcBorders>
            <w:shd w:val="clear" w:color="auto" w:fill="auto"/>
            <w:noWrap/>
            <w:vAlign w:val="bottom"/>
            <w:hideMark/>
          </w:tcPr>
          <w:p w14:paraId="1D4A505B"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14</w:t>
            </w:r>
          </w:p>
        </w:tc>
        <w:tc>
          <w:tcPr>
            <w:tcW w:w="849" w:type="dxa"/>
            <w:tcBorders>
              <w:top w:val="nil"/>
              <w:left w:val="nil"/>
              <w:bottom w:val="nil"/>
              <w:right w:val="nil"/>
            </w:tcBorders>
            <w:shd w:val="clear" w:color="auto" w:fill="auto"/>
            <w:noWrap/>
            <w:vAlign w:val="bottom"/>
            <w:hideMark/>
          </w:tcPr>
          <w:p w14:paraId="46F972A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62.93</w:t>
            </w:r>
          </w:p>
        </w:tc>
        <w:tc>
          <w:tcPr>
            <w:tcW w:w="297" w:type="dxa"/>
            <w:tcBorders>
              <w:top w:val="nil"/>
              <w:left w:val="nil"/>
              <w:bottom w:val="nil"/>
              <w:right w:val="nil"/>
            </w:tcBorders>
            <w:shd w:val="clear" w:color="auto" w:fill="auto"/>
            <w:noWrap/>
            <w:vAlign w:val="bottom"/>
            <w:hideMark/>
          </w:tcPr>
          <w:p w14:paraId="6AB1127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261F35B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21.61</w:t>
            </w:r>
          </w:p>
        </w:tc>
        <w:tc>
          <w:tcPr>
            <w:tcW w:w="512" w:type="dxa"/>
            <w:tcBorders>
              <w:top w:val="nil"/>
              <w:left w:val="nil"/>
              <w:bottom w:val="nil"/>
              <w:right w:val="nil"/>
            </w:tcBorders>
            <w:shd w:val="clear" w:color="auto" w:fill="auto"/>
            <w:noWrap/>
            <w:vAlign w:val="bottom"/>
            <w:hideMark/>
          </w:tcPr>
          <w:p w14:paraId="165D052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34.3</w:t>
            </w:r>
          </w:p>
        </w:tc>
        <w:tc>
          <w:tcPr>
            <w:tcW w:w="190" w:type="dxa"/>
            <w:tcBorders>
              <w:top w:val="nil"/>
              <w:left w:val="nil"/>
              <w:bottom w:val="nil"/>
              <w:right w:val="nil"/>
            </w:tcBorders>
            <w:shd w:val="clear" w:color="auto" w:fill="auto"/>
            <w:noWrap/>
            <w:vAlign w:val="bottom"/>
            <w:hideMark/>
          </w:tcPr>
          <w:p w14:paraId="099A6D5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76000" behindDoc="0" locked="0" layoutInCell="1" allowOverlap="1" wp14:anchorId="572A2B86" wp14:editId="07D49E88">
                      <wp:simplePos x="0" y="0"/>
                      <wp:positionH relativeFrom="column">
                        <wp:posOffset>-1</wp:posOffset>
                      </wp:positionH>
                      <wp:positionV relativeFrom="paragraph">
                        <wp:posOffset>171450</wp:posOffset>
                      </wp:positionV>
                      <wp:extent cx="0" cy="171450"/>
                      <wp:effectExtent l="0" t="0" r="0" b="0"/>
                      <wp:wrapNone/>
                      <wp:docPr id="1200" name="Textové pole 1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5557527B" id="Textové pole 1200" o:spid="_x0000_s1026" type="#_x0000_t202" style="position:absolute;margin-left:0;margin-top:13.5pt;width:0;height:13.5pt;z-index:251776000;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77024" behindDoc="0" locked="0" layoutInCell="1" allowOverlap="1" wp14:anchorId="02D27BA3" wp14:editId="5FDDC07B">
                      <wp:simplePos x="0" y="0"/>
                      <wp:positionH relativeFrom="column">
                        <wp:posOffset>-1</wp:posOffset>
                      </wp:positionH>
                      <wp:positionV relativeFrom="paragraph">
                        <wp:posOffset>171450</wp:posOffset>
                      </wp:positionV>
                      <wp:extent cx="0" cy="171450"/>
                      <wp:effectExtent l="0" t="0" r="0" b="0"/>
                      <wp:wrapNone/>
                      <wp:docPr id="1199" name="Textové pole 1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1F72EDC" id="Textové pole 1199" o:spid="_x0000_s1026" type="#_x0000_t202" style="position:absolute;margin-left:0;margin-top:13.5pt;width:0;height:13.5pt;z-index:251777024;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D0D&#10;7hQ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0460D4A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0.72</w:t>
            </w:r>
          </w:p>
        </w:tc>
        <w:tc>
          <w:tcPr>
            <w:tcW w:w="308" w:type="dxa"/>
            <w:tcBorders>
              <w:top w:val="nil"/>
              <w:left w:val="nil"/>
              <w:bottom w:val="nil"/>
              <w:right w:val="nil"/>
            </w:tcBorders>
            <w:shd w:val="clear" w:color="auto" w:fill="auto"/>
            <w:noWrap/>
            <w:vAlign w:val="bottom"/>
            <w:hideMark/>
          </w:tcPr>
          <w:p w14:paraId="11CBF4A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58754B3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0.40</w:t>
            </w:r>
          </w:p>
        </w:tc>
        <w:tc>
          <w:tcPr>
            <w:tcW w:w="507" w:type="dxa"/>
            <w:tcBorders>
              <w:top w:val="nil"/>
              <w:left w:val="nil"/>
              <w:bottom w:val="nil"/>
              <w:right w:val="nil"/>
            </w:tcBorders>
            <w:shd w:val="clear" w:color="auto" w:fill="auto"/>
            <w:noWrap/>
            <w:vAlign w:val="bottom"/>
            <w:hideMark/>
          </w:tcPr>
          <w:p w14:paraId="26D243D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54.8</w:t>
            </w:r>
          </w:p>
        </w:tc>
        <w:tc>
          <w:tcPr>
            <w:tcW w:w="214" w:type="dxa"/>
            <w:tcBorders>
              <w:top w:val="nil"/>
              <w:left w:val="nil"/>
              <w:bottom w:val="nil"/>
              <w:right w:val="nil"/>
            </w:tcBorders>
            <w:shd w:val="clear" w:color="auto" w:fill="auto"/>
            <w:noWrap/>
            <w:vAlign w:val="bottom"/>
            <w:hideMark/>
          </w:tcPr>
          <w:p w14:paraId="6B81229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418B706"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0.10</w:t>
            </w:r>
          </w:p>
        </w:tc>
        <w:tc>
          <w:tcPr>
            <w:tcW w:w="296" w:type="dxa"/>
            <w:tcBorders>
              <w:top w:val="nil"/>
              <w:left w:val="nil"/>
              <w:bottom w:val="nil"/>
              <w:right w:val="nil"/>
            </w:tcBorders>
            <w:shd w:val="clear" w:color="auto" w:fill="auto"/>
            <w:noWrap/>
            <w:vAlign w:val="bottom"/>
            <w:hideMark/>
          </w:tcPr>
          <w:p w14:paraId="5332359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484009CD"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0.013</w:t>
            </w:r>
          </w:p>
        </w:tc>
        <w:tc>
          <w:tcPr>
            <w:tcW w:w="507" w:type="dxa"/>
            <w:tcBorders>
              <w:top w:val="nil"/>
              <w:left w:val="nil"/>
              <w:bottom w:val="nil"/>
              <w:right w:val="nil"/>
            </w:tcBorders>
            <w:shd w:val="clear" w:color="auto" w:fill="auto"/>
            <w:noWrap/>
            <w:vAlign w:val="bottom"/>
            <w:hideMark/>
          </w:tcPr>
          <w:p w14:paraId="5BC4CCAC"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13</w:t>
            </w:r>
          </w:p>
        </w:tc>
      </w:tr>
      <w:tr w:rsidR="00BD7167" w:rsidRPr="00630043" w14:paraId="55FF6BC3" w14:textId="77777777" w:rsidTr="00BD7167">
        <w:trPr>
          <w:trHeight w:val="300"/>
        </w:trPr>
        <w:tc>
          <w:tcPr>
            <w:tcW w:w="604" w:type="dxa"/>
            <w:tcBorders>
              <w:top w:val="nil"/>
              <w:left w:val="nil"/>
              <w:bottom w:val="nil"/>
              <w:right w:val="nil"/>
            </w:tcBorders>
            <w:shd w:val="clear" w:color="auto" w:fill="auto"/>
            <w:noWrap/>
            <w:vAlign w:val="bottom"/>
            <w:hideMark/>
          </w:tcPr>
          <w:p w14:paraId="3FF8EE36"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15</w:t>
            </w:r>
          </w:p>
        </w:tc>
        <w:tc>
          <w:tcPr>
            <w:tcW w:w="849" w:type="dxa"/>
            <w:tcBorders>
              <w:top w:val="nil"/>
              <w:left w:val="nil"/>
              <w:bottom w:val="nil"/>
              <w:right w:val="nil"/>
            </w:tcBorders>
            <w:shd w:val="clear" w:color="auto" w:fill="auto"/>
            <w:noWrap/>
            <w:vAlign w:val="bottom"/>
            <w:hideMark/>
          </w:tcPr>
          <w:p w14:paraId="4BD7735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121.90</w:t>
            </w:r>
          </w:p>
        </w:tc>
        <w:tc>
          <w:tcPr>
            <w:tcW w:w="297" w:type="dxa"/>
            <w:tcBorders>
              <w:top w:val="nil"/>
              <w:left w:val="nil"/>
              <w:bottom w:val="nil"/>
              <w:right w:val="nil"/>
            </w:tcBorders>
            <w:shd w:val="clear" w:color="auto" w:fill="auto"/>
            <w:noWrap/>
            <w:vAlign w:val="bottom"/>
            <w:hideMark/>
          </w:tcPr>
          <w:p w14:paraId="2371D09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nil"/>
              <w:right w:val="nil"/>
            </w:tcBorders>
            <w:shd w:val="clear" w:color="auto" w:fill="auto"/>
            <w:noWrap/>
            <w:vAlign w:val="bottom"/>
            <w:hideMark/>
          </w:tcPr>
          <w:p w14:paraId="605CED5A"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26.42</w:t>
            </w:r>
          </w:p>
        </w:tc>
        <w:tc>
          <w:tcPr>
            <w:tcW w:w="512" w:type="dxa"/>
            <w:tcBorders>
              <w:top w:val="nil"/>
              <w:left w:val="nil"/>
              <w:bottom w:val="nil"/>
              <w:right w:val="nil"/>
            </w:tcBorders>
            <w:shd w:val="clear" w:color="auto" w:fill="auto"/>
            <w:noWrap/>
            <w:vAlign w:val="bottom"/>
            <w:hideMark/>
          </w:tcPr>
          <w:p w14:paraId="680A791F"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21.7</w:t>
            </w:r>
          </w:p>
        </w:tc>
        <w:tc>
          <w:tcPr>
            <w:tcW w:w="190" w:type="dxa"/>
            <w:tcBorders>
              <w:top w:val="nil"/>
              <w:left w:val="nil"/>
              <w:bottom w:val="nil"/>
              <w:right w:val="nil"/>
            </w:tcBorders>
            <w:shd w:val="clear" w:color="auto" w:fill="auto"/>
            <w:noWrap/>
            <w:vAlign w:val="bottom"/>
            <w:hideMark/>
          </w:tcPr>
          <w:p w14:paraId="74D59BE2"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78048" behindDoc="0" locked="0" layoutInCell="1" allowOverlap="1" wp14:anchorId="592E053A" wp14:editId="558B6B0B">
                      <wp:simplePos x="0" y="0"/>
                      <wp:positionH relativeFrom="column">
                        <wp:posOffset>-1</wp:posOffset>
                      </wp:positionH>
                      <wp:positionV relativeFrom="paragraph">
                        <wp:posOffset>171450</wp:posOffset>
                      </wp:positionV>
                      <wp:extent cx="0" cy="171450"/>
                      <wp:effectExtent l="0" t="0" r="0" b="0"/>
                      <wp:wrapNone/>
                      <wp:docPr id="1198" name="Textové pole 1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15DDC4DB" id="Textové pole 1198" o:spid="_x0000_s1026" type="#_x0000_t202" style="position:absolute;margin-left:0;margin-top:13.5pt;width:0;height:13.5pt;z-index:251778048;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" filled="f" stroked="f">
                      <v:path arrowok="t"/>
                      <v:textbox style="mso-fit-shape-to-text:t" inset="0,0,0,0"/>
                    </v:shape>
                  </w:pict>
                </mc:Fallback>
              </mc:AlternateContent>
            </w:r>
            <w:r w:rsidRPr="00B66FCC">
              <w:rPr>
                <w:rFonts w:ascii="Calibri" w:hAnsi="Calibri" w:cs="Calibri"/>
                <w:noProof/>
                <w:color w:val="000000"/>
                <w:sz w:val="20"/>
                <w:lang w:val="en-US" w:eastAsia="en-US"/>
              </w:rPr>
              <mc:AlternateContent>
                <mc:Choice Requires="wps">
                  <w:drawing>
                    <wp:anchor distT="0" distB="0" distL="114299" distR="114299" simplePos="0" relativeHeight="251779072" behindDoc="0" locked="0" layoutInCell="1" allowOverlap="1" wp14:anchorId="60967131" wp14:editId="068149BC">
                      <wp:simplePos x="0" y="0"/>
                      <wp:positionH relativeFrom="column">
                        <wp:posOffset>-1</wp:posOffset>
                      </wp:positionH>
                      <wp:positionV relativeFrom="paragraph">
                        <wp:posOffset>171450</wp:posOffset>
                      </wp:positionV>
                      <wp:extent cx="0" cy="171450"/>
                      <wp:effectExtent l="0" t="0" r="0" b="0"/>
                      <wp:wrapNone/>
                      <wp:docPr id="1197" name="Textové pole 1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257DC8E7" id="Textové pole 1197" o:spid="_x0000_s1026" type="#_x0000_t202" style="position:absolute;margin-left:0;margin-top:13.5pt;width:0;height:13.5pt;z-index:251779072;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Cy&#10;w0SV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p>
        </w:tc>
        <w:tc>
          <w:tcPr>
            <w:tcW w:w="836" w:type="dxa"/>
            <w:tcBorders>
              <w:top w:val="nil"/>
              <w:left w:val="nil"/>
              <w:bottom w:val="nil"/>
              <w:right w:val="nil"/>
            </w:tcBorders>
            <w:shd w:val="clear" w:color="auto" w:fill="auto"/>
            <w:noWrap/>
            <w:vAlign w:val="bottom"/>
            <w:hideMark/>
          </w:tcPr>
          <w:p w14:paraId="41CA36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1.92</w:t>
            </w:r>
          </w:p>
        </w:tc>
        <w:tc>
          <w:tcPr>
            <w:tcW w:w="308" w:type="dxa"/>
            <w:tcBorders>
              <w:top w:val="nil"/>
              <w:left w:val="nil"/>
              <w:bottom w:val="nil"/>
              <w:right w:val="nil"/>
            </w:tcBorders>
            <w:shd w:val="clear" w:color="auto" w:fill="auto"/>
            <w:noWrap/>
            <w:vAlign w:val="bottom"/>
            <w:hideMark/>
          </w:tcPr>
          <w:p w14:paraId="05978B4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21C80BA6"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0.68</w:t>
            </w:r>
          </w:p>
        </w:tc>
        <w:tc>
          <w:tcPr>
            <w:tcW w:w="507" w:type="dxa"/>
            <w:tcBorders>
              <w:top w:val="nil"/>
              <w:left w:val="nil"/>
              <w:bottom w:val="nil"/>
              <w:right w:val="nil"/>
            </w:tcBorders>
            <w:shd w:val="clear" w:color="auto" w:fill="auto"/>
            <w:noWrap/>
            <w:vAlign w:val="bottom"/>
            <w:hideMark/>
          </w:tcPr>
          <w:p w14:paraId="1273B0C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35.1</w:t>
            </w:r>
          </w:p>
        </w:tc>
        <w:tc>
          <w:tcPr>
            <w:tcW w:w="214" w:type="dxa"/>
            <w:tcBorders>
              <w:top w:val="nil"/>
              <w:left w:val="nil"/>
              <w:bottom w:val="nil"/>
              <w:right w:val="nil"/>
            </w:tcBorders>
            <w:shd w:val="clear" w:color="auto" w:fill="auto"/>
            <w:noWrap/>
            <w:vAlign w:val="bottom"/>
            <w:hideMark/>
          </w:tcPr>
          <w:p w14:paraId="7B50A098"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p>
        </w:tc>
        <w:tc>
          <w:tcPr>
            <w:tcW w:w="837" w:type="dxa"/>
            <w:tcBorders>
              <w:top w:val="nil"/>
              <w:left w:val="nil"/>
              <w:bottom w:val="nil"/>
              <w:right w:val="nil"/>
            </w:tcBorders>
            <w:shd w:val="clear" w:color="auto" w:fill="auto"/>
            <w:noWrap/>
            <w:vAlign w:val="bottom"/>
            <w:hideMark/>
          </w:tcPr>
          <w:p w14:paraId="5F2DE82B"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0.12</w:t>
            </w:r>
          </w:p>
        </w:tc>
        <w:tc>
          <w:tcPr>
            <w:tcW w:w="296" w:type="dxa"/>
            <w:tcBorders>
              <w:top w:val="nil"/>
              <w:left w:val="nil"/>
              <w:bottom w:val="nil"/>
              <w:right w:val="nil"/>
            </w:tcBorders>
            <w:shd w:val="clear" w:color="auto" w:fill="auto"/>
            <w:noWrap/>
            <w:vAlign w:val="bottom"/>
            <w:hideMark/>
          </w:tcPr>
          <w:p w14:paraId="7F30AAAF"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nil"/>
              <w:right w:val="nil"/>
            </w:tcBorders>
            <w:shd w:val="clear" w:color="auto" w:fill="auto"/>
            <w:noWrap/>
            <w:vAlign w:val="bottom"/>
            <w:hideMark/>
          </w:tcPr>
          <w:p w14:paraId="0910FF7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0.012</w:t>
            </w:r>
          </w:p>
        </w:tc>
        <w:tc>
          <w:tcPr>
            <w:tcW w:w="507" w:type="dxa"/>
            <w:tcBorders>
              <w:top w:val="nil"/>
              <w:left w:val="nil"/>
              <w:bottom w:val="nil"/>
              <w:right w:val="nil"/>
            </w:tcBorders>
            <w:shd w:val="clear" w:color="auto" w:fill="auto"/>
            <w:noWrap/>
            <w:vAlign w:val="bottom"/>
            <w:hideMark/>
          </w:tcPr>
          <w:p w14:paraId="6C24ACA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10</w:t>
            </w:r>
          </w:p>
        </w:tc>
      </w:tr>
      <w:tr w:rsidR="00BD7167" w:rsidRPr="00630043" w14:paraId="7BFDA098" w14:textId="77777777" w:rsidTr="00BD7167">
        <w:trPr>
          <w:trHeight w:val="300"/>
        </w:trPr>
        <w:tc>
          <w:tcPr>
            <w:tcW w:w="604" w:type="dxa"/>
            <w:tcBorders>
              <w:top w:val="nil"/>
              <w:left w:val="nil"/>
              <w:bottom w:val="single" w:sz="4" w:space="0" w:color="auto"/>
              <w:right w:val="nil"/>
            </w:tcBorders>
            <w:shd w:val="clear" w:color="auto" w:fill="auto"/>
            <w:noWrap/>
            <w:vAlign w:val="bottom"/>
            <w:hideMark/>
          </w:tcPr>
          <w:p w14:paraId="42D5F893" w14:textId="77777777" w:rsidR="00BD7167" w:rsidRPr="00630043" w:rsidRDefault="00BD7167" w:rsidP="00BD7167">
            <w:pPr>
              <w:overflowPunct/>
              <w:autoSpaceDE/>
              <w:autoSpaceDN/>
              <w:adjustRightInd/>
              <w:spacing w:line="240" w:lineRule="auto"/>
              <w:textAlignment w:val="auto"/>
              <w:rPr>
                <w:rFonts w:ascii="Arial" w:hAnsi="Arial" w:cs="Arial"/>
                <w:sz w:val="18"/>
                <w:szCs w:val="18"/>
              </w:rPr>
            </w:pPr>
            <w:r w:rsidRPr="00630043">
              <w:rPr>
                <w:rFonts w:ascii="Arial" w:hAnsi="Arial" w:cs="Arial"/>
                <w:sz w:val="18"/>
                <w:szCs w:val="18"/>
              </w:rPr>
              <w:t>16</w:t>
            </w:r>
          </w:p>
        </w:tc>
        <w:tc>
          <w:tcPr>
            <w:tcW w:w="849" w:type="dxa"/>
            <w:tcBorders>
              <w:top w:val="nil"/>
              <w:left w:val="nil"/>
              <w:bottom w:val="single" w:sz="4" w:space="0" w:color="auto"/>
              <w:right w:val="nil"/>
            </w:tcBorders>
            <w:shd w:val="clear" w:color="auto" w:fill="auto"/>
            <w:noWrap/>
            <w:vAlign w:val="bottom"/>
            <w:hideMark/>
          </w:tcPr>
          <w:p w14:paraId="25ADE5FD"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127.20</w:t>
            </w:r>
          </w:p>
        </w:tc>
        <w:tc>
          <w:tcPr>
            <w:tcW w:w="297" w:type="dxa"/>
            <w:tcBorders>
              <w:top w:val="nil"/>
              <w:left w:val="nil"/>
              <w:bottom w:val="single" w:sz="4" w:space="0" w:color="auto"/>
              <w:right w:val="nil"/>
            </w:tcBorders>
            <w:shd w:val="clear" w:color="auto" w:fill="auto"/>
            <w:noWrap/>
            <w:vAlign w:val="bottom"/>
            <w:hideMark/>
          </w:tcPr>
          <w:p w14:paraId="1B5CD26F"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w:t>
            </w:r>
          </w:p>
        </w:tc>
        <w:tc>
          <w:tcPr>
            <w:tcW w:w="915" w:type="dxa"/>
            <w:tcBorders>
              <w:top w:val="nil"/>
              <w:left w:val="nil"/>
              <w:bottom w:val="single" w:sz="4" w:space="0" w:color="auto"/>
              <w:right w:val="nil"/>
            </w:tcBorders>
            <w:shd w:val="clear" w:color="auto" w:fill="auto"/>
            <w:noWrap/>
            <w:vAlign w:val="bottom"/>
            <w:hideMark/>
          </w:tcPr>
          <w:p w14:paraId="5301B6A7"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30.24</w:t>
            </w:r>
          </w:p>
        </w:tc>
        <w:tc>
          <w:tcPr>
            <w:tcW w:w="512" w:type="dxa"/>
            <w:tcBorders>
              <w:top w:val="nil"/>
              <w:left w:val="nil"/>
              <w:bottom w:val="single" w:sz="4" w:space="0" w:color="auto"/>
              <w:right w:val="nil"/>
            </w:tcBorders>
            <w:shd w:val="clear" w:color="auto" w:fill="auto"/>
            <w:noWrap/>
            <w:vAlign w:val="bottom"/>
            <w:hideMark/>
          </w:tcPr>
          <w:p w14:paraId="03C905B4"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23.8</w:t>
            </w:r>
          </w:p>
        </w:tc>
        <w:tc>
          <w:tcPr>
            <w:tcW w:w="190" w:type="dxa"/>
            <w:tcBorders>
              <w:top w:val="nil"/>
              <w:left w:val="nil"/>
              <w:bottom w:val="single" w:sz="4" w:space="0" w:color="auto"/>
              <w:right w:val="nil"/>
            </w:tcBorders>
            <w:shd w:val="clear" w:color="auto" w:fill="auto"/>
            <w:noWrap/>
            <w:vAlign w:val="bottom"/>
            <w:hideMark/>
          </w:tcPr>
          <w:p w14:paraId="51EC867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B66FCC">
              <w:rPr>
                <w:rFonts w:ascii="Calibri" w:hAnsi="Calibri" w:cs="Calibri"/>
                <w:noProof/>
                <w:color w:val="000000"/>
                <w:sz w:val="20"/>
                <w:lang w:val="en-US" w:eastAsia="en-US"/>
              </w:rPr>
              <mc:AlternateContent>
                <mc:Choice Requires="wps">
                  <w:drawing>
                    <wp:anchor distT="0" distB="0" distL="114299" distR="114299" simplePos="0" relativeHeight="251780096" behindDoc="0" locked="0" layoutInCell="1" allowOverlap="1" wp14:anchorId="28F6581D" wp14:editId="0D9F0776">
                      <wp:simplePos x="0" y="0"/>
                      <wp:positionH relativeFrom="column">
                        <wp:posOffset>-1</wp:posOffset>
                      </wp:positionH>
                      <wp:positionV relativeFrom="paragraph">
                        <wp:posOffset>171450</wp:posOffset>
                      </wp:positionV>
                      <wp:extent cx="0" cy="171450"/>
                      <wp:effectExtent l="0" t="0" r="0" b="0"/>
                      <wp:wrapNone/>
                      <wp:docPr id="1196" name="Textové pole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0" cy="171450"/>
                              </a:xfrm>
                              <a:prstGeom prst="rect">
                                <a:avLst/>
                              </a:prstGeom>
                              <a:noFill/>
                            </wps:spPr>
                            <wps:style>
                              <a:lnRef idx="0">
                                <a:scrgbClr r="0" g="0" b="0"/>
                              </a:lnRef>
                              <a:fillRef idx="0">
                                <a:scrgbClr r="0" g="0" b="0"/>
                              </a:fillRef>
                              <a:effectRef idx="0">
                                <a:scrgbClr r="0" g="0" b="0"/>
                              </a:effectRef>
                              <a:fontRef idx="minor">
                                <a:schemeClr val="tx1"/>
                              </a:fontRef>
                            </wps:style>
                            <wps:bodyPr vertOverflow="clip" horzOverflow="clip" wrap="none" lIns="0" tIns="0" rIns="0" bIns="0" rtlCol="0" anchor="t">
                              <a:spAutoFit/>
                            </wps:bodyPr>
                          </wps:wsp>
                        </a:graphicData>
                      </a:graphic>
                      <wp14:sizeRelH relativeFrom="page">
                        <wp14:pctWidth>0</wp14:pctWidth>
                      </wp14:sizeRelH>
                      <wp14:sizeRelV relativeFrom="page">
                        <wp14:pctHeight>0</wp14:pctHeight>
                      </wp14:sizeRelV>
                    </wp:anchor>
                  </w:drawing>
                </mc:Choice>
                <mc:Fallback>
                  <w:pict>
                    <v:shape w14:anchorId="706AE6FD" id="Textové pole 1196" o:spid="_x0000_s1026" type="#_x0000_t202" style="position:absolute;margin-left:0;margin-top:13.5pt;width:0;height:13.5pt;z-index:251780096;visibility:visible;mso-wrap-style:non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" filled="f" stroked="f">
                      <v:path arrowok="t"/>
                      <v:textbox style="mso-fit-shape-to-text:t" inset="0,0,0,0"/>
                    </v:shape>
                  </w:pict>
                </mc:Fallback>
              </mc:AlternateContent>
            </w:r>
            <w:r w:rsidRPr="00630043">
              <w:rPr>
                <w:rFonts w:ascii="Calibri" w:hAnsi="Calibri" w:cs="Calibri"/>
                <w:color w:val="000000"/>
                <w:sz w:val="20"/>
              </w:rPr>
              <w:t> </w:t>
            </w:r>
          </w:p>
        </w:tc>
        <w:tc>
          <w:tcPr>
            <w:tcW w:w="836" w:type="dxa"/>
            <w:tcBorders>
              <w:top w:val="nil"/>
              <w:left w:val="nil"/>
              <w:bottom w:val="single" w:sz="4" w:space="0" w:color="auto"/>
              <w:right w:val="nil"/>
            </w:tcBorders>
            <w:shd w:val="clear" w:color="auto" w:fill="auto"/>
            <w:noWrap/>
            <w:vAlign w:val="bottom"/>
            <w:hideMark/>
          </w:tcPr>
          <w:p w14:paraId="79F01072"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2.37</w:t>
            </w:r>
          </w:p>
        </w:tc>
        <w:tc>
          <w:tcPr>
            <w:tcW w:w="308" w:type="dxa"/>
            <w:tcBorders>
              <w:top w:val="nil"/>
              <w:left w:val="nil"/>
              <w:bottom w:val="single" w:sz="4" w:space="0" w:color="auto"/>
              <w:right w:val="nil"/>
            </w:tcBorders>
            <w:shd w:val="clear" w:color="auto" w:fill="auto"/>
            <w:noWrap/>
            <w:vAlign w:val="bottom"/>
            <w:hideMark/>
          </w:tcPr>
          <w:p w14:paraId="09B3D79C"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53632841"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0.90</w:t>
            </w:r>
          </w:p>
        </w:tc>
        <w:tc>
          <w:tcPr>
            <w:tcW w:w="507" w:type="dxa"/>
            <w:tcBorders>
              <w:top w:val="nil"/>
              <w:left w:val="nil"/>
              <w:bottom w:val="single" w:sz="4" w:space="0" w:color="auto"/>
              <w:right w:val="nil"/>
            </w:tcBorders>
            <w:shd w:val="clear" w:color="auto" w:fill="auto"/>
            <w:noWrap/>
            <w:vAlign w:val="bottom"/>
            <w:hideMark/>
          </w:tcPr>
          <w:p w14:paraId="1E0C2260"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37.9</w:t>
            </w:r>
          </w:p>
        </w:tc>
        <w:tc>
          <w:tcPr>
            <w:tcW w:w="214" w:type="dxa"/>
            <w:tcBorders>
              <w:top w:val="nil"/>
              <w:left w:val="nil"/>
              <w:bottom w:val="single" w:sz="4" w:space="0" w:color="auto"/>
              <w:right w:val="nil"/>
            </w:tcBorders>
            <w:shd w:val="clear" w:color="auto" w:fill="auto"/>
            <w:noWrap/>
            <w:vAlign w:val="bottom"/>
            <w:hideMark/>
          </w:tcPr>
          <w:p w14:paraId="528F91C5"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 </w:t>
            </w:r>
          </w:p>
        </w:tc>
        <w:tc>
          <w:tcPr>
            <w:tcW w:w="837" w:type="dxa"/>
            <w:tcBorders>
              <w:top w:val="nil"/>
              <w:left w:val="nil"/>
              <w:bottom w:val="single" w:sz="4" w:space="0" w:color="auto"/>
              <w:right w:val="nil"/>
            </w:tcBorders>
            <w:shd w:val="clear" w:color="auto" w:fill="auto"/>
            <w:noWrap/>
            <w:vAlign w:val="bottom"/>
            <w:hideMark/>
          </w:tcPr>
          <w:p w14:paraId="68D804B0"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 w:val="20"/>
              </w:rPr>
            </w:pPr>
            <w:r w:rsidRPr="00630043">
              <w:rPr>
                <w:rFonts w:ascii="Calibri" w:hAnsi="Calibri" w:cs="Calibri"/>
                <w:color w:val="000000"/>
                <w:sz w:val="20"/>
              </w:rPr>
              <w:t>0.13</w:t>
            </w:r>
          </w:p>
        </w:tc>
        <w:tc>
          <w:tcPr>
            <w:tcW w:w="296" w:type="dxa"/>
            <w:tcBorders>
              <w:top w:val="nil"/>
              <w:left w:val="nil"/>
              <w:bottom w:val="single" w:sz="4" w:space="0" w:color="auto"/>
              <w:right w:val="nil"/>
            </w:tcBorders>
            <w:shd w:val="clear" w:color="auto" w:fill="auto"/>
            <w:noWrap/>
            <w:vAlign w:val="bottom"/>
            <w:hideMark/>
          </w:tcPr>
          <w:p w14:paraId="4238B0C6" w14:textId="77777777" w:rsidR="00BD7167" w:rsidRPr="00630043" w:rsidRDefault="00BD7167" w:rsidP="00BD7167">
            <w:pPr>
              <w:overflowPunct/>
              <w:autoSpaceDE/>
              <w:autoSpaceDN/>
              <w:adjustRightInd/>
              <w:spacing w:line="240" w:lineRule="auto"/>
              <w:jc w:val="center"/>
              <w:textAlignment w:val="auto"/>
              <w:rPr>
                <w:rFonts w:ascii="Calibri" w:hAnsi="Calibri" w:cs="Calibri"/>
                <w:color w:val="000000"/>
                <w:sz w:val="20"/>
              </w:rPr>
            </w:pPr>
            <w:r w:rsidRPr="00630043">
              <w:rPr>
                <w:rFonts w:ascii="Calibri" w:hAnsi="Calibri" w:cs="Calibri"/>
                <w:color w:val="000000"/>
                <w:sz w:val="20"/>
              </w:rPr>
              <w:t>±</w:t>
            </w:r>
          </w:p>
        </w:tc>
        <w:tc>
          <w:tcPr>
            <w:tcW w:w="913" w:type="dxa"/>
            <w:tcBorders>
              <w:top w:val="nil"/>
              <w:left w:val="nil"/>
              <w:bottom w:val="single" w:sz="4" w:space="0" w:color="auto"/>
              <w:right w:val="nil"/>
            </w:tcBorders>
            <w:shd w:val="clear" w:color="auto" w:fill="auto"/>
            <w:noWrap/>
            <w:vAlign w:val="bottom"/>
            <w:hideMark/>
          </w:tcPr>
          <w:p w14:paraId="13E277CB"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0.015</w:t>
            </w:r>
          </w:p>
        </w:tc>
        <w:tc>
          <w:tcPr>
            <w:tcW w:w="507" w:type="dxa"/>
            <w:tcBorders>
              <w:top w:val="nil"/>
              <w:left w:val="nil"/>
              <w:bottom w:val="single" w:sz="4" w:space="0" w:color="auto"/>
              <w:right w:val="nil"/>
            </w:tcBorders>
            <w:shd w:val="clear" w:color="auto" w:fill="auto"/>
            <w:noWrap/>
            <w:vAlign w:val="bottom"/>
            <w:hideMark/>
          </w:tcPr>
          <w:p w14:paraId="721A74BE" w14:textId="77777777" w:rsidR="00BD7167" w:rsidRPr="00630043" w:rsidRDefault="00BD7167" w:rsidP="00BD7167">
            <w:pPr>
              <w:overflowPunct/>
              <w:autoSpaceDE/>
              <w:autoSpaceDN/>
              <w:adjustRightInd/>
              <w:spacing w:line="240" w:lineRule="auto"/>
              <w:textAlignment w:val="auto"/>
              <w:rPr>
                <w:rFonts w:ascii="Calibri" w:hAnsi="Calibri" w:cs="Calibri"/>
                <w:color w:val="000000"/>
                <w:sz w:val="20"/>
              </w:rPr>
            </w:pPr>
            <w:r w:rsidRPr="00630043">
              <w:rPr>
                <w:rFonts w:ascii="Calibri" w:hAnsi="Calibri" w:cs="Calibri"/>
                <w:color w:val="000000"/>
                <w:sz w:val="20"/>
              </w:rPr>
              <w:t>11</w:t>
            </w:r>
          </w:p>
        </w:tc>
      </w:tr>
    </w:tbl>
    <w:p w14:paraId="4C06E5EC" w14:textId="51670065" w:rsidR="00BD7167" w:rsidRPr="00630043" w:rsidRDefault="00BD7167" w:rsidP="00BD7167">
      <w:pPr>
        <w:pStyle w:val="Caption"/>
        <w:rPr>
          <w:vanish/>
          <w:lang w:val="sk-SK"/>
          <w:specVanish/>
        </w:rPr>
      </w:pPr>
      <w:bookmarkStart w:id="114" w:name="_Ref513894977"/>
      <w:bookmarkStart w:id="115" w:name="_Toc516835705"/>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E97B4A">
        <w:rPr>
          <w:noProof/>
          <w:lang w:val="sk-SK"/>
        </w:rPr>
        <w:t>4</w:t>
      </w:r>
      <w:r w:rsidRPr="00B66FCC">
        <w:rPr>
          <w:lang w:val="sk-SK"/>
        </w:rPr>
        <w:fldChar w:fldCharType="end"/>
      </w:r>
      <w:bookmarkEnd w:id="114"/>
      <w:r w:rsidRPr="00B66FCC">
        <w:rPr>
          <w:lang w:val="sk-SK"/>
        </w:rPr>
        <w:t xml:space="preserve">: </w:t>
      </w:r>
      <w:bookmarkStart w:id="116" w:name="_Toc513584627"/>
      <w:r w:rsidRPr="00B66FCC">
        <w:rPr>
          <w:lang w:val="sk-SK"/>
        </w:rPr>
        <w:t>Popisná štatistika hodnoty parametrov počas spontnánneho dýchania pre 30 dobrovoľníkov.</w:t>
      </w:r>
      <w:bookmarkEnd w:id="115"/>
      <w:bookmarkEnd w:id="116"/>
    </w:p>
    <w:p w14:paraId="3FAF6E91" w14:textId="71006856" w:rsidR="00BD7167" w:rsidRPr="00630043" w:rsidRDefault="00BD7167" w:rsidP="00BD7167">
      <w:pPr>
        <w:pStyle w:val="Caption"/>
        <w:rPr>
          <w:lang w:val="sk-SK"/>
        </w:rPr>
      </w:pPr>
      <w:r w:rsidRPr="00630043">
        <w:rPr>
          <w:lang w:val="sk-SK"/>
        </w:rPr>
        <w:t xml:space="preserve"> Z  hodnôt parametrov počas merania ako definuje </w:t>
      </w:r>
      <w:r w:rsidRPr="00B66FCC">
        <w:rPr>
          <w:lang w:val="sk-SK"/>
        </w:rPr>
        <w:fldChar w:fldCharType="begin"/>
      </w:r>
      <w:r w:rsidRPr="00630043">
        <w:rPr>
          <w:lang w:val="sk-SK"/>
        </w:rPr>
        <w:instrText xml:space="preserve"> REF _Ref513892756 \h </w:instrText>
      </w:r>
      <w:r w:rsidRPr="00B66FCC">
        <w:rPr>
          <w:lang w:val="sk-SK"/>
        </w:rPr>
      </w:r>
      <w:r w:rsidRPr="00B66FCC">
        <w:rPr>
          <w:lang w:val="sk-SK"/>
        </w:rPr>
        <w:fldChar w:fldCharType="separate"/>
      </w:r>
      <w:r w:rsidR="00E97B4A" w:rsidRPr="00630043">
        <w:rPr>
          <w:lang w:val="sk-SK"/>
        </w:rPr>
        <w:t xml:space="preserve">Obrázok </w:t>
      </w:r>
      <w:r w:rsidR="00E97B4A">
        <w:rPr>
          <w:noProof/>
          <w:lang w:val="sk-SK"/>
        </w:rPr>
        <w:t>3</w:t>
      </w:r>
      <w:r w:rsidR="00E97B4A">
        <w:rPr>
          <w:lang w:val="sk-SK"/>
        </w:rPr>
        <w:t>.</w:t>
      </w:r>
      <w:r w:rsidR="00E97B4A">
        <w:rPr>
          <w:noProof/>
          <w:lang w:val="sk-SK"/>
        </w:rPr>
        <w:t>6</w:t>
      </w:r>
      <w:r w:rsidRPr="00B66FCC">
        <w:rPr>
          <w:lang w:val="sk-SK"/>
        </w:rPr>
        <w:fldChar w:fldCharType="end"/>
      </w:r>
      <w:r w:rsidRPr="00630043">
        <w:rPr>
          <w:lang w:val="sk-SK"/>
        </w:rPr>
        <w:t xml:space="preserve"> boli spočítané priemerné hodnoty a smerodatné odchylky pre 30 dobrovoľníkov. Výsledok udáva stĺpec mean +- std. Hodnota v stĺpci označenom %, udáva pomer smerodatnej odchylky a priemernej hodnote v percentách.</w:t>
      </w:r>
    </w:p>
    <w:p w14:paraId="3170468C" w14:textId="21CD0836" w:rsidR="00BD7167" w:rsidRPr="00630043" w:rsidRDefault="00BD7167" w:rsidP="00BD7167">
      <w:r w:rsidRPr="00630043">
        <w:t>Hodnoty v stĺpci mean</w:t>
      </w:r>
      <w:r w:rsidRPr="00B519B6">
        <w:t>, vyjadrujú priemernú hodnotu bioimpedančného parametra naprieč všetkými subjektami. Hodnota std vyjadruje smerodatnú odchylku priemernej hodnoty bioimpedančného parametra naprieč všetkými subjektami. Hodnota v stĺpci označenom % uvádza pomer smerodatnej</w:t>
      </w:r>
      <w:r w:rsidRPr="00630043">
        <w:t xml:space="preserve"> odchýlky na priemernej hodnote. Táto hodnota vyjadruje mieru variability parametra v populácií s ohľadom na jeho </w:t>
      </w:r>
      <w:r w:rsidR="00485255">
        <w:t>absolútnu hodnotu v percentách, čo n</w:t>
      </w:r>
      <w:r w:rsidRPr="00630043">
        <w:t xml:space="preserve">aznačuje, ktorý parameter do akej miery prispieva k rôznej hodnote SV a CO naprieč subjektami. Pri pohľade na kanál 3 vidíme, že parameter </w:t>
      </w:r>
      <m:oMath>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oMath>
      <w:r w:rsidRPr="00630043">
        <w:rPr>
          <w:iCs/>
          <w:color w:val="000000" w:themeColor="text1"/>
          <w:sz w:val="22"/>
          <w:szCs w:val="22"/>
        </w:rPr>
        <w:t xml:space="preserve"> </w:t>
      </w:r>
      <w:r w:rsidRPr="00630043">
        <w:t>sa naprieč subjektami líši dva krát viac ako parameter</w:t>
      </w:r>
      <w:r w:rsidRPr="00630043">
        <w:rPr>
          <w:iCs/>
          <w:color w:val="000000" w:themeColor="text1"/>
          <w:sz w:val="22"/>
          <w:szCs w:val="22"/>
        </w:rPr>
        <w:t xml:space="preserve"> </w:t>
      </w: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w:r w:rsidRPr="00630043">
        <w:rPr>
          <w:iCs/>
          <w:color w:val="000000" w:themeColor="text1"/>
          <w:sz w:val="22"/>
          <w:szCs w:val="22"/>
        </w:rPr>
        <w:t>.</w:t>
      </w:r>
      <w:r w:rsidRPr="00630043">
        <w:t xml:space="preserve">Pri meraní </w:t>
      </w:r>
      <w:r w:rsidR="009076DD">
        <w:t>srdcov</w:t>
      </w:r>
      <w:r w:rsidRPr="00630043">
        <w:t xml:space="preserve">ého výdaja je dôležité zachytenie dynamických zmien parametrov počas merania. </w:t>
      </w:r>
      <w:r w:rsidRPr="00630043">
        <w:lastRenderedPageBreak/>
        <w:t xml:space="preserve">Na základe týchto zmien vieme, ktorý parameter do akej miery ovplyvnil zmeny v hodnotách vypočítaného </w:t>
      </w:r>
      <w:r w:rsidR="009076DD">
        <w:t>srdcov</w:t>
      </w:r>
      <w:r w:rsidRPr="00630043">
        <w:t xml:space="preserve">ého výdaja počas merania. Pomocou popisnej štatistiky </w:t>
      </w:r>
      <w:r w:rsidRPr="00B519B6">
        <w:fldChar w:fldCharType="begin"/>
      </w:r>
      <w:r w:rsidRPr="00B519B6">
        <w:instrText xml:space="preserve"> REF _Ref513900121 \h </w:instrText>
      </w:r>
      <w:r w:rsidR="00B519B6">
        <w:instrText xml:space="preserve"> \* MERGEFORMAT </w:instrText>
      </w:r>
      <w:r w:rsidRPr="00B519B6">
        <w:fldChar w:fldCharType="separate"/>
      </w:r>
      <w:r w:rsidR="00E97B4A" w:rsidRPr="00B519B6">
        <w:t xml:space="preserve">Tabuľka </w:t>
      </w:r>
      <w:r w:rsidR="00E97B4A">
        <w:rPr>
          <w:noProof/>
        </w:rPr>
        <w:t>5</w:t>
      </w:r>
      <w:r w:rsidRPr="00B519B6">
        <w:fldChar w:fldCharType="end"/>
      </w:r>
      <w:r w:rsidRPr="00B519B6">
        <w:t xml:space="preserve"> zachytáva výchylky parametrov </w:t>
      </w:r>
      <w:r w:rsidRPr="00B519B6">
        <w:rPr>
          <w:rFonts w:ascii="Cambria Math" w:hAnsi="Cambria Math"/>
          <w:i/>
        </w:rPr>
        <w:t>Z</w:t>
      </w:r>
      <w:r w:rsidRPr="00B519B6">
        <w:rPr>
          <w:rFonts w:ascii="Cambria Math" w:hAnsi="Cambria Math"/>
          <w:i/>
          <w:vertAlign w:val="subscript"/>
        </w:rPr>
        <w:t>0</w:t>
      </w:r>
      <w:r w:rsidRPr="00B519B6">
        <w:t xml:space="preserve">,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B519B6">
        <w:t xml:space="preserve"> a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519B6">
        <w:t xml:space="preserve"> počas 5 minútového me</w:t>
      </w:r>
      <w:r w:rsidRPr="00630043">
        <w:t xml:space="preserve">rania. Aby sme odhadli ako sa parameter mení naprieč celou populáciou, spočítali sme priemernú hodnotu výchylky parametra a ich smerodatnú odchylku. Výsledky udáva </w:t>
      </w:r>
      <w:r w:rsidRPr="00B66FCC">
        <w:fldChar w:fldCharType="begin"/>
      </w:r>
      <w:r w:rsidRPr="00630043">
        <w:instrText xml:space="preserve"> REF _Ref513900121 \h </w:instrText>
      </w:r>
      <w:r w:rsidRPr="00B66FCC">
        <w:fldChar w:fldCharType="separate"/>
      </w:r>
      <w:r w:rsidR="00E97B4A" w:rsidRPr="00B519B6">
        <w:t xml:space="preserve">Tabuľka </w:t>
      </w:r>
      <w:r w:rsidR="00E97B4A">
        <w:rPr>
          <w:noProof/>
        </w:rPr>
        <w:t>5</w:t>
      </w:r>
      <w:r w:rsidRPr="00B66FCC">
        <w:fldChar w:fldCharType="end"/>
      </w:r>
      <w:r w:rsidRPr="00630043">
        <w:t>.</w:t>
      </w:r>
    </w:p>
    <w:p w14:paraId="3B4F2EB1" w14:textId="77777777" w:rsidR="00BD7167" w:rsidRPr="00630043" w:rsidRDefault="00BD7167" w:rsidP="00BD7167"/>
    <w:tbl>
      <w:tblPr>
        <w:tblW w:w="8698" w:type="dxa"/>
        <w:tblCellMar>
          <w:left w:w="70" w:type="dxa"/>
          <w:right w:w="70" w:type="dxa"/>
        </w:tblCellMar>
        <w:tblLook w:val="04A0" w:firstRow="1" w:lastRow="0" w:firstColumn="1" w:lastColumn="0" w:noHBand="0" w:noVBand="1"/>
      </w:tblPr>
      <w:tblGrid>
        <w:gridCol w:w="604"/>
        <w:gridCol w:w="15"/>
        <w:gridCol w:w="820"/>
        <w:gridCol w:w="14"/>
        <w:gridCol w:w="226"/>
        <w:gridCol w:w="71"/>
        <w:gridCol w:w="869"/>
        <w:gridCol w:w="46"/>
        <w:gridCol w:w="414"/>
        <w:gridCol w:w="98"/>
        <w:gridCol w:w="142"/>
        <w:gridCol w:w="48"/>
        <w:gridCol w:w="772"/>
        <w:gridCol w:w="64"/>
        <w:gridCol w:w="176"/>
        <w:gridCol w:w="132"/>
        <w:gridCol w:w="808"/>
        <w:gridCol w:w="105"/>
        <w:gridCol w:w="355"/>
        <w:gridCol w:w="152"/>
        <w:gridCol w:w="88"/>
        <w:gridCol w:w="126"/>
        <w:gridCol w:w="694"/>
        <w:gridCol w:w="143"/>
        <w:gridCol w:w="107"/>
        <w:gridCol w:w="189"/>
        <w:gridCol w:w="751"/>
        <w:gridCol w:w="162"/>
        <w:gridCol w:w="298"/>
        <w:gridCol w:w="209"/>
      </w:tblGrid>
      <w:tr w:rsidR="00BD7167" w:rsidRPr="00B519B6" w14:paraId="7DFF284F" w14:textId="77777777" w:rsidTr="00BD7167">
        <w:trPr>
          <w:trHeight w:val="781"/>
        </w:trPr>
        <w:tc>
          <w:tcPr>
            <w:tcW w:w="8698" w:type="dxa"/>
            <w:gridSpan w:val="30"/>
            <w:tcBorders>
              <w:top w:val="single" w:sz="4" w:space="0" w:color="auto"/>
              <w:left w:val="nil"/>
              <w:bottom w:val="nil"/>
              <w:right w:val="nil"/>
            </w:tcBorders>
            <w:shd w:val="clear" w:color="auto" w:fill="auto"/>
            <w:noWrap/>
            <w:vAlign w:val="bottom"/>
            <w:hideMark/>
          </w:tcPr>
          <w:p w14:paraId="67BF213A" w14:textId="77777777" w:rsidR="00BD7167" w:rsidRPr="00B519B6" w:rsidRDefault="00BD7167" w:rsidP="00BD7167">
            <w:pPr>
              <w:overflowPunct/>
              <w:autoSpaceDE/>
              <w:autoSpaceDN/>
              <w:adjustRightInd/>
              <w:spacing w:line="240" w:lineRule="auto"/>
              <w:jc w:val="center"/>
              <w:textAlignment w:val="auto"/>
              <w:rPr>
                <w:rFonts w:ascii="Arial" w:hAnsi="Arial" w:cs="Arial"/>
                <w:b/>
                <w:sz w:val="32"/>
                <w:szCs w:val="32"/>
              </w:rPr>
            </w:pPr>
            <w:r w:rsidRPr="00B519B6">
              <w:rPr>
                <w:rFonts w:ascii="Arial" w:hAnsi="Arial" w:cs="Arial"/>
                <w:b/>
                <w:sz w:val="32"/>
                <w:szCs w:val="32"/>
              </w:rPr>
              <w:t>Výchylka parametra – spontánne dýchanie</w:t>
            </w:r>
          </w:p>
          <w:p w14:paraId="2A6AA19D" w14:textId="77777777" w:rsidR="00BD7167" w:rsidRPr="00B519B6" w:rsidRDefault="00BD7167" w:rsidP="00BD7167">
            <w:pPr>
              <w:overflowPunct/>
              <w:autoSpaceDE/>
              <w:autoSpaceDN/>
              <w:adjustRightInd/>
              <w:spacing w:line="240" w:lineRule="auto"/>
              <w:jc w:val="center"/>
              <w:textAlignment w:val="auto"/>
              <w:rPr>
                <w:rFonts w:ascii="Arial" w:hAnsi="Arial" w:cs="Arial"/>
                <w:szCs w:val="24"/>
              </w:rPr>
            </w:pPr>
            <w:r w:rsidRPr="00B519B6">
              <w:rPr>
                <w:rFonts w:ascii="Arial" w:hAnsi="Arial" w:cs="Arial"/>
                <w:szCs w:val="24"/>
              </w:rPr>
              <w:t>Štatistika pre 30 subjektov</w:t>
            </w:r>
          </w:p>
          <w:p w14:paraId="57C6BA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29CAD39A" w14:textId="77777777" w:rsidTr="00BD7167">
        <w:trPr>
          <w:trHeight w:val="1470"/>
        </w:trPr>
        <w:tc>
          <w:tcPr>
            <w:tcW w:w="604" w:type="dxa"/>
            <w:tcBorders>
              <w:top w:val="single" w:sz="4" w:space="0" w:color="auto"/>
              <w:left w:val="nil"/>
              <w:bottom w:val="nil"/>
              <w:right w:val="nil"/>
            </w:tcBorders>
            <w:shd w:val="clear" w:color="auto" w:fill="auto"/>
            <w:noWrap/>
            <w:vAlign w:val="bottom"/>
            <w:hideMark/>
          </w:tcPr>
          <w:p w14:paraId="40BA60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 </w:t>
            </w:r>
          </w:p>
        </w:tc>
        <w:tc>
          <w:tcPr>
            <w:tcW w:w="849" w:type="dxa"/>
            <w:gridSpan w:val="3"/>
            <w:tcBorders>
              <w:top w:val="single" w:sz="4" w:space="0" w:color="auto"/>
              <w:left w:val="nil"/>
              <w:bottom w:val="nil"/>
              <w:right w:val="nil"/>
            </w:tcBorders>
            <w:shd w:val="clear" w:color="auto" w:fill="auto"/>
            <w:noWrap/>
            <w:vAlign w:val="bottom"/>
            <w:hideMark/>
          </w:tcPr>
          <w:p w14:paraId="491C9290" w14:textId="77777777" w:rsidR="00BD7167" w:rsidRPr="00B519B6" w:rsidRDefault="00BD7167" w:rsidP="00BD7167">
            <w:pPr>
              <w:overflowPunct/>
              <w:autoSpaceDE/>
              <w:autoSpaceDN/>
              <w:adjustRightInd/>
              <w:spacing w:line="240" w:lineRule="auto"/>
              <w:textAlignment w:val="auto"/>
              <w:rPr>
                <w:rFonts w:ascii="Arial" w:hAnsi="Arial" w:cs="Arial"/>
                <w:sz w:val="22"/>
                <w:szCs w:val="22"/>
              </w:rPr>
            </w:pPr>
            <w:r w:rsidRPr="00B519B6">
              <w:rPr>
                <w:rFonts w:ascii="Arial" w:hAnsi="Arial" w:cs="Arial"/>
                <w:sz w:val="22"/>
                <w:szCs w:val="22"/>
              </w:rPr>
              <w:t> </w:t>
            </w:r>
          </w:p>
        </w:tc>
        <w:tc>
          <w:tcPr>
            <w:tcW w:w="297" w:type="dxa"/>
            <w:gridSpan w:val="2"/>
            <w:tcBorders>
              <w:top w:val="single" w:sz="4" w:space="0" w:color="auto"/>
              <w:left w:val="nil"/>
              <w:bottom w:val="nil"/>
              <w:right w:val="nil"/>
            </w:tcBorders>
            <w:shd w:val="clear" w:color="auto" w:fill="auto"/>
            <w:noWrap/>
            <w:vAlign w:val="bottom"/>
            <w:hideMark/>
          </w:tcPr>
          <w:p w14:paraId="682F687D"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5" w:type="dxa"/>
            <w:gridSpan w:val="2"/>
            <w:tcBorders>
              <w:top w:val="single" w:sz="4" w:space="0" w:color="auto"/>
              <w:left w:val="nil"/>
              <w:bottom w:val="nil"/>
              <w:right w:val="nil"/>
            </w:tcBorders>
            <w:shd w:val="clear" w:color="auto" w:fill="auto"/>
            <w:noWrap/>
            <w:vAlign w:val="bottom"/>
            <w:hideMark/>
          </w:tcPr>
          <w:p w14:paraId="7DC87CD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en-US" w:eastAsia="en-US"/>
              </w:rPr>
              <mc:AlternateContent>
                <mc:Choice Requires="wps">
                  <w:drawing>
                    <wp:anchor distT="0" distB="0" distL="114300" distR="114300" simplePos="0" relativeHeight="251833344" behindDoc="0" locked="0" layoutInCell="1" allowOverlap="1" wp14:anchorId="28EDF2D0" wp14:editId="4B88F133">
                      <wp:simplePos x="0" y="0"/>
                      <wp:positionH relativeFrom="column">
                        <wp:posOffset>2540</wp:posOffset>
                      </wp:positionH>
                      <wp:positionV relativeFrom="paragraph">
                        <wp:posOffset>-434975</wp:posOffset>
                      </wp:positionV>
                      <wp:extent cx="143510" cy="163830"/>
                      <wp:effectExtent l="0" t="0" r="0" b="0"/>
                      <wp:wrapNone/>
                      <wp:docPr id="97"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3510" cy="16383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43A785D2" w14:textId="77777777" w:rsidR="00840533" w:rsidRDefault="007352BD" w:rsidP="00BD7167">
                                  <w:pPr>
                                    <w:pStyle w:val="Normal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8EDF2D0" id="_x0000_s1037" type="#_x0000_t202" style="position:absolute;left:0;text-align:left;margin-left:.2pt;margin-top:-34.25pt;width:11.3pt;height:12.9pt;z-index:25183334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" filled="f" stroked="f">
                      <v:path arrowok="t"/>
                      <v:textbox style="mso-fit-shape-to-text:t" inset="0,0,0,0">
                        <w:txbxContent>
                          <w:p w14:paraId="43A785D2" w14:textId="77777777" w:rsidR="00840533" w:rsidRDefault="00840533" w:rsidP="00BD7167">
                            <w:pPr>
                              <w:pStyle w:val="Normlnweb"/>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oMath>
                            </m:oMathPara>
                          </w:p>
                        </w:txbxContent>
                      </v:textbox>
                    </v:shape>
                  </w:pict>
                </mc:Fallback>
              </mc:AlternateContent>
            </w:r>
            <w:r w:rsidRPr="00B519B6">
              <w:rPr>
                <w:rFonts w:ascii="Calibri" w:hAnsi="Calibri" w:cs="Calibri"/>
                <w:color w:val="000000"/>
                <w:sz w:val="22"/>
                <w:szCs w:val="22"/>
              </w:rPr>
              <w:t> </w:t>
            </w:r>
          </w:p>
        </w:tc>
        <w:tc>
          <w:tcPr>
            <w:tcW w:w="512" w:type="dxa"/>
            <w:gridSpan w:val="2"/>
            <w:tcBorders>
              <w:top w:val="single" w:sz="4" w:space="0" w:color="auto"/>
              <w:left w:val="nil"/>
              <w:bottom w:val="nil"/>
              <w:right w:val="nil"/>
            </w:tcBorders>
            <w:shd w:val="clear" w:color="auto" w:fill="auto"/>
            <w:noWrap/>
            <w:vAlign w:val="bottom"/>
            <w:hideMark/>
          </w:tcPr>
          <w:p w14:paraId="0F6B3B5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190" w:type="dxa"/>
            <w:gridSpan w:val="2"/>
            <w:tcBorders>
              <w:top w:val="single" w:sz="4" w:space="0" w:color="auto"/>
              <w:left w:val="nil"/>
              <w:bottom w:val="nil"/>
              <w:right w:val="nil"/>
            </w:tcBorders>
            <w:shd w:val="clear" w:color="auto" w:fill="auto"/>
            <w:noWrap/>
            <w:vAlign w:val="bottom"/>
            <w:hideMark/>
          </w:tcPr>
          <w:p w14:paraId="1FD091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6" w:type="dxa"/>
            <w:gridSpan w:val="2"/>
            <w:tcBorders>
              <w:top w:val="single" w:sz="4" w:space="0" w:color="auto"/>
              <w:left w:val="nil"/>
              <w:bottom w:val="nil"/>
              <w:right w:val="nil"/>
            </w:tcBorders>
            <w:shd w:val="clear" w:color="auto" w:fill="auto"/>
            <w:noWrap/>
            <w:vAlign w:val="bottom"/>
            <w:hideMark/>
          </w:tcPr>
          <w:p w14:paraId="1F7D436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308" w:type="dxa"/>
            <w:gridSpan w:val="2"/>
            <w:tcBorders>
              <w:top w:val="single" w:sz="4" w:space="0" w:color="auto"/>
              <w:left w:val="nil"/>
              <w:bottom w:val="nil"/>
              <w:right w:val="nil"/>
            </w:tcBorders>
            <w:shd w:val="clear" w:color="auto" w:fill="auto"/>
            <w:noWrap/>
            <w:vAlign w:val="bottom"/>
            <w:hideMark/>
          </w:tcPr>
          <w:p w14:paraId="239035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913" w:type="dxa"/>
            <w:gridSpan w:val="2"/>
            <w:tcBorders>
              <w:top w:val="single" w:sz="4" w:space="0" w:color="auto"/>
              <w:left w:val="nil"/>
              <w:bottom w:val="nil"/>
              <w:right w:val="nil"/>
            </w:tcBorders>
            <w:shd w:val="clear" w:color="auto" w:fill="auto"/>
            <w:noWrap/>
            <w:vAlign w:val="bottom"/>
            <w:hideMark/>
          </w:tcPr>
          <w:p w14:paraId="6E6793C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noProof/>
                <w:lang w:val="en-US" w:eastAsia="en-US"/>
              </w:rPr>
              <w:drawing>
                <wp:anchor distT="0" distB="0" distL="114300" distR="114300" simplePos="0" relativeHeight="251834368" behindDoc="0" locked="0" layoutInCell="1" allowOverlap="1" wp14:anchorId="5F9A10FC" wp14:editId="348A7D1F">
                  <wp:simplePos x="0" y="0"/>
                  <wp:positionH relativeFrom="column">
                    <wp:posOffset>-345440</wp:posOffset>
                  </wp:positionH>
                  <wp:positionV relativeFrom="paragraph">
                    <wp:posOffset>-439420</wp:posOffset>
                  </wp:positionV>
                  <wp:extent cx="915670" cy="247650"/>
                  <wp:effectExtent l="0" t="0" r="0" b="0"/>
                  <wp:wrapNone/>
                  <wp:docPr id="105"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28">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anchor>
              </w:drawing>
            </w:r>
            <w:r w:rsidRPr="00B519B6">
              <w:rPr>
                <w:rFonts w:ascii="Calibri" w:hAnsi="Calibri" w:cs="Calibri"/>
                <w:color w:val="000000"/>
                <w:sz w:val="22"/>
                <w:szCs w:val="22"/>
              </w:rPr>
              <w:t> </w:t>
            </w:r>
          </w:p>
        </w:tc>
        <w:tc>
          <w:tcPr>
            <w:tcW w:w="507" w:type="dxa"/>
            <w:gridSpan w:val="2"/>
            <w:tcBorders>
              <w:top w:val="single" w:sz="4" w:space="0" w:color="auto"/>
              <w:left w:val="nil"/>
              <w:bottom w:val="nil"/>
              <w:right w:val="nil"/>
            </w:tcBorders>
            <w:shd w:val="clear" w:color="auto" w:fill="auto"/>
            <w:noWrap/>
            <w:vAlign w:val="bottom"/>
            <w:hideMark/>
          </w:tcPr>
          <w:p w14:paraId="169CE4A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14" w:type="dxa"/>
            <w:gridSpan w:val="2"/>
            <w:tcBorders>
              <w:top w:val="single" w:sz="4" w:space="0" w:color="auto"/>
              <w:left w:val="nil"/>
              <w:bottom w:val="nil"/>
              <w:right w:val="nil"/>
            </w:tcBorders>
            <w:shd w:val="clear" w:color="auto" w:fill="auto"/>
            <w:noWrap/>
            <w:vAlign w:val="bottom"/>
            <w:hideMark/>
          </w:tcPr>
          <w:p w14:paraId="1BFDA14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37" w:type="dxa"/>
            <w:gridSpan w:val="2"/>
            <w:tcBorders>
              <w:top w:val="single" w:sz="4" w:space="0" w:color="auto"/>
              <w:left w:val="nil"/>
              <w:bottom w:val="nil"/>
              <w:right w:val="nil"/>
            </w:tcBorders>
            <w:shd w:val="clear" w:color="auto" w:fill="auto"/>
            <w:noWrap/>
            <w:vAlign w:val="bottom"/>
            <w:hideMark/>
          </w:tcPr>
          <w:p w14:paraId="6C2118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296" w:type="dxa"/>
            <w:gridSpan w:val="2"/>
            <w:tcBorders>
              <w:top w:val="single" w:sz="4" w:space="0" w:color="auto"/>
              <w:left w:val="nil"/>
              <w:bottom w:val="nil"/>
              <w:right w:val="nil"/>
            </w:tcBorders>
            <w:shd w:val="clear" w:color="auto" w:fill="auto"/>
            <w:noWrap/>
            <w:vAlign w:val="bottom"/>
            <w:hideMark/>
          </w:tcPr>
          <w:p w14:paraId="4CAB577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913" w:type="dxa"/>
            <w:gridSpan w:val="2"/>
            <w:tcBorders>
              <w:top w:val="single" w:sz="4" w:space="0" w:color="auto"/>
              <w:left w:val="nil"/>
              <w:bottom w:val="nil"/>
              <w:right w:val="nil"/>
            </w:tcBorders>
            <w:shd w:val="clear" w:color="auto" w:fill="auto"/>
            <w:noWrap/>
            <w:vAlign w:val="bottom"/>
            <w:hideMark/>
          </w:tcPr>
          <w:p w14:paraId="644652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noProof/>
                <w:lang w:val="en-US" w:eastAsia="en-US"/>
              </w:rPr>
              <mc:AlternateContent>
                <mc:Choice Requires="wps">
                  <w:drawing>
                    <wp:anchor distT="0" distB="0" distL="114300" distR="114300" simplePos="0" relativeHeight="251835392" behindDoc="0" locked="0" layoutInCell="1" allowOverlap="1" wp14:anchorId="3FEEE57B" wp14:editId="4AE663A5">
                      <wp:simplePos x="0" y="0"/>
                      <wp:positionH relativeFrom="column">
                        <wp:posOffset>-426720</wp:posOffset>
                      </wp:positionH>
                      <wp:positionV relativeFrom="paragraph">
                        <wp:posOffset>-590550</wp:posOffset>
                      </wp:positionV>
                      <wp:extent cx="1019175" cy="495300"/>
                      <wp:effectExtent l="0" t="0" r="0" b="0"/>
                      <wp:wrapNone/>
                      <wp:docPr id="98" name="BlokTextu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14:paraId="16AB082B" w14:textId="77777777" w:rsidR="00840533" w:rsidRDefault="007352BD" w:rsidP="00BD7167">
                                  <w:pPr>
                                    <w:pStyle w:val="Normal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3FEEE57B" id="_x0000_s1038" type="#_x0000_t202" style="position:absolute;left:0;text-align:left;margin-left:-33.6pt;margin-top:-46.5pt;width:80.25pt;height:39pt;z-index:25183539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" filled="f" stroked="f">
                      <v:path arrowok="t"/>
                      <v:textbox style="mso-fit-shape-to-text:t" inset="0,0,0,0">
                        <w:txbxContent>
                          <w:p w14:paraId="16AB082B" w14:textId="77777777" w:rsidR="00840533" w:rsidRDefault="00840533" w:rsidP="00BD7167">
                            <w:pPr>
                              <w:pStyle w:val="Normlnweb"/>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rPr>
                                              <m:t>)</m:t>
                                            </m:r>
                                          </m:num>
                                          <m:den>
                                            <m:r>
                                              <w:rPr>
                                                <w:rFonts w:ascii="Cambria Math" w:hAnsi="Cambria Math" w:cstheme="minorBidi"/>
                                                <w:color w:val="000000" w:themeColor="text1"/>
                                                <w:sz w:val="22"/>
                                                <w:szCs w:val="22"/>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t</m:t>
                                                </m:r>
                                              </m:e>
                                              <m:sub>
                                                <m:r>
                                                  <w:rPr>
                                                    <w:rFonts w:ascii="Cambria Math" w:hAnsi="Cambria Math" w:cstheme="minorBidi"/>
                                                    <w:color w:val="000000" w:themeColor="text1"/>
                                                    <w:sz w:val="22"/>
                                                    <w:szCs w:val="22"/>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rPr>
                                              <m:t>Z</m:t>
                                            </m:r>
                                          </m:e>
                                          <m:sub>
                                            <m:r>
                                              <w:rPr>
                                                <w:rFonts w:ascii="Cambria Math" w:hAnsi="Cambria Math" w:cstheme="minorBidi"/>
                                                <w:color w:val="000000" w:themeColor="text1"/>
                                                <w:sz w:val="22"/>
                                                <w:szCs w:val="22"/>
                                              </w:rPr>
                                              <m:t>0</m:t>
                                            </m:r>
                                          </m:sub>
                                        </m:sSub>
                                      </m:den>
                                    </m:f>
                                  </m:e>
                                </m:rad>
                              </m:oMath>
                            </m:oMathPara>
                          </w:p>
                        </w:txbxContent>
                      </v:textbox>
                    </v:shape>
                  </w:pict>
                </mc:Fallback>
              </mc:AlternateContent>
            </w:r>
            <w:r w:rsidRPr="00B519B6">
              <w:rPr>
                <w:rFonts w:ascii="Calibri" w:hAnsi="Calibri" w:cs="Calibri"/>
                <w:color w:val="000000"/>
                <w:sz w:val="18"/>
                <w:szCs w:val="18"/>
              </w:rPr>
              <w:t> </w:t>
            </w:r>
          </w:p>
        </w:tc>
        <w:tc>
          <w:tcPr>
            <w:tcW w:w="507" w:type="dxa"/>
            <w:gridSpan w:val="2"/>
            <w:tcBorders>
              <w:top w:val="single" w:sz="4" w:space="0" w:color="auto"/>
              <w:left w:val="nil"/>
              <w:bottom w:val="nil"/>
              <w:right w:val="nil"/>
            </w:tcBorders>
            <w:shd w:val="clear" w:color="auto" w:fill="auto"/>
            <w:noWrap/>
            <w:vAlign w:val="bottom"/>
            <w:hideMark/>
          </w:tcPr>
          <w:p w14:paraId="78E950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r>
      <w:tr w:rsidR="00BD7167" w:rsidRPr="00B519B6" w14:paraId="6855185F"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6524814D"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kanál</w:t>
            </w:r>
          </w:p>
        </w:tc>
        <w:tc>
          <w:tcPr>
            <w:tcW w:w="820" w:type="dxa"/>
            <w:tcBorders>
              <w:top w:val="single" w:sz="4" w:space="0" w:color="auto"/>
              <w:left w:val="nil"/>
              <w:bottom w:val="single" w:sz="4" w:space="0" w:color="auto"/>
              <w:right w:val="nil"/>
            </w:tcBorders>
            <w:shd w:val="clear" w:color="auto" w:fill="auto"/>
            <w:noWrap/>
            <w:vAlign w:val="bottom"/>
            <w:hideMark/>
          </w:tcPr>
          <w:p w14:paraId="4481565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30D9381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184AB6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553E9D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7F3F5B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3CA2B7B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40" w:type="dxa"/>
            <w:gridSpan w:val="2"/>
            <w:tcBorders>
              <w:top w:val="single" w:sz="4" w:space="0" w:color="auto"/>
              <w:left w:val="nil"/>
              <w:bottom w:val="single" w:sz="4" w:space="0" w:color="auto"/>
              <w:right w:val="nil"/>
            </w:tcBorders>
            <w:shd w:val="clear" w:color="auto" w:fill="auto"/>
            <w:noWrap/>
            <w:vAlign w:val="bottom"/>
            <w:hideMark/>
          </w:tcPr>
          <w:p w14:paraId="496EC8F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20"/>
              </w:rPr>
            </w:pPr>
            <w:r w:rsidRPr="00B519B6">
              <w:rPr>
                <w:rFonts w:ascii="Calibri" w:hAnsi="Calibri" w:cs="Calibri"/>
                <w:color w:val="000000"/>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3A206B4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08C01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c>
          <w:tcPr>
            <w:tcW w:w="240" w:type="dxa"/>
            <w:gridSpan w:val="2"/>
            <w:tcBorders>
              <w:top w:val="nil"/>
              <w:left w:val="nil"/>
              <w:bottom w:val="nil"/>
              <w:right w:val="nil"/>
            </w:tcBorders>
            <w:shd w:val="clear" w:color="auto" w:fill="auto"/>
            <w:noWrap/>
            <w:vAlign w:val="bottom"/>
            <w:hideMark/>
          </w:tcPr>
          <w:p w14:paraId="4B5D06E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p>
        </w:tc>
        <w:tc>
          <w:tcPr>
            <w:tcW w:w="820" w:type="dxa"/>
            <w:gridSpan w:val="2"/>
            <w:tcBorders>
              <w:top w:val="single" w:sz="4" w:space="0" w:color="auto"/>
              <w:left w:val="nil"/>
              <w:bottom w:val="single" w:sz="4" w:space="0" w:color="auto"/>
              <w:right w:val="nil"/>
            </w:tcBorders>
            <w:shd w:val="clear" w:color="auto" w:fill="auto"/>
            <w:noWrap/>
            <w:vAlign w:val="bottom"/>
            <w:hideMark/>
          </w:tcPr>
          <w:p w14:paraId="4ADDF0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20"/>
              </w:rPr>
            </w:pPr>
            <w:r w:rsidRPr="00B519B6">
              <w:rPr>
                <w:rFonts w:ascii="Calibri" w:hAnsi="Calibri" w:cs="Calibri"/>
                <w:color w:val="000000"/>
                <w:sz w:val="20"/>
              </w:rPr>
              <w:t>∆ mean</w:t>
            </w:r>
          </w:p>
        </w:tc>
        <w:tc>
          <w:tcPr>
            <w:tcW w:w="250" w:type="dxa"/>
            <w:gridSpan w:val="2"/>
            <w:tcBorders>
              <w:top w:val="single" w:sz="4" w:space="0" w:color="auto"/>
              <w:left w:val="nil"/>
              <w:bottom w:val="single" w:sz="4" w:space="0" w:color="auto"/>
              <w:right w:val="nil"/>
            </w:tcBorders>
            <w:shd w:val="clear" w:color="auto" w:fill="auto"/>
            <w:noWrap/>
            <w:vAlign w:val="bottom"/>
            <w:hideMark/>
          </w:tcPr>
          <w:p w14:paraId="3F57CE60" w14:textId="77777777" w:rsidR="00BD7167" w:rsidRPr="00B519B6" w:rsidRDefault="00BD7167" w:rsidP="00BD7167">
            <w:pPr>
              <w:overflowPunct/>
              <w:autoSpaceDE/>
              <w:autoSpaceDN/>
              <w:adjustRightInd/>
              <w:spacing w:line="240" w:lineRule="auto"/>
              <w:textAlignment w:val="auto"/>
              <w:rPr>
                <w:rFonts w:ascii="Arial" w:hAnsi="Arial" w:cs="Arial"/>
                <w:sz w:val="20"/>
              </w:rPr>
            </w:pPr>
            <w:r w:rsidRPr="00B519B6">
              <w:rPr>
                <w:rFonts w:ascii="Arial" w:hAnsi="Arial" w:cs="Arial"/>
                <w:sz w:val="20"/>
              </w:rPr>
              <w:t>±</w:t>
            </w:r>
          </w:p>
        </w:tc>
        <w:tc>
          <w:tcPr>
            <w:tcW w:w="940" w:type="dxa"/>
            <w:gridSpan w:val="2"/>
            <w:tcBorders>
              <w:top w:val="single" w:sz="4" w:space="0" w:color="auto"/>
              <w:left w:val="nil"/>
              <w:bottom w:val="single" w:sz="4" w:space="0" w:color="auto"/>
              <w:right w:val="nil"/>
            </w:tcBorders>
            <w:shd w:val="clear" w:color="auto" w:fill="auto"/>
            <w:noWrap/>
            <w:vAlign w:val="bottom"/>
            <w:hideMark/>
          </w:tcPr>
          <w:p w14:paraId="269519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std</w:t>
            </w:r>
          </w:p>
        </w:tc>
        <w:tc>
          <w:tcPr>
            <w:tcW w:w="460" w:type="dxa"/>
            <w:gridSpan w:val="2"/>
            <w:tcBorders>
              <w:top w:val="single" w:sz="4" w:space="0" w:color="auto"/>
              <w:left w:val="nil"/>
              <w:bottom w:val="single" w:sz="4" w:space="0" w:color="auto"/>
              <w:right w:val="nil"/>
            </w:tcBorders>
            <w:shd w:val="clear" w:color="auto" w:fill="auto"/>
            <w:noWrap/>
            <w:vAlign w:val="bottom"/>
            <w:hideMark/>
          </w:tcPr>
          <w:p w14:paraId="40ED3D4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0"/>
              </w:rPr>
            </w:pPr>
            <w:r w:rsidRPr="00B519B6">
              <w:rPr>
                <w:rFonts w:ascii="Calibri" w:hAnsi="Calibri" w:cs="Calibri"/>
                <w:color w:val="000000"/>
                <w:sz w:val="20"/>
              </w:rPr>
              <w:t>%</w:t>
            </w:r>
          </w:p>
        </w:tc>
      </w:tr>
      <w:tr w:rsidR="00BD7167" w:rsidRPr="00B519B6" w14:paraId="1597BC42"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2394E235"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w:t>
            </w:r>
          </w:p>
        </w:tc>
        <w:tc>
          <w:tcPr>
            <w:tcW w:w="820" w:type="dxa"/>
            <w:tcBorders>
              <w:top w:val="nil"/>
              <w:left w:val="nil"/>
              <w:bottom w:val="nil"/>
              <w:right w:val="nil"/>
            </w:tcBorders>
            <w:shd w:val="clear" w:color="auto" w:fill="auto"/>
            <w:noWrap/>
            <w:vAlign w:val="bottom"/>
            <w:hideMark/>
          </w:tcPr>
          <w:p w14:paraId="21B6E21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7.51E-02</w:t>
            </w:r>
          </w:p>
        </w:tc>
        <w:tc>
          <w:tcPr>
            <w:tcW w:w="240" w:type="dxa"/>
            <w:gridSpan w:val="2"/>
            <w:tcBorders>
              <w:top w:val="nil"/>
              <w:left w:val="nil"/>
              <w:bottom w:val="nil"/>
              <w:right w:val="nil"/>
            </w:tcBorders>
            <w:shd w:val="clear" w:color="auto" w:fill="auto"/>
            <w:noWrap/>
            <w:vAlign w:val="bottom"/>
            <w:hideMark/>
          </w:tcPr>
          <w:p w14:paraId="000CA09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F78991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6.74E-02</w:t>
            </w:r>
          </w:p>
        </w:tc>
        <w:tc>
          <w:tcPr>
            <w:tcW w:w="460" w:type="dxa"/>
            <w:gridSpan w:val="2"/>
            <w:tcBorders>
              <w:top w:val="nil"/>
              <w:left w:val="nil"/>
              <w:bottom w:val="nil"/>
              <w:right w:val="nil"/>
            </w:tcBorders>
            <w:shd w:val="clear" w:color="auto" w:fill="auto"/>
            <w:noWrap/>
            <w:vAlign w:val="bottom"/>
            <w:hideMark/>
          </w:tcPr>
          <w:p w14:paraId="5095ECF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0.23</w:t>
            </w:r>
          </w:p>
        </w:tc>
        <w:tc>
          <w:tcPr>
            <w:tcW w:w="240" w:type="dxa"/>
            <w:gridSpan w:val="2"/>
            <w:tcBorders>
              <w:top w:val="nil"/>
              <w:left w:val="nil"/>
              <w:bottom w:val="nil"/>
              <w:right w:val="nil"/>
            </w:tcBorders>
            <w:shd w:val="clear" w:color="auto" w:fill="auto"/>
            <w:noWrap/>
            <w:vAlign w:val="bottom"/>
            <w:hideMark/>
          </w:tcPr>
          <w:p w14:paraId="22B0665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452202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1.18E-01</w:t>
            </w:r>
          </w:p>
        </w:tc>
        <w:tc>
          <w:tcPr>
            <w:tcW w:w="240" w:type="dxa"/>
            <w:gridSpan w:val="2"/>
            <w:tcBorders>
              <w:top w:val="nil"/>
              <w:left w:val="nil"/>
              <w:bottom w:val="nil"/>
              <w:right w:val="nil"/>
            </w:tcBorders>
            <w:shd w:val="clear" w:color="auto" w:fill="auto"/>
            <w:noWrap/>
            <w:vAlign w:val="bottom"/>
            <w:hideMark/>
          </w:tcPr>
          <w:p w14:paraId="3DA8FD4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70A00C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5.72E-02</w:t>
            </w:r>
          </w:p>
        </w:tc>
        <w:tc>
          <w:tcPr>
            <w:tcW w:w="460" w:type="dxa"/>
            <w:gridSpan w:val="2"/>
            <w:tcBorders>
              <w:top w:val="nil"/>
              <w:left w:val="nil"/>
              <w:bottom w:val="nil"/>
              <w:right w:val="nil"/>
            </w:tcBorders>
            <w:shd w:val="clear" w:color="auto" w:fill="auto"/>
            <w:noWrap/>
            <w:vAlign w:val="bottom"/>
            <w:hideMark/>
          </w:tcPr>
          <w:p w14:paraId="75CBFC7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10.2</w:t>
            </w:r>
          </w:p>
        </w:tc>
        <w:tc>
          <w:tcPr>
            <w:tcW w:w="240" w:type="dxa"/>
            <w:gridSpan w:val="2"/>
            <w:tcBorders>
              <w:top w:val="nil"/>
              <w:left w:val="nil"/>
              <w:bottom w:val="nil"/>
              <w:right w:val="nil"/>
            </w:tcBorders>
            <w:shd w:val="clear" w:color="auto" w:fill="auto"/>
            <w:noWrap/>
            <w:vAlign w:val="bottom"/>
            <w:hideMark/>
          </w:tcPr>
          <w:p w14:paraId="2DA2952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1413E0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9.50E-03</w:t>
            </w:r>
          </w:p>
        </w:tc>
        <w:tc>
          <w:tcPr>
            <w:tcW w:w="250" w:type="dxa"/>
            <w:gridSpan w:val="2"/>
            <w:tcBorders>
              <w:top w:val="nil"/>
              <w:left w:val="nil"/>
              <w:bottom w:val="nil"/>
              <w:right w:val="nil"/>
            </w:tcBorders>
            <w:shd w:val="clear" w:color="auto" w:fill="auto"/>
            <w:noWrap/>
            <w:vAlign w:val="bottom"/>
            <w:hideMark/>
          </w:tcPr>
          <w:p w14:paraId="4EF48CB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6C75F5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4.14E-03</w:t>
            </w:r>
          </w:p>
        </w:tc>
        <w:tc>
          <w:tcPr>
            <w:tcW w:w="460" w:type="dxa"/>
            <w:gridSpan w:val="2"/>
            <w:tcBorders>
              <w:top w:val="nil"/>
              <w:left w:val="nil"/>
              <w:bottom w:val="nil"/>
              <w:right w:val="nil"/>
            </w:tcBorders>
            <w:shd w:val="clear" w:color="auto" w:fill="auto"/>
            <w:noWrap/>
            <w:vAlign w:val="bottom"/>
            <w:hideMark/>
          </w:tcPr>
          <w:p w14:paraId="79A04C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5.18</w:t>
            </w:r>
          </w:p>
        </w:tc>
      </w:tr>
      <w:tr w:rsidR="00BD7167" w:rsidRPr="00B519B6" w14:paraId="4059F13B"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91DFC5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2</w:t>
            </w:r>
          </w:p>
        </w:tc>
        <w:tc>
          <w:tcPr>
            <w:tcW w:w="820" w:type="dxa"/>
            <w:tcBorders>
              <w:top w:val="nil"/>
              <w:left w:val="nil"/>
              <w:bottom w:val="nil"/>
              <w:right w:val="nil"/>
            </w:tcBorders>
            <w:shd w:val="clear" w:color="auto" w:fill="auto"/>
            <w:noWrap/>
            <w:vAlign w:val="bottom"/>
            <w:hideMark/>
          </w:tcPr>
          <w:p w14:paraId="0E65FFE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7.95E-02</w:t>
            </w:r>
          </w:p>
        </w:tc>
        <w:tc>
          <w:tcPr>
            <w:tcW w:w="240" w:type="dxa"/>
            <w:gridSpan w:val="2"/>
            <w:tcBorders>
              <w:top w:val="nil"/>
              <w:left w:val="nil"/>
              <w:bottom w:val="nil"/>
              <w:right w:val="nil"/>
            </w:tcBorders>
            <w:shd w:val="clear" w:color="auto" w:fill="auto"/>
            <w:noWrap/>
            <w:vAlign w:val="bottom"/>
            <w:hideMark/>
          </w:tcPr>
          <w:p w14:paraId="7A161AC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D0F0FE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6.78E-02</w:t>
            </w:r>
          </w:p>
        </w:tc>
        <w:tc>
          <w:tcPr>
            <w:tcW w:w="460" w:type="dxa"/>
            <w:gridSpan w:val="2"/>
            <w:tcBorders>
              <w:top w:val="nil"/>
              <w:left w:val="nil"/>
              <w:bottom w:val="nil"/>
              <w:right w:val="nil"/>
            </w:tcBorders>
            <w:shd w:val="clear" w:color="auto" w:fill="auto"/>
            <w:noWrap/>
            <w:vAlign w:val="bottom"/>
            <w:hideMark/>
          </w:tcPr>
          <w:p w14:paraId="05E2CE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0.24</w:t>
            </w:r>
          </w:p>
        </w:tc>
        <w:tc>
          <w:tcPr>
            <w:tcW w:w="240" w:type="dxa"/>
            <w:gridSpan w:val="2"/>
            <w:tcBorders>
              <w:top w:val="nil"/>
              <w:left w:val="nil"/>
              <w:bottom w:val="nil"/>
              <w:right w:val="nil"/>
            </w:tcBorders>
            <w:shd w:val="clear" w:color="auto" w:fill="auto"/>
            <w:noWrap/>
            <w:vAlign w:val="bottom"/>
            <w:hideMark/>
          </w:tcPr>
          <w:p w14:paraId="6925DC7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C8834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1.20E-01</w:t>
            </w:r>
          </w:p>
        </w:tc>
        <w:tc>
          <w:tcPr>
            <w:tcW w:w="240" w:type="dxa"/>
            <w:gridSpan w:val="2"/>
            <w:tcBorders>
              <w:top w:val="nil"/>
              <w:left w:val="nil"/>
              <w:bottom w:val="nil"/>
              <w:right w:val="nil"/>
            </w:tcBorders>
            <w:shd w:val="clear" w:color="auto" w:fill="auto"/>
            <w:noWrap/>
            <w:vAlign w:val="bottom"/>
            <w:hideMark/>
          </w:tcPr>
          <w:p w14:paraId="404E0A9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F9E44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5.81E-02</w:t>
            </w:r>
          </w:p>
        </w:tc>
        <w:tc>
          <w:tcPr>
            <w:tcW w:w="460" w:type="dxa"/>
            <w:gridSpan w:val="2"/>
            <w:tcBorders>
              <w:top w:val="nil"/>
              <w:left w:val="nil"/>
              <w:bottom w:val="nil"/>
              <w:right w:val="nil"/>
            </w:tcBorders>
            <w:shd w:val="clear" w:color="auto" w:fill="auto"/>
            <w:noWrap/>
            <w:vAlign w:val="bottom"/>
            <w:hideMark/>
          </w:tcPr>
          <w:p w14:paraId="69B851C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10.6</w:t>
            </w:r>
          </w:p>
        </w:tc>
        <w:tc>
          <w:tcPr>
            <w:tcW w:w="240" w:type="dxa"/>
            <w:gridSpan w:val="2"/>
            <w:tcBorders>
              <w:top w:val="nil"/>
              <w:left w:val="nil"/>
              <w:bottom w:val="nil"/>
              <w:right w:val="nil"/>
            </w:tcBorders>
            <w:shd w:val="clear" w:color="auto" w:fill="auto"/>
            <w:noWrap/>
            <w:vAlign w:val="bottom"/>
            <w:hideMark/>
          </w:tcPr>
          <w:p w14:paraId="5F276B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64E774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9.85E-03</w:t>
            </w:r>
          </w:p>
        </w:tc>
        <w:tc>
          <w:tcPr>
            <w:tcW w:w="250" w:type="dxa"/>
            <w:gridSpan w:val="2"/>
            <w:tcBorders>
              <w:top w:val="nil"/>
              <w:left w:val="nil"/>
              <w:bottom w:val="nil"/>
              <w:right w:val="nil"/>
            </w:tcBorders>
            <w:shd w:val="clear" w:color="auto" w:fill="auto"/>
            <w:noWrap/>
            <w:vAlign w:val="bottom"/>
            <w:hideMark/>
          </w:tcPr>
          <w:p w14:paraId="0B41890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327C8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4.41E-03</w:t>
            </w:r>
          </w:p>
        </w:tc>
        <w:tc>
          <w:tcPr>
            <w:tcW w:w="460" w:type="dxa"/>
            <w:gridSpan w:val="2"/>
            <w:tcBorders>
              <w:top w:val="nil"/>
              <w:left w:val="nil"/>
              <w:bottom w:val="nil"/>
              <w:right w:val="nil"/>
            </w:tcBorders>
            <w:shd w:val="clear" w:color="auto" w:fill="auto"/>
            <w:noWrap/>
            <w:vAlign w:val="bottom"/>
            <w:hideMark/>
          </w:tcPr>
          <w:p w14:paraId="67E1111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5.36</w:t>
            </w:r>
          </w:p>
        </w:tc>
      </w:tr>
      <w:tr w:rsidR="00BD7167" w:rsidRPr="00B519B6" w14:paraId="65E4249F"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58835A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3</w:t>
            </w:r>
          </w:p>
        </w:tc>
        <w:tc>
          <w:tcPr>
            <w:tcW w:w="820" w:type="dxa"/>
            <w:tcBorders>
              <w:top w:val="nil"/>
              <w:left w:val="nil"/>
              <w:bottom w:val="nil"/>
              <w:right w:val="nil"/>
            </w:tcBorders>
            <w:shd w:val="clear" w:color="auto" w:fill="auto"/>
            <w:noWrap/>
            <w:vAlign w:val="bottom"/>
            <w:hideMark/>
          </w:tcPr>
          <w:p w14:paraId="657F43F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1.90E-01</w:t>
            </w:r>
          </w:p>
        </w:tc>
        <w:tc>
          <w:tcPr>
            <w:tcW w:w="240" w:type="dxa"/>
            <w:gridSpan w:val="2"/>
            <w:tcBorders>
              <w:top w:val="nil"/>
              <w:left w:val="nil"/>
              <w:bottom w:val="nil"/>
              <w:right w:val="nil"/>
            </w:tcBorders>
            <w:shd w:val="clear" w:color="auto" w:fill="auto"/>
            <w:noWrap/>
            <w:vAlign w:val="bottom"/>
            <w:hideMark/>
          </w:tcPr>
          <w:p w14:paraId="5E5F8E6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2E71BA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1.63E-01</w:t>
            </w:r>
          </w:p>
        </w:tc>
        <w:tc>
          <w:tcPr>
            <w:tcW w:w="460" w:type="dxa"/>
            <w:gridSpan w:val="2"/>
            <w:tcBorders>
              <w:top w:val="nil"/>
              <w:left w:val="nil"/>
              <w:bottom w:val="nil"/>
              <w:right w:val="nil"/>
            </w:tcBorders>
            <w:shd w:val="clear" w:color="auto" w:fill="auto"/>
            <w:noWrap/>
            <w:vAlign w:val="bottom"/>
            <w:hideMark/>
          </w:tcPr>
          <w:p w14:paraId="471C906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0.98</w:t>
            </w:r>
          </w:p>
        </w:tc>
        <w:tc>
          <w:tcPr>
            <w:tcW w:w="240" w:type="dxa"/>
            <w:gridSpan w:val="2"/>
            <w:tcBorders>
              <w:top w:val="nil"/>
              <w:left w:val="nil"/>
              <w:bottom w:val="nil"/>
              <w:right w:val="nil"/>
            </w:tcBorders>
            <w:shd w:val="clear" w:color="auto" w:fill="auto"/>
            <w:noWrap/>
            <w:vAlign w:val="bottom"/>
            <w:hideMark/>
          </w:tcPr>
          <w:p w14:paraId="2DDCF59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10C5AB5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1.43E-01</w:t>
            </w:r>
          </w:p>
        </w:tc>
        <w:tc>
          <w:tcPr>
            <w:tcW w:w="240" w:type="dxa"/>
            <w:gridSpan w:val="2"/>
            <w:tcBorders>
              <w:top w:val="nil"/>
              <w:left w:val="nil"/>
              <w:bottom w:val="nil"/>
              <w:right w:val="nil"/>
            </w:tcBorders>
            <w:shd w:val="clear" w:color="auto" w:fill="auto"/>
            <w:noWrap/>
            <w:vAlign w:val="bottom"/>
            <w:hideMark/>
          </w:tcPr>
          <w:p w14:paraId="0A4A34F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BDFC3B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8.79E-02</w:t>
            </w:r>
          </w:p>
        </w:tc>
        <w:tc>
          <w:tcPr>
            <w:tcW w:w="460" w:type="dxa"/>
            <w:gridSpan w:val="2"/>
            <w:tcBorders>
              <w:top w:val="nil"/>
              <w:left w:val="nil"/>
              <w:bottom w:val="nil"/>
              <w:right w:val="nil"/>
            </w:tcBorders>
            <w:shd w:val="clear" w:color="auto" w:fill="auto"/>
            <w:noWrap/>
            <w:vAlign w:val="bottom"/>
            <w:hideMark/>
          </w:tcPr>
          <w:p w14:paraId="3263722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8.7</w:t>
            </w:r>
          </w:p>
        </w:tc>
        <w:tc>
          <w:tcPr>
            <w:tcW w:w="240" w:type="dxa"/>
            <w:gridSpan w:val="2"/>
            <w:tcBorders>
              <w:top w:val="nil"/>
              <w:left w:val="nil"/>
              <w:bottom w:val="nil"/>
              <w:right w:val="nil"/>
            </w:tcBorders>
            <w:shd w:val="clear" w:color="auto" w:fill="auto"/>
            <w:noWrap/>
            <w:vAlign w:val="bottom"/>
            <w:hideMark/>
          </w:tcPr>
          <w:p w14:paraId="2C204B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E0A5DFB"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1EC44F16"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C1ABDD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460" w:type="dxa"/>
            <w:gridSpan w:val="2"/>
            <w:tcBorders>
              <w:top w:val="nil"/>
              <w:left w:val="nil"/>
              <w:bottom w:val="nil"/>
              <w:right w:val="nil"/>
            </w:tcBorders>
            <w:shd w:val="clear" w:color="auto" w:fill="auto"/>
            <w:noWrap/>
            <w:vAlign w:val="bottom"/>
            <w:hideMark/>
          </w:tcPr>
          <w:p w14:paraId="58F2639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4.12</w:t>
            </w:r>
          </w:p>
        </w:tc>
      </w:tr>
      <w:tr w:rsidR="00BD7167" w:rsidRPr="00B519B6" w14:paraId="29F76BA3"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7C5DD68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4</w:t>
            </w:r>
          </w:p>
        </w:tc>
        <w:tc>
          <w:tcPr>
            <w:tcW w:w="820" w:type="dxa"/>
            <w:tcBorders>
              <w:top w:val="nil"/>
              <w:left w:val="nil"/>
              <w:bottom w:val="nil"/>
              <w:right w:val="nil"/>
            </w:tcBorders>
            <w:shd w:val="clear" w:color="auto" w:fill="auto"/>
            <w:noWrap/>
            <w:vAlign w:val="bottom"/>
            <w:hideMark/>
          </w:tcPr>
          <w:p w14:paraId="36FAFE89"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1.91E-01</w:t>
            </w:r>
          </w:p>
        </w:tc>
        <w:tc>
          <w:tcPr>
            <w:tcW w:w="240" w:type="dxa"/>
            <w:gridSpan w:val="2"/>
            <w:tcBorders>
              <w:top w:val="nil"/>
              <w:left w:val="nil"/>
              <w:bottom w:val="nil"/>
              <w:right w:val="nil"/>
            </w:tcBorders>
            <w:shd w:val="clear" w:color="auto" w:fill="auto"/>
            <w:noWrap/>
            <w:vAlign w:val="bottom"/>
            <w:hideMark/>
          </w:tcPr>
          <w:p w14:paraId="5603A85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55E9C0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1.68E-01</w:t>
            </w:r>
          </w:p>
        </w:tc>
        <w:tc>
          <w:tcPr>
            <w:tcW w:w="460" w:type="dxa"/>
            <w:gridSpan w:val="2"/>
            <w:tcBorders>
              <w:top w:val="nil"/>
              <w:left w:val="nil"/>
              <w:bottom w:val="nil"/>
              <w:right w:val="nil"/>
            </w:tcBorders>
            <w:shd w:val="clear" w:color="auto" w:fill="auto"/>
            <w:noWrap/>
            <w:vAlign w:val="bottom"/>
            <w:hideMark/>
          </w:tcPr>
          <w:p w14:paraId="7995754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0.96</w:t>
            </w:r>
          </w:p>
        </w:tc>
        <w:tc>
          <w:tcPr>
            <w:tcW w:w="240" w:type="dxa"/>
            <w:gridSpan w:val="2"/>
            <w:tcBorders>
              <w:top w:val="nil"/>
              <w:left w:val="nil"/>
              <w:bottom w:val="nil"/>
              <w:right w:val="nil"/>
            </w:tcBorders>
            <w:shd w:val="clear" w:color="auto" w:fill="auto"/>
            <w:noWrap/>
            <w:vAlign w:val="bottom"/>
            <w:hideMark/>
          </w:tcPr>
          <w:p w14:paraId="75C083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58852E5"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1.40E-01</w:t>
            </w:r>
          </w:p>
        </w:tc>
        <w:tc>
          <w:tcPr>
            <w:tcW w:w="240" w:type="dxa"/>
            <w:gridSpan w:val="2"/>
            <w:tcBorders>
              <w:top w:val="nil"/>
              <w:left w:val="nil"/>
              <w:bottom w:val="nil"/>
              <w:right w:val="nil"/>
            </w:tcBorders>
            <w:shd w:val="clear" w:color="auto" w:fill="auto"/>
            <w:noWrap/>
            <w:vAlign w:val="bottom"/>
            <w:hideMark/>
          </w:tcPr>
          <w:p w14:paraId="09E10D5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9C85BC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8.21E-02</w:t>
            </w:r>
          </w:p>
        </w:tc>
        <w:tc>
          <w:tcPr>
            <w:tcW w:w="460" w:type="dxa"/>
            <w:gridSpan w:val="2"/>
            <w:tcBorders>
              <w:top w:val="nil"/>
              <w:left w:val="nil"/>
              <w:bottom w:val="nil"/>
              <w:right w:val="nil"/>
            </w:tcBorders>
            <w:shd w:val="clear" w:color="auto" w:fill="auto"/>
            <w:noWrap/>
            <w:vAlign w:val="bottom"/>
            <w:hideMark/>
          </w:tcPr>
          <w:p w14:paraId="3674BC9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8.9</w:t>
            </w:r>
          </w:p>
        </w:tc>
        <w:tc>
          <w:tcPr>
            <w:tcW w:w="240" w:type="dxa"/>
            <w:gridSpan w:val="2"/>
            <w:tcBorders>
              <w:top w:val="nil"/>
              <w:left w:val="nil"/>
              <w:bottom w:val="nil"/>
              <w:right w:val="nil"/>
            </w:tcBorders>
            <w:shd w:val="clear" w:color="auto" w:fill="auto"/>
            <w:noWrap/>
            <w:vAlign w:val="bottom"/>
            <w:hideMark/>
          </w:tcPr>
          <w:p w14:paraId="3774305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7F6F75FC"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1.15E-02</w:t>
            </w:r>
          </w:p>
        </w:tc>
        <w:tc>
          <w:tcPr>
            <w:tcW w:w="250" w:type="dxa"/>
            <w:gridSpan w:val="2"/>
            <w:tcBorders>
              <w:top w:val="nil"/>
              <w:left w:val="nil"/>
              <w:bottom w:val="nil"/>
              <w:right w:val="nil"/>
            </w:tcBorders>
            <w:shd w:val="clear" w:color="auto" w:fill="auto"/>
            <w:noWrap/>
            <w:vAlign w:val="bottom"/>
            <w:hideMark/>
          </w:tcPr>
          <w:p w14:paraId="720E327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5B2EB0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5.04E-03</w:t>
            </w:r>
          </w:p>
        </w:tc>
        <w:tc>
          <w:tcPr>
            <w:tcW w:w="460" w:type="dxa"/>
            <w:gridSpan w:val="2"/>
            <w:tcBorders>
              <w:top w:val="nil"/>
              <w:left w:val="nil"/>
              <w:bottom w:val="nil"/>
              <w:right w:val="nil"/>
            </w:tcBorders>
            <w:shd w:val="clear" w:color="auto" w:fill="auto"/>
            <w:noWrap/>
            <w:vAlign w:val="bottom"/>
            <w:hideMark/>
          </w:tcPr>
          <w:p w14:paraId="5BF03A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4.17</w:t>
            </w:r>
          </w:p>
        </w:tc>
      </w:tr>
      <w:tr w:rsidR="00BD7167" w:rsidRPr="00B519B6" w14:paraId="422E404C"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13E92382"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5</w:t>
            </w:r>
          </w:p>
        </w:tc>
        <w:tc>
          <w:tcPr>
            <w:tcW w:w="820" w:type="dxa"/>
            <w:tcBorders>
              <w:top w:val="nil"/>
              <w:left w:val="nil"/>
              <w:bottom w:val="nil"/>
              <w:right w:val="nil"/>
            </w:tcBorders>
            <w:shd w:val="clear" w:color="auto" w:fill="auto"/>
            <w:noWrap/>
            <w:vAlign w:val="bottom"/>
            <w:hideMark/>
          </w:tcPr>
          <w:p w14:paraId="7203FD2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3.00E-02</w:t>
            </w:r>
          </w:p>
        </w:tc>
        <w:tc>
          <w:tcPr>
            <w:tcW w:w="240" w:type="dxa"/>
            <w:gridSpan w:val="2"/>
            <w:tcBorders>
              <w:top w:val="nil"/>
              <w:left w:val="nil"/>
              <w:bottom w:val="nil"/>
              <w:right w:val="nil"/>
            </w:tcBorders>
            <w:shd w:val="clear" w:color="auto" w:fill="auto"/>
            <w:noWrap/>
            <w:vAlign w:val="bottom"/>
            <w:hideMark/>
          </w:tcPr>
          <w:p w14:paraId="1E13B39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4DD43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1.54E-02</w:t>
            </w:r>
          </w:p>
        </w:tc>
        <w:tc>
          <w:tcPr>
            <w:tcW w:w="460" w:type="dxa"/>
            <w:gridSpan w:val="2"/>
            <w:tcBorders>
              <w:top w:val="nil"/>
              <w:left w:val="nil"/>
              <w:bottom w:val="nil"/>
              <w:right w:val="nil"/>
            </w:tcBorders>
            <w:shd w:val="clear" w:color="auto" w:fill="auto"/>
            <w:noWrap/>
            <w:vAlign w:val="bottom"/>
            <w:hideMark/>
          </w:tcPr>
          <w:p w14:paraId="67624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0.06</w:t>
            </w:r>
          </w:p>
        </w:tc>
        <w:tc>
          <w:tcPr>
            <w:tcW w:w="240" w:type="dxa"/>
            <w:gridSpan w:val="2"/>
            <w:tcBorders>
              <w:top w:val="nil"/>
              <w:left w:val="nil"/>
              <w:bottom w:val="nil"/>
              <w:right w:val="nil"/>
            </w:tcBorders>
            <w:shd w:val="clear" w:color="auto" w:fill="auto"/>
            <w:noWrap/>
            <w:vAlign w:val="bottom"/>
            <w:hideMark/>
          </w:tcPr>
          <w:p w14:paraId="405BFF3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459AA4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6.11E-02</w:t>
            </w:r>
          </w:p>
        </w:tc>
        <w:tc>
          <w:tcPr>
            <w:tcW w:w="240" w:type="dxa"/>
            <w:gridSpan w:val="2"/>
            <w:tcBorders>
              <w:top w:val="nil"/>
              <w:left w:val="nil"/>
              <w:bottom w:val="nil"/>
              <w:right w:val="nil"/>
            </w:tcBorders>
            <w:shd w:val="clear" w:color="auto" w:fill="auto"/>
            <w:noWrap/>
            <w:vAlign w:val="bottom"/>
            <w:hideMark/>
          </w:tcPr>
          <w:p w14:paraId="1EE75252"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B4DE16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1.25E-02</w:t>
            </w:r>
          </w:p>
        </w:tc>
        <w:tc>
          <w:tcPr>
            <w:tcW w:w="460" w:type="dxa"/>
            <w:gridSpan w:val="2"/>
            <w:tcBorders>
              <w:top w:val="nil"/>
              <w:left w:val="nil"/>
              <w:bottom w:val="nil"/>
              <w:right w:val="nil"/>
            </w:tcBorders>
            <w:shd w:val="clear" w:color="auto" w:fill="auto"/>
            <w:noWrap/>
            <w:vAlign w:val="bottom"/>
            <w:hideMark/>
          </w:tcPr>
          <w:p w14:paraId="65CD803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9.8</w:t>
            </w:r>
          </w:p>
        </w:tc>
        <w:tc>
          <w:tcPr>
            <w:tcW w:w="240" w:type="dxa"/>
            <w:gridSpan w:val="2"/>
            <w:tcBorders>
              <w:top w:val="nil"/>
              <w:left w:val="nil"/>
              <w:bottom w:val="nil"/>
              <w:right w:val="nil"/>
            </w:tcBorders>
            <w:shd w:val="clear" w:color="auto" w:fill="auto"/>
            <w:noWrap/>
            <w:vAlign w:val="bottom"/>
            <w:hideMark/>
          </w:tcPr>
          <w:p w14:paraId="17BD911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E7496B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5.53E-03</w:t>
            </w:r>
          </w:p>
        </w:tc>
        <w:tc>
          <w:tcPr>
            <w:tcW w:w="250" w:type="dxa"/>
            <w:gridSpan w:val="2"/>
            <w:tcBorders>
              <w:top w:val="nil"/>
              <w:left w:val="nil"/>
              <w:bottom w:val="nil"/>
              <w:right w:val="nil"/>
            </w:tcBorders>
            <w:shd w:val="clear" w:color="auto" w:fill="auto"/>
            <w:noWrap/>
            <w:vAlign w:val="bottom"/>
            <w:hideMark/>
          </w:tcPr>
          <w:p w14:paraId="39C5F4F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A54954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9.16E-04</w:t>
            </w:r>
          </w:p>
        </w:tc>
        <w:tc>
          <w:tcPr>
            <w:tcW w:w="460" w:type="dxa"/>
            <w:gridSpan w:val="2"/>
            <w:tcBorders>
              <w:top w:val="nil"/>
              <w:left w:val="nil"/>
              <w:bottom w:val="nil"/>
              <w:right w:val="nil"/>
            </w:tcBorders>
            <w:shd w:val="clear" w:color="auto" w:fill="auto"/>
            <w:noWrap/>
            <w:vAlign w:val="bottom"/>
            <w:hideMark/>
          </w:tcPr>
          <w:p w14:paraId="19F0B3C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5.09</w:t>
            </w:r>
          </w:p>
        </w:tc>
      </w:tr>
      <w:tr w:rsidR="00BD7167" w:rsidRPr="00B519B6" w14:paraId="430FE568"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03657D61"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6</w:t>
            </w:r>
          </w:p>
        </w:tc>
        <w:tc>
          <w:tcPr>
            <w:tcW w:w="820" w:type="dxa"/>
            <w:tcBorders>
              <w:top w:val="nil"/>
              <w:left w:val="nil"/>
              <w:bottom w:val="nil"/>
              <w:right w:val="nil"/>
            </w:tcBorders>
            <w:shd w:val="clear" w:color="auto" w:fill="auto"/>
            <w:noWrap/>
            <w:vAlign w:val="bottom"/>
            <w:hideMark/>
          </w:tcPr>
          <w:p w14:paraId="6787969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2.22E-02</w:t>
            </w:r>
          </w:p>
        </w:tc>
        <w:tc>
          <w:tcPr>
            <w:tcW w:w="240" w:type="dxa"/>
            <w:gridSpan w:val="2"/>
            <w:tcBorders>
              <w:top w:val="nil"/>
              <w:left w:val="nil"/>
              <w:bottom w:val="nil"/>
              <w:right w:val="nil"/>
            </w:tcBorders>
            <w:shd w:val="clear" w:color="auto" w:fill="auto"/>
            <w:noWrap/>
            <w:vAlign w:val="bottom"/>
            <w:hideMark/>
          </w:tcPr>
          <w:p w14:paraId="57A8894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7A736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9.74E-03</w:t>
            </w:r>
          </w:p>
        </w:tc>
        <w:tc>
          <w:tcPr>
            <w:tcW w:w="460" w:type="dxa"/>
            <w:gridSpan w:val="2"/>
            <w:tcBorders>
              <w:top w:val="nil"/>
              <w:left w:val="nil"/>
              <w:bottom w:val="nil"/>
              <w:right w:val="nil"/>
            </w:tcBorders>
            <w:shd w:val="clear" w:color="auto" w:fill="auto"/>
            <w:noWrap/>
            <w:vAlign w:val="bottom"/>
            <w:hideMark/>
          </w:tcPr>
          <w:p w14:paraId="64E8273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0.04</w:t>
            </w:r>
          </w:p>
        </w:tc>
        <w:tc>
          <w:tcPr>
            <w:tcW w:w="240" w:type="dxa"/>
            <w:gridSpan w:val="2"/>
            <w:tcBorders>
              <w:top w:val="nil"/>
              <w:left w:val="nil"/>
              <w:bottom w:val="nil"/>
              <w:right w:val="nil"/>
            </w:tcBorders>
            <w:shd w:val="clear" w:color="auto" w:fill="auto"/>
            <w:noWrap/>
            <w:vAlign w:val="bottom"/>
            <w:hideMark/>
          </w:tcPr>
          <w:p w14:paraId="393549B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4C59B81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6.07E-02</w:t>
            </w:r>
          </w:p>
        </w:tc>
        <w:tc>
          <w:tcPr>
            <w:tcW w:w="240" w:type="dxa"/>
            <w:gridSpan w:val="2"/>
            <w:tcBorders>
              <w:top w:val="nil"/>
              <w:left w:val="nil"/>
              <w:bottom w:val="nil"/>
              <w:right w:val="nil"/>
            </w:tcBorders>
            <w:shd w:val="clear" w:color="auto" w:fill="auto"/>
            <w:noWrap/>
            <w:vAlign w:val="bottom"/>
            <w:hideMark/>
          </w:tcPr>
          <w:p w14:paraId="28F71BB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AEE6C5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1.43E-02</w:t>
            </w:r>
          </w:p>
        </w:tc>
        <w:tc>
          <w:tcPr>
            <w:tcW w:w="460" w:type="dxa"/>
            <w:gridSpan w:val="2"/>
            <w:tcBorders>
              <w:top w:val="nil"/>
              <w:left w:val="nil"/>
              <w:bottom w:val="nil"/>
              <w:right w:val="nil"/>
            </w:tcBorders>
            <w:shd w:val="clear" w:color="auto" w:fill="auto"/>
            <w:noWrap/>
            <w:vAlign w:val="bottom"/>
            <w:hideMark/>
          </w:tcPr>
          <w:p w14:paraId="17BFC01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9.9</w:t>
            </w:r>
          </w:p>
        </w:tc>
        <w:tc>
          <w:tcPr>
            <w:tcW w:w="240" w:type="dxa"/>
            <w:gridSpan w:val="2"/>
            <w:tcBorders>
              <w:top w:val="nil"/>
              <w:left w:val="nil"/>
              <w:bottom w:val="nil"/>
              <w:right w:val="nil"/>
            </w:tcBorders>
            <w:shd w:val="clear" w:color="auto" w:fill="auto"/>
            <w:noWrap/>
            <w:vAlign w:val="bottom"/>
            <w:hideMark/>
          </w:tcPr>
          <w:p w14:paraId="323914D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2E03CF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5.55E-03</w:t>
            </w:r>
          </w:p>
        </w:tc>
        <w:tc>
          <w:tcPr>
            <w:tcW w:w="250" w:type="dxa"/>
            <w:gridSpan w:val="2"/>
            <w:tcBorders>
              <w:top w:val="nil"/>
              <w:left w:val="nil"/>
              <w:bottom w:val="nil"/>
              <w:right w:val="nil"/>
            </w:tcBorders>
            <w:shd w:val="clear" w:color="auto" w:fill="auto"/>
            <w:noWrap/>
            <w:vAlign w:val="bottom"/>
            <w:hideMark/>
          </w:tcPr>
          <w:p w14:paraId="7F8F9B8E"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34F8F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9.25E-04</w:t>
            </w:r>
          </w:p>
        </w:tc>
        <w:tc>
          <w:tcPr>
            <w:tcW w:w="460" w:type="dxa"/>
            <w:gridSpan w:val="2"/>
            <w:tcBorders>
              <w:top w:val="nil"/>
              <w:left w:val="nil"/>
              <w:bottom w:val="nil"/>
              <w:right w:val="nil"/>
            </w:tcBorders>
            <w:shd w:val="clear" w:color="auto" w:fill="auto"/>
            <w:noWrap/>
            <w:vAlign w:val="bottom"/>
            <w:hideMark/>
          </w:tcPr>
          <w:p w14:paraId="5E5021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5.13</w:t>
            </w:r>
          </w:p>
        </w:tc>
      </w:tr>
      <w:tr w:rsidR="00BD7167" w:rsidRPr="00B519B6" w14:paraId="7F248844"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3E094C8"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7</w:t>
            </w:r>
          </w:p>
        </w:tc>
        <w:tc>
          <w:tcPr>
            <w:tcW w:w="820" w:type="dxa"/>
            <w:tcBorders>
              <w:top w:val="nil"/>
              <w:left w:val="nil"/>
              <w:bottom w:val="nil"/>
              <w:right w:val="nil"/>
            </w:tcBorders>
            <w:shd w:val="clear" w:color="auto" w:fill="auto"/>
            <w:noWrap/>
            <w:vAlign w:val="bottom"/>
            <w:hideMark/>
          </w:tcPr>
          <w:p w14:paraId="69B899D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5.61E-02</w:t>
            </w:r>
          </w:p>
        </w:tc>
        <w:tc>
          <w:tcPr>
            <w:tcW w:w="240" w:type="dxa"/>
            <w:gridSpan w:val="2"/>
            <w:tcBorders>
              <w:top w:val="nil"/>
              <w:left w:val="nil"/>
              <w:bottom w:val="nil"/>
              <w:right w:val="nil"/>
            </w:tcBorders>
            <w:shd w:val="clear" w:color="auto" w:fill="auto"/>
            <w:noWrap/>
            <w:vAlign w:val="bottom"/>
            <w:hideMark/>
          </w:tcPr>
          <w:p w14:paraId="69F3B1FD"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50016A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3.18E-02</w:t>
            </w:r>
          </w:p>
        </w:tc>
        <w:tc>
          <w:tcPr>
            <w:tcW w:w="460" w:type="dxa"/>
            <w:gridSpan w:val="2"/>
            <w:tcBorders>
              <w:top w:val="nil"/>
              <w:left w:val="nil"/>
              <w:bottom w:val="nil"/>
              <w:right w:val="nil"/>
            </w:tcBorders>
            <w:shd w:val="clear" w:color="auto" w:fill="auto"/>
            <w:noWrap/>
            <w:vAlign w:val="bottom"/>
            <w:hideMark/>
          </w:tcPr>
          <w:p w14:paraId="2F727D3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563A20F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F104F5F"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1.48E-01</w:t>
            </w:r>
          </w:p>
        </w:tc>
        <w:tc>
          <w:tcPr>
            <w:tcW w:w="240" w:type="dxa"/>
            <w:gridSpan w:val="2"/>
            <w:tcBorders>
              <w:top w:val="nil"/>
              <w:left w:val="nil"/>
              <w:bottom w:val="nil"/>
              <w:right w:val="nil"/>
            </w:tcBorders>
            <w:shd w:val="clear" w:color="auto" w:fill="auto"/>
            <w:noWrap/>
            <w:vAlign w:val="bottom"/>
            <w:hideMark/>
          </w:tcPr>
          <w:p w14:paraId="7FC1B19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4C71C5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3.37E-02</w:t>
            </w:r>
          </w:p>
        </w:tc>
        <w:tc>
          <w:tcPr>
            <w:tcW w:w="460" w:type="dxa"/>
            <w:gridSpan w:val="2"/>
            <w:tcBorders>
              <w:top w:val="nil"/>
              <w:left w:val="nil"/>
              <w:bottom w:val="nil"/>
              <w:right w:val="nil"/>
            </w:tcBorders>
            <w:shd w:val="clear" w:color="auto" w:fill="auto"/>
            <w:noWrap/>
            <w:vAlign w:val="bottom"/>
            <w:hideMark/>
          </w:tcPr>
          <w:p w14:paraId="2597F74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w:t>
            </w:r>
          </w:p>
        </w:tc>
        <w:tc>
          <w:tcPr>
            <w:tcW w:w="240" w:type="dxa"/>
            <w:gridSpan w:val="2"/>
            <w:tcBorders>
              <w:top w:val="nil"/>
              <w:left w:val="nil"/>
              <w:bottom w:val="nil"/>
              <w:right w:val="nil"/>
            </w:tcBorders>
            <w:shd w:val="clear" w:color="auto" w:fill="auto"/>
            <w:noWrap/>
            <w:vAlign w:val="bottom"/>
            <w:hideMark/>
          </w:tcPr>
          <w:p w14:paraId="51F609F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6E8A11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5.61E-03</w:t>
            </w:r>
          </w:p>
        </w:tc>
        <w:tc>
          <w:tcPr>
            <w:tcW w:w="250" w:type="dxa"/>
            <w:gridSpan w:val="2"/>
            <w:tcBorders>
              <w:top w:val="nil"/>
              <w:left w:val="nil"/>
              <w:bottom w:val="nil"/>
              <w:right w:val="nil"/>
            </w:tcBorders>
            <w:shd w:val="clear" w:color="auto" w:fill="auto"/>
            <w:noWrap/>
            <w:vAlign w:val="bottom"/>
            <w:hideMark/>
          </w:tcPr>
          <w:p w14:paraId="0578EC31"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B09B87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7.84E-04</w:t>
            </w:r>
          </w:p>
        </w:tc>
        <w:tc>
          <w:tcPr>
            <w:tcW w:w="460" w:type="dxa"/>
            <w:gridSpan w:val="2"/>
            <w:tcBorders>
              <w:top w:val="nil"/>
              <w:left w:val="nil"/>
              <w:bottom w:val="nil"/>
              <w:right w:val="nil"/>
            </w:tcBorders>
            <w:shd w:val="clear" w:color="auto" w:fill="auto"/>
            <w:noWrap/>
            <w:vAlign w:val="bottom"/>
            <w:hideMark/>
          </w:tcPr>
          <w:p w14:paraId="0EF59A1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4.72</w:t>
            </w:r>
          </w:p>
        </w:tc>
      </w:tr>
      <w:tr w:rsidR="00BD7167" w:rsidRPr="00B519B6" w14:paraId="184600E7"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378C8FD7"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8</w:t>
            </w:r>
          </w:p>
        </w:tc>
        <w:tc>
          <w:tcPr>
            <w:tcW w:w="820" w:type="dxa"/>
            <w:tcBorders>
              <w:top w:val="nil"/>
              <w:left w:val="nil"/>
              <w:bottom w:val="nil"/>
              <w:right w:val="nil"/>
            </w:tcBorders>
            <w:shd w:val="clear" w:color="auto" w:fill="auto"/>
            <w:noWrap/>
            <w:vAlign w:val="bottom"/>
            <w:hideMark/>
          </w:tcPr>
          <w:p w14:paraId="2676FDC1"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5.35E-02</w:t>
            </w:r>
          </w:p>
        </w:tc>
        <w:tc>
          <w:tcPr>
            <w:tcW w:w="240" w:type="dxa"/>
            <w:gridSpan w:val="2"/>
            <w:tcBorders>
              <w:top w:val="nil"/>
              <w:left w:val="nil"/>
              <w:bottom w:val="nil"/>
              <w:right w:val="nil"/>
            </w:tcBorders>
            <w:shd w:val="clear" w:color="auto" w:fill="auto"/>
            <w:noWrap/>
            <w:vAlign w:val="bottom"/>
            <w:hideMark/>
          </w:tcPr>
          <w:p w14:paraId="3DF19600"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8146360"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3.57E-02</w:t>
            </w:r>
          </w:p>
        </w:tc>
        <w:tc>
          <w:tcPr>
            <w:tcW w:w="460" w:type="dxa"/>
            <w:gridSpan w:val="2"/>
            <w:tcBorders>
              <w:top w:val="nil"/>
              <w:left w:val="nil"/>
              <w:bottom w:val="nil"/>
              <w:right w:val="nil"/>
            </w:tcBorders>
            <w:shd w:val="clear" w:color="auto" w:fill="auto"/>
            <w:noWrap/>
            <w:vAlign w:val="bottom"/>
            <w:hideMark/>
          </w:tcPr>
          <w:p w14:paraId="413550D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0.05</w:t>
            </w:r>
          </w:p>
        </w:tc>
        <w:tc>
          <w:tcPr>
            <w:tcW w:w="240" w:type="dxa"/>
            <w:gridSpan w:val="2"/>
            <w:tcBorders>
              <w:top w:val="nil"/>
              <w:left w:val="nil"/>
              <w:bottom w:val="nil"/>
              <w:right w:val="nil"/>
            </w:tcBorders>
            <w:shd w:val="clear" w:color="auto" w:fill="auto"/>
            <w:noWrap/>
            <w:vAlign w:val="bottom"/>
            <w:hideMark/>
          </w:tcPr>
          <w:p w14:paraId="356BF2D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502A0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1.51E-01</w:t>
            </w:r>
          </w:p>
        </w:tc>
        <w:tc>
          <w:tcPr>
            <w:tcW w:w="240" w:type="dxa"/>
            <w:gridSpan w:val="2"/>
            <w:tcBorders>
              <w:top w:val="nil"/>
              <w:left w:val="nil"/>
              <w:bottom w:val="nil"/>
              <w:right w:val="nil"/>
            </w:tcBorders>
            <w:shd w:val="clear" w:color="auto" w:fill="auto"/>
            <w:noWrap/>
            <w:vAlign w:val="bottom"/>
            <w:hideMark/>
          </w:tcPr>
          <w:p w14:paraId="6369150C"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51596AA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3.16E-02</w:t>
            </w:r>
          </w:p>
        </w:tc>
        <w:tc>
          <w:tcPr>
            <w:tcW w:w="460" w:type="dxa"/>
            <w:gridSpan w:val="2"/>
            <w:tcBorders>
              <w:top w:val="nil"/>
              <w:left w:val="nil"/>
              <w:bottom w:val="nil"/>
              <w:right w:val="nil"/>
            </w:tcBorders>
            <w:shd w:val="clear" w:color="auto" w:fill="auto"/>
            <w:noWrap/>
            <w:vAlign w:val="bottom"/>
            <w:hideMark/>
          </w:tcPr>
          <w:p w14:paraId="6E5CE407"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9.6</w:t>
            </w:r>
          </w:p>
        </w:tc>
        <w:tc>
          <w:tcPr>
            <w:tcW w:w="240" w:type="dxa"/>
            <w:gridSpan w:val="2"/>
            <w:tcBorders>
              <w:top w:val="nil"/>
              <w:left w:val="nil"/>
              <w:bottom w:val="nil"/>
              <w:right w:val="nil"/>
            </w:tcBorders>
            <w:shd w:val="clear" w:color="auto" w:fill="auto"/>
            <w:noWrap/>
            <w:vAlign w:val="bottom"/>
            <w:hideMark/>
          </w:tcPr>
          <w:p w14:paraId="7CA4C132"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794A7A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5.79E-03</w:t>
            </w:r>
          </w:p>
        </w:tc>
        <w:tc>
          <w:tcPr>
            <w:tcW w:w="250" w:type="dxa"/>
            <w:gridSpan w:val="2"/>
            <w:tcBorders>
              <w:top w:val="nil"/>
              <w:left w:val="nil"/>
              <w:bottom w:val="nil"/>
              <w:right w:val="nil"/>
            </w:tcBorders>
            <w:shd w:val="clear" w:color="auto" w:fill="auto"/>
            <w:noWrap/>
            <w:vAlign w:val="bottom"/>
            <w:hideMark/>
          </w:tcPr>
          <w:p w14:paraId="7CF0A1AF"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677A59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9.23E-04</w:t>
            </w:r>
          </w:p>
        </w:tc>
        <w:tc>
          <w:tcPr>
            <w:tcW w:w="460" w:type="dxa"/>
            <w:gridSpan w:val="2"/>
            <w:tcBorders>
              <w:top w:val="nil"/>
              <w:left w:val="nil"/>
              <w:bottom w:val="nil"/>
              <w:right w:val="nil"/>
            </w:tcBorders>
            <w:shd w:val="clear" w:color="auto" w:fill="auto"/>
            <w:noWrap/>
            <w:vAlign w:val="bottom"/>
            <w:hideMark/>
          </w:tcPr>
          <w:p w14:paraId="27197FB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4.89</w:t>
            </w:r>
          </w:p>
        </w:tc>
      </w:tr>
      <w:tr w:rsidR="00BD7167" w:rsidRPr="00B519B6" w14:paraId="0CD4C0E6"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09D5AD6"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13</w:t>
            </w:r>
          </w:p>
        </w:tc>
        <w:tc>
          <w:tcPr>
            <w:tcW w:w="820" w:type="dxa"/>
            <w:tcBorders>
              <w:top w:val="nil"/>
              <w:left w:val="nil"/>
              <w:bottom w:val="nil"/>
              <w:right w:val="nil"/>
            </w:tcBorders>
            <w:shd w:val="clear" w:color="auto" w:fill="auto"/>
            <w:noWrap/>
            <w:vAlign w:val="bottom"/>
            <w:hideMark/>
          </w:tcPr>
          <w:p w14:paraId="3FB29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2.20E-01</w:t>
            </w:r>
          </w:p>
        </w:tc>
        <w:tc>
          <w:tcPr>
            <w:tcW w:w="240" w:type="dxa"/>
            <w:gridSpan w:val="2"/>
            <w:tcBorders>
              <w:top w:val="nil"/>
              <w:left w:val="nil"/>
              <w:bottom w:val="nil"/>
              <w:right w:val="nil"/>
            </w:tcBorders>
            <w:shd w:val="clear" w:color="auto" w:fill="auto"/>
            <w:noWrap/>
            <w:vAlign w:val="bottom"/>
            <w:hideMark/>
          </w:tcPr>
          <w:p w14:paraId="4074246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42A5341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6.61E-01</w:t>
            </w:r>
          </w:p>
        </w:tc>
        <w:tc>
          <w:tcPr>
            <w:tcW w:w="460" w:type="dxa"/>
            <w:gridSpan w:val="2"/>
            <w:tcBorders>
              <w:top w:val="nil"/>
              <w:left w:val="nil"/>
              <w:bottom w:val="nil"/>
              <w:right w:val="nil"/>
            </w:tcBorders>
            <w:shd w:val="clear" w:color="auto" w:fill="auto"/>
            <w:noWrap/>
            <w:vAlign w:val="bottom"/>
            <w:hideMark/>
          </w:tcPr>
          <w:p w14:paraId="56CD65A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0.37</w:t>
            </w:r>
          </w:p>
        </w:tc>
        <w:tc>
          <w:tcPr>
            <w:tcW w:w="240" w:type="dxa"/>
            <w:gridSpan w:val="2"/>
            <w:tcBorders>
              <w:top w:val="nil"/>
              <w:left w:val="nil"/>
              <w:bottom w:val="nil"/>
              <w:right w:val="nil"/>
            </w:tcBorders>
            <w:shd w:val="clear" w:color="auto" w:fill="auto"/>
            <w:noWrap/>
            <w:vAlign w:val="bottom"/>
            <w:hideMark/>
          </w:tcPr>
          <w:p w14:paraId="20C169B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37019E9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1.41E-01</w:t>
            </w:r>
          </w:p>
        </w:tc>
        <w:tc>
          <w:tcPr>
            <w:tcW w:w="240" w:type="dxa"/>
            <w:gridSpan w:val="2"/>
            <w:tcBorders>
              <w:top w:val="nil"/>
              <w:left w:val="nil"/>
              <w:bottom w:val="nil"/>
              <w:right w:val="nil"/>
            </w:tcBorders>
            <w:shd w:val="clear" w:color="auto" w:fill="auto"/>
            <w:noWrap/>
            <w:vAlign w:val="bottom"/>
            <w:hideMark/>
          </w:tcPr>
          <w:p w14:paraId="542D2200"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627E477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1.13E-01</w:t>
            </w:r>
          </w:p>
        </w:tc>
        <w:tc>
          <w:tcPr>
            <w:tcW w:w="460" w:type="dxa"/>
            <w:gridSpan w:val="2"/>
            <w:tcBorders>
              <w:top w:val="nil"/>
              <w:left w:val="nil"/>
              <w:bottom w:val="nil"/>
              <w:right w:val="nil"/>
            </w:tcBorders>
            <w:shd w:val="clear" w:color="auto" w:fill="auto"/>
            <w:noWrap/>
            <w:vAlign w:val="bottom"/>
            <w:hideMark/>
          </w:tcPr>
          <w:p w14:paraId="2188AE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19.0</w:t>
            </w:r>
          </w:p>
        </w:tc>
        <w:tc>
          <w:tcPr>
            <w:tcW w:w="240" w:type="dxa"/>
            <w:gridSpan w:val="2"/>
            <w:tcBorders>
              <w:top w:val="nil"/>
              <w:left w:val="nil"/>
              <w:bottom w:val="nil"/>
              <w:right w:val="nil"/>
            </w:tcBorders>
            <w:shd w:val="clear" w:color="auto" w:fill="auto"/>
            <w:noWrap/>
            <w:vAlign w:val="bottom"/>
            <w:hideMark/>
          </w:tcPr>
          <w:p w14:paraId="13AA5B0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09734BEE"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1.00E-02</w:t>
            </w:r>
          </w:p>
        </w:tc>
        <w:tc>
          <w:tcPr>
            <w:tcW w:w="250" w:type="dxa"/>
            <w:gridSpan w:val="2"/>
            <w:tcBorders>
              <w:top w:val="nil"/>
              <w:left w:val="nil"/>
              <w:bottom w:val="nil"/>
              <w:right w:val="nil"/>
            </w:tcBorders>
            <w:shd w:val="clear" w:color="auto" w:fill="auto"/>
            <w:noWrap/>
            <w:vAlign w:val="bottom"/>
            <w:hideMark/>
          </w:tcPr>
          <w:p w14:paraId="27348CE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260E5089"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6.28E-03</w:t>
            </w:r>
          </w:p>
        </w:tc>
        <w:tc>
          <w:tcPr>
            <w:tcW w:w="460" w:type="dxa"/>
            <w:gridSpan w:val="2"/>
            <w:tcBorders>
              <w:top w:val="nil"/>
              <w:left w:val="nil"/>
              <w:bottom w:val="nil"/>
              <w:right w:val="nil"/>
            </w:tcBorders>
            <w:shd w:val="clear" w:color="auto" w:fill="auto"/>
            <w:noWrap/>
            <w:vAlign w:val="bottom"/>
            <w:hideMark/>
          </w:tcPr>
          <w:p w14:paraId="0E3470B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9.42</w:t>
            </w:r>
          </w:p>
        </w:tc>
      </w:tr>
      <w:tr w:rsidR="00BD7167" w:rsidRPr="00B519B6" w14:paraId="0ABB2585"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58F8F5AB"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14</w:t>
            </w:r>
          </w:p>
        </w:tc>
        <w:tc>
          <w:tcPr>
            <w:tcW w:w="820" w:type="dxa"/>
            <w:tcBorders>
              <w:top w:val="nil"/>
              <w:left w:val="nil"/>
              <w:bottom w:val="nil"/>
              <w:right w:val="nil"/>
            </w:tcBorders>
            <w:shd w:val="clear" w:color="auto" w:fill="auto"/>
            <w:noWrap/>
            <w:vAlign w:val="bottom"/>
            <w:hideMark/>
          </w:tcPr>
          <w:p w14:paraId="61F5913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6.27E-02</w:t>
            </w:r>
          </w:p>
        </w:tc>
        <w:tc>
          <w:tcPr>
            <w:tcW w:w="240" w:type="dxa"/>
            <w:gridSpan w:val="2"/>
            <w:tcBorders>
              <w:top w:val="nil"/>
              <w:left w:val="nil"/>
              <w:bottom w:val="nil"/>
              <w:right w:val="nil"/>
            </w:tcBorders>
            <w:shd w:val="clear" w:color="auto" w:fill="auto"/>
            <w:noWrap/>
            <w:vAlign w:val="bottom"/>
            <w:hideMark/>
          </w:tcPr>
          <w:p w14:paraId="24D0BAA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76948F8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9.20E-02</w:t>
            </w:r>
          </w:p>
        </w:tc>
        <w:tc>
          <w:tcPr>
            <w:tcW w:w="460" w:type="dxa"/>
            <w:gridSpan w:val="2"/>
            <w:tcBorders>
              <w:top w:val="nil"/>
              <w:left w:val="nil"/>
              <w:bottom w:val="nil"/>
              <w:right w:val="nil"/>
            </w:tcBorders>
            <w:shd w:val="clear" w:color="auto" w:fill="auto"/>
            <w:noWrap/>
            <w:vAlign w:val="bottom"/>
            <w:hideMark/>
          </w:tcPr>
          <w:p w14:paraId="3C53DE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0.10</w:t>
            </w:r>
          </w:p>
        </w:tc>
        <w:tc>
          <w:tcPr>
            <w:tcW w:w="240" w:type="dxa"/>
            <w:gridSpan w:val="2"/>
            <w:tcBorders>
              <w:top w:val="nil"/>
              <w:left w:val="nil"/>
              <w:bottom w:val="nil"/>
              <w:right w:val="nil"/>
            </w:tcBorders>
            <w:shd w:val="clear" w:color="auto" w:fill="auto"/>
            <w:noWrap/>
            <w:vAlign w:val="bottom"/>
            <w:hideMark/>
          </w:tcPr>
          <w:p w14:paraId="7890883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BC5F1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1.28E-01</w:t>
            </w:r>
          </w:p>
        </w:tc>
        <w:tc>
          <w:tcPr>
            <w:tcW w:w="240" w:type="dxa"/>
            <w:gridSpan w:val="2"/>
            <w:tcBorders>
              <w:top w:val="nil"/>
              <w:left w:val="nil"/>
              <w:bottom w:val="nil"/>
              <w:right w:val="nil"/>
            </w:tcBorders>
            <w:shd w:val="clear" w:color="auto" w:fill="auto"/>
            <w:noWrap/>
            <w:vAlign w:val="bottom"/>
            <w:hideMark/>
          </w:tcPr>
          <w:p w14:paraId="53DB4208"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1D811BF4"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8.25E-02</w:t>
            </w:r>
          </w:p>
        </w:tc>
        <w:tc>
          <w:tcPr>
            <w:tcW w:w="460" w:type="dxa"/>
            <w:gridSpan w:val="2"/>
            <w:tcBorders>
              <w:top w:val="nil"/>
              <w:left w:val="nil"/>
              <w:bottom w:val="nil"/>
              <w:right w:val="nil"/>
            </w:tcBorders>
            <w:shd w:val="clear" w:color="auto" w:fill="auto"/>
            <w:noWrap/>
            <w:vAlign w:val="bottom"/>
            <w:hideMark/>
          </w:tcPr>
          <w:p w14:paraId="7D1A1A7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17.7</w:t>
            </w:r>
          </w:p>
        </w:tc>
        <w:tc>
          <w:tcPr>
            <w:tcW w:w="240" w:type="dxa"/>
            <w:gridSpan w:val="2"/>
            <w:tcBorders>
              <w:top w:val="nil"/>
              <w:left w:val="nil"/>
              <w:bottom w:val="nil"/>
              <w:right w:val="nil"/>
            </w:tcBorders>
            <w:shd w:val="clear" w:color="auto" w:fill="auto"/>
            <w:noWrap/>
            <w:vAlign w:val="bottom"/>
            <w:hideMark/>
          </w:tcPr>
          <w:p w14:paraId="6D75EAE5"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5FC13EB6"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9.12E-03</w:t>
            </w:r>
          </w:p>
        </w:tc>
        <w:tc>
          <w:tcPr>
            <w:tcW w:w="250" w:type="dxa"/>
            <w:gridSpan w:val="2"/>
            <w:tcBorders>
              <w:top w:val="nil"/>
              <w:left w:val="nil"/>
              <w:bottom w:val="nil"/>
              <w:right w:val="nil"/>
            </w:tcBorders>
            <w:shd w:val="clear" w:color="auto" w:fill="auto"/>
            <w:noWrap/>
            <w:vAlign w:val="bottom"/>
            <w:hideMark/>
          </w:tcPr>
          <w:p w14:paraId="138FBF23"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CA44E3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3.96E-03</w:t>
            </w:r>
          </w:p>
        </w:tc>
        <w:tc>
          <w:tcPr>
            <w:tcW w:w="460" w:type="dxa"/>
            <w:gridSpan w:val="2"/>
            <w:tcBorders>
              <w:top w:val="nil"/>
              <w:left w:val="nil"/>
              <w:bottom w:val="nil"/>
              <w:right w:val="nil"/>
            </w:tcBorders>
            <w:shd w:val="clear" w:color="auto" w:fill="auto"/>
            <w:noWrap/>
            <w:vAlign w:val="bottom"/>
            <w:hideMark/>
          </w:tcPr>
          <w:p w14:paraId="1659B6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8.82</w:t>
            </w:r>
          </w:p>
        </w:tc>
      </w:tr>
      <w:tr w:rsidR="00BD7167" w:rsidRPr="00B519B6" w14:paraId="7168A830" w14:textId="77777777" w:rsidTr="00BD7167">
        <w:trPr>
          <w:gridAfter w:val="1"/>
          <w:wAfter w:w="209" w:type="dxa"/>
          <w:trHeight w:val="300"/>
        </w:trPr>
        <w:tc>
          <w:tcPr>
            <w:tcW w:w="619" w:type="dxa"/>
            <w:gridSpan w:val="2"/>
            <w:tcBorders>
              <w:top w:val="nil"/>
              <w:left w:val="nil"/>
              <w:bottom w:val="nil"/>
              <w:right w:val="nil"/>
            </w:tcBorders>
            <w:shd w:val="clear" w:color="auto" w:fill="auto"/>
            <w:noWrap/>
            <w:vAlign w:val="bottom"/>
            <w:hideMark/>
          </w:tcPr>
          <w:p w14:paraId="489B0AB3"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15</w:t>
            </w:r>
          </w:p>
        </w:tc>
        <w:tc>
          <w:tcPr>
            <w:tcW w:w="820" w:type="dxa"/>
            <w:tcBorders>
              <w:top w:val="nil"/>
              <w:left w:val="nil"/>
              <w:bottom w:val="nil"/>
              <w:right w:val="nil"/>
            </w:tcBorders>
            <w:shd w:val="clear" w:color="auto" w:fill="auto"/>
            <w:noWrap/>
            <w:vAlign w:val="bottom"/>
            <w:hideMark/>
          </w:tcPr>
          <w:p w14:paraId="7EF6556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2.35E-01</w:t>
            </w:r>
          </w:p>
        </w:tc>
        <w:tc>
          <w:tcPr>
            <w:tcW w:w="240" w:type="dxa"/>
            <w:gridSpan w:val="2"/>
            <w:tcBorders>
              <w:top w:val="nil"/>
              <w:left w:val="nil"/>
              <w:bottom w:val="nil"/>
              <w:right w:val="nil"/>
            </w:tcBorders>
            <w:shd w:val="clear" w:color="auto" w:fill="auto"/>
            <w:noWrap/>
            <w:vAlign w:val="bottom"/>
            <w:hideMark/>
          </w:tcPr>
          <w:p w14:paraId="4B368112"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5025BB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2.39E-01</w:t>
            </w:r>
          </w:p>
        </w:tc>
        <w:tc>
          <w:tcPr>
            <w:tcW w:w="460" w:type="dxa"/>
            <w:gridSpan w:val="2"/>
            <w:tcBorders>
              <w:top w:val="nil"/>
              <w:left w:val="nil"/>
              <w:bottom w:val="nil"/>
              <w:right w:val="nil"/>
            </w:tcBorders>
            <w:shd w:val="clear" w:color="auto" w:fill="auto"/>
            <w:noWrap/>
            <w:vAlign w:val="bottom"/>
            <w:hideMark/>
          </w:tcPr>
          <w:p w14:paraId="4686577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0.19</w:t>
            </w:r>
          </w:p>
        </w:tc>
        <w:tc>
          <w:tcPr>
            <w:tcW w:w="240" w:type="dxa"/>
            <w:gridSpan w:val="2"/>
            <w:tcBorders>
              <w:top w:val="nil"/>
              <w:left w:val="nil"/>
              <w:bottom w:val="nil"/>
              <w:right w:val="nil"/>
            </w:tcBorders>
            <w:shd w:val="clear" w:color="auto" w:fill="auto"/>
            <w:noWrap/>
            <w:vAlign w:val="bottom"/>
            <w:hideMark/>
          </w:tcPr>
          <w:p w14:paraId="2AD59EE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603F0D97"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3.54E-01</w:t>
            </w:r>
          </w:p>
        </w:tc>
        <w:tc>
          <w:tcPr>
            <w:tcW w:w="240" w:type="dxa"/>
            <w:gridSpan w:val="2"/>
            <w:tcBorders>
              <w:top w:val="nil"/>
              <w:left w:val="nil"/>
              <w:bottom w:val="nil"/>
              <w:right w:val="nil"/>
            </w:tcBorders>
            <w:shd w:val="clear" w:color="auto" w:fill="auto"/>
            <w:noWrap/>
            <w:vAlign w:val="bottom"/>
            <w:hideMark/>
          </w:tcPr>
          <w:p w14:paraId="6DF940BB"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0E352ED6"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1.84E-01</w:t>
            </w:r>
          </w:p>
        </w:tc>
        <w:tc>
          <w:tcPr>
            <w:tcW w:w="460" w:type="dxa"/>
            <w:gridSpan w:val="2"/>
            <w:tcBorders>
              <w:top w:val="nil"/>
              <w:left w:val="nil"/>
              <w:bottom w:val="nil"/>
              <w:right w:val="nil"/>
            </w:tcBorders>
            <w:shd w:val="clear" w:color="auto" w:fill="auto"/>
            <w:noWrap/>
            <w:vAlign w:val="bottom"/>
            <w:hideMark/>
          </w:tcPr>
          <w:p w14:paraId="2952869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18.4</w:t>
            </w:r>
          </w:p>
        </w:tc>
        <w:tc>
          <w:tcPr>
            <w:tcW w:w="240" w:type="dxa"/>
            <w:gridSpan w:val="2"/>
            <w:tcBorders>
              <w:top w:val="nil"/>
              <w:left w:val="nil"/>
              <w:bottom w:val="nil"/>
              <w:right w:val="nil"/>
            </w:tcBorders>
            <w:shd w:val="clear" w:color="auto" w:fill="auto"/>
            <w:noWrap/>
            <w:vAlign w:val="bottom"/>
            <w:hideMark/>
          </w:tcPr>
          <w:p w14:paraId="5E02D15B"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p>
        </w:tc>
        <w:tc>
          <w:tcPr>
            <w:tcW w:w="820" w:type="dxa"/>
            <w:gridSpan w:val="2"/>
            <w:tcBorders>
              <w:top w:val="nil"/>
              <w:left w:val="nil"/>
              <w:bottom w:val="nil"/>
              <w:right w:val="nil"/>
            </w:tcBorders>
            <w:shd w:val="clear" w:color="auto" w:fill="auto"/>
            <w:noWrap/>
            <w:vAlign w:val="bottom"/>
            <w:hideMark/>
          </w:tcPr>
          <w:p w14:paraId="2D26833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1.17E-02</w:t>
            </w:r>
          </w:p>
        </w:tc>
        <w:tc>
          <w:tcPr>
            <w:tcW w:w="250" w:type="dxa"/>
            <w:gridSpan w:val="2"/>
            <w:tcBorders>
              <w:top w:val="nil"/>
              <w:left w:val="nil"/>
              <w:bottom w:val="nil"/>
              <w:right w:val="nil"/>
            </w:tcBorders>
            <w:shd w:val="clear" w:color="auto" w:fill="auto"/>
            <w:noWrap/>
            <w:vAlign w:val="bottom"/>
            <w:hideMark/>
          </w:tcPr>
          <w:p w14:paraId="39850284"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nil"/>
              <w:right w:val="nil"/>
            </w:tcBorders>
            <w:shd w:val="clear" w:color="auto" w:fill="auto"/>
            <w:noWrap/>
            <w:vAlign w:val="bottom"/>
            <w:hideMark/>
          </w:tcPr>
          <w:p w14:paraId="3EBE4F8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5.62E-03</w:t>
            </w:r>
          </w:p>
        </w:tc>
        <w:tc>
          <w:tcPr>
            <w:tcW w:w="460" w:type="dxa"/>
            <w:gridSpan w:val="2"/>
            <w:tcBorders>
              <w:top w:val="nil"/>
              <w:left w:val="nil"/>
              <w:bottom w:val="nil"/>
              <w:right w:val="nil"/>
            </w:tcBorders>
            <w:shd w:val="clear" w:color="auto" w:fill="auto"/>
            <w:noWrap/>
            <w:vAlign w:val="bottom"/>
            <w:hideMark/>
          </w:tcPr>
          <w:p w14:paraId="25FCE1A1"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9.46</w:t>
            </w:r>
          </w:p>
        </w:tc>
      </w:tr>
      <w:tr w:rsidR="00BD7167" w:rsidRPr="00B519B6" w14:paraId="3D404F07" w14:textId="77777777" w:rsidTr="00BD7167">
        <w:trPr>
          <w:gridAfter w:val="1"/>
          <w:wAfter w:w="209" w:type="dxa"/>
          <w:trHeight w:val="300"/>
        </w:trPr>
        <w:tc>
          <w:tcPr>
            <w:tcW w:w="619" w:type="dxa"/>
            <w:gridSpan w:val="2"/>
            <w:tcBorders>
              <w:top w:val="nil"/>
              <w:left w:val="nil"/>
              <w:bottom w:val="single" w:sz="4" w:space="0" w:color="auto"/>
              <w:right w:val="nil"/>
            </w:tcBorders>
            <w:shd w:val="clear" w:color="auto" w:fill="auto"/>
            <w:noWrap/>
            <w:vAlign w:val="bottom"/>
            <w:hideMark/>
          </w:tcPr>
          <w:p w14:paraId="57093D4F" w14:textId="77777777" w:rsidR="00BD7167" w:rsidRPr="00B519B6" w:rsidRDefault="00BD7167" w:rsidP="00BD7167">
            <w:pPr>
              <w:overflowPunct/>
              <w:autoSpaceDE/>
              <w:autoSpaceDN/>
              <w:adjustRightInd/>
              <w:spacing w:line="240" w:lineRule="auto"/>
              <w:textAlignment w:val="auto"/>
              <w:rPr>
                <w:rFonts w:ascii="Arial" w:hAnsi="Arial" w:cs="Arial"/>
                <w:sz w:val="18"/>
                <w:szCs w:val="18"/>
              </w:rPr>
            </w:pPr>
            <w:r w:rsidRPr="00B519B6">
              <w:rPr>
                <w:rFonts w:ascii="Arial" w:hAnsi="Arial" w:cs="Arial"/>
                <w:sz w:val="18"/>
                <w:szCs w:val="18"/>
              </w:rPr>
              <w:t>16</w:t>
            </w:r>
          </w:p>
        </w:tc>
        <w:tc>
          <w:tcPr>
            <w:tcW w:w="820" w:type="dxa"/>
            <w:tcBorders>
              <w:top w:val="nil"/>
              <w:left w:val="nil"/>
              <w:bottom w:val="single" w:sz="4" w:space="0" w:color="auto"/>
              <w:right w:val="nil"/>
            </w:tcBorders>
            <w:shd w:val="clear" w:color="auto" w:fill="auto"/>
            <w:noWrap/>
            <w:vAlign w:val="bottom"/>
            <w:hideMark/>
          </w:tcPr>
          <w:p w14:paraId="1881F3E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1.77E-01</w:t>
            </w:r>
          </w:p>
        </w:tc>
        <w:tc>
          <w:tcPr>
            <w:tcW w:w="240" w:type="dxa"/>
            <w:gridSpan w:val="2"/>
            <w:tcBorders>
              <w:top w:val="nil"/>
              <w:left w:val="nil"/>
              <w:bottom w:val="single" w:sz="4" w:space="0" w:color="auto"/>
              <w:right w:val="nil"/>
            </w:tcBorders>
            <w:shd w:val="clear" w:color="auto" w:fill="auto"/>
            <w:noWrap/>
            <w:vAlign w:val="bottom"/>
            <w:hideMark/>
          </w:tcPr>
          <w:p w14:paraId="4C772748"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122AD5BE"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1.53E-01</w:t>
            </w:r>
          </w:p>
        </w:tc>
        <w:tc>
          <w:tcPr>
            <w:tcW w:w="460" w:type="dxa"/>
            <w:gridSpan w:val="2"/>
            <w:tcBorders>
              <w:top w:val="nil"/>
              <w:left w:val="nil"/>
              <w:bottom w:val="single" w:sz="4" w:space="0" w:color="auto"/>
              <w:right w:val="nil"/>
            </w:tcBorders>
            <w:shd w:val="clear" w:color="auto" w:fill="auto"/>
            <w:noWrap/>
            <w:vAlign w:val="bottom"/>
            <w:hideMark/>
          </w:tcPr>
          <w:p w14:paraId="105692AC"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0.14</w:t>
            </w:r>
          </w:p>
        </w:tc>
        <w:tc>
          <w:tcPr>
            <w:tcW w:w="240" w:type="dxa"/>
            <w:gridSpan w:val="2"/>
            <w:tcBorders>
              <w:top w:val="nil"/>
              <w:left w:val="nil"/>
              <w:bottom w:val="single" w:sz="4" w:space="0" w:color="auto"/>
              <w:right w:val="nil"/>
            </w:tcBorders>
            <w:shd w:val="clear" w:color="auto" w:fill="auto"/>
            <w:noWrap/>
            <w:vAlign w:val="bottom"/>
            <w:hideMark/>
          </w:tcPr>
          <w:p w14:paraId="6445903F"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22"/>
                <w:szCs w:val="22"/>
              </w:rPr>
            </w:pPr>
            <w:r w:rsidRPr="00B519B6">
              <w:rPr>
                <w:rFonts w:ascii="Calibri" w:hAnsi="Calibri" w:cs="Calibri"/>
                <w:color w:val="000000"/>
                <w:sz w:val="22"/>
                <w:szCs w:val="22"/>
              </w:rPr>
              <w:t> </w:t>
            </w:r>
          </w:p>
        </w:tc>
        <w:tc>
          <w:tcPr>
            <w:tcW w:w="820" w:type="dxa"/>
            <w:gridSpan w:val="2"/>
            <w:tcBorders>
              <w:top w:val="nil"/>
              <w:left w:val="nil"/>
              <w:bottom w:val="single" w:sz="4" w:space="0" w:color="auto"/>
              <w:right w:val="nil"/>
            </w:tcBorders>
            <w:shd w:val="clear" w:color="auto" w:fill="auto"/>
            <w:noWrap/>
            <w:vAlign w:val="bottom"/>
            <w:hideMark/>
          </w:tcPr>
          <w:p w14:paraId="5BBBB0D4"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6.05E-01</w:t>
            </w:r>
          </w:p>
        </w:tc>
        <w:tc>
          <w:tcPr>
            <w:tcW w:w="240" w:type="dxa"/>
            <w:gridSpan w:val="2"/>
            <w:tcBorders>
              <w:top w:val="nil"/>
              <w:left w:val="nil"/>
              <w:bottom w:val="single" w:sz="4" w:space="0" w:color="auto"/>
              <w:right w:val="nil"/>
            </w:tcBorders>
            <w:shd w:val="clear" w:color="auto" w:fill="auto"/>
            <w:noWrap/>
            <w:vAlign w:val="bottom"/>
            <w:hideMark/>
          </w:tcPr>
          <w:p w14:paraId="4A7B9D1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034660A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1.44E+00</w:t>
            </w:r>
          </w:p>
        </w:tc>
        <w:tc>
          <w:tcPr>
            <w:tcW w:w="460" w:type="dxa"/>
            <w:gridSpan w:val="2"/>
            <w:tcBorders>
              <w:top w:val="nil"/>
              <w:left w:val="nil"/>
              <w:bottom w:val="single" w:sz="4" w:space="0" w:color="auto"/>
              <w:right w:val="nil"/>
            </w:tcBorders>
            <w:shd w:val="clear" w:color="auto" w:fill="auto"/>
            <w:noWrap/>
            <w:vAlign w:val="bottom"/>
            <w:hideMark/>
          </w:tcPr>
          <w:p w14:paraId="3DF6FD0D"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25.5</w:t>
            </w:r>
          </w:p>
        </w:tc>
        <w:tc>
          <w:tcPr>
            <w:tcW w:w="240" w:type="dxa"/>
            <w:gridSpan w:val="2"/>
            <w:tcBorders>
              <w:top w:val="nil"/>
              <w:left w:val="nil"/>
              <w:bottom w:val="single" w:sz="4" w:space="0" w:color="auto"/>
              <w:right w:val="nil"/>
            </w:tcBorders>
            <w:shd w:val="clear" w:color="auto" w:fill="auto"/>
            <w:noWrap/>
            <w:vAlign w:val="bottom"/>
            <w:hideMark/>
          </w:tcPr>
          <w:p w14:paraId="4756A468"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 </w:t>
            </w:r>
          </w:p>
        </w:tc>
        <w:tc>
          <w:tcPr>
            <w:tcW w:w="820" w:type="dxa"/>
            <w:gridSpan w:val="2"/>
            <w:tcBorders>
              <w:top w:val="nil"/>
              <w:left w:val="nil"/>
              <w:bottom w:val="single" w:sz="4" w:space="0" w:color="auto"/>
              <w:right w:val="nil"/>
            </w:tcBorders>
            <w:shd w:val="clear" w:color="auto" w:fill="auto"/>
            <w:noWrap/>
            <w:vAlign w:val="bottom"/>
            <w:hideMark/>
          </w:tcPr>
          <w:p w14:paraId="61EDFB9A" w14:textId="77777777" w:rsidR="00BD7167" w:rsidRPr="00B519B6" w:rsidRDefault="00BD7167" w:rsidP="00BD7167">
            <w:pPr>
              <w:overflowPunct/>
              <w:autoSpaceDE/>
              <w:autoSpaceDN/>
              <w:adjustRightInd/>
              <w:spacing w:line="240" w:lineRule="auto"/>
              <w:jc w:val="right"/>
              <w:textAlignment w:val="auto"/>
              <w:rPr>
                <w:rFonts w:ascii="Calibri" w:hAnsi="Calibri" w:cs="Calibri"/>
                <w:color w:val="000000"/>
                <w:sz w:val="18"/>
                <w:szCs w:val="18"/>
              </w:rPr>
            </w:pPr>
            <w:r w:rsidRPr="00B519B6">
              <w:rPr>
                <w:rFonts w:ascii="Calibri" w:hAnsi="Calibri" w:cs="Calibri"/>
                <w:color w:val="000000"/>
                <w:sz w:val="18"/>
                <w:szCs w:val="18"/>
              </w:rPr>
              <w:t>1.22E-02</w:t>
            </w:r>
          </w:p>
        </w:tc>
        <w:tc>
          <w:tcPr>
            <w:tcW w:w="250" w:type="dxa"/>
            <w:gridSpan w:val="2"/>
            <w:tcBorders>
              <w:top w:val="nil"/>
              <w:left w:val="nil"/>
              <w:bottom w:val="single" w:sz="4" w:space="0" w:color="auto"/>
              <w:right w:val="nil"/>
            </w:tcBorders>
            <w:shd w:val="clear" w:color="auto" w:fill="auto"/>
            <w:noWrap/>
            <w:vAlign w:val="bottom"/>
            <w:hideMark/>
          </w:tcPr>
          <w:p w14:paraId="01DA2A47" w14:textId="77777777" w:rsidR="00BD7167" w:rsidRPr="00B519B6" w:rsidRDefault="00BD7167" w:rsidP="00BD7167">
            <w:pPr>
              <w:overflowPunct/>
              <w:autoSpaceDE/>
              <w:autoSpaceDN/>
              <w:adjustRightInd/>
              <w:spacing w:line="240" w:lineRule="auto"/>
              <w:jc w:val="center"/>
              <w:textAlignment w:val="auto"/>
              <w:rPr>
                <w:rFonts w:ascii="Calibri" w:hAnsi="Calibri" w:cs="Calibri"/>
                <w:color w:val="000000"/>
                <w:sz w:val="18"/>
                <w:szCs w:val="18"/>
              </w:rPr>
            </w:pPr>
            <w:r w:rsidRPr="00B519B6">
              <w:rPr>
                <w:rFonts w:ascii="Calibri" w:hAnsi="Calibri" w:cs="Calibri"/>
                <w:color w:val="000000"/>
                <w:sz w:val="18"/>
                <w:szCs w:val="18"/>
              </w:rPr>
              <w:t>±</w:t>
            </w:r>
          </w:p>
        </w:tc>
        <w:tc>
          <w:tcPr>
            <w:tcW w:w="940" w:type="dxa"/>
            <w:gridSpan w:val="2"/>
            <w:tcBorders>
              <w:top w:val="nil"/>
              <w:left w:val="nil"/>
              <w:bottom w:val="single" w:sz="4" w:space="0" w:color="auto"/>
              <w:right w:val="nil"/>
            </w:tcBorders>
            <w:shd w:val="clear" w:color="auto" w:fill="auto"/>
            <w:noWrap/>
            <w:vAlign w:val="bottom"/>
            <w:hideMark/>
          </w:tcPr>
          <w:p w14:paraId="2994856A"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1.42E-02</w:t>
            </w:r>
          </w:p>
        </w:tc>
        <w:tc>
          <w:tcPr>
            <w:tcW w:w="460" w:type="dxa"/>
            <w:gridSpan w:val="2"/>
            <w:tcBorders>
              <w:top w:val="nil"/>
              <w:left w:val="nil"/>
              <w:bottom w:val="single" w:sz="4" w:space="0" w:color="auto"/>
              <w:right w:val="nil"/>
            </w:tcBorders>
            <w:shd w:val="clear" w:color="auto" w:fill="auto"/>
            <w:noWrap/>
            <w:vAlign w:val="bottom"/>
            <w:hideMark/>
          </w:tcPr>
          <w:p w14:paraId="41CF0003" w14:textId="77777777" w:rsidR="00BD7167" w:rsidRPr="00B519B6" w:rsidRDefault="00BD7167" w:rsidP="00BD7167">
            <w:pPr>
              <w:overflowPunct/>
              <w:autoSpaceDE/>
              <w:autoSpaceDN/>
              <w:adjustRightInd/>
              <w:spacing w:line="240" w:lineRule="auto"/>
              <w:textAlignment w:val="auto"/>
              <w:rPr>
                <w:rFonts w:ascii="Calibri" w:hAnsi="Calibri" w:cs="Calibri"/>
                <w:color w:val="000000"/>
                <w:sz w:val="18"/>
                <w:szCs w:val="18"/>
              </w:rPr>
            </w:pPr>
            <w:r w:rsidRPr="00B519B6">
              <w:rPr>
                <w:rFonts w:ascii="Calibri" w:hAnsi="Calibri" w:cs="Calibri"/>
                <w:color w:val="000000"/>
                <w:sz w:val="18"/>
                <w:szCs w:val="18"/>
              </w:rPr>
              <w:t>9.15</w:t>
            </w:r>
          </w:p>
        </w:tc>
      </w:tr>
    </w:tbl>
    <w:p w14:paraId="67249482" w14:textId="3986DFA4" w:rsidR="00BD7167" w:rsidRPr="00B519B6" w:rsidRDefault="00BD7167" w:rsidP="00BD7167">
      <w:pPr>
        <w:pStyle w:val="Caption"/>
        <w:rPr>
          <w:vanish/>
          <w:lang w:val="sk-SK"/>
          <w:specVanish/>
        </w:rPr>
      </w:pPr>
      <w:bookmarkStart w:id="117" w:name="_Ref513900121"/>
      <w:bookmarkStart w:id="118" w:name="_Toc516835706"/>
      <w:bookmarkStart w:id="119" w:name="_Toc513584628"/>
      <w:r w:rsidRPr="00B519B6">
        <w:rPr>
          <w:lang w:val="sk-SK"/>
        </w:rPr>
        <w:t xml:space="preserve">Tabuľka </w:t>
      </w:r>
      <w:r w:rsidRPr="00B519B6">
        <w:rPr>
          <w:lang w:val="sk-SK"/>
        </w:rPr>
        <w:fldChar w:fldCharType="begin"/>
      </w:r>
      <w:r w:rsidRPr="00B519B6">
        <w:rPr>
          <w:lang w:val="sk-SK"/>
        </w:rPr>
        <w:instrText xml:space="preserve"> SEQ Tabuľka \* ARABIC </w:instrText>
      </w:r>
      <w:r w:rsidRPr="00B519B6">
        <w:rPr>
          <w:lang w:val="sk-SK"/>
        </w:rPr>
        <w:fldChar w:fldCharType="separate"/>
      </w:r>
      <w:r w:rsidR="00E97B4A">
        <w:rPr>
          <w:noProof/>
          <w:lang w:val="sk-SK"/>
        </w:rPr>
        <w:t>5</w:t>
      </w:r>
      <w:r w:rsidRPr="00B519B6">
        <w:rPr>
          <w:lang w:val="sk-SK"/>
        </w:rPr>
        <w:fldChar w:fldCharType="end"/>
      </w:r>
      <w:bookmarkEnd w:id="117"/>
      <w:r w:rsidRPr="00B519B6">
        <w:rPr>
          <w:lang w:val="sk-SK"/>
        </w:rPr>
        <w:t>: Popisná štatistika výchylky parametrov počas spontnánneho dýchania pre 30 dobrovoľníkov.</w:t>
      </w:r>
      <w:bookmarkEnd w:id="118"/>
    </w:p>
    <w:bookmarkEnd w:id="119"/>
    <w:p w14:paraId="310B71ED" w14:textId="66F38816" w:rsidR="00BD7167" w:rsidRPr="00485255" w:rsidRDefault="00BD7167" w:rsidP="00485255">
      <w:pPr>
        <w:pStyle w:val="Caption"/>
        <w:rPr>
          <w:lang w:val="sk-SK"/>
        </w:rPr>
      </w:pPr>
      <w:r w:rsidRPr="00B519B6">
        <w:rPr>
          <w:lang w:val="sk-SK"/>
        </w:rPr>
        <w:t xml:space="preserve"> Z výchylky parametrov počas merania ako definuje </w:t>
      </w:r>
      <w:r w:rsidRPr="00B519B6">
        <w:rPr>
          <w:lang w:val="sk-SK"/>
        </w:rPr>
        <w:fldChar w:fldCharType="begin"/>
      </w:r>
      <w:r w:rsidRPr="00B519B6">
        <w:rPr>
          <w:lang w:val="sk-SK"/>
        </w:rPr>
        <w:instrText xml:space="preserve"> REF _Ref513892756 \h </w:instrText>
      </w:r>
      <w:r w:rsidR="00B519B6">
        <w:rPr>
          <w:lang w:val="sk-SK"/>
        </w:rPr>
        <w:instrText xml:space="preserve"> \* MERGEFORMAT </w:instrText>
      </w:r>
      <w:r w:rsidRPr="00B519B6">
        <w:rPr>
          <w:lang w:val="sk-SK"/>
        </w:rPr>
      </w:r>
      <w:r w:rsidRPr="00B519B6">
        <w:rPr>
          <w:lang w:val="sk-SK"/>
        </w:rPr>
        <w:fldChar w:fldCharType="separate"/>
      </w:r>
      <w:r w:rsidR="00E97B4A" w:rsidRPr="00630043">
        <w:rPr>
          <w:lang w:val="sk-SK"/>
        </w:rPr>
        <w:t xml:space="preserve">Obrázok </w:t>
      </w:r>
      <w:r w:rsidR="00E97B4A">
        <w:rPr>
          <w:noProof/>
          <w:lang w:val="sk-SK"/>
        </w:rPr>
        <w:t>3.6</w:t>
      </w:r>
      <w:r w:rsidRPr="00B519B6">
        <w:rPr>
          <w:lang w:val="sk-SK"/>
        </w:rPr>
        <w:fldChar w:fldCharType="end"/>
      </w:r>
      <w:r w:rsidRPr="00B519B6">
        <w:rPr>
          <w:lang w:val="sk-SK"/>
        </w:rPr>
        <w:t xml:space="preserve"> boli spočítané priemerné hodnoty a smerodatné odchylky pre 30 dobrovoľníkov, ktoré udáva</w:t>
      </w:r>
      <w:r w:rsidRPr="00B66FCC">
        <w:rPr>
          <w:lang w:val="sk-SK"/>
        </w:rPr>
        <w:t xml:space="preserve"> stĺpec mean +- std. Hodnota v stĺpci označenom %, udáva pomer medzi hodnotou parametru (</w:t>
      </w:r>
      <w:r w:rsidRPr="00B66FCC">
        <w:rPr>
          <w:lang w:val="sk-SK"/>
        </w:rPr>
        <w:fldChar w:fldCharType="begin"/>
      </w:r>
      <w:r w:rsidRPr="00B66FCC">
        <w:rPr>
          <w:lang w:val="sk-SK"/>
        </w:rPr>
        <w:instrText xml:space="preserve"> REF _Ref513894977 \h </w:instrText>
      </w:r>
      <w:r w:rsidRPr="00B66FCC">
        <w:rPr>
          <w:lang w:val="sk-SK"/>
        </w:rPr>
      </w:r>
      <w:r w:rsidRPr="00B66FCC">
        <w:rPr>
          <w:lang w:val="sk-SK"/>
        </w:rPr>
        <w:fldChar w:fldCharType="separate"/>
      </w:r>
      <w:r w:rsidR="00E97B4A" w:rsidRPr="00B66FCC">
        <w:rPr>
          <w:lang w:val="sk-SK"/>
        </w:rPr>
        <w:t xml:space="preserve">Tabuľka </w:t>
      </w:r>
      <w:r w:rsidR="00E97B4A">
        <w:rPr>
          <w:noProof/>
          <w:lang w:val="sk-SK"/>
        </w:rPr>
        <w:t>4</w:t>
      </w:r>
      <w:r w:rsidRPr="00B66FCC">
        <w:rPr>
          <w:lang w:val="sk-SK"/>
        </w:rPr>
        <w:fldChar w:fldCharType="end"/>
      </w:r>
      <w:r w:rsidRPr="00B66FCC">
        <w:rPr>
          <w:lang w:val="sk-SK"/>
        </w:rPr>
        <w:t>) a výchylkou parametru (</w:t>
      </w:r>
      <w:r w:rsidRPr="00B66FCC">
        <w:rPr>
          <w:lang w:val="sk-SK"/>
        </w:rPr>
        <w:fldChar w:fldCharType="begin"/>
      </w:r>
      <w:r w:rsidRPr="00B66FCC">
        <w:rPr>
          <w:lang w:val="sk-SK"/>
        </w:rPr>
        <w:instrText xml:space="preserve"> REF _Ref513900121 \h </w:instrText>
      </w:r>
      <w:r w:rsidRPr="00B66FCC">
        <w:rPr>
          <w:lang w:val="sk-SK"/>
        </w:rPr>
      </w:r>
      <w:r w:rsidRPr="00B66FCC">
        <w:rPr>
          <w:lang w:val="sk-SK"/>
        </w:rPr>
        <w:fldChar w:fldCharType="separate"/>
      </w:r>
      <w:r w:rsidR="00E97B4A" w:rsidRPr="00B519B6">
        <w:rPr>
          <w:lang w:val="sk-SK"/>
        </w:rPr>
        <w:t xml:space="preserve">Tabuľka </w:t>
      </w:r>
      <w:r w:rsidR="00E97B4A">
        <w:rPr>
          <w:noProof/>
          <w:lang w:val="sk-SK"/>
        </w:rPr>
        <w:t>5</w:t>
      </w:r>
      <w:r w:rsidRPr="00B66FCC">
        <w:rPr>
          <w:lang w:val="sk-SK"/>
        </w:rPr>
        <w:fldChar w:fldCharType="end"/>
      </w:r>
      <w:r w:rsidRPr="00B66FCC">
        <w:rPr>
          <w:lang w:val="sk-SK"/>
        </w:rPr>
        <w:t>).</w:t>
      </w:r>
    </w:p>
    <w:p w14:paraId="7776FA06" w14:textId="69B10182" w:rsidR="00BD7167" w:rsidRPr="00630043" w:rsidRDefault="00BD7167" w:rsidP="00BD7167">
      <w:r w:rsidRPr="00B519B6">
        <w:t>Hodnota v stĺpci ∆ mean vyjadruje priemernú hodnotu výchylky parametra naprieč všetkými subjektami.</w:t>
      </w:r>
      <w:r w:rsidRPr="00630043">
        <w:t xml:space="preserve"> Hodnota v sĺpci std vyjadruje smerodatnú odchylku výchylky parametra počas merania naprieč všetkými subjektami. Stĺpec % vyjadruje percentuálnu zmenu parametra v priebehu merania. Je to podiel priemernej hodnoty výchylky parametra počas merania uvedeného v </w:t>
      </w:r>
      <w:r w:rsidRPr="00B66FCC">
        <w:fldChar w:fldCharType="begin"/>
      </w:r>
      <w:r w:rsidRPr="00630043">
        <w:instrText xml:space="preserve"> REF _Ref513900121 \h </w:instrText>
      </w:r>
      <w:r w:rsidRPr="00B66FCC">
        <w:fldChar w:fldCharType="separate"/>
      </w:r>
      <w:r w:rsidR="00E97B4A" w:rsidRPr="00B519B6">
        <w:t xml:space="preserve">Tabuľka </w:t>
      </w:r>
      <w:r w:rsidR="00E97B4A">
        <w:rPr>
          <w:noProof/>
        </w:rPr>
        <w:t>5</w:t>
      </w:r>
      <w:r w:rsidRPr="00B66FCC">
        <w:fldChar w:fldCharType="end"/>
      </w:r>
      <w:r w:rsidRPr="00630043">
        <w:t xml:space="preserve"> a priemernej hodnoty parametru ako </w:t>
      </w:r>
      <w:r w:rsidRPr="00630043">
        <w:lastRenderedPageBreak/>
        <w:t xml:space="preserve">uvádza </w:t>
      </w:r>
      <w:r w:rsidRPr="00B66FCC">
        <w:fldChar w:fldCharType="begin"/>
      </w:r>
      <w:r w:rsidRPr="00630043">
        <w:instrText xml:space="preserve"> REF _Ref513894977 \h </w:instrText>
      </w:r>
      <w:r w:rsidRPr="00B66FCC">
        <w:fldChar w:fldCharType="separate"/>
      </w:r>
      <w:r w:rsidR="00E97B4A" w:rsidRPr="00B66FCC">
        <w:t xml:space="preserve">Tabuľka </w:t>
      </w:r>
      <w:r w:rsidR="00E97B4A">
        <w:rPr>
          <w:noProof/>
        </w:rPr>
        <w:t>4</w:t>
      </w:r>
      <w:r w:rsidRPr="00B66FCC">
        <w:fldChar w:fldCharType="end"/>
      </w:r>
      <w:r w:rsidRPr="00630043">
        <w:t xml:space="preserve">. Percentuálna zmena je dôležitou informáciou, vyjadruje, ktorý parameter a do akej mieri ovplyvňuje variabilitu vypočítaného SV a CO počas merania. Pri pohľade na kanál 3 vidíme, že hodnota </w:t>
      </w:r>
      <m:oMath>
        <m:sSub>
          <m:sSubPr>
            <m:ctrlPr>
              <w:rPr>
                <w:rFonts w:ascii="Cambria Math" w:hAnsi="Cambria Math"/>
              </w:rPr>
            </m:ctrlPr>
          </m:sSubPr>
          <m:e>
            <m:r>
              <w:rPr>
                <w:rFonts w:ascii="Cambria Math" w:hAnsi="Cambria Math"/>
              </w:rPr>
              <m:t>Z</m:t>
            </m:r>
          </m:e>
          <m:sub>
            <m:r>
              <m:rPr>
                <m:sty m:val="p"/>
              </m:rPr>
              <w:rPr>
                <w:rFonts w:ascii="Cambria Math" w:hAnsi="Cambria Math"/>
              </w:rPr>
              <m:t>0</m:t>
            </m:r>
          </m:sub>
        </m:sSub>
      </m:oMath>
      <w:r w:rsidRPr="00630043">
        <w:t xml:space="preserve"> má variabilitu menšiu ako 1% a hodnota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 xml:space="preserve"> má variabilitu skoro 10%. Smerom k perifériám je tento rozdiel ešte väčší. Na základe informácií v </w:t>
      </w:r>
      <w:r w:rsidRPr="00B66FCC">
        <w:fldChar w:fldCharType="begin"/>
      </w:r>
      <w:r w:rsidRPr="00630043">
        <w:instrText xml:space="preserve"> REF _Ref513900121 \h </w:instrText>
      </w:r>
      <w:r w:rsidRPr="00B66FCC">
        <w:fldChar w:fldCharType="separate"/>
      </w:r>
      <w:r w:rsidR="00E97B4A" w:rsidRPr="00B519B6">
        <w:t xml:space="preserve">Tabuľka </w:t>
      </w:r>
      <w:r w:rsidR="00E97B4A">
        <w:rPr>
          <w:noProof/>
        </w:rPr>
        <w:t>5</w:t>
      </w:r>
      <w:r w:rsidRPr="00B66FCC">
        <w:fldChar w:fldCharType="end"/>
      </w:r>
      <w:r w:rsidRPr="00630043">
        <w:t xml:space="preserve"> vidíme, že variabilita hodnoty SV a CO počas merania vypočítaného z impedancie je ovplyvnená hlavne zmenami v hodnotách parametru </w:t>
      </w: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t>.</w:t>
      </w:r>
    </w:p>
    <w:p w14:paraId="2A62A102" w14:textId="77777777" w:rsidR="00BD7167" w:rsidRPr="00630043" w:rsidRDefault="00BD7167" w:rsidP="00BD7167">
      <w:pPr>
        <w:pStyle w:val="Heading3"/>
      </w:pPr>
      <w:bookmarkStart w:id="120" w:name="_Toc517301149"/>
      <w:r w:rsidRPr="00630043">
        <w:t>Reakcia hemodynamických parametrov na dýchanie</w:t>
      </w:r>
      <w:bookmarkEnd w:id="120"/>
    </w:p>
    <w:p w14:paraId="24C781B3" w14:textId="77777777" w:rsidR="00BD7167" w:rsidRPr="00630043" w:rsidRDefault="00BD7167" w:rsidP="00BD7167"/>
    <w:p w14:paraId="14C77DCE" w14:textId="1B6E1890" w:rsidR="00BD7167" w:rsidRPr="00630043" w:rsidRDefault="00BD7167" w:rsidP="00126629">
      <w:pPr>
        <w:rPr>
          <w:b/>
        </w:rPr>
      </w:pPr>
      <w:r w:rsidRPr="00630043">
        <w:t xml:space="preserve">Tlakové zmeny v hrudníku vyvolané dýchaním ovplyvňujú hemodynamiku. Nasledujúca štúdia považuje dýchanie za riadiaci signál a pomocou neho vyšetruje vplyv dýchania na ostatné hemodynamické parametre. Hodnotených bolo opäť 30 zdravých dobrovoľníkov. Pre každého dobrovoľnika bola spočítaná pole hodnôt pre každý parameter o dĺžke počtu </w:t>
      </w:r>
      <w:r w:rsidR="009076DD">
        <w:t>srdcov</w:t>
      </w:r>
      <w:r w:rsidRPr="00630043">
        <w:t xml:space="preserve">ých cyklov. Pre každý parameter bola detekovaná jedna hodnota pre jeden </w:t>
      </w:r>
      <w:r w:rsidR="009076DD">
        <w:t>srdcov</w:t>
      </w:r>
      <w:r w:rsidRPr="00630043">
        <w:t xml:space="preserve">ý cyklus. Označme počet </w:t>
      </w:r>
      <w:r w:rsidR="009076DD">
        <w:t>srdcov</w:t>
      </w:r>
      <w:r w:rsidRPr="00630043">
        <w:t xml:space="preserve">ých cyklov počas merania ako N. Pre každý parameter potom dostaneme pole hodnôt dĺžky N. Pole pre každý signál bolo lineárne interpolované použitím predchádzajúcej R-vlny. Nazvime takúto interpolovanú krivku LI krivka. LI krivku pre </w:t>
      </w:r>
      <m:oMath>
        <m:r>
          <m:rPr>
            <m:sty m:val="bi"/>
          </m:rPr>
          <w:rPr>
            <w:rFonts w:ascii="Cambria Math" w:hAnsi="Cambria Math"/>
          </w:rPr>
          <m:t>-d</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4</m:t>
            </m:r>
          </m:sub>
        </m:sSub>
        <m:r>
          <m:rPr>
            <m:sty m:val="bi"/>
          </m:rPr>
          <w:rPr>
            <w:rFonts w:ascii="Cambria Math" w:hAnsi="Cambria Math"/>
          </w:rPr>
          <m:t>(t)/d</m:t>
        </m:r>
        <m:sSub>
          <m:sSubPr>
            <m:ctrlPr>
              <w:rPr>
                <w:rFonts w:ascii="Cambria Math" w:hAnsi="Cambria Math"/>
                <w:b/>
                <w:i/>
              </w:rPr>
            </m:ctrlPr>
          </m:sSubPr>
          <m:e>
            <m:r>
              <m:rPr>
                <m:sty m:val="bi"/>
              </m:rPr>
              <w:rPr>
                <w:rFonts w:ascii="Cambria Math" w:hAnsi="Cambria Math"/>
              </w:rPr>
              <m:t>t</m:t>
            </m:r>
          </m:e>
          <m:sub>
            <m:r>
              <m:rPr>
                <m:sty m:val="bi"/>
              </m:rPr>
              <w:rPr>
                <w:rFonts w:ascii="Cambria Math" w:hAnsi="Cambria Math"/>
              </w:rPr>
              <m:t>max</m:t>
            </m:r>
          </m:sub>
        </m:sSub>
      </m:oMath>
      <w:r w:rsidRPr="00630043">
        <w:rPr>
          <w:b/>
        </w:rPr>
        <w:t xml:space="preserve"> </w:t>
      </w:r>
      <w:r w:rsidRPr="00630043">
        <w:t xml:space="preserve">parameter zachytáva </w:t>
      </w:r>
      <w:r w:rsidRPr="00B66FCC">
        <w:fldChar w:fldCharType="begin"/>
      </w:r>
      <w:r w:rsidRPr="00630043">
        <w:instrText xml:space="preserve"> REF _Ref513919076 \h </w:instrText>
      </w:r>
      <w:r w:rsidRPr="00B66FCC">
        <w:fldChar w:fldCharType="separate"/>
      </w:r>
      <w:r w:rsidR="00E97B4A" w:rsidRPr="00630043">
        <w:t xml:space="preserve">Obrázok </w:t>
      </w:r>
      <w:r w:rsidR="00E97B4A">
        <w:rPr>
          <w:noProof/>
        </w:rPr>
        <w:t>3</w:t>
      </w:r>
      <w:r w:rsidR="00E97B4A">
        <w:t>.</w:t>
      </w:r>
      <w:r w:rsidR="00E97B4A">
        <w:rPr>
          <w:noProof/>
        </w:rPr>
        <w:t>7</w:t>
      </w:r>
      <w:r w:rsidRPr="00B66FCC">
        <w:fldChar w:fldCharType="end"/>
      </w:r>
      <w:r w:rsidRPr="00630043">
        <w:t xml:space="preserve"> ako prvú krivku červenej farby. LI krivka bola ďalej lineárne filtrovaná antialiasingovým filtrom a decimovaná s periodou 100ms, čím vzniká LI postupnosť. LI postupnosť pre parameter </w:t>
      </w:r>
      <m:oMath>
        <m:sSub>
          <m:sSubPr>
            <m:ctrlPr>
              <w:rPr>
                <w:rFonts w:ascii="Cambria Math" w:hAnsi="Cambria Math"/>
                <w:b/>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1</m:t>
            </m:r>
          </m:sub>
        </m:sSub>
      </m:oMath>
      <w:r w:rsidRPr="00630043">
        <w:rPr>
          <w:b/>
        </w:rPr>
        <w:t xml:space="preserve"> </w:t>
      </w:r>
      <w:r w:rsidRPr="00630043">
        <w:t xml:space="preserve">a Respiračnú krivku ukazuje ako druhú a tretiu krivku žltej farby </w:t>
      </w:r>
      <w:r w:rsidRPr="00B66FCC">
        <w:fldChar w:fldCharType="begin"/>
      </w:r>
      <w:r w:rsidRPr="00630043">
        <w:instrText xml:space="preserve"> REF _Ref513919076 \h </w:instrText>
      </w:r>
      <w:r w:rsidRPr="00B66FCC">
        <w:fldChar w:fldCharType="separate"/>
      </w:r>
      <w:r w:rsidR="00E97B4A" w:rsidRPr="00630043">
        <w:t xml:space="preserve">Obrázok </w:t>
      </w:r>
      <w:r w:rsidR="00E97B4A">
        <w:rPr>
          <w:noProof/>
        </w:rPr>
        <w:t>3</w:t>
      </w:r>
      <w:r w:rsidR="00E97B4A">
        <w:t>.</w:t>
      </w:r>
      <w:r w:rsidR="00E97B4A">
        <w:rPr>
          <w:noProof/>
        </w:rPr>
        <w:t>7</w:t>
      </w:r>
      <w:r w:rsidRPr="00B66FCC">
        <w:fldChar w:fldCharType="end"/>
      </w:r>
      <w:r w:rsidR="00126629">
        <w:t xml:space="preserve">. </w:t>
      </w:r>
      <w:r w:rsidR="00126629" w:rsidRPr="00630043">
        <w:t>V tejto práci boli vyhodnocované impedančné parametre z 12-tich častí tela. Preto bolo celkovo pre každé meranie získaných 12 LI postupností pre každý bioimpedančný parameter. Predpokladáme, že zmeny tlaku v hrudníku vyvolané dýchaním ovplyvnia obehový systém a to hlavne tep, arteriálny krvný tlak, tok krvi a rozloženie objemu krvi v celom tele. Aby sme zistili aký vplyv má dýchania na hemodynamické parametre, spočítali sme Pearsonov</w:t>
      </w:r>
      <w:bookmarkStart w:id="121" w:name="_Ref509140471"/>
      <w:r w:rsidR="00126629" w:rsidRPr="00630043">
        <w:t xml:space="preserve"> </w:t>
      </w:r>
      <w:bookmarkEnd w:id="121"/>
      <w:r w:rsidR="00126629" w:rsidRPr="00630043">
        <w:t>korelačný koeficient medzi LI postupnosťou hemodynamických parametrov a LI postupnosťou respiračnej krivky pri vzájomnom posuve s krokom 100 ms v rozmedzí 0-5 sekúnd.</w:t>
      </w:r>
    </w:p>
    <w:p w14:paraId="44321024" w14:textId="77777777" w:rsidR="00BD7167" w:rsidRPr="00630043" w:rsidRDefault="00BD7167" w:rsidP="00BD7167">
      <w:pPr>
        <w:jc w:val="center"/>
      </w:pPr>
      <w:r>
        <w:rPr>
          <w:noProof/>
          <w:lang w:val="en-US" w:eastAsia="en-US"/>
        </w:rPr>
        <w:lastRenderedPageBreak/>
        <w:drawing>
          <wp:inline distT="0" distB="0" distL="0" distR="0" wp14:anchorId="5D65B1B3" wp14:editId="215F04CF">
            <wp:extent cx="3190240" cy="6877685"/>
            <wp:effectExtent l="0" t="0" r="0" b="0"/>
            <wp:docPr id="23" name="Obrázok 23" descr="LI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90240" cy="6877685"/>
                    </a:xfrm>
                    <a:prstGeom prst="rect">
                      <a:avLst/>
                    </a:prstGeom>
                    <a:noFill/>
                    <a:ln>
                      <a:noFill/>
                    </a:ln>
                  </pic:spPr>
                </pic:pic>
              </a:graphicData>
            </a:graphic>
          </wp:inline>
        </w:drawing>
      </w:r>
    </w:p>
    <w:p w14:paraId="4FA219C8" w14:textId="674C82E1" w:rsidR="00BD7167" w:rsidRPr="00630043" w:rsidRDefault="00BD7167" w:rsidP="002C512A">
      <w:pPr>
        <w:pStyle w:val="Caption"/>
        <w:rPr>
          <w:vanish/>
          <w:specVanish/>
        </w:rPr>
      </w:pPr>
      <w:bookmarkStart w:id="122" w:name="_Ref513919076"/>
      <w:bookmarkStart w:id="123" w:name="_Toc516835689"/>
      <w:r w:rsidRPr="00630043">
        <w:t xml:space="preserve">Obrázok </w:t>
      </w:r>
      <w:r>
        <w:fldChar w:fldCharType="begin"/>
      </w:r>
      <w:r>
        <w:instrText xml:space="preserve"> STYLEREF 1 \s </w:instrText>
      </w:r>
      <w:r>
        <w:fldChar w:fldCharType="separate"/>
      </w:r>
      <w:r w:rsidR="00E97B4A">
        <w:rPr>
          <w:noProof/>
        </w:rPr>
        <w:t>3</w:t>
      </w:r>
      <w:r>
        <w:fldChar w:fldCharType="end"/>
      </w:r>
      <w:r>
        <w:t>.</w:t>
      </w:r>
      <w:r>
        <w:fldChar w:fldCharType="begin"/>
      </w:r>
      <w:r>
        <w:instrText xml:space="preserve"> SEQ Obrázok \* ARABIC \s 1 </w:instrText>
      </w:r>
      <w:r>
        <w:fldChar w:fldCharType="separate"/>
      </w:r>
      <w:r w:rsidR="00E97B4A">
        <w:rPr>
          <w:noProof/>
        </w:rPr>
        <w:t>7</w:t>
      </w:r>
      <w:r>
        <w:fldChar w:fldCharType="end"/>
      </w:r>
      <w:bookmarkEnd w:id="122"/>
      <w:r w:rsidRPr="00630043">
        <w:t>: Vytvorenie lineárne interpolovanej krivky parametra</w:t>
      </w:r>
      <w:r>
        <w:t xml:space="preserve"> - LI postupnosť (</w:t>
      </w:r>
      <w:r w:rsidRPr="00B66FCC">
        <w:rPr>
          <w:i/>
        </w:rPr>
        <w:t>LI sequence</w:t>
      </w:r>
      <w:r>
        <w:t>)</w:t>
      </w:r>
      <w:r w:rsidRPr="00630043">
        <w:t>.</w:t>
      </w:r>
      <w:bookmarkEnd w:id="123"/>
    </w:p>
    <w:p w14:paraId="18C3EC4B" w14:textId="11DEFE5E" w:rsidR="00BD7167" w:rsidRPr="00630043" w:rsidRDefault="00BD7167" w:rsidP="00BD7167">
      <w:pPr>
        <w:pStyle w:val="Caption"/>
        <w:rPr>
          <w:lang w:val="sk-SK"/>
        </w:rPr>
      </w:pPr>
      <w:r w:rsidRPr="00630043">
        <w:rPr>
          <w:lang w:val="sk-SK"/>
        </w:rPr>
        <w:t xml:space="preserve"> Zhora detekcia parametre </w:t>
      </w:r>
      <m:oMath>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p"/>
          </m:rPr>
          <w:rPr>
            <w:rFonts w:ascii="Cambria Math" w:hAnsi="Cambria Math"/>
            <w:lang w:val="sk-SK"/>
          </w:rPr>
          <m:t>(</m:t>
        </m:r>
        <m:r>
          <m:rPr>
            <m:sty m:val="bi"/>
          </m:rPr>
          <w:rPr>
            <w:rFonts w:ascii="Cambria Math" w:hAnsi="Cambria Math"/>
            <w:lang w:val="sk-SK"/>
          </w:rPr>
          <m:t>t</m:t>
        </m:r>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630043">
        <w:rPr>
          <w:lang w:val="sk-SK"/>
        </w:rPr>
        <w:t xml:space="preserve">, Lineárna interpolácia množiny parametrov </w:t>
      </w:r>
      <m:oMath>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p"/>
          </m:rPr>
          <w:rPr>
            <w:rFonts w:ascii="Cambria Math" w:hAnsi="Cambria Math"/>
            <w:lang w:val="sk-SK"/>
          </w:rPr>
          <m:t>(</m:t>
        </m:r>
        <m:r>
          <m:rPr>
            <m:sty m:val="bi"/>
          </m:rPr>
          <w:rPr>
            <w:rFonts w:ascii="Cambria Math" w:hAnsi="Cambria Math"/>
            <w:lang w:val="sk-SK"/>
          </w:rPr>
          <m:t>t</m:t>
        </m:r>
        <m:r>
          <m:rPr>
            <m:sty m:val="p"/>
          </m:rPr>
          <w:rPr>
            <w:rFonts w:ascii="Cambria Math" w:hAnsi="Cambria Math"/>
            <w:lang w:val="sk-SK"/>
          </w:rPr>
          <m:t>)/</m:t>
        </m:r>
        <m:r>
          <m:rPr>
            <m:sty m:val="bi"/>
          </m:rPr>
          <w:rPr>
            <w:rFonts w:ascii="Cambria Math" w:hAnsi="Cambria Math"/>
            <w:lang w:val="sk-SK"/>
          </w:rPr>
          <m:t>d</m:t>
        </m:r>
        <m:sSub>
          <m:sSubPr>
            <m:ctrlPr>
              <w:rPr>
                <w:rFonts w:ascii="Cambria Math" w:hAnsi="Cambria Math"/>
                <w:lang w:val="sk-SK"/>
              </w:rPr>
            </m:ctrlPr>
          </m:sSubPr>
          <m:e>
            <m:r>
              <m:rPr>
                <m:sty m:val="bi"/>
              </m:rPr>
              <w:rPr>
                <w:rFonts w:ascii="Cambria Math" w:hAnsi="Cambria Math"/>
                <w:lang w:val="sk-SK"/>
              </w:rPr>
              <m:t>t</m:t>
            </m:r>
          </m:e>
          <m:sub>
            <m:r>
              <m:rPr>
                <m:sty m:val="bi"/>
              </m:rPr>
              <w:rPr>
                <w:rFonts w:ascii="Cambria Math" w:hAnsi="Cambria Math"/>
                <w:lang w:val="sk-SK"/>
              </w:rPr>
              <m:t>max</m:t>
            </m:r>
          </m:sub>
        </m:sSub>
        <m:r>
          <w:rPr>
            <w:rFonts w:ascii="Cambria Math" w:hAnsi="Cambria Math"/>
            <w:lang w:val="sk-SK"/>
          </w:rPr>
          <m:t xml:space="preserve"> </m:t>
        </m:r>
      </m:oMath>
      <w:r w:rsidRPr="00630043">
        <w:rPr>
          <w:lang w:val="sk-SK"/>
        </w:rPr>
        <w:t>na základe predchádzajúcej R vlny – prvá krivka zhora</w:t>
      </w:r>
      <w:r>
        <w:rPr>
          <w:lang w:val="sk-SK"/>
        </w:rPr>
        <w:t xml:space="preserve"> (červená – </w:t>
      </w:r>
      <w:r w:rsidRPr="00B66FCC">
        <w:rPr>
          <w:i/>
          <w:lang w:val="sk-SK"/>
        </w:rPr>
        <w:t>LI curve</w:t>
      </w:r>
      <w:r>
        <w:rPr>
          <w:lang w:val="sk-SK"/>
        </w:rPr>
        <w:t>)</w:t>
      </w:r>
      <w:r w:rsidRPr="00630043">
        <w:rPr>
          <w:lang w:val="sk-SK"/>
        </w:rPr>
        <w:t xml:space="preserve">. Prvá krivka zhora </w:t>
      </w:r>
      <w:r>
        <w:rPr>
          <w:lang w:val="sk-SK"/>
        </w:rPr>
        <w:t>(</w:t>
      </w:r>
      <w:r w:rsidRPr="00B66FCC">
        <w:rPr>
          <w:i/>
          <w:lang w:val="sk-SK"/>
        </w:rPr>
        <w:t>LI curve</w:t>
      </w:r>
      <w:r>
        <w:rPr>
          <w:lang w:val="sk-SK"/>
        </w:rPr>
        <w:t xml:space="preserve">) </w:t>
      </w:r>
      <w:r w:rsidRPr="00630043">
        <w:rPr>
          <w:lang w:val="sk-SK"/>
        </w:rPr>
        <w:t>bola filtrovaná antialiasingovým filtrom a decimovaná s krokom 100ms</w:t>
      </w:r>
      <w:r>
        <w:rPr>
          <w:lang w:val="sk-SK"/>
        </w:rPr>
        <w:t xml:space="preserve">, výsledkom je LI postupnosť (žltá - </w:t>
      </w:r>
      <w:r w:rsidRPr="00B66FCC">
        <w:rPr>
          <w:i/>
          <w:lang w:val="sk-SK"/>
        </w:rPr>
        <w:t>LI sequence</w:t>
      </w:r>
      <w:r>
        <w:rPr>
          <w:lang w:val="sk-SK"/>
        </w:rPr>
        <w:t>). Pôvodná a decimovaná krivka je znázornená v strednej časti obrázku. V spodnej časti obrázku je ukážka dvoch LI postupnost respirácie a ľavej karotídy. Vyznačený je aj ich vzájomý posun o 5 sekúnd.</w:t>
      </w:r>
    </w:p>
    <w:p w14:paraId="599D43AA" w14:textId="366F43EF" w:rsidR="00BD7167" w:rsidRPr="00630043" w:rsidRDefault="00BD7167" w:rsidP="00BD7167">
      <w:r w:rsidRPr="00630043">
        <w:lastRenderedPageBreak/>
        <w:t xml:space="preserve">Týmto sme dostali vektor 50-tich korelačných koeficientov. Vzorec pre výpočet Pearsonovho korelačného koeficientu </w:t>
      </w:r>
      <m:oMath>
        <m:sSub>
          <m:sSubPr>
            <m:ctrlPr>
              <w:rPr>
                <w:rFonts w:ascii="Cambria Math" w:hAnsi="Cambria Math"/>
                <w:i/>
              </w:rPr>
            </m:ctrlPr>
          </m:sSubPr>
          <m:e>
            <m:r>
              <w:rPr>
                <w:rFonts w:ascii="Cambria Math" w:hAnsi="Cambria Math"/>
              </w:rPr>
              <m:t>ρ</m:t>
            </m:r>
          </m:e>
          <m:sub>
            <m:r>
              <w:rPr>
                <w:rFonts w:ascii="Cambria Math" w:hAnsi="Cambria Math"/>
              </w:rPr>
              <m:t>X,Y</m:t>
            </m:r>
          </m:sub>
        </m:sSub>
      </m:oMath>
      <w:r w:rsidRPr="00630043">
        <w:t>:</w:t>
      </w:r>
    </w:p>
    <w:p w14:paraId="0139BD68" w14:textId="77777777" w:rsidR="00BD7167" w:rsidRPr="00630043" w:rsidRDefault="00BD7167" w:rsidP="00BD7167">
      <w:pPr>
        <w:rPr>
          <w:color w:val="000000"/>
        </w:rPr>
      </w:pPr>
    </w:p>
    <w:tbl>
      <w:tblPr>
        <w:tblW w:w="0" w:type="auto"/>
        <w:tblLook w:val="04A0" w:firstRow="1" w:lastRow="0" w:firstColumn="1" w:lastColumn="0" w:noHBand="0" w:noVBand="1"/>
      </w:tblPr>
      <w:tblGrid>
        <w:gridCol w:w="704"/>
        <w:gridCol w:w="7088"/>
        <w:gridCol w:w="702"/>
      </w:tblGrid>
      <w:tr w:rsidR="00BD7167" w:rsidRPr="00630043" w14:paraId="4D188A69" w14:textId="77777777" w:rsidTr="00BD7167">
        <w:tc>
          <w:tcPr>
            <w:tcW w:w="704" w:type="dxa"/>
          </w:tcPr>
          <w:p w14:paraId="1F2400CC" w14:textId="77777777" w:rsidR="00BD7167" w:rsidRPr="00630043" w:rsidRDefault="00BD7167" w:rsidP="00BD7167">
            <w:pPr>
              <w:jc w:val="center"/>
              <w:rPr>
                <w:color w:val="000000"/>
              </w:rPr>
            </w:pPr>
          </w:p>
        </w:tc>
        <w:tc>
          <w:tcPr>
            <w:tcW w:w="7088" w:type="dxa"/>
            <w:vAlign w:val="center"/>
          </w:tcPr>
          <w:p w14:paraId="433F468F" w14:textId="77777777" w:rsidR="00BD7167" w:rsidRPr="00630043" w:rsidRDefault="007352BD" w:rsidP="00BD7167">
            <w:pPr>
              <w:rPr>
                <w:color w:val="000000"/>
              </w:rPr>
            </w:pPr>
            <m:oMathPara>
              <m:oMath>
                <m:sSub>
                  <m:sSubPr>
                    <m:ctrlPr>
                      <w:rPr>
                        <w:rFonts w:ascii="Cambria Math" w:hAnsi="Cambria Math"/>
                        <w:i/>
                      </w:rPr>
                    </m:ctrlPr>
                  </m:sSubPr>
                  <m:e>
                    <m:r>
                      <w:rPr>
                        <w:rFonts w:ascii="Cambria Math" w:hAnsi="Cambria Math"/>
                      </w:rPr>
                      <m:t>ρ</m:t>
                    </m:r>
                  </m:e>
                  <m:sub>
                    <m:r>
                      <w:rPr>
                        <w:rFonts w:ascii="Cambria Math" w:hAnsi="Cambria Math"/>
                      </w:rPr>
                      <m:t>X,Y</m:t>
                    </m:r>
                  </m:sub>
                </m:sSub>
                <m:r>
                  <w:rPr>
                    <w:rFonts w:ascii="Cambria Math" w:hAnsi="Cambria Math"/>
                  </w:rPr>
                  <m:t xml:space="preserve"> =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xml:space="preserve"> [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 ] </m:t>
                </m:r>
                <m:r>
                  <w:rPr>
                    <w:rFonts w:ascii="Cambria Math" w:eastAsiaTheme="minorEastAsia" w:hAnsi="Cambria Math"/>
                    <w:sz w:val="20"/>
                  </w:rPr>
                  <m:t xml:space="preserve"> </m:t>
                </m:r>
              </m:oMath>
            </m:oMathPara>
          </w:p>
        </w:tc>
        <w:tc>
          <w:tcPr>
            <w:tcW w:w="702" w:type="dxa"/>
            <w:vAlign w:val="center"/>
          </w:tcPr>
          <w:p w14:paraId="6D82C6FB" w14:textId="7FDDCB0E" w:rsidR="00BD7167" w:rsidRPr="00630043" w:rsidRDefault="00BD7167" w:rsidP="00BD7167">
            <w:pPr>
              <w:jc w:val="center"/>
              <w:rPr>
                <w:color w:val="000000"/>
              </w:rPr>
            </w:pPr>
            <w:r w:rsidRPr="00630043">
              <w:rPr>
                <w:color w:val="000000"/>
              </w:rPr>
              <w:t>(</w:t>
            </w:r>
            <w:bookmarkStart w:id="124" w:name="pearson"/>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E97B4A">
              <w:rPr>
                <w:noProof/>
                <w:color w:val="000000"/>
              </w:rPr>
              <w:t>9</w:t>
            </w:r>
            <w:r w:rsidRPr="00B66FCC">
              <w:rPr>
                <w:color w:val="000000"/>
              </w:rPr>
              <w:fldChar w:fldCharType="end"/>
            </w:r>
            <w:bookmarkEnd w:id="124"/>
            <w:r w:rsidRPr="00630043">
              <w:rPr>
                <w:color w:val="000000"/>
              </w:rPr>
              <w:t>)</w:t>
            </w:r>
          </w:p>
        </w:tc>
      </w:tr>
    </w:tbl>
    <w:p w14:paraId="4182C878" w14:textId="77777777" w:rsidR="00BD7167" w:rsidRPr="00630043" w:rsidRDefault="00BD7167" w:rsidP="00BD7167"/>
    <w:p w14:paraId="515173C4" w14:textId="217E4489" w:rsidR="00BD7167" w:rsidRPr="00630043" w:rsidRDefault="00BD7167" w:rsidP="00BD7167">
      <w:pPr>
        <w:rPr>
          <w:rFonts w:cstheme="minorHAnsi"/>
          <w:sz w:val="20"/>
        </w:rPr>
      </w:pPr>
      <w:r w:rsidRPr="00630043">
        <w:t xml:space="preserve">kde </w:t>
      </w:r>
      <m:oMath>
        <m:sSub>
          <m:sSubPr>
            <m:ctrlPr>
              <w:rPr>
                <w:rFonts w:ascii="Cambria Math" w:hAnsi="Cambria Math"/>
                <w:i/>
              </w:rPr>
            </m:ctrlPr>
          </m:sSubPr>
          <m:e>
            <m:r>
              <w:rPr>
                <w:rFonts w:ascii="Cambria Math" w:hAnsi="Cambria Math" w:cs="Cambria Math"/>
              </w:rPr>
              <m:t>δ</m:t>
            </m:r>
          </m:e>
          <m:sub>
            <m:r>
              <w:rPr>
                <w:rFonts w:ascii="Cambria Math" w:hAnsi="Cambria Math"/>
              </w:rPr>
              <m:t>X</m:t>
            </m:r>
          </m:sub>
        </m:sSub>
      </m:oMath>
      <w:r w:rsidRPr="00630043">
        <w:t xml:space="preserve"> je smerodatná odchylka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δ</m:t>
            </m:r>
          </m:e>
          <m:sub>
            <m:r>
              <w:rPr>
                <w:rFonts w:ascii="Cambria Math" w:hAnsi="Cambria Math"/>
              </w:rPr>
              <m:t>Y</m:t>
            </m:r>
          </m:sub>
        </m:sSub>
      </m:oMath>
      <w:r w:rsidRPr="00630043">
        <w:t xml:space="preserve"> je smerodatná odchylka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X</m:t>
            </m:r>
          </m:sub>
        </m:sSub>
      </m:oMath>
      <w:r w:rsidRPr="00630043">
        <w:t xml:space="preserve"> je priemerná hodnota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w:t>
      </w:r>
      <m:oMath>
        <m:sSub>
          <m:sSubPr>
            <m:ctrlPr>
              <w:rPr>
                <w:rFonts w:ascii="Cambria Math" w:hAnsi="Cambria Math"/>
                <w:i/>
              </w:rPr>
            </m:ctrlPr>
          </m:sSubPr>
          <m:e>
            <m:r>
              <w:rPr>
                <w:rFonts w:ascii="Cambria Math" w:hAnsi="Cambria Math" w:cs="Cambria Math"/>
              </w:rPr>
              <m:t>µ</m:t>
            </m:r>
          </m:e>
          <m:sub>
            <m:r>
              <w:rPr>
                <w:rFonts w:ascii="Cambria Math" w:hAnsi="Cambria Math"/>
              </w:rPr>
              <m:t>Y</m:t>
            </m:r>
          </m:sub>
        </m:sSub>
      </m:oMath>
      <w:r w:rsidRPr="00630043">
        <w:t xml:space="preserve"> je priemerná hodnota postupnosti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oMath>
      <w:r w:rsidRPr="00630043">
        <w:t xml:space="preserve"> je očakávaná hodnota normalizovanej postupnosti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a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Postupnosť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Pr="00630043">
        <w:t xml:space="preserve"> reprezentuje respiráciu,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t xml:space="preserve"> hemodynamický parameter. Vzťah pre výpočet vektoru 50-tich korelačných koeficientov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sz w:val="20"/>
        </w:rPr>
        <w:t xml:space="preserve"> </w:t>
      </w:r>
      <w:r w:rsidRPr="00630043">
        <w:t>uvádza rovnica (</w:t>
      </w:r>
      <w:r w:rsidRPr="00B66FCC">
        <w:fldChar w:fldCharType="begin"/>
      </w:r>
      <w:r w:rsidRPr="00630043">
        <w:instrText xml:space="preserve"> REF korelacnychKoef50 \h </w:instrText>
      </w:r>
      <w:r w:rsidRPr="00B66FCC">
        <w:fldChar w:fldCharType="separate"/>
      </w:r>
      <w:r w:rsidR="00E97B4A">
        <w:rPr>
          <w:noProof/>
          <w:color w:val="000000"/>
        </w:rPr>
        <w:t>10</w:t>
      </w:r>
      <w:r w:rsidRPr="00B66FCC">
        <w:fldChar w:fldCharType="end"/>
      </w:r>
      <w:r w:rsidRPr="00630043">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rPr>
          <w:sz w:val="20"/>
        </w:rPr>
        <w:t xml:space="preserve"> </w:t>
      </w:r>
      <w:r w:rsidRPr="00630043">
        <w:t xml:space="preserve">je normalizovaná vzájomná korelačná funkcia medzi parametrom a respiráciou. Funkčné hodnoty funkcie </w:t>
      </w:r>
      <m:oMath>
        <m:sSub>
          <m:sSubPr>
            <m:ctrlPr>
              <w:rPr>
                <w:rFonts w:ascii="Cambria Math" w:hAnsi="Cambria Math"/>
                <w:i/>
              </w:rPr>
            </m:ctrlPr>
          </m:sSubPr>
          <m:e>
            <m:r>
              <w:rPr>
                <w:rFonts w:ascii="Cambria Math" w:hAnsi="Cambria Math"/>
              </w:rPr>
              <m:t>Cor</m:t>
            </m:r>
          </m:e>
          <m:sub>
            <m:r>
              <w:rPr>
                <w:rFonts w:ascii="Cambria Math" w:hAnsi="Cambria Math"/>
              </w:rPr>
              <m:t>X,Y</m:t>
            </m:r>
          </m:sub>
        </m:sSub>
        <m:r>
          <w:rPr>
            <w:rFonts w:ascii="Cambria Math" w:hAnsi="Cambria Math"/>
          </w:rPr>
          <m:t>(n)</m:t>
        </m:r>
      </m:oMath>
      <w:r w:rsidRPr="00630043">
        <w:t xml:space="preserve"> sú Pearsonové vzájomné korelačné koeficienty. </w:t>
      </w:r>
      <m:oMath>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oMath>
      <w:r w:rsidRPr="00630043">
        <w:t xml:space="preserve">je n-tá oneskorená postupnosť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cstheme="minorHAnsi"/>
          <w:i/>
          <w:sz w:val="20"/>
        </w:rPr>
        <w:t>.</w:t>
      </w:r>
      <w:r w:rsidRPr="00630043">
        <w:rPr>
          <w:rFonts w:eastAsiaTheme="minorEastAsia" w:cstheme="minorHAnsi"/>
          <w:sz w:val="20"/>
        </w:rPr>
        <w:t xml:space="preserve"> </w:t>
      </w:r>
      <w:r w:rsidRPr="00630043">
        <w:t>Oneskorenie o jeden prvok je oneskorením o 100 ms</w:t>
      </w:r>
      <w:r w:rsidRPr="00630043">
        <w:rPr>
          <w:rFonts w:cstheme="minorHAnsi"/>
          <w:sz w:val="20"/>
        </w:rPr>
        <w:t xml:space="preserve">.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rPr>
          <w:rFonts w:ascii="Cambria Math" w:hAnsi="Cambria Math"/>
          <w:i/>
        </w:rPr>
        <w:t xml:space="preserve"> </w:t>
      </w:r>
      <w:r w:rsidRPr="00630043">
        <w:t xml:space="preserve">je Pearsonov korelačný koeficient medzi postupnosťami </w:t>
      </w:r>
      <m:oMath>
        <m:sSub>
          <m:sSubPr>
            <m:ctrlPr>
              <w:rPr>
                <w:rFonts w:ascii="Cambria Math" w:hAnsi="Cambria Math"/>
                <w:i/>
              </w:rPr>
            </m:ctrlPr>
          </m:sSubPr>
          <m:e>
            <m:r>
              <w:rPr>
                <w:rFonts w:ascii="Cambria Math" w:hAnsi="Cambria Math"/>
              </w:rPr>
              <m:t>X</m:t>
            </m:r>
          </m:e>
          <m:sub>
            <m:r>
              <w:rPr>
                <w:rFonts w:ascii="Cambria Math" w:hAnsi="Cambria Math"/>
              </w:rPr>
              <m:t>t+n</m:t>
            </m:r>
          </m:sub>
        </m:sSub>
        <m:r>
          <w:rPr>
            <w:rFonts w:ascii="Cambria Math" w:hAnsi="Cambria Math"/>
          </w:rPr>
          <m:t xml:space="preserve"> </m:t>
        </m:r>
      </m:oMath>
      <w:r w:rsidRPr="00630043">
        <w:rPr>
          <w:rFonts w:cstheme="minorHAnsi"/>
          <w:sz w:val="20"/>
        </w:rPr>
        <w:t xml:space="preserve"> a</w:t>
      </w:r>
      <w:r w:rsidRPr="00630043">
        <w:rPr>
          <w:rFonts w:ascii="Cambria Math" w:hAnsi="Cambria Math"/>
          <w:i/>
        </w:rPr>
        <w:t xml:space="preserve"> </w:t>
      </w:r>
      <m:oMath>
        <m:sSub>
          <m:sSubPr>
            <m:ctrlPr>
              <w:rPr>
                <w:rFonts w:ascii="Cambria Math" w:hAnsi="Cambria Math"/>
                <w:i/>
              </w:rPr>
            </m:ctrlPr>
          </m:sSubPr>
          <m:e>
            <m:r>
              <w:rPr>
                <w:rFonts w:ascii="Cambria Math" w:hAnsi="Cambria Math"/>
              </w:rPr>
              <m:t>Y</m:t>
            </m:r>
          </m:e>
          <m:sub>
            <m:r>
              <w:rPr>
                <w:rFonts w:ascii="Cambria Math" w:hAnsi="Cambria Math"/>
              </w:rPr>
              <m:t>t</m:t>
            </m:r>
          </m:sub>
        </m:sSub>
      </m:oMath>
      <w:r w:rsidRPr="00630043">
        <w:rPr>
          <w:rFonts w:ascii="Cambria Math" w:hAnsi="Cambria Math"/>
          <w:i/>
        </w:rPr>
        <w:t>.</w:t>
      </w:r>
    </w:p>
    <w:tbl>
      <w:tblPr>
        <w:tblW w:w="0" w:type="auto"/>
        <w:tblLook w:val="04A0" w:firstRow="1" w:lastRow="0" w:firstColumn="1" w:lastColumn="0" w:noHBand="0" w:noVBand="1"/>
      </w:tblPr>
      <w:tblGrid>
        <w:gridCol w:w="284"/>
        <w:gridCol w:w="7508"/>
        <w:gridCol w:w="702"/>
      </w:tblGrid>
      <w:tr w:rsidR="00BD7167" w:rsidRPr="00630043" w14:paraId="43A6D8B8" w14:textId="77777777" w:rsidTr="00BD7167">
        <w:tc>
          <w:tcPr>
            <w:tcW w:w="284" w:type="dxa"/>
          </w:tcPr>
          <w:p w14:paraId="3CD30DAE" w14:textId="77777777" w:rsidR="00BD7167" w:rsidRPr="00630043" w:rsidRDefault="00BD7167" w:rsidP="00BD7167">
            <w:pPr>
              <w:jc w:val="center"/>
              <w:rPr>
                <w:color w:val="000000"/>
              </w:rPr>
            </w:pPr>
          </w:p>
        </w:tc>
        <w:tc>
          <w:tcPr>
            <w:tcW w:w="7508" w:type="dxa"/>
            <w:vAlign w:val="center"/>
          </w:tcPr>
          <w:p w14:paraId="07C0A022" w14:textId="77777777" w:rsidR="00BD7167" w:rsidRPr="00630043" w:rsidRDefault="007352BD" w:rsidP="00BD7167">
            <w:pPr>
              <w:rPr>
                <w:color w:val="000000"/>
              </w:rPr>
            </w:pPr>
            <m:oMathPara>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cs="Cambria Math"/>
                          </w:rPr>
                          <m:t>δ</m:t>
                        </m:r>
                      </m:e>
                      <m:sub>
                        <m:r>
                          <w:rPr>
                            <w:rFonts w:ascii="Cambria Math" w:hAnsi="Cambria Math"/>
                          </w:rPr>
                          <m:t>X</m:t>
                        </m:r>
                      </m:sub>
                    </m:sSub>
                    <m:sSub>
                      <m:sSubPr>
                        <m:ctrlPr>
                          <w:rPr>
                            <w:rFonts w:ascii="Cambria Math" w:hAnsi="Cambria Math"/>
                            <w:i/>
                          </w:rPr>
                        </m:ctrlPr>
                      </m:sSubPr>
                      <m:e>
                        <m:r>
                          <w:rPr>
                            <w:rFonts w:ascii="Cambria Math" w:hAnsi="Cambria Math" w:cs="Cambria Math"/>
                          </w:rPr>
                          <m:t>δ</m:t>
                        </m:r>
                      </m:e>
                      <m:sub>
                        <m:r>
                          <w:rPr>
                            <w:rFonts w:ascii="Cambria Math" w:hAnsi="Cambria Math"/>
                          </w:rPr>
                          <m:t>Y</m:t>
                        </m:r>
                      </m:sub>
                    </m:sSub>
                  </m:den>
                </m:f>
                <m:r>
                  <w:rPr>
                    <w:rFonts w:ascii="Cambria Math" w:hAnsi="Cambria Math"/>
                  </w:rPr>
                  <m:t>[ 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X</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t+n</m:t>
                        </m:r>
                      </m:sub>
                    </m:sSub>
                    <m:r>
                      <w:rPr>
                        <w:rFonts w:ascii="Cambria Math" w:hAnsi="Cambria Math"/>
                      </w:rPr>
                      <m:t xml:space="preserve">- </m:t>
                    </m:r>
                    <m:sSub>
                      <m:sSubPr>
                        <m:ctrlPr>
                          <w:rPr>
                            <w:rFonts w:ascii="Cambria Math" w:hAnsi="Cambria Math"/>
                            <w:i/>
                          </w:rPr>
                        </m:ctrlPr>
                      </m:sSubPr>
                      <m:e>
                        <m:r>
                          <w:rPr>
                            <w:rFonts w:ascii="Cambria Math" w:hAnsi="Cambria Math" w:cs="Cambria Math"/>
                          </w:rPr>
                          <m:t>µ</m:t>
                        </m:r>
                      </m:e>
                      <m:sub>
                        <m:r>
                          <w:rPr>
                            <w:rFonts w:ascii="Cambria Math" w:hAnsi="Cambria Math"/>
                          </w:rPr>
                          <m:t>Y</m:t>
                        </m:r>
                      </m:sub>
                    </m:sSub>
                  </m:e>
                </m:d>
                <m:r>
                  <w:rPr>
                    <w:rFonts w:ascii="Cambria Math" w:hAnsi="Cambria Math"/>
                  </w:rPr>
                  <m:t xml:space="preserve">|n∈&lt;0;N-1&gt;, N=50]   </m:t>
                </m:r>
              </m:oMath>
            </m:oMathPara>
          </w:p>
        </w:tc>
        <w:tc>
          <w:tcPr>
            <w:tcW w:w="702" w:type="dxa"/>
            <w:vAlign w:val="center"/>
          </w:tcPr>
          <w:p w14:paraId="03CBFC9E" w14:textId="43F77B88" w:rsidR="00BD7167" w:rsidRPr="00630043" w:rsidRDefault="00BD7167" w:rsidP="00BD7167">
            <w:pPr>
              <w:jc w:val="center"/>
              <w:rPr>
                <w:color w:val="000000"/>
              </w:rPr>
            </w:pPr>
            <w:r w:rsidRPr="00630043">
              <w:rPr>
                <w:color w:val="000000"/>
              </w:rPr>
              <w:t>(</w:t>
            </w:r>
            <w:bookmarkStart w:id="125" w:name="korelacnychKoef50"/>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E97B4A">
              <w:rPr>
                <w:noProof/>
                <w:color w:val="000000"/>
              </w:rPr>
              <w:t>10</w:t>
            </w:r>
            <w:r w:rsidRPr="00B66FCC">
              <w:rPr>
                <w:color w:val="000000"/>
              </w:rPr>
              <w:fldChar w:fldCharType="end"/>
            </w:r>
            <w:bookmarkEnd w:id="125"/>
            <w:r w:rsidRPr="00630043">
              <w:rPr>
                <w:color w:val="000000"/>
              </w:rPr>
              <w:t>)</w:t>
            </w:r>
          </w:p>
        </w:tc>
      </w:tr>
    </w:tbl>
    <w:p w14:paraId="72D4E1D5" w14:textId="77777777" w:rsidR="00BD7167" w:rsidRPr="00630043" w:rsidRDefault="00BD7167" w:rsidP="00BD7167"/>
    <w:p w14:paraId="56EE956E" w14:textId="699E3358" w:rsidR="00BD7167" w:rsidRPr="00630043" w:rsidRDefault="00BD7167" w:rsidP="00BD7167">
      <w:r w:rsidRPr="00630043">
        <w:t xml:space="preserve">Dva parameter boli spočítané pre vektor </w:t>
      </w:r>
      <m:oMath>
        <m:sSub>
          <m:sSubPr>
            <m:ctrlPr>
              <w:rPr>
                <w:rFonts w:ascii="Cambria Math" w:hAnsi="Cambria Math"/>
                <w:i/>
              </w:rPr>
            </m:ctrlPr>
          </m:sSubPr>
          <m:e>
            <m:r>
              <w:rPr>
                <w:rFonts w:ascii="Cambria Math" w:hAnsi="Cambria Math"/>
              </w:rPr>
              <m:t>Cor</m:t>
            </m:r>
          </m:e>
          <m:sub>
            <m:r>
              <w:rPr>
                <w:rFonts w:ascii="Cambria Math" w:hAnsi="Cambria Math"/>
              </w:rPr>
              <m:t>X,Y</m:t>
            </m:r>
          </m:sub>
        </m:sSub>
        <m:d>
          <m:dPr>
            <m:ctrlPr>
              <w:rPr>
                <w:rFonts w:ascii="Cambria Math" w:hAnsi="Cambria Math"/>
                <w:i/>
              </w:rPr>
            </m:ctrlPr>
          </m:dPr>
          <m:e>
            <m:r>
              <w:rPr>
                <w:rFonts w:ascii="Cambria Math" w:hAnsi="Cambria Math"/>
              </w:rPr>
              <m:t>n</m:t>
            </m:r>
          </m:e>
        </m:d>
      </m:oMath>
      <w:r w:rsidRPr="00630043">
        <w:t>:</w:t>
      </w:r>
    </w:p>
    <w:p w14:paraId="19E78364" w14:textId="77777777" w:rsidR="00BD7167" w:rsidRPr="00630043" w:rsidRDefault="00BD7167" w:rsidP="00BD7167">
      <w:pPr>
        <w:pStyle w:val="ListParagraph"/>
        <w:numPr>
          <w:ilvl w:val="0"/>
          <w:numId w:val="23"/>
        </w:numPr>
      </w:pPr>
      <w:r w:rsidRPr="00630043">
        <w:rPr>
          <w:b/>
        </w:rPr>
        <w:t>C(PAR-RESP)</w:t>
      </w:r>
      <w:r w:rsidRPr="00630043">
        <w:t xml:space="preserve">: prvok vektoru </w:t>
      </w:r>
      <m:oMath>
        <m:sSub>
          <m:sSubPr>
            <m:ctrlPr>
              <w:rPr>
                <w:rFonts w:ascii="Cambria Math" w:hAnsi="Cambria Math"/>
              </w:rPr>
            </m:ctrlPr>
          </m:sSubPr>
          <m:e>
            <m:r>
              <w:rPr>
                <w:rFonts w:ascii="Cambria Math" w:hAnsi="Cambria Math"/>
              </w:rPr>
              <m:t>Cor</m:t>
            </m:r>
          </m:e>
          <m:sub>
            <m:r>
              <w:rPr>
                <w:rFonts w:ascii="Cambria Math" w:hAnsi="Cambria Math"/>
              </w:rPr>
              <m:t>X</m:t>
            </m:r>
            <m:r>
              <m:rPr>
                <m:sty m:val="p"/>
              </m:rPr>
              <w:rPr>
                <w:rFonts w:ascii="Cambria Math" w:hAnsi="Cambria Math"/>
              </w:rPr>
              <m:t>,</m:t>
            </m:r>
            <m:r>
              <w:rPr>
                <w:rFonts w:ascii="Cambria Math" w:hAnsi="Cambria Math"/>
              </w:rPr>
              <m:t>Y</m:t>
            </m:r>
          </m:sub>
        </m:sSub>
        <m:d>
          <m:dPr>
            <m:ctrlPr>
              <w:rPr>
                <w:rFonts w:ascii="Cambria Math" w:hAnsi="Cambria Math"/>
                <w:i/>
              </w:rPr>
            </m:ctrlPr>
          </m:dPr>
          <m:e>
            <m:r>
              <w:rPr>
                <w:rFonts w:ascii="Cambria Math" w:hAnsi="Cambria Math"/>
              </w:rPr>
              <m:t>n</m:t>
            </m:r>
          </m:e>
        </m:d>
      </m:oMath>
      <w:r w:rsidRPr="00630043">
        <w:t xml:space="preserve"> s najvyššou absolútnou hodnotu korelácie, vyjadruje silu väzby medzi parametrom a respiráciou pri najvhodnejšom posune</w:t>
      </w:r>
    </w:p>
    <w:p w14:paraId="61A8526B" w14:textId="77777777" w:rsidR="00BD7167" w:rsidRPr="00630043" w:rsidRDefault="00BD7167" w:rsidP="00BD7167">
      <w:pPr>
        <w:pStyle w:val="ListParagraph"/>
        <w:numPr>
          <w:ilvl w:val="0"/>
          <w:numId w:val="23"/>
        </w:numPr>
      </w:pPr>
      <w:r w:rsidRPr="00630043">
        <w:rPr>
          <w:b/>
        </w:rPr>
        <w:t>PS(PAR-RESP)</w:t>
      </w:r>
      <w:r w:rsidRPr="00630043">
        <w:t xml:space="preserve">: fázový posun parametra </w:t>
      </w:r>
      <w:r w:rsidRPr="00630043">
        <w:rPr>
          <w:b/>
        </w:rPr>
        <w:t xml:space="preserve">C(PAR-RESP) </w:t>
      </w:r>
      <w:r w:rsidRPr="00630043">
        <w:t>vynásobený 100ms. Fázový posun vyjadruje oneskorenie krivky parametra pri ktorom dosiahla s respiráciou najvyššou absolútnou hodnotu korelačného koeficientu.</w:t>
      </w:r>
    </w:p>
    <w:p w14:paraId="116EAA77" w14:textId="77777777" w:rsidR="00BD7167" w:rsidRPr="00630043" w:rsidRDefault="00BD7167" w:rsidP="00BD7167"/>
    <w:p w14:paraId="53AA1D20" w14:textId="61BA7D12" w:rsidR="00BD7167" w:rsidRPr="00630043" w:rsidRDefault="00BD7167" w:rsidP="00427B33">
      <w:r w:rsidRPr="00630043">
        <w:t xml:space="preserve">Čím vyššia absolútna hodnota korelačného koeficientu </w:t>
      </w:r>
      <w:r w:rsidRPr="00630043">
        <w:rPr>
          <w:b/>
        </w:rPr>
        <w:t>C(PAR-RESP)</w:t>
      </w:r>
      <w:r w:rsidRPr="00630043">
        <w:t xml:space="preserve">, tým silnejšia väzba parametra na respiráciu. Záporné znamienko pri hodnote korelačného koeficientu znamená obrátenú reakciu parametra na respiráciu – fázový posun 5 sekúnd. Parameter s hodnota </w:t>
      </w:r>
      <w:r w:rsidRPr="00630043">
        <w:rPr>
          <w:b/>
        </w:rPr>
        <w:t>C(PAR-RESP)</w:t>
      </w:r>
      <w:r w:rsidRPr="00630043">
        <w:t xml:space="preserve"> vyššou ako 0,5 je považovaná za lineárne závislý s respiráciou. </w:t>
      </w:r>
      <w:r w:rsidR="00067698" w:rsidRPr="00630043">
        <w:t xml:space="preserve">Prehľadnú interpretáciu hemodynamických parametrov počas hlbokého dýchania </w:t>
      </w:r>
      <w:r w:rsidR="00067698" w:rsidRPr="00630043">
        <w:lastRenderedPageBreak/>
        <w:t>zobrazuje</w:t>
      </w:r>
      <w:r w:rsidR="00067698" w:rsidRPr="00B66FCC">
        <w:fldChar w:fldCharType="begin"/>
      </w:r>
      <w:r w:rsidR="00067698" w:rsidRPr="00630043">
        <w:instrText xml:space="preserve"> REF _Ref509160908 \h </w:instrText>
      </w:r>
      <w:r w:rsidR="00067698" w:rsidRPr="00B66FCC">
        <w:fldChar w:fldCharType="separate"/>
      </w:r>
      <w:r w:rsidR="00E97B4A" w:rsidRPr="00630043">
        <w:t xml:space="preserve"> Obrázok </w:t>
      </w:r>
      <w:r w:rsidR="00E97B4A">
        <w:rPr>
          <w:noProof/>
        </w:rPr>
        <w:t>3</w:t>
      </w:r>
      <w:r w:rsidR="00E97B4A">
        <w:t>.</w:t>
      </w:r>
      <w:r w:rsidR="00E97B4A">
        <w:rPr>
          <w:noProof/>
        </w:rPr>
        <w:t>8</w:t>
      </w:r>
      <w:r w:rsidR="00067698" w:rsidRPr="00B66FCC">
        <w:fldChar w:fldCharType="end"/>
      </w:r>
      <w:r w:rsidR="00067698" w:rsidRPr="00630043">
        <w:t>. Sú na ňom zachytené mediánové hodnoty parametrov ako vzdialenosť od stredu a posun voči respirácií ako uhol. Uhol je udávaný ako čas oneskorenia parametra voči respirácií. Plný štvorec znamená že parameter reaguje priamo na respiráciu, prázdny štvorec znamená že parameter reaguje opačne na respiráciu.</w:t>
      </w:r>
      <w:r w:rsidR="00067698" w:rsidRPr="00067698">
        <w:t xml:space="preserve"> </w:t>
      </w:r>
    </w:p>
    <w:p w14:paraId="7D1B9913" w14:textId="27032A97" w:rsidR="00BD7167" w:rsidRPr="00630043" w:rsidRDefault="00BD7167" w:rsidP="00BD7167">
      <w:pPr>
        <w:pStyle w:val="Caption"/>
        <w:spacing w:before="240"/>
        <w:rPr>
          <w:vanish/>
          <w:lang w:val="sk-SK"/>
          <w:specVanish/>
        </w:rPr>
      </w:pPr>
      <w:bookmarkStart w:id="126" w:name="_Toc516835691"/>
      <w:r w:rsidRPr="00B66FCC">
        <w:rPr>
          <w:noProof/>
          <w:lang w:bidi="ar-SA"/>
        </w:rPr>
        <w:drawing>
          <wp:inline distT="0" distB="0" distL="0" distR="0" wp14:anchorId="6BBD4A8A" wp14:editId="57E172D0">
            <wp:extent cx="5400040" cy="5227320"/>
            <wp:effectExtent l="0" t="0" r="0" b="0"/>
            <wp:docPr id="205" name="Obrázok 205" descr="933778_langer_fi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2" descr="933778_langer_fig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5227320"/>
                    </a:xfrm>
                    <a:prstGeom prst="rect">
                      <a:avLst/>
                    </a:prstGeom>
                    <a:noFill/>
                    <a:ln>
                      <a:noFill/>
                    </a:ln>
                  </pic:spPr>
                </pic:pic>
              </a:graphicData>
            </a:graphic>
          </wp:inline>
        </w:drawing>
      </w:r>
      <w:bookmarkStart w:id="127" w:name="_Ref509160908"/>
      <w:r w:rsidRPr="00630043">
        <w:rPr>
          <w:lang w:val="sk-SK"/>
        </w:rPr>
        <w:t xml:space="preserve"> Obrázok </w:t>
      </w:r>
      <w:r>
        <w:rPr>
          <w:lang w:val="sk-SK"/>
        </w:rPr>
        <w:fldChar w:fldCharType="begin"/>
      </w:r>
      <w:r>
        <w:rPr>
          <w:lang w:val="sk-SK"/>
        </w:rPr>
        <w:instrText xml:space="preserve"> STYLEREF 1 \s </w:instrText>
      </w:r>
      <w:r>
        <w:rPr>
          <w:lang w:val="sk-SK"/>
        </w:rPr>
        <w:fldChar w:fldCharType="separate"/>
      </w:r>
      <w:r w:rsidR="00E97B4A">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8</w:t>
      </w:r>
      <w:r>
        <w:rPr>
          <w:lang w:val="sk-SK"/>
        </w:rPr>
        <w:fldChar w:fldCharType="end"/>
      </w:r>
      <w:bookmarkEnd w:id="127"/>
      <w:r w:rsidRPr="00630043">
        <w:rPr>
          <w:lang w:val="sk-SK"/>
        </w:rPr>
        <w:t>: Polárne diagramy znázorňujú odozvu kardiovaskulárnych parametrov na hlboké dýchanie s periodou 10 sekund .</w:t>
      </w:r>
      <w:bookmarkEnd w:id="126"/>
    </w:p>
    <w:p w14:paraId="26CC7706" w14:textId="77777777" w:rsidR="00BD7167" w:rsidRPr="00B66FCC" w:rsidRDefault="00BD7167" w:rsidP="00BD7167">
      <w:pPr>
        <w:pStyle w:val="Caption"/>
        <w:rPr>
          <w:lang w:val="sk-SK"/>
        </w:rPr>
      </w:pPr>
      <w:r w:rsidRPr="00B66FCC">
        <w:rPr>
          <w:lang w:val="sk-SK"/>
        </w:rPr>
        <w:t xml:space="preserve"> Vzdialenosť od centra reprezentuje silu vazby – hodnotu Pearsonovho korelačného koeficientu medzi kardiovaskulárnym parametrom a respiráciou. Hodnota koeficientu nad 0.5 je považovaná za štatisticky významná (biela ovlasť grafu). Uhol reprezentuje časové oneskorenie medzi respiráciou a reakciou kardiovaskulárneho parametra. Čierne štvorce reprezentujú priamu odozvu (parameter rastie v priebehu nádychu), biele štvorce reprezentujú opačnú reakciu parametra na nádych (hodnota parametra rastie počas výdychu). Vľavo hore reakcia Z0 parametra, </w:t>
      </w:r>
      <w:r w:rsidRPr="00B66FCC">
        <w:rPr>
          <w:lang w:val="sk-SK"/>
        </w:rPr>
        <w:lastRenderedPageBreak/>
        <w:t xml:space="preserve">vpravo hore </w:t>
      </w:r>
      <m:oMath>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m:t>
            </m:r>
          </m:sub>
        </m:sSub>
        <m:r>
          <w:rPr>
            <w:rFonts w:ascii="Cambria Math" w:hAnsi="Cambria Math"/>
            <w:lang w:val="sk-SK"/>
          </w:rPr>
          <m:t>(t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Pr="00B66FCC">
        <w:rPr>
          <w:lang w:val="sk-SK"/>
        </w:rPr>
        <w:t>, vľavo dole pulzná vlna (PVW), vpravo dole krvný tlak (BP) a RR.</w:t>
      </w:r>
    </w:p>
    <w:p w14:paraId="0CFEE43E" w14:textId="77777777" w:rsidR="00BD7167" w:rsidRPr="00630043" w:rsidRDefault="00BD7167" w:rsidP="00BD7167">
      <w:pPr>
        <w:pStyle w:val="Heading3"/>
      </w:pPr>
      <w:bookmarkStart w:id="128" w:name="_Toc517301150"/>
      <w:r w:rsidRPr="00630043">
        <w:t xml:space="preserve">Parameter rozloženia krvi: </w:t>
      </w:r>
      <m:oMath>
        <m:sSub>
          <m:sSubPr>
            <m:ctrlPr>
              <w:rPr>
                <w:rFonts w:ascii="Cambria Math" w:hAnsi="Cambria Math"/>
                <w:i/>
              </w:rPr>
            </m:ctrlPr>
          </m:sSubPr>
          <m:e>
            <m:r>
              <m:rPr>
                <m:sty m:val="bi"/>
              </m:rPr>
              <w:rPr>
                <w:rFonts w:ascii="Cambria Math" w:hAnsi="Cambria Math"/>
              </w:rPr>
              <m:t>Z</m:t>
            </m:r>
            <m:r>
              <m:rPr>
                <m:sty m:val="bi"/>
              </m:rPr>
              <w:rPr>
                <w:rFonts w:ascii="Cambria Math" w:hAnsi="Cambria Math"/>
              </w:rPr>
              <m:t>0</m:t>
            </m:r>
          </m:e>
          <m:sub>
            <m:r>
              <m:rPr>
                <m:sty m:val="bi"/>
              </m:rPr>
              <w:rPr>
                <w:rFonts w:ascii="Cambria Math" w:hAnsi="Cambria Math"/>
              </w:rPr>
              <m:t>i</m:t>
            </m:r>
          </m:sub>
        </m:sSub>
      </m:oMath>
      <w:bookmarkEnd w:id="128"/>
      <w:r w:rsidRPr="00630043">
        <w:t xml:space="preserve"> </w:t>
      </w:r>
    </w:p>
    <w:p w14:paraId="2986E7CE" w14:textId="77777777" w:rsidR="00BD7167" w:rsidRPr="00630043" w:rsidRDefault="00BD7167" w:rsidP="00BD7167"/>
    <w:p w14:paraId="3777960A" w14:textId="3F7A1838" w:rsidR="00BD7167" w:rsidRPr="00630043" w:rsidRDefault="00BD7167" w:rsidP="00BD7167">
      <w:r w:rsidRPr="00630043">
        <w:t>Všetky hodnoty</w:t>
      </w:r>
      <w:r w:rsidRPr="00630043">
        <w:rPr>
          <w:b/>
        </w:rPr>
        <w:t xml:space="preserve"> C(PAR-RESP)</w:t>
      </w:r>
      <w:r w:rsidRPr="00630043">
        <w:t xml:space="preserve"> parametra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dosahujú úroveň vyššiu ako 0,5 okrem kanála 16, kde bola umiestnená manžeta na meranie krvného tlaku. To naznačuje silný vplyv hlbokého dýchania na distribúciu krvi v perifériách. Sila väzby (veľkosť korelačného koeficientu - </w:t>
      </w:r>
      <w:r w:rsidRPr="00630043">
        <w:rPr>
          <w:b/>
        </w:rPr>
        <w:t>C(PAR-RESP)</w:t>
      </w:r>
      <w:r w:rsidRPr="00630043">
        <w:t xml:space="preserve">) sa znižuje s rastúcou vzdialenosťou od srdca. Fázový posuv oscilácií parametru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oproti dýchaniu je stabilný naprieč všetkými dobrovoľníkmi a je blízko nulového posunu s opačnou fázou oproti respirácií (</w:t>
      </w:r>
      <w:r w:rsidRPr="00630043">
        <w:rPr>
          <w:b/>
        </w:rPr>
        <w:t>PS(PAR-RESP)</w:t>
      </w:r>
      <w:r w:rsidRPr="00630043">
        <w:t xml:space="preserve"> = 5 sekúnd).  V priebehu nádychu, </w:t>
      </w:r>
      <m:oMath>
        <m:sSub>
          <m:sSubPr>
            <m:ctrlPr>
              <w:rPr>
                <w:rFonts w:ascii="Cambria Math" w:hAnsi="Cambria Math"/>
                <w:i/>
              </w:rPr>
            </m:ctrlPr>
          </m:sSubPr>
          <m:e>
            <m:r>
              <w:rPr>
                <w:rFonts w:ascii="Cambria Math" w:hAnsi="Cambria Math"/>
              </w:rPr>
              <m:t>Z0</m:t>
            </m:r>
          </m:e>
          <m:sub>
            <m:r>
              <w:rPr>
                <w:rFonts w:ascii="Cambria Math" w:hAnsi="Cambria Math"/>
              </w:rPr>
              <m:t>i</m:t>
            </m:r>
          </m:sub>
        </m:sSub>
      </m:oMath>
      <w:r w:rsidRPr="00630043">
        <w:t xml:space="preserve"> klesá na všetkých miestach okrem hrudníka, čo odráža nárast objemu krvi počas nádychu v krku, a končatinách s minimálnym časovým posunom. </w:t>
      </w:r>
    </w:p>
    <w:p w14:paraId="01C3CD10" w14:textId="77777777" w:rsidR="00BD7167" w:rsidRPr="00630043" w:rsidRDefault="00BD7167" w:rsidP="00BD7167"/>
    <w:p w14:paraId="4F9E809B" w14:textId="77777777" w:rsidR="00BD7167" w:rsidRPr="00630043" w:rsidRDefault="00BD7167" w:rsidP="00BD7167">
      <w:pPr>
        <w:pStyle w:val="Heading3"/>
      </w:pPr>
      <w:bookmarkStart w:id="129" w:name="_Toc517301151"/>
      <w:r w:rsidRPr="00630043">
        <w:t xml:space="preserve">Parameter toku krvi: </w:t>
      </w:r>
      <m:oMath>
        <m:r>
          <m:rPr>
            <m:sty m:val="b"/>
          </m:rPr>
          <w:rPr>
            <w:rFonts w:ascii="Cambria Math" w:hAnsi="Cambria Math"/>
          </w:rPr>
          <m:t>-</m:t>
        </m:r>
        <m:r>
          <m:rPr>
            <m:sty m:val="bi"/>
          </m:rPr>
          <w:rPr>
            <w:rFonts w:ascii="Cambria Math" w:hAnsi="Cambria Math"/>
          </w:rPr>
          <m:t>d</m:t>
        </m:r>
        <m:sSub>
          <m:sSubPr>
            <m:ctrlPr>
              <w:rPr>
                <w:rFonts w:ascii="Cambria Math" w:hAnsi="Cambria Math"/>
              </w:rPr>
            </m:ctrlPr>
          </m:sSubPr>
          <m:e>
            <m:r>
              <m:rPr>
                <m:sty m:val="bi"/>
              </m:rPr>
              <w:rPr>
                <w:rFonts w:ascii="Cambria Math" w:hAnsi="Cambria Math"/>
              </w:rPr>
              <m:t>Z</m:t>
            </m:r>
          </m:e>
          <m:sub>
            <m:r>
              <m:rPr>
                <m:sty m:val="bi"/>
              </m:rPr>
              <w:rPr>
                <w:rFonts w:ascii="Cambria Math" w:hAnsi="Cambria Math"/>
              </w:rPr>
              <m:t>i</m:t>
            </m:r>
          </m:sub>
        </m:sSub>
        <m:r>
          <m:rPr>
            <m:sty m:val="b"/>
          </m:rPr>
          <w:rPr>
            <w:rFonts w:ascii="Cambria Math" w:hAnsi="Cambria Math"/>
          </w:rPr>
          <m:t>(</m:t>
        </m:r>
        <m:r>
          <m:rPr>
            <m:sty m:val="bi"/>
          </m:rPr>
          <w:rPr>
            <w:rFonts w:ascii="Cambria Math" w:hAnsi="Cambria Math"/>
          </w:rPr>
          <m:t>t</m:t>
        </m:r>
        <m:f>
          <m:fPr>
            <m:type m:val="lin"/>
            <m:ctrlPr>
              <w:rPr>
                <w:rFonts w:ascii="Cambria Math" w:hAnsi="Cambria Math"/>
              </w:rPr>
            </m:ctrlPr>
          </m:fPr>
          <m:num>
            <m:r>
              <m:rPr>
                <m:sty m:val="b"/>
              </m:rPr>
              <w:rPr>
                <w:rFonts w:ascii="Cambria Math" w:hAnsi="Cambria Math"/>
              </w:rPr>
              <m:t>)</m:t>
            </m:r>
          </m:num>
          <m:den>
            <m:r>
              <m:rPr>
                <m:sty m:val="bi"/>
              </m:rPr>
              <w:rPr>
                <w:rFonts w:ascii="Cambria Math" w:hAnsi="Cambria Math"/>
              </w:rPr>
              <m:t>d</m:t>
            </m:r>
            <m:sSub>
              <m:sSubPr>
                <m:ctrlPr>
                  <w:rPr>
                    <w:rFonts w:ascii="Cambria Math" w:hAnsi="Cambria Math"/>
                  </w:rPr>
                </m:ctrlPr>
              </m:sSubPr>
              <m:e>
                <m:r>
                  <m:rPr>
                    <m:sty m:val="bi"/>
                  </m:rPr>
                  <w:rPr>
                    <w:rFonts w:ascii="Cambria Math" w:hAnsi="Cambria Math"/>
                  </w:rPr>
                  <m:t>t</m:t>
                </m:r>
              </m:e>
              <m:sub>
                <m:r>
                  <m:rPr>
                    <m:sty m:val="bi"/>
                  </m:rPr>
                  <w:rPr>
                    <w:rFonts w:ascii="Cambria Math" w:hAnsi="Cambria Math"/>
                  </w:rPr>
                  <m:t>max</m:t>
                </m:r>
              </m:sub>
            </m:sSub>
          </m:den>
        </m:f>
      </m:oMath>
      <w:bookmarkEnd w:id="129"/>
      <w:r w:rsidRPr="00630043">
        <w:t xml:space="preserve"> </w:t>
      </w:r>
    </w:p>
    <w:p w14:paraId="0EB89115" w14:textId="77777777" w:rsidR="00BD7167" w:rsidRPr="00630043" w:rsidRDefault="00BD7167" w:rsidP="00BD7167"/>
    <w:p w14:paraId="59A283C8" w14:textId="508AFFB5" w:rsidR="00BD7167" w:rsidRPr="00630043" w:rsidRDefault="00BD7167" w:rsidP="00BD7167">
      <w:r w:rsidRPr="00630043">
        <w:t xml:space="preserve">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najvyššie koreláciu s respiráciou na hrudníku. Koreláciu vyššiu ako 0,5 dosahuje ešte na krku. Na perifériách je korelácia nižšia ako 0,5. V predošlej kapitole bolo ukázané, že parameter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dosahuje najväčšiu variabilitu spomedzi parametrov používaných na výpočet </w:t>
      </w:r>
      <w:r w:rsidR="009076DD">
        <w:t>srdcov</w:t>
      </w:r>
      <w:r w:rsidRPr="00630043">
        <w:t>ého výdaja. Je preto dôležitým poznatkom, že parameter je výrazne ovplyvnený respiračnou aktivitou.</w:t>
      </w:r>
    </w:p>
    <w:p w14:paraId="4AA66F7D" w14:textId="77777777" w:rsidR="00BD7167" w:rsidRPr="00630043" w:rsidRDefault="00BD7167" w:rsidP="00BD7167"/>
    <w:p w14:paraId="6E0FF476" w14:textId="77777777" w:rsidR="00BD7167" w:rsidRPr="00630043" w:rsidRDefault="00BD7167" w:rsidP="00BD7167">
      <w:pPr>
        <w:pStyle w:val="Heading3"/>
      </w:pPr>
      <w:bookmarkStart w:id="130" w:name="_Toc517301152"/>
      <w:r w:rsidRPr="00630043">
        <w:t>Rýchlosť pulznej vlny: PVW</w:t>
      </w:r>
      <w:bookmarkEnd w:id="130"/>
    </w:p>
    <w:p w14:paraId="75223BD7" w14:textId="77777777" w:rsidR="00BD7167" w:rsidRPr="00630043" w:rsidRDefault="00BD7167" w:rsidP="00BD7167"/>
    <w:p w14:paraId="247B723F" w14:textId="017C53B9" w:rsidR="00BD7167" w:rsidRPr="00630043" w:rsidRDefault="00BD7167" w:rsidP="00427B33">
      <w:r w:rsidRPr="00630043">
        <w:t xml:space="preserve">Viac kanálová impedancie poskytuje výnimočnú príležitosť na určenie rýchlosti pulznej vlny simultánne </w:t>
      </w:r>
      <w:r w:rsidRPr="00B519B6">
        <w:t xml:space="preserve">na rôznych miestach tela. Korelácia PVW s dýchaním vyššia ako 0,5 bola nájdená na miestach priamo spojených s hrudníkom (3-7, 3-5, 4-8, 4-6, 3-15, 4-16), bola korelácia nižšia. PVW spojená s hrudníkom dosahuje fázový posun 2,2-3,6s. </w:t>
      </w:r>
    </w:p>
    <w:p w14:paraId="2EDAA96A" w14:textId="77777777" w:rsidR="00BD7167" w:rsidRPr="00630043" w:rsidRDefault="00BD7167" w:rsidP="00BD7167">
      <w:pPr>
        <w:pStyle w:val="Caption"/>
        <w:rPr>
          <w:lang w:val="sk-SK"/>
        </w:rPr>
      </w:pPr>
    </w:p>
    <w:p w14:paraId="15A208C6" w14:textId="77777777" w:rsidR="00BD7167" w:rsidRPr="00630043" w:rsidRDefault="00BD7167" w:rsidP="00BD7167">
      <w:pPr>
        <w:pStyle w:val="Heading4"/>
        <w:rPr>
          <w:lang w:eastAsia="en-US" w:bidi="en-US"/>
        </w:rPr>
      </w:pPr>
      <w:r w:rsidRPr="00630043">
        <w:rPr>
          <w:lang w:eastAsia="en-US" w:bidi="en-US"/>
        </w:rPr>
        <w:lastRenderedPageBreak/>
        <w:t>Arteriálny krvný tlak: BP</w:t>
      </w:r>
    </w:p>
    <w:p w14:paraId="04374F6D" w14:textId="77777777" w:rsidR="00BD7167" w:rsidRPr="00630043" w:rsidRDefault="00BD7167" w:rsidP="00BD7167">
      <w:pPr>
        <w:rPr>
          <w:lang w:eastAsia="en-US" w:bidi="en-US"/>
        </w:rPr>
      </w:pPr>
    </w:p>
    <w:p w14:paraId="58EEC49D" w14:textId="77777777" w:rsidR="00BD7167" w:rsidRPr="00630043" w:rsidRDefault="00BD7167" w:rsidP="00BD7167">
      <w:r w:rsidRPr="00630043">
        <w:rPr>
          <w:lang w:eastAsia="en-US" w:bidi="en-US"/>
        </w:rPr>
        <w:t xml:space="preserve">Krvý tlak vysoko koreluje s respiráciou. Časové posuny medzi parametrami SBP, SBP, PP a MBP a respiráciou sa líšia len nevýrazne a pohybujú sa v rozmedzí 0,8-2,9 s. Výsledky ukazujú nárast SBP ako reakciu na nádych. Parameter R-SBP a R-DBP takisto silno korelujú s respiráciou opačnou reakciou a s fázovým posuvom 2,3 a 2,8s. Nádych spôsobuje zvýšenie krvného tlaku a zároveň skracuje vzdialenosť R-SBP a R-DBP. Zaujímavý je pohľad na fázový posun PP, ktorý dosahuje hodnotu 2,9s, čo je rovnaký fázový posun ako rýchlosť pulznej vlny - PVW medzi hruďou a rukou, alebo hruďou a nohou. PP fázový posun je takisto podobný s posuvmi parametra toku krvi: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w:t>
      </w:r>
    </w:p>
    <w:p w14:paraId="5AF9A7D4" w14:textId="395E7D0C" w:rsidR="00BD7167" w:rsidRPr="00630043" w:rsidRDefault="009076DD" w:rsidP="00BD7167">
      <w:pPr>
        <w:pStyle w:val="Heading3"/>
      </w:pPr>
      <w:bookmarkStart w:id="131" w:name="_Toc517301153"/>
      <w:r>
        <w:t>Srdcov</w:t>
      </w:r>
      <w:r w:rsidR="00BD7167" w:rsidRPr="00630043">
        <w:t>é zvuky</w:t>
      </w:r>
      <w:bookmarkEnd w:id="131"/>
    </w:p>
    <w:p w14:paraId="36A86654" w14:textId="77777777" w:rsidR="00BD7167" w:rsidRPr="00630043" w:rsidRDefault="00BD7167" w:rsidP="00BD7167"/>
    <w:p w14:paraId="756A7715" w14:textId="77777777" w:rsidR="00BD7167" w:rsidRPr="00630043" w:rsidRDefault="00BD7167" w:rsidP="00BD7167">
      <w:r w:rsidRPr="00630043">
        <w:t>Fázový posun parametra R-S1 s respiráciou je 4,8s. R-S2 a S1-S2 majú fázový posun 2,4s. Behom nádychy sa interval R-S1 skracuje okamžite a interval R-S2 a S1-S2 sa predlžujú s oneskorením 2,4s. Skracovanie vzdialenosti R-S1 korešponduje so skracovaním vzdialenosti R-SBP.</w:t>
      </w:r>
    </w:p>
    <w:p w14:paraId="10676747" w14:textId="77777777" w:rsidR="00BD7167" w:rsidRPr="00630043" w:rsidRDefault="00BD7167" w:rsidP="00BD7167"/>
    <w:p w14:paraId="69F1D200" w14:textId="77777777" w:rsidR="00BD7167" w:rsidRPr="00630043" w:rsidRDefault="00BD7167" w:rsidP="00BD7167">
      <w:pPr>
        <w:pStyle w:val="Heading3"/>
      </w:pPr>
      <w:bookmarkStart w:id="132" w:name="_Toc517301154"/>
      <w:r w:rsidRPr="00630043">
        <w:t>RR intervaly</w:t>
      </w:r>
      <w:bookmarkEnd w:id="132"/>
    </w:p>
    <w:p w14:paraId="7D124794" w14:textId="77777777" w:rsidR="00BD7167" w:rsidRPr="00630043" w:rsidRDefault="00BD7167" w:rsidP="00BD7167"/>
    <w:p w14:paraId="4150E317" w14:textId="1321A40F" w:rsidR="00BD7167" w:rsidRPr="00630043" w:rsidRDefault="00BD7167" w:rsidP="00BD7167">
      <w:r w:rsidRPr="00630043">
        <w:t xml:space="preserve">RR intervaly silno korelujú s respiráciou s časovým posuvom 3,2s. Podľa literatúry je u zdravých ľudí posun reakcie RR intervalov na SBP 1,5-2 s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483D69">
        <w:instrText xml:space="preserve"> ADDIN EN.CITE </w:instrText>
      </w:r>
      <w:r w:rsidR="00483D69">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MF08L0Rpc3BsYXlUZXh0PjxyZWNvcmQ+PGRhdGVzPjxwdWItZGF0ZXM+PGRhdGU+SnVsPC9kYXRl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</w:fldData>
        </w:fldChar>
      </w:r>
      <w:r w:rsidR="00483D69">
        <w:instrText xml:space="preserve"> ADDIN EN.CITE.DATA </w:instrText>
      </w:r>
      <w:r w:rsidR="00483D69">
        <w:fldChar w:fldCharType="end"/>
      </w:r>
      <w:r w:rsidRPr="00B66FCC">
        <w:fldChar w:fldCharType="separate"/>
      </w:r>
      <w:r w:rsidR="00483D69">
        <w:rPr>
          <w:noProof/>
        </w:rPr>
        <w:t>[20]</w:t>
      </w:r>
      <w:r w:rsidRPr="00B66FCC">
        <w:fldChar w:fldCharType="end"/>
      </w:r>
      <w:r w:rsidRPr="00630043">
        <w:t>. V tejto práci bol pozorovaný posun medzi respiráciou a RR intervalmi 2 s a posun ďalších 1,2 s k predĺženiu RR intervalov (predĺženie RR intervalu = zníženie tepu).</w:t>
      </w:r>
    </w:p>
    <w:p w14:paraId="5724B99A" w14:textId="77777777" w:rsidR="00BD7167" w:rsidRPr="00630043" w:rsidRDefault="00BD7167" w:rsidP="00BD7167"/>
    <w:p w14:paraId="36F13764" w14:textId="77777777" w:rsidR="00BD7167" w:rsidRPr="00B66FCC" w:rsidRDefault="00BD7167" w:rsidP="00BD7167">
      <w:pPr>
        <w:pStyle w:val="Heading3"/>
      </w:pPr>
      <w:bookmarkStart w:id="133" w:name="_Toc517301155"/>
      <w:commentRangeStart w:id="134"/>
      <w:r w:rsidRPr="00B66FCC">
        <w:t>Diskusia</w:t>
      </w:r>
      <w:bookmarkEnd w:id="133"/>
      <w:commentRangeEnd w:id="134"/>
      <w:r w:rsidR="002A26AC">
        <w:rPr>
          <w:rStyle w:val="CommentReference"/>
          <w:b w:val="0"/>
          <w:bCs w:val="0"/>
        </w:rPr>
        <w:commentReference w:id="134"/>
      </w:r>
    </w:p>
    <w:p w14:paraId="5EE6C720" w14:textId="112B3460" w:rsidR="00BD7167" w:rsidRPr="00B66FCC" w:rsidRDefault="00BD7167" w:rsidP="00BD7167">
      <w:r w:rsidRPr="00630043">
        <w:t xml:space="preserve">V prezentovanej štúdií bola uvedená nová metóda pre simultánne stanovenie toku krvy a distribúcie krvy v rôznych častiach tela použitím paralelného kontinuálneho merania bioimpedancie spolu s neinvazívnym meraním krvného tlaku, </w:t>
      </w:r>
      <w:r w:rsidR="009076DD">
        <w:t>srdcov</w:t>
      </w:r>
      <w:r w:rsidRPr="00630043">
        <w:t xml:space="preserve">ými zvukmi a EKG ako reakcia na hlboké a spontánne dýchanie. Bolo zistené, že táto metóda je citlivá na </w:t>
      </w:r>
      <w:r w:rsidRPr="00630043">
        <w:lastRenderedPageBreak/>
        <w:t>detekciu vzájomných vzťahov medzi niekoľkými vzájomne odlišnými hemodynamickými parametrami počas hlbokého dýchania. Bola meraná sila väzby medzi parametrami ale aj vzájomný oneskorenie reakcie parametrov na dýchanie. Naopak žiaden štatisticky významný vzťah nebol detekovaný pri spont</w:t>
      </w:r>
      <w:del w:id="135" w:author="Pavel Jurak" w:date="2018-06-21T14:33:00Z">
        <w:r w:rsidRPr="00630043" w:rsidDel="00795444">
          <w:delText>n</w:delText>
        </w:r>
      </w:del>
      <w:r w:rsidRPr="00630043">
        <w:t>ánnom dýchaní</w:t>
      </w:r>
      <w:r w:rsidR="00AA122D">
        <w:t xml:space="preserve"> </w:t>
      </w:r>
      <w:r w:rsidR="00AA122D">
        <w:fldChar w:fldCharType="begin"/>
      </w:r>
      <w:r w:rsidR="00483D69">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483D69">
        <w:rPr>
          <w:noProof/>
        </w:rPr>
        <w:t>[21]</w:t>
      </w:r>
      <w:r w:rsidR="00AA122D">
        <w:fldChar w:fldCharType="end"/>
      </w:r>
      <w:r w:rsidRPr="00630043">
        <w:t xml:space="preserve">. </w:t>
      </w:r>
    </w:p>
    <w:p w14:paraId="5672019F" w14:textId="76CACE1D" w:rsidR="00BD7167" w:rsidRPr="00B66FCC" w:rsidRDefault="00BD7167" w:rsidP="00BD7167">
      <w:r w:rsidRPr="00630043">
        <w:t>Vzájomný vzťah medzi kardiovaskulárnym a dýchacím systémom je komplexný. Zvlášť mechanický efekt dýchania vrátane zmien v tlaku v respiračnom systéme predstavuje silný faktor ovplyvňujúci funkciu kardiovaskulárneho systému. Tlak v hrudníku je ovplyvnený fázou dýchania. Na konci nádychu je vnútro hrudný tlak -2.5</w:t>
      </w:r>
      <w:r w:rsidRPr="00B66FCC">
        <w:t xml:space="preserve"> </w:t>
      </w:r>
      <w:r w:rsidRPr="00630043">
        <w:t xml:space="preserve">mmHg  a na vrchole nádychu je tlak -6 mmHg relatívne k atmosférickému tlaku </w:t>
      </w:r>
      <w:r w:rsidRPr="00B66FCC">
        <w:fldChar w:fldCharType="begin"/>
      </w:r>
      <w:r w:rsidR="00483D69">
        <w:instrText xml:space="preserve"> ADDIN EN.CITE &lt;EndNote&gt;&lt;Cite&gt;&lt;Author&gt;Barrett&lt;/Author&gt;&lt;Year&gt;2012&lt;/Year&gt;&lt;RecNum&gt;0&lt;/RecNum&gt;&lt;IDText&gt;Ganong&amp;apos;s review of medical physiology&lt;/IDText&gt;&lt;DisplayText&gt;[22]&lt;/DisplayText&gt;&lt;record&gt;&lt;isbn&gt;9780071780032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sidR="00483D69">
        <w:rPr>
          <w:noProof/>
        </w:rPr>
        <w:t>[22]</w:t>
      </w:r>
      <w:r w:rsidRPr="00B66FCC">
        <w:fldChar w:fldCharType="end"/>
      </w:r>
      <w:r w:rsidRPr="00630043">
        <w:t xml:space="preserve">. Táto situácia je ale odlišná pri hlbokom dýchaní. Predĺžený nádych spôsobuje pokles vnútro hrudného tlaku až na -30 mmHg relatívne k atmosferickému tlaku.  Tieto zmeny silno ovplyvňujú hemodynamické parametre ako žilný návrat, plnenie srdca, srdcový výdaj a arteriálny krvný tlak, ktorý rastie a klesa o 4 až 6 mmHg počas spontánneho dýchania a až o 20 mmHg počas hlbokého dýchania vrámci jedného respiračného cyklu </w:t>
      </w:r>
      <w:r w:rsidRPr="00B66FCC">
        <w:fldChar w:fldCharType="begin"/>
      </w:r>
      <w:r w:rsidR="00483D69">
        <w:instrText xml:space="preserve"> ADDIN EN.CITE &lt;EndNote&gt;&lt;Cite&gt;&lt;Author&gt;Hall&lt;/Author&gt;&lt;Year&gt;2011&lt;/Year&gt;&lt;RecNum&gt;0&lt;/RecNum&gt;&lt;IDText&gt;Guyton and Hall textbook of medical physiology&lt;/IDText&gt;&lt;DisplayText&gt;[22, 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format="utc"&gt;1521994743&lt;/last-updated-date&gt;&lt;accession-num&gt;434319356&lt;/accession-num&gt;&lt;/record&gt;&lt;/Cite&gt;&lt;Cite&gt;&lt;Author&gt;Barrett&lt;/Author&gt;&lt;Year&gt;2012&lt;/Year&gt;&lt;RecNum&gt;0&lt;/RecNum&gt;&lt;IDText&gt;Ganong&amp;apos;s review of medical physiology&lt;/IDText&gt;&lt;record&gt;&lt;isbn&gt;9780071780032 0071780033 9781259009624 1259009629&lt;/isbn&gt;&lt;titles&gt;&lt;title&gt;Ganong&amp;apos;s review of medical physiology&lt;/title&gt;&lt;/titles&gt;&lt;contributors&gt;&lt;authors&gt;&lt;author&gt;Barrett, Kim E.&lt;/author&gt;&lt;author&gt;Ganong, William F.&lt;/author&gt;&lt;/authors&gt;&lt;/contributors&gt;&lt;added-date format="utc"&gt;1521994576&lt;/added-date&gt;&lt;pub-location&gt;New York; London&lt;/pub-location&gt;&lt;ref-type name="Book"&gt;6&lt;/ref-type&gt;&lt;dates&gt;&lt;year&gt;2012&lt;/year&gt;&lt;/dates&gt;&lt;rec-number&gt;63&lt;/rec-number&gt;&lt;publisher&gt;McGraw-Hill Medical ; McGraw-Hill [distributor]&lt;/publisher&gt;&lt;last-updated-date format="utc"&gt;1521994576&lt;/last-updated-date&gt;&lt;accession-num&gt;779244271&lt;/accession-num&gt;&lt;/record&gt;&lt;/Cite&gt;&lt;/EndNote&gt;</w:instrText>
      </w:r>
      <w:r w:rsidRPr="00B66FCC">
        <w:fldChar w:fldCharType="separate"/>
      </w:r>
      <w:r w:rsidR="00483D69">
        <w:rPr>
          <w:noProof/>
        </w:rPr>
        <w:t>[22, 23]</w:t>
      </w:r>
      <w:r w:rsidRPr="00B66FCC">
        <w:fldChar w:fldCharType="end"/>
      </w:r>
      <w:r w:rsidRPr="00630043">
        <w:t>. Druhým dôležitým mechanizmom ktorý by mohol ovplyvňovať pozorované hemodynamické zmeny je baroreflexná regulácia. Baroreflex predstavuje najdoležitejší regulačný mechanizmus pre krátkodobú kardiovaskulárnu homeostázu interakciou nervového systému ktorý reguluje srdcovú frekvenciu a krvný tlak. V prípade nárastu arteriálneho krvného tlaku, dôjde k stimulácií baroreceptorov v karotíde a aorte čo má za následok depresorický reflex - pokles arteriálneho krvného tlaku</w:t>
      </w:r>
      <w:r w:rsidRPr="00B66FCC">
        <w:t xml:space="preserve"> a</w:t>
      </w:r>
      <w:r w:rsidRPr="00630043">
        <w:t xml:space="preserve"> bradykardickú reakciu -predlženie RR intervalov. Táto reakcia je sprostredkovaná stimuláciou kardioinhybičného a depresorického centra v predĺženej mieche a Varolovom moste</w:t>
      </w:r>
      <w:r w:rsidRPr="00B66FCC">
        <w:fldChar w:fldCharType="begin"/>
      </w:r>
      <w:r w:rsidR="00483D69">
        <w:instrText xml:space="preserve"> ADDIN EN.CITE &lt;EndNote&gt;&lt;Cite&gt;&lt;Author&gt;Hall&lt;/Author&gt;&lt;Year&gt;2011&lt;/Year&gt;&lt;RecNum&gt;0&lt;/RecNum&gt;&lt;IDText&gt;Guyton and Hall textbook of medical physiology&lt;/IDText&gt;&lt;DisplayText&gt;[23]&lt;/DisplayText&gt;&lt;record&gt;&lt;isbn&gt;9781416045748 1416045740 9780808924005 0808924001&lt;/isbn&gt;&lt;titles&gt;&lt;title&gt;Guyton and Hall textbook of medical physiology&lt;/title&gt;&lt;/titles&gt;&lt;contributors&gt;&lt;authors&gt;&lt;author&gt;Hall, John E.&lt;/author&gt;&lt;author&gt;Guyton, Arthur C.&lt;/author&gt;&lt;/authors&gt;&lt;/contributors&gt;&lt;added-date format="utc"&gt;1521994743&lt;/added-date&gt;&lt;ref-type name="Book"&gt;6&lt;/ref-type&gt;&lt;dates&gt;&lt;year&gt;2011&lt;/year&gt;&lt;/dates&gt;&lt;rec-number&gt;64&lt;/rec-number&gt;&lt;last-updated-date format="utc"&gt;1521994743&lt;/last-updated-date&gt;&lt;accession-num&gt;434319356&lt;/accession-num&gt;&lt;/record&gt;&lt;/Cite&gt;&lt;/EndNote&gt;</w:instrText>
      </w:r>
      <w:r w:rsidRPr="00B66FCC">
        <w:fldChar w:fldCharType="separate"/>
      </w:r>
      <w:r w:rsidR="00483D69">
        <w:rPr>
          <w:noProof/>
        </w:rPr>
        <w:t>[23]</w:t>
      </w:r>
      <w:r w:rsidRPr="00B66FCC">
        <w:fldChar w:fldCharType="end"/>
      </w:r>
      <w:r w:rsidRPr="00630043">
        <w:t>. Možme predpokladať, že mechanické zmeny arteriálnej steny v dôsledku zmien arteriálneho krvného tlaku spolu s efektom nervovej kontroly arteriálnej vazokonstrikcie môžu predstavovať jeden mechanizmus prispievajúcom k časovým oneskoreniam reakcie rôznych kardiovaskulárnych parametrov na komplexný efekt hlbokého dýchania. Inými slovami, dýchanie, arteriálny krvný tlak, srdcová frekvencia , „kardiorespiračná funkcia“</w:t>
      </w:r>
      <w:r w:rsidRPr="00B66FCC">
        <w:t>,</w:t>
      </w:r>
      <w:r w:rsidRPr="00630043">
        <w:t xml:space="preserve">  </w:t>
      </w:r>
      <w:r w:rsidRPr="00B66FCC">
        <w:t>predstavujú</w:t>
      </w:r>
      <w:r w:rsidRPr="00630043">
        <w:t xml:space="preserve"> silný fyziologický vplyv, ktorý sa výrazne prejavuje pri dychovej frekvencií 10 sekúnd s očakávaným maximálnym ziskom baroreflexu </w:t>
      </w:r>
      <w:r w:rsidRPr="00B66FCC">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483D69">
        <w:instrText xml:space="preserve"> ADDIN EN.CITE </w:instrText>
      </w:r>
      <w:r w:rsidR="00483D69">
        <w:fldChar w:fldCharType="begin">
          <w:fldData xml:space="preserve">PEVuZE5vdGU+PENpdGU+PEF1dGhvcj5IYWxhbWVrPC9BdXRob3I+PFllYXI+MjAwMzwvWWVhcj48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==
</w:fldData>
        </w:fldChar>
      </w:r>
      <w:r w:rsidR="00483D69">
        <w:instrText xml:space="preserve"> ADDIN EN.CITE.DATA </w:instrText>
      </w:r>
      <w:r w:rsidR="00483D69">
        <w:fldChar w:fldCharType="end"/>
      </w:r>
      <w:r w:rsidRPr="00B66FCC">
        <w:fldChar w:fldCharType="separate"/>
      </w:r>
      <w:r w:rsidR="00483D69">
        <w:rPr>
          <w:noProof/>
        </w:rPr>
        <w:t>[20, 21]</w:t>
      </w:r>
      <w:r w:rsidRPr="00B66FCC">
        <w:fldChar w:fldCharType="end"/>
      </w:r>
      <w:r w:rsidRPr="00630043">
        <w:t xml:space="preserve">. </w:t>
      </w:r>
    </w:p>
    <w:p w14:paraId="6EB51949" w14:textId="081F8B07" w:rsidR="00BD7167" w:rsidRPr="00630043" w:rsidRDefault="00BD7167" w:rsidP="00BD7167">
      <w:r w:rsidRPr="00630043">
        <w:lastRenderedPageBreak/>
        <w:t xml:space="preserve">Viac ako pol storočia sa vedci snažia popísať hemodynamické zmeny počas dýchania, výsledkom sú však rozporuplné závery. Všeobecne sa predpokladá že nádych je spojený so zvýšením žilného návratu ako dôsledok poklesu vnútro hrudného tlaku </w:t>
      </w:r>
      <w:r w:rsidRPr="00B66FCC">
        <w:fldChar w:fldCharType="begin"/>
      </w:r>
      <w:r w:rsidR="00483D69">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483D69">
        <w:rPr>
          <w:noProof/>
        </w:rPr>
        <w:t>[24]</w:t>
      </w:r>
      <w:r w:rsidRPr="00B66FCC">
        <w:fldChar w:fldCharType="end"/>
      </w:r>
      <w:r w:rsidRPr="00630043">
        <w:t>, a to sa ďalej premietne do zmeny tepového objemu vďaka Franks-Starlingovmu zákonu. Vo všeobecnosti pokles strednej Z</w:t>
      </w:r>
      <w:r w:rsidRPr="00630043">
        <w:rPr>
          <w:vertAlign w:val="subscript"/>
        </w:rPr>
        <w:t xml:space="preserve">0 </w:t>
      </w:r>
      <w:r w:rsidRPr="00630043">
        <w:t xml:space="preserve">by mal súvisieť s poklesom objemu krvy v žilách. V prípade hrudníka je však tento parameter tiež ovplyvnený inými zmenami, ktoré by mohli </w:t>
      </w:r>
      <w:commentRangeStart w:id="136"/>
      <w:del w:id="137" w:author="Pavel Jurak" w:date="2018-06-21T14:34:00Z">
        <w:r w:rsidRPr="00630043" w:rsidDel="00795444">
          <w:delText>sposobiť</w:delText>
        </w:r>
      </w:del>
      <w:ins w:id="138" w:author="Pavel Jurak" w:date="2018-06-21T14:34:00Z">
        <w:r w:rsidR="00795444" w:rsidRPr="00630043">
          <w:t>spôsobiť</w:t>
        </w:r>
      </w:ins>
      <w:r w:rsidRPr="00630043">
        <w:t xml:space="preserve"> </w:t>
      </w:r>
      <w:commentRangeEnd w:id="136"/>
      <w:r w:rsidR="00795444">
        <w:rPr>
          <w:rStyle w:val="CommentReference"/>
        </w:rPr>
        <w:commentReference w:id="136"/>
      </w:r>
      <w:r w:rsidRPr="00630043">
        <w:t xml:space="preserve">zvýšený objem krvy vo veľkých žilách hrudníka – hrudníková impedancia je paralelnou kombináciou impedancie všetkých tkanív a krvy. Pozícia orgánov a ich objem sa mierne menia počas dýchania a hrudníková impedancia je preto ovplyvnená aj týmto fenoménom ďaleko viac ako na iných častiach tela. Tepový objem je lineárne závislý na S1S2 a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Na hrudi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rastie behom nádychu s oneskorením 1-2 s a S1S2 rastie s oneskorením 2-2,5 s, čo indikuje nárast tepového objemu približne 2 s po začiatku nádychu. Tento posun korešponduje s fluktuáciami v arteriálnom krvnom tlaku a RR intervaloch. Navyše bolo zistené, že behom nádychu vzrástol objem krvy v končatinách a krku a to s vysokou koreláciou k fáze nádychu. Tok krvy v karotídach vzrástol s oneskorením 4 s po začiatku nádychu. V dolných končatinách nárastá objem krvy s nádychom bez oneskorenia a významne vzrastie zrýchlenie krvy (</w:t>
      </w:r>
      <m:oMath>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r>
              <w:rPr>
                <w:rFonts w:ascii="Cambria Math" w:hAnsi="Cambria Math"/>
              </w:rPr>
              <m:t>)</m:t>
            </m:r>
          </m:den>
        </m:f>
      </m:oMath>
      <w:r w:rsidRPr="00630043">
        <w:t xml:space="preserve"> s oneskorením v priemere 3,5 s. Tieto zistenia korešpondujú s prácou </w:t>
      </w:r>
      <w:r w:rsidRPr="00B66FCC">
        <w:fldChar w:fldCharType="begin"/>
      </w:r>
      <w:r w:rsidR="00483D69">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483D69">
        <w:rPr>
          <w:noProof/>
        </w:rPr>
        <w:t>[24]</w:t>
      </w:r>
      <w:r w:rsidRPr="00B66FCC">
        <w:fldChar w:fldCharType="end"/>
      </w:r>
      <w:r w:rsidRPr="00630043">
        <w:t>,</w:t>
      </w:r>
      <w:r w:rsidRPr="00B66FCC">
        <w:t xml:space="preserve"> kde</w:t>
      </w:r>
      <w:r w:rsidRPr="00630043">
        <w:t xml:space="preserve"> zistil</w:t>
      </w:r>
      <w:r w:rsidRPr="00B66FCC">
        <w:t>i</w:t>
      </w:r>
      <w:r w:rsidRPr="00630043">
        <w:t xml:space="preserve"> rozdielnu reakciu u ľudí na typ dýchania: pri nádychu hrudným košom sa zrýchli tok krvy v</w:t>
      </w:r>
      <w:r w:rsidRPr="00B66FCC">
        <w:t> </w:t>
      </w:r>
      <w:r w:rsidRPr="00630043">
        <w:t>steh</w:t>
      </w:r>
      <w:r w:rsidRPr="00B66FCC">
        <w:t>ennej žile</w:t>
      </w:r>
      <w:r w:rsidRPr="00630043">
        <w:t>, naopak pri dýchaní bránicou sa tok krvy v stehne spomalý. Toto by mohlo byť vysvetlené rozdielmi v takových zmenách v</w:t>
      </w:r>
      <w:r w:rsidRPr="00B66FCC">
        <w:t> </w:t>
      </w:r>
      <w:r w:rsidRPr="00630043">
        <w:t>brušnej</w:t>
      </w:r>
      <w:r w:rsidRPr="00B66FCC">
        <w:t xml:space="preserve"> </w:t>
      </w:r>
      <w:r w:rsidRPr="00630043">
        <w:t xml:space="preserve"> </w:t>
      </w:r>
      <w:r w:rsidRPr="00B66FCC">
        <w:fldChar w:fldCharType="begin"/>
      </w:r>
      <w:r w:rsidR="00483D69">
        <w:instrText xml:space="preserve"> ADDIN EN.CITE &lt;EndNote&gt;&lt;Cite&gt;&lt;Author&gt;Willeput&lt;/Author&gt;&lt;Year&gt;1984&lt;/Year&gt;&lt;RecNum&gt;0&lt;/RecNum&gt;&lt;IDText&gt;BREATHING AFFECTS VENOUS RETURN FROM LEGS IN HUMANS&lt;/IDText&gt;&lt;DisplayText&gt;[24]&lt;/DisplayText&gt;&lt;record&gt;&lt;keywords&gt;&lt;keyword&gt;Physiology&lt;/keyword&gt;&lt;keyword&gt;Sport Sciences&lt;/keyword&gt;&lt;/keywords&gt;&lt;urls&gt;&lt;related-urls&gt;&lt;url&gt;&amp;lt;Go to ISI&amp;gt;://WOS:A1984TP34700003&lt;/url&gt;&lt;/related-urls&gt;&lt;/urls&gt;&lt;isbn&gt;8750-7587&lt;/isbn&gt;&lt;work-type&gt;Article&lt;/work-type&gt;&lt;titles&gt;&lt;title&gt;BREATHING AFFECTS VENOUS RETURN FROM LEGS IN HUMANS&lt;/title&gt;&lt;secondary-title&gt;Journal of Applied Physiology&lt;/secondary-title&gt;&lt;alt-title&gt;J. Appl. Physiol.&lt;/alt-title&gt;&lt;/titles&gt;&lt;pages&gt;971-976&lt;/pages&gt;&lt;number&gt;4&lt;/number&gt;&lt;contributors&gt;&lt;authors&gt;&lt;author&gt;Willeput, R.&lt;/author&gt;&lt;author&gt;Rondeux, C.&lt;/author&gt;&lt;author&gt;Detroyer, A.&lt;/author&gt;&lt;/authors&gt;&lt;/contributors&gt;&lt;language&gt;English&lt;/language&gt;&lt;added-date format="utc"&gt;1528868334&lt;/added-date&gt;&lt;ref-type name="Journal Article"&gt;17&lt;/ref-type&gt;&lt;auth-address&gt;ERASME UNIV HOSP,BRUSSELS SCH MED,RESP RES UNIT,B-1070 BRUSSELS,BELGIUM. ERASME UNIV HOSP,BRUSSELS SCH MED,CHEST SERV,B-1070 BRUSSELS,BELGIUM.&lt;/auth-address&gt;&lt;dates&gt;&lt;year&gt;1984&lt;/year&gt;&lt;/dates&gt;&lt;rec-number&gt;110&lt;/rec-number&gt;&lt;last-updated-date format="utc"&gt;1528868334&lt;/last-updated-date&gt;&lt;accession-num&gt;WOS:A1984TP34700003&lt;/accession-num&gt;&lt;volume&gt;57&lt;/volume&gt;&lt;/record&gt;&lt;/Cite&gt;&lt;/EndNote&gt;</w:instrText>
      </w:r>
      <w:r w:rsidRPr="00B66FCC">
        <w:fldChar w:fldCharType="separate"/>
      </w:r>
      <w:r w:rsidR="00483D69">
        <w:rPr>
          <w:noProof/>
        </w:rPr>
        <w:t>[24]</w:t>
      </w:r>
      <w:r w:rsidRPr="00B66FCC">
        <w:fldChar w:fldCharType="end"/>
      </w:r>
      <w:r w:rsidRPr="00B66FCC">
        <w:t xml:space="preserve"> </w:t>
      </w:r>
      <w:r w:rsidRPr="00630043">
        <w:t xml:space="preserve">Willeput, dragar. </w:t>
      </w:r>
      <w:r w:rsidRPr="00B66FCC">
        <w:t>M</w:t>
      </w:r>
      <w:r w:rsidRPr="00630043">
        <w:t>erani</w:t>
      </w:r>
      <w:r w:rsidRPr="00B66FCC">
        <w:t>e</w:t>
      </w:r>
      <w:r w:rsidRPr="00630043">
        <w:t xml:space="preserve"> PVW reflektuje tuhosť artérií</w:t>
      </w:r>
      <w:r w:rsidRPr="00B66FCC">
        <w:t>, Výsledky</w:t>
      </w:r>
      <w:r w:rsidRPr="00630043">
        <w:t xml:space="preserve"> ukazujú, že maximálna respiráciou vyvolaná zmena arteriálnej elasticity je sústredená v aorte. PVW korelácia s respiráciou je detekovaná iba na miesta úzko spojené s hrudníkom. PVW zmeny v nohách nekorelujú s respiráciou. Absolútne hodnoty PVW rastú v smere od hrudníka k perifériám. Tieto zistenia pravdepodobne odrážajú morfologické a funkčné rozdiely medzi centrálnymi elastickými a periférnymi svalovými artériami. Steny elastických artérií sú charakterizované väčšou elasticitou, ktorá im umožňuje plniť zásobníkovú funkciu a preto sa u nich vyskytujú vačšie zmeny v napätí a následne PVW ako reakcia na zmeny v tepovom objeme. Naopak svalové artérie sú tuhšie a hrajú </w:t>
      </w:r>
      <w:r w:rsidRPr="00630043">
        <w:lastRenderedPageBreak/>
        <w:t xml:space="preserve">dôležitú rolu pri regulácií toku krvy v roznych tkanivách vďaka vazokontrakcií a vazodiletácií </w:t>
      </w:r>
      <w:r w:rsidRPr="00B66FCC">
        <w:fldChar w:fldCharType="begin"/>
      </w:r>
      <w:r w:rsidR="00483D69">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483D69">
        <w:rPr>
          <w:noProof/>
        </w:rPr>
        <w:t>[25]</w:t>
      </w:r>
      <w:r w:rsidRPr="00B66FCC">
        <w:fldChar w:fldCharType="end"/>
      </w:r>
      <w:r w:rsidRPr="00630043">
        <w:t xml:space="preserve">. </w:t>
      </w:r>
    </w:p>
    <w:p w14:paraId="5957A487" w14:textId="12A6954B" w:rsidR="00BD7167" w:rsidRPr="00630043" w:rsidRDefault="00BD7167" w:rsidP="003D4243">
      <w:r w:rsidRPr="00630043">
        <w:t xml:space="preserve">Niekoľko mechanizmov môže vplývať na zistenia tejto štúdie a mali by </w:t>
      </w:r>
      <w:r w:rsidRPr="00B66FCC">
        <w:t xml:space="preserve">byť </w:t>
      </w:r>
      <w:r w:rsidRPr="00630043">
        <w:t xml:space="preserve">zvážené opatrne pri interpretácií. Napríklad svalová </w:t>
      </w:r>
      <w:r w:rsidRPr="00B66FCC">
        <w:t>auto</w:t>
      </w:r>
      <w:r w:rsidRPr="00630043">
        <w:t>regulácia je založená na schopnosti jednotlivých ciev odolať napnutiu pri zv</w:t>
      </w:r>
      <w:r w:rsidRPr="00B66FCC">
        <w:t>ýšenom arteriálnom tlaku a</w:t>
      </w:r>
      <w:r w:rsidRPr="00630043">
        <w:t xml:space="preserve"> </w:t>
      </w:r>
      <w:r w:rsidRPr="00B66FCC">
        <w:t>metabolická autoregulácia plní</w:t>
      </w:r>
      <w:r w:rsidRPr="00630043">
        <w:t xml:space="preserve"> </w:t>
      </w:r>
      <w:r w:rsidRPr="00B66FCC">
        <w:t>dôležitú ú</w:t>
      </w:r>
      <w:r w:rsidRPr="00630043">
        <w:t xml:space="preserve">lohu </w:t>
      </w:r>
      <w:r w:rsidRPr="00B66FCC">
        <w:t xml:space="preserve">pri zvýšenej metabolickej aktivite alebo nedostatku kyslíku </w:t>
      </w:r>
      <w:r w:rsidRPr="00B66FCC">
        <w:fldChar w:fldCharType="begin"/>
      </w:r>
      <w:r w:rsidR="00483D69">
        <w:instrText xml:space="preserve"> ADDIN EN.CITE &lt;EndNote&gt;&lt;Cite&gt;&lt;Author&gt;Starc&lt;/Author&gt;&lt;Year&gt;2004&lt;/Year&gt;&lt;RecNum&gt;0&lt;/RecNum&gt;&lt;IDText&gt;Effects of Myogenic and Metabolic Mechanisms on the Autoregulation of Blood Flow Through Muscle Tissue: A Mathematical Model Study&lt;/IDText&gt;&lt;DisplayText&gt;[26]&lt;/DisplayText&gt;&lt;record&gt;&lt;dates&gt;&lt;pub-dates&gt;&lt;date&gt;March 01&lt;/date&gt;&lt;/pub-dates&gt;&lt;year&gt;2004&lt;/year&gt;&lt;/dates&gt;&lt;urls&gt;&lt;related-urls&gt;&lt;url&gt;https://doi.org/10.1023/B:CARE.0000025125.31454.92&lt;/url&gt;&lt;/related-urls&gt;&lt;/urls&gt;&lt;isbn&gt;1573-6806&lt;/isbn&gt;&lt;work-type&gt;journal article&lt;/work-type&gt;&lt;titles&gt;&lt;title&gt;Effects of Myogenic and Metabolic Mechanisms on the Autoregulation of Blood Flow Through Muscle Tissue: A Mathematical Model Study&lt;/title&gt;&lt;secondary-title&gt;Cardiovascular Engineering: An International Journal&lt;/secondary-title&gt;&lt;/titles&gt;&lt;pages&gt;81-88&lt;/pages&gt;&lt;number&gt;1&lt;/number&gt;&lt;contributors&gt;&lt;authors&gt;&lt;author&gt;Starc, Vito&lt;/author&gt;&lt;/authors&gt;&lt;/contributors&gt;&lt;added-date format="utc"&gt;1528953850&lt;/added-date&gt;&lt;ref-type name="Journal Article"&gt;17&lt;/ref-type&gt;&lt;rec-number&gt;111&lt;/rec-number&gt;&lt;last-updated-date format="utc"&gt;1528953850&lt;/last-updated-date&gt;&lt;label&gt;Starc2004&lt;/label&gt;&lt;electronic-resource-num&gt;10.1023/b:care.0000025125.31454.92&lt;/electronic-resource-num&gt;&lt;volume&gt;4&lt;/volume&gt;&lt;/record&gt;&lt;/Cite&gt;&lt;/EndNote&gt;</w:instrText>
      </w:r>
      <w:r w:rsidRPr="00B66FCC">
        <w:fldChar w:fldCharType="separate"/>
      </w:r>
      <w:r w:rsidR="00483D69">
        <w:rPr>
          <w:noProof/>
        </w:rPr>
        <w:t>[26]</w:t>
      </w:r>
      <w:r w:rsidRPr="00B66FCC">
        <w:fldChar w:fldCharType="end"/>
      </w:r>
      <w:r w:rsidRPr="00B66FCC">
        <w:t xml:space="preserve">. Navyše endotel predstavuje aktívne endokrinné tkanivo schopné uvolniť vazoaktívne látky ako endothelin (vazokonstrikcia), alebo oxid dusnatý (vazodiletácia) ktorá može tiež ovplyvňovať hemodynamickú aktivitu </w:t>
      </w:r>
      <w:r w:rsidRPr="00B66FCC">
        <w:fldChar w:fldCharType="begin"/>
      </w:r>
      <w:r w:rsidR="00483D69">
        <w:instrText xml:space="preserve"> ADDIN EN.CITE &lt;EndNote&gt;&lt;Cite&gt;&lt;Author&gt;Bradley&lt;/Author&gt;&lt;Year&gt;2015&lt;/Year&gt;&lt;RecNum&gt;0&lt;/RecNum&gt;&lt;IDText&gt;Arterial Stiffness&lt;/IDText&gt;&lt;DisplayText&gt;[25]&lt;/DisplayText&gt;&lt;record&gt;&lt;isbn&gt;978-3-319-24842-4&lt;/isbn&gt;&lt;titles&gt;&lt;title&gt;Arterial Stiffness&lt;/title&gt;&lt;/titles&gt;&lt;contributors&gt;&lt;authors&gt;&lt;author&gt;Bradley S. Fleenor  Adam J. Berrones&lt;/author&gt;&lt;/authors&gt;&lt;/contributors&gt;&lt;added-date format="utc"&gt;1528954400&lt;/added-date&gt;&lt;ref-type name="Book"&gt;6&lt;/ref-type&gt;&lt;dates&gt;&lt;year&gt;2015&lt;/year&gt;&lt;/dates&gt;&lt;rec-number&gt;112&lt;/rec-number&gt;&lt;publisher&gt;Springer, Cham&lt;/publisher&gt;&lt;last-updated-date format="utc"&gt;1528954464&lt;/last-updated-date&gt;&lt;/record&gt;&lt;/Cite&gt;&lt;/EndNote&gt;</w:instrText>
      </w:r>
      <w:r w:rsidRPr="00B66FCC">
        <w:fldChar w:fldCharType="separate"/>
      </w:r>
      <w:r w:rsidR="00483D69">
        <w:rPr>
          <w:noProof/>
        </w:rPr>
        <w:t>[25]</w:t>
      </w:r>
      <w:r w:rsidRPr="00B66FCC">
        <w:fldChar w:fldCharType="end"/>
      </w:r>
      <w:r w:rsidRPr="00B66FCC">
        <w:t xml:space="preserve">. Mechanizmi sponemuté vyššie sú aktívne simultánne a reagujú s odlišným oneskorením na excitáciu a s odlišnou silou. Bolo by preto zavádzajúce ich oddelovať a diskutovať individuálne. Toto može takisto vysvetliť nedostatok významnej korelácie medzi vyšetrenými hemodynamickými parametrami a respiráciou počas </w:t>
      </w:r>
      <w:r w:rsidR="00CA6536" w:rsidRPr="00B66FCC">
        <w:t>spontánneho</w:t>
      </w:r>
      <w:r w:rsidRPr="00B66FCC">
        <w:t xml:space="preserve"> dýchania, kedy vnútro hrudníkové tlakové zmeny a kardiovaskulárna regulácia sú menej výrazné a </w:t>
      </w:r>
      <w:r w:rsidR="00CA6536" w:rsidRPr="00B66FCC">
        <w:t>centrálne</w:t>
      </w:r>
      <w:r w:rsidRPr="00B66FCC">
        <w:t xml:space="preserve"> a periférne </w:t>
      </w:r>
      <w:r w:rsidR="00CA6536" w:rsidRPr="00B66FCC">
        <w:t>mechanizmy</w:t>
      </w:r>
      <w:r w:rsidRPr="00B66FCC">
        <w:t xml:space="preserve"> </w:t>
      </w:r>
      <w:r w:rsidR="00CA6536" w:rsidRPr="00B66FCC">
        <w:t>môžu</w:t>
      </w:r>
      <w:r w:rsidRPr="00B66FCC">
        <w:t xml:space="preserve"> prevážiť zmeny vyvolané respiráciou</w:t>
      </w:r>
      <w:r w:rsidR="00AA122D">
        <w:t xml:space="preserve"> </w:t>
      </w:r>
      <w:r w:rsidR="00AA122D">
        <w:fldChar w:fldCharType="begin"/>
      </w:r>
      <w:r w:rsidR="00483D69">
        <w:instrText xml:space="preserve"> ADDIN EN.CITE &lt;EndNote&gt;&lt;Cite&gt;&lt;Author&gt;Peter Langer&lt;/Author&gt;&lt;Year&gt;2018&lt;/Year&gt;&lt;RecNum&gt;0&lt;/RecNum&gt;&lt;IDText&gt;Respiratory-induced hemodynamic changes measured by whole-body multichannel impedance plethysmography &lt;/IDText&gt;&lt;DisplayText&gt;[21]&lt;/DisplayText&gt;&lt;record&gt;&lt;isbn&gt;0862-8408&lt;/isbn&gt;&lt;titles&gt;&lt;title&gt;&lt;style face="bold" font="default" size="100%"&gt;Respiratory-induced hemodynamic changes measured by whole-body multichannel impedance plethysmography &lt;/style&gt;&lt;/title&gt;&lt;secondary-title&gt;Physiological Research&lt;/secondary-title&gt;&lt;/titles&gt;&lt;contributors&gt;&lt;authors&gt;&lt;author&gt;Peter Langer, Pavel Jurák, Vlastimil Vondra, Josef Halámek, Michal Mešťaník, Ingrid Tonhajzerová, Ivo Viščor, Ladislav Soukup, Magdaléna Matejkova, Eva Závodná, Pavel Leinveber&lt;/author&gt;&lt;/authors&gt;&lt;/contributors&gt;&lt;added-date format="utc"&gt;1529062904&lt;/added-date&gt;&lt;ref-type name="Journal Article"&gt;17&lt;/ref-type&gt;&lt;dates&gt;&lt;year&gt;2018&lt;/year&gt;&lt;/dates&gt;&lt;rec-number&gt;115&lt;/rec-number&gt;&lt;last-updated-date format="utc"&gt;1529062950&lt;/last-updated-date&gt;&lt;/record&gt;&lt;/Cite&gt;&lt;/EndNote&gt;</w:instrText>
      </w:r>
      <w:r w:rsidR="00AA122D">
        <w:fldChar w:fldCharType="separate"/>
      </w:r>
      <w:r w:rsidR="00483D69">
        <w:rPr>
          <w:noProof/>
        </w:rPr>
        <w:t>[21]</w:t>
      </w:r>
      <w:r w:rsidR="00AA122D">
        <w:fldChar w:fldCharType="end"/>
      </w:r>
      <w:r w:rsidRPr="00B66FCC">
        <w:t xml:space="preserve">. </w:t>
      </w:r>
    </w:p>
    <w:p w14:paraId="124FB7B9" w14:textId="77777777" w:rsidR="00BD7167" w:rsidRPr="00630043" w:rsidRDefault="00BD7167" w:rsidP="00BD7167"/>
    <w:p w14:paraId="1747DE2B" w14:textId="574AEDFC" w:rsidR="00BD7167" w:rsidRDefault="0006154B" w:rsidP="00BD7167">
      <w:pPr>
        <w:pStyle w:val="Heading2"/>
      </w:pPr>
      <w:bookmarkStart w:id="139" w:name="_Toc517301156"/>
      <w:r>
        <w:t>Výpočet srdcového výdaja</w:t>
      </w:r>
      <w:bookmarkEnd w:id="139"/>
    </w:p>
    <w:p w14:paraId="37065ACE" w14:textId="77777777" w:rsidR="006C3CE4" w:rsidRPr="006C3CE4" w:rsidRDefault="006C3CE4" w:rsidP="006C3CE4"/>
    <w:p w14:paraId="7DF6B043" w14:textId="15BF4F23" w:rsidR="00BD7167" w:rsidRPr="00630043" w:rsidRDefault="00BD7167" w:rsidP="00821763">
      <w:pPr>
        <w:tabs>
          <w:tab w:val="left" w:pos="7140"/>
        </w:tabs>
      </w:pPr>
      <w:r w:rsidRPr="00630043">
        <w:t xml:space="preserve">V tejto štúdii bolo hodnotených 20 pacientov po transplantácií srdca. Na rozdiel od predošlých kapitol, kde sme spracovávali dáta od mladých zdravých ľudí sa tu jedná o ľudí starších a s transplantovaných srdcom. Meranie bolo vykonané v klimatizovanej miestnosti s teplotou 22 stupňov C. Charakteristiky meraných ľudí uvádza </w:t>
      </w:r>
      <w:r w:rsidRPr="00B66FCC">
        <w:fldChar w:fldCharType="begin"/>
      </w:r>
      <w:r w:rsidRPr="00630043">
        <w:instrText xml:space="preserve"> REF _Ref513967043 \h </w:instrText>
      </w:r>
      <w:r w:rsidRPr="00B66FCC">
        <w:fldChar w:fldCharType="separate"/>
      </w:r>
      <w:r w:rsidR="00E97B4A" w:rsidRPr="00B66FCC">
        <w:t xml:space="preserve">Tabuľka </w:t>
      </w:r>
      <w:r w:rsidR="00E97B4A">
        <w:rPr>
          <w:noProof/>
        </w:rPr>
        <w:t>6</w:t>
      </w:r>
      <w:r w:rsidRPr="00B66FCC">
        <w:fldChar w:fldCharType="end"/>
      </w:r>
      <w:r w:rsidR="00821763">
        <w:t>:</w:t>
      </w:r>
    </w:p>
    <w:tbl>
      <w:tblPr>
        <w:tblW w:w="5160" w:type="dxa"/>
        <w:jc w:val="center"/>
        <w:tblCellMar>
          <w:left w:w="70" w:type="dxa"/>
          <w:right w:w="70" w:type="dxa"/>
        </w:tblCellMar>
        <w:tblLook w:val="04A0" w:firstRow="1" w:lastRow="0" w:firstColumn="1" w:lastColumn="0" w:noHBand="0" w:noVBand="1"/>
      </w:tblPr>
      <w:tblGrid>
        <w:gridCol w:w="2540"/>
        <w:gridCol w:w="2620"/>
      </w:tblGrid>
      <w:tr w:rsidR="00BD7167" w:rsidRPr="00630043" w14:paraId="20B684CC" w14:textId="77777777" w:rsidTr="00BD7167">
        <w:trPr>
          <w:trHeight w:val="435"/>
          <w:jc w:val="center"/>
        </w:trPr>
        <w:tc>
          <w:tcPr>
            <w:tcW w:w="2540" w:type="dxa"/>
            <w:tcBorders>
              <w:top w:val="nil"/>
              <w:left w:val="nil"/>
              <w:bottom w:val="nil"/>
              <w:right w:val="nil"/>
            </w:tcBorders>
            <w:shd w:val="clear" w:color="auto" w:fill="auto"/>
            <w:noWrap/>
            <w:vAlign w:val="bottom"/>
            <w:hideMark/>
          </w:tcPr>
          <w:p w14:paraId="7BD505B4"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Vek (roky)</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3648C4E6" w14:textId="77777777" w:rsidR="00BD7167" w:rsidRPr="00630043" w:rsidRDefault="00BD7167" w:rsidP="00BD7167">
            <w:pPr>
              <w:overflowPunct/>
              <w:autoSpaceDE/>
              <w:autoSpaceDN/>
              <w:adjustRightInd/>
              <w:spacing w:line="240" w:lineRule="auto"/>
              <w:jc w:val="right"/>
              <w:textAlignment w:val="auto"/>
              <w:rPr>
                <w:color w:val="000000"/>
                <w:szCs w:val="24"/>
              </w:rPr>
            </w:pPr>
            <w:r w:rsidRPr="00630043">
              <w:rPr>
                <w:color w:val="000000"/>
                <w:szCs w:val="24"/>
              </w:rPr>
              <w:t>56 ± 8.5</w:t>
            </w:r>
          </w:p>
        </w:tc>
      </w:tr>
      <w:tr w:rsidR="00BD7167" w:rsidRPr="00630043" w14:paraId="25D13CF4" w14:textId="77777777" w:rsidTr="00BD7167">
        <w:trPr>
          <w:trHeight w:val="435"/>
          <w:jc w:val="center"/>
        </w:trPr>
        <w:tc>
          <w:tcPr>
            <w:tcW w:w="2540" w:type="dxa"/>
            <w:tcBorders>
              <w:top w:val="nil"/>
              <w:left w:val="nil"/>
              <w:bottom w:val="nil"/>
              <w:right w:val="nil"/>
            </w:tcBorders>
            <w:shd w:val="clear" w:color="auto" w:fill="auto"/>
            <w:noWrap/>
            <w:vAlign w:val="center"/>
            <w:hideMark/>
          </w:tcPr>
          <w:p w14:paraId="1511466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Muži / Ženy (n)</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noWrap/>
            <w:vAlign w:val="center"/>
            <w:hideMark/>
          </w:tcPr>
          <w:p w14:paraId="52C68B0C"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17 / 3  </w:t>
            </w:r>
          </w:p>
        </w:tc>
      </w:tr>
      <w:tr w:rsidR="00BD7167" w:rsidRPr="00630043" w14:paraId="1ADB1DE0" w14:textId="77777777" w:rsidTr="00BD7167">
        <w:trPr>
          <w:trHeight w:val="435"/>
          <w:jc w:val="center"/>
        </w:trPr>
        <w:tc>
          <w:tcPr>
            <w:tcW w:w="2540" w:type="dxa"/>
            <w:tcBorders>
              <w:top w:val="nil"/>
              <w:left w:val="nil"/>
              <w:bottom w:val="nil"/>
              <w:right w:val="nil"/>
            </w:tcBorders>
            <w:shd w:val="clear" w:color="auto" w:fill="auto"/>
            <w:vAlign w:val="center"/>
            <w:hideMark/>
          </w:tcPr>
          <w:p w14:paraId="671C1E33"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Vysoký krvný tlak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3CBF8842"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33 </w:t>
            </w:r>
          </w:p>
        </w:tc>
      </w:tr>
      <w:tr w:rsidR="00BD7167" w:rsidRPr="00630043" w14:paraId="2BAA0B31" w14:textId="77777777" w:rsidTr="00BD7167">
        <w:trPr>
          <w:trHeight w:val="435"/>
          <w:jc w:val="center"/>
        </w:trPr>
        <w:tc>
          <w:tcPr>
            <w:tcW w:w="2540" w:type="dxa"/>
            <w:tcBorders>
              <w:top w:val="nil"/>
              <w:left w:val="nil"/>
              <w:bottom w:val="nil"/>
              <w:right w:val="nil"/>
            </w:tcBorders>
            <w:shd w:val="clear" w:color="auto" w:fill="auto"/>
            <w:vAlign w:val="center"/>
            <w:hideMark/>
          </w:tcPr>
          <w:p w14:paraId="6315E24E"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Diabetes mellitus (%)</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5997B28F" w14:textId="77777777" w:rsidR="00BD7167" w:rsidRPr="00630043" w:rsidRDefault="00BD7167" w:rsidP="00BD7167">
            <w:pPr>
              <w:overflowPunct/>
              <w:autoSpaceDE/>
              <w:autoSpaceDN/>
              <w:adjustRightInd/>
              <w:spacing w:line="240" w:lineRule="auto"/>
              <w:ind w:firstLineChars="100" w:firstLine="240"/>
              <w:jc w:val="right"/>
              <w:textAlignment w:val="auto"/>
              <w:rPr>
                <w:rFonts w:ascii="Calibri" w:hAnsi="Calibri" w:cs="Calibri"/>
                <w:color w:val="000000"/>
                <w:szCs w:val="24"/>
              </w:rPr>
            </w:pPr>
            <w:r w:rsidRPr="00630043">
              <w:rPr>
                <w:rFonts w:ascii="Calibri" w:hAnsi="Calibri" w:cs="Calibri"/>
                <w:color w:val="000000"/>
                <w:szCs w:val="24"/>
              </w:rPr>
              <w:t xml:space="preserve">21 </w:t>
            </w:r>
          </w:p>
        </w:tc>
      </w:tr>
      <w:tr w:rsidR="00BD7167" w:rsidRPr="00630043" w14:paraId="14F0F949" w14:textId="77777777" w:rsidTr="00BD7167">
        <w:trPr>
          <w:trHeight w:val="435"/>
          <w:jc w:val="center"/>
        </w:trPr>
        <w:tc>
          <w:tcPr>
            <w:tcW w:w="2540" w:type="dxa"/>
            <w:tcBorders>
              <w:top w:val="nil"/>
              <w:left w:val="nil"/>
              <w:bottom w:val="nil"/>
              <w:right w:val="nil"/>
            </w:tcBorders>
            <w:shd w:val="clear" w:color="auto" w:fill="auto"/>
            <w:vAlign w:val="center"/>
            <w:hideMark/>
          </w:tcPr>
          <w:p w14:paraId="357C1837" w14:textId="77777777" w:rsidR="00BD7167" w:rsidRPr="00630043" w:rsidRDefault="00BD7167" w:rsidP="00BD7167">
            <w:pPr>
              <w:overflowPunct/>
              <w:autoSpaceDE/>
              <w:autoSpaceDN/>
              <w:adjustRightInd/>
              <w:spacing w:line="240" w:lineRule="auto"/>
              <w:textAlignment w:val="auto"/>
              <w:rPr>
                <w:color w:val="000000"/>
                <w:szCs w:val="24"/>
              </w:rPr>
            </w:pPr>
            <w:r w:rsidRPr="00630043">
              <w:rPr>
                <w:color w:val="000000"/>
                <w:szCs w:val="24"/>
              </w:rPr>
              <w:t>BMI (kg/m^2)</w:t>
            </w:r>
            <w:r w:rsidRPr="00630043">
              <w:rPr>
                <w:rFonts w:ascii="Calibri" w:hAnsi="Calibri" w:cs="Calibri"/>
                <w:color w:val="000000"/>
                <w:szCs w:val="24"/>
              </w:rPr>
              <w:t xml:space="preserve"> </w:t>
            </w:r>
          </w:p>
        </w:tc>
        <w:tc>
          <w:tcPr>
            <w:tcW w:w="2620" w:type="dxa"/>
            <w:tcBorders>
              <w:top w:val="nil"/>
              <w:left w:val="nil"/>
              <w:bottom w:val="nil"/>
              <w:right w:val="nil"/>
            </w:tcBorders>
            <w:shd w:val="clear" w:color="auto" w:fill="auto"/>
            <w:vAlign w:val="center"/>
            <w:hideMark/>
          </w:tcPr>
          <w:p w14:paraId="74B9BF68" w14:textId="77777777" w:rsidR="00BD7167" w:rsidRPr="00630043" w:rsidRDefault="00BD7167" w:rsidP="00BD7167">
            <w:pPr>
              <w:overflowPunct/>
              <w:autoSpaceDE/>
              <w:autoSpaceDN/>
              <w:adjustRightInd/>
              <w:spacing w:line="240" w:lineRule="auto"/>
              <w:jc w:val="right"/>
              <w:textAlignment w:val="auto"/>
              <w:rPr>
                <w:rFonts w:ascii="Calibri" w:hAnsi="Calibri" w:cs="Calibri"/>
                <w:color w:val="000000"/>
                <w:szCs w:val="24"/>
              </w:rPr>
            </w:pPr>
            <w:r w:rsidRPr="00630043">
              <w:rPr>
                <w:rFonts w:ascii="Calibri" w:hAnsi="Calibri" w:cs="Calibri"/>
                <w:color w:val="000000"/>
                <w:szCs w:val="24"/>
              </w:rPr>
              <w:t xml:space="preserve">28 ± 3 </w:t>
            </w:r>
          </w:p>
        </w:tc>
      </w:tr>
    </w:tbl>
    <w:p w14:paraId="7B982CC6" w14:textId="083C48EC" w:rsidR="00BD7167" w:rsidRPr="00630043" w:rsidRDefault="00BD7167" w:rsidP="00BD7167">
      <w:pPr>
        <w:pStyle w:val="Caption"/>
        <w:rPr>
          <w:lang w:val="sk-SK"/>
        </w:rPr>
      </w:pPr>
      <w:bookmarkStart w:id="140" w:name="_Ref513967043"/>
      <w:bookmarkStart w:id="141" w:name="_Toc516835712"/>
      <w:r w:rsidRPr="00B66FCC">
        <w:rPr>
          <w:lang w:val="sk-SK"/>
        </w:rPr>
        <w:t xml:space="preserve">Tabuľka </w:t>
      </w:r>
      <w:r w:rsidRPr="00B66FCC">
        <w:rPr>
          <w:lang w:val="sk-SK"/>
        </w:rPr>
        <w:fldChar w:fldCharType="begin"/>
      </w:r>
      <w:r w:rsidRPr="00B66FCC">
        <w:rPr>
          <w:lang w:val="sk-SK"/>
        </w:rPr>
        <w:instrText xml:space="preserve"> SEQ Tabuľka \* ARABIC </w:instrText>
      </w:r>
      <w:r w:rsidRPr="00B66FCC">
        <w:rPr>
          <w:lang w:val="sk-SK"/>
        </w:rPr>
        <w:fldChar w:fldCharType="separate"/>
      </w:r>
      <w:r w:rsidR="00E97B4A">
        <w:rPr>
          <w:noProof/>
          <w:lang w:val="sk-SK"/>
        </w:rPr>
        <w:t>6</w:t>
      </w:r>
      <w:r w:rsidRPr="00B66FCC">
        <w:rPr>
          <w:lang w:val="sk-SK"/>
        </w:rPr>
        <w:fldChar w:fldCharType="end"/>
      </w:r>
      <w:bookmarkEnd w:id="140"/>
      <w:r w:rsidRPr="00B66FCC">
        <w:rPr>
          <w:lang w:val="sk-SK"/>
        </w:rPr>
        <w:t xml:space="preserve">: Charakteristiky meraných </w:t>
      </w:r>
      <w:r w:rsidRPr="00630043">
        <w:rPr>
          <w:lang w:val="sk-SK"/>
        </w:rPr>
        <w:t>ľudí po transplantácii srdca.</w:t>
      </w:r>
      <w:bookmarkEnd w:id="141"/>
    </w:p>
    <w:p w14:paraId="17FA9E2B" w14:textId="77777777" w:rsidR="00BD7167" w:rsidRDefault="00BD7167" w:rsidP="00BD7167">
      <w:pPr>
        <w:tabs>
          <w:tab w:val="left" w:pos="7140"/>
        </w:tabs>
      </w:pPr>
    </w:p>
    <w:p w14:paraId="15408253" w14:textId="77777777" w:rsidR="000C426C" w:rsidRPr="00630043" w:rsidRDefault="000C426C" w:rsidP="00BD7167">
      <w:pPr>
        <w:tabs>
          <w:tab w:val="left" w:pos="7140"/>
        </w:tabs>
      </w:pPr>
    </w:p>
    <w:p w14:paraId="0492A361" w14:textId="77777777" w:rsidR="00BD7167" w:rsidRPr="00630043" w:rsidRDefault="00BD7167" w:rsidP="00BD7167">
      <w:pPr>
        <w:tabs>
          <w:tab w:val="left" w:pos="7140"/>
        </w:tabs>
      </w:pPr>
      <w:r w:rsidRPr="00630043">
        <w:lastRenderedPageBreak/>
        <w:t>Merané signály :</w:t>
      </w:r>
    </w:p>
    <w:p w14:paraId="089265DB" w14:textId="32BECC5A" w:rsidR="00BD7167" w:rsidRPr="00630043" w:rsidRDefault="00BD7167" w:rsidP="00BD7167">
      <w:pPr>
        <w:pStyle w:val="ListParagraph"/>
        <w:numPr>
          <w:ilvl w:val="0"/>
          <w:numId w:val="37"/>
        </w:numPr>
      </w:pPr>
      <w:r w:rsidRPr="00630043">
        <w:t xml:space="preserve">Bioimpedancia nameraná multikanálovým bioimedančným monitoru (MBM; ISIBRNO MPM 14.1, Institute of Scientific Instruments, Brno, Czech Republic) </w:t>
      </w:r>
      <w:r w:rsidRPr="00B66FCC">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00483D69">
        <w:instrText xml:space="preserve"> ADDIN EN.CITE </w:instrText>
      </w:r>
      <w:r w:rsidR="00483D69">
        <w:fldChar w:fldCharType="begin">
          <w:fldData xml:space="preserve">PEVuZE5vdGU+PENpdGU+PEF1dGhvcj5Wb25kcmE8L0F1dGhvcj48WWVhcj4yMDE2PC9ZZWFyPjxS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</w:fldData>
        </w:fldChar>
      </w:r>
      <w:r w:rsidR="00483D69">
        <w:instrText xml:space="preserve"> ADDIN EN.CITE.DATA </w:instrText>
      </w:r>
      <w:r w:rsidR="00483D69">
        <w:fldChar w:fldCharType="end"/>
      </w:r>
      <w:r w:rsidRPr="00B66FCC">
        <w:fldChar w:fldCharType="separate"/>
      </w:r>
      <w:r w:rsidR="00483D69">
        <w:rPr>
          <w:noProof/>
        </w:rPr>
        <w:t>[14]</w:t>
      </w:r>
      <w:r w:rsidRPr="00B66FCC">
        <w:fldChar w:fldCharType="end"/>
      </w:r>
      <w:r w:rsidRPr="00630043">
        <w:t>.</w:t>
      </w:r>
    </w:p>
    <w:p w14:paraId="735A3D13" w14:textId="77777777" w:rsidR="00BD7167" w:rsidRPr="00630043" w:rsidRDefault="00BD7167" w:rsidP="00BD7167">
      <w:pPr>
        <w:pStyle w:val="ListParagraph"/>
        <w:numPr>
          <w:ilvl w:val="0"/>
          <w:numId w:val="37"/>
        </w:numPr>
      </w:pPr>
      <w:r w:rsidRPr="00630043">
        <w:t xml:space="preserve">12-zvodové EKG (ECG12, ISI BRNO, Czech Republic), </w:t>
      </w:r>
    </w:p>
    <w:p w14:paraId="67E5FCC8" w14:textId="77777777" w:rsidR="00BD7167" w:rsidRPr="00630043" w:rsidRDefault="00BD7167" w:rsidP="00BD7167">
      <w:pPr>
        <w:pStyle w:val="ListParagraph"/>
        <w:numPr>
          <w:ilvl w:val="0"/>
          <w:numId w:val="37"/>
        </w:numPr>
      </w:pPr>
      <w:r w:rsidRPr="00630043">
        <w:t xml:space="preserve">kontinuálny arteriálny krvny tlak Penázovou metodou  (Finapres-2300, Ohmeda Medical, Englewood, Co., USA) </w:t>
      </w:r>
    </w:p>
    <w:p w14:paraId="7D1F80A9" w14:textId="1E068702" w:rsidR="00BD7167" w:rsidRPr="00630043" w:rsidRDefault="009076DD" w:rsidP="00BD7167">
      <w:pPr>
        <w:pStyle w:val="ListParagraph"/>
        <w:numPr>
          <w:ilvl w:val="0"/>
          <w:numId w:val="37"/>
        </w:numPr>
      </w:pPr>
      <w:r>
        <w:t>srdcov</w:t>
      </w:r>
      <w:r w:rsidR="00BD7167" w:rsidRPr="00630043">
        <w:t>é zvuky (PCG 1.0, ISI BRNO, Czech Republic)</w:t>
      </w:r>
    </w:p>
    <w:p w14:paraId="3C97C4D6" w14:textId="77777777" w:rsidR="00BD7167" w:rsidRPr="00630043" w:rsidRDefault="00BD7167" w:rsidP="00BD7167">
      <w:pPr>
        <w:pStyle w:val="ListParagraph"/>
        <w:numPr>
          <w:ilvl w:val="0"/>
          <w:numId w:val="37"/>
        </w:numPr>
      </w:pPr>
      <w:r w:rsidRPr="00630043">
        <w:t>termodilúčné meranie SV (7F Swan-Ganz thermodilution catheter - model 131HF7, Baxter Healthcare Corporation, Irvine, CA, USA)</w:t>
      </w:r>
    </w:p>
    <w:p w14:paraId="003EE84A" w14:textId="4F261943" w:rsidR="00BD7167" w:rsidRPr="00B519B6" w:rsidRDefault="00BD7167" w:rsidP="00821763">
      <w:pPr>
        <w:pStyle w:val="ListParagraph"/>
        <w:numPr>
          <w:ilvl w:val="0"/>
          <w:numId w:val="37"/>
        </w:numPr>
      </w:pPr>
      <w:r w:rsidRPr="00B519B6">
        <w:t>Echokardiografiou bol vo vybrané momenty zmeraný tepový objem</w:t>
      </w:r>
    </w:p>
    <w:p w14:paraId="32DD8253" w14:textId="77777777" w:rsidR="00BD7167" w:rsidRPr="00630043" w:rsidRDefault="00BD7167" w:rsidP="00BD7167">
      <w:pPr>
        <w:pStyle w:val="Heading3"/>
      </w:pPr>
      <w:bookmarkStart w:id="142" w:name="_Toc517301157"/>
      <w:r w:rsidRPr="00630043">
        <w:t>Protokol</w:t>
      </w:r>
      <w:bookmarkEnd w:id="142"/>
    </w:p>
    <w:p w14:paraId="76DD7631" w14:textId="77777777" w:rsidR="00BD7167" w:rsidRPr="00630043" w:rsidRDefault="00BD7167" w:rsidP="00BD7167"/>
    <w:p w14:paraId="290C34C5" w14:textId="583AD7C1" w:rsidR="00BD7167" w:rsidRPr="00630043" w:rsidRDefault="00BD7167" w:rsidP="00BD7167">
      <w:r w:rsidRPr="00630043">
        <w:t>SV</w:t>
      </w:r>
      <w:r w:rsidRPr="00B66FCC">
        <w:t xml:space="preserve"> z bioimpedancie</w:t>
      </w:r>
      <w:r w:rsidRPr="00630043">
        <w:t xml:space="preserve"> bol spočítaný kontinuálne</w:t>
      </w:r>
      <w:r w:rsidRPr="00B66FCC">
        <w:t xml:space="preserve"> </w:t>
      </w:r>
      <w:r w:rsidRPr="00B66FCC">
        <w:fldChar w:fldCharType="begin"/>
      </w:r>
      <w:r w:rsidR="00483D69">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sidR="00483D69">
        <w:rPr>
          <w:noProof/>
        </w:rPr>
        <w:t>[4]</w:t>
      </w:r>
      <w:r w:rsidRPr="00B66FCC">
        <w:fldChar w:fldCharType="end"/>
      </w:r>
      <w:r w:rsidRPr="00B66FCC">
        <w:t xml:space="preserve">. Parametre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B66FCC">
        <w:t xml:space="preserve"> a </w:t>
      </w:r>
      <w:r w:rsidR="00A37FEB">
        <w:t>S1S2</w:t>
      </w:r>
      <w:r w:rsidR="00A37FEB" w:rsidRPr="00630043">
        <w:t xml:space="preserve"> </w:t>
      </w:r>
      <w:r w:rsidRPr="00B66FCC">
        <w:t xml:space="preserve">boli priemerované cez 60, resp. 20 tepov aby sa eliminoval vplyv dýchania, rušenia a pohybov subjektu. Meranie bolo vykonané </w:t>
      </w:r>
      <w:r w:rsidRPr="00630043">
        <w:t>pri týchto podmienkach:</w:t>
      </w:r>
    </w:p>
    <w:p w14:paraId="54512848" w14:textId="77777777" w:rsidR="00BD7167" w:rsidRPr="00630043" w:rsidRDefault="00BD7167" w:rsidP="00BD7167"/>
    <w:p w14:paraId="48832D45" w14:textId="77777777" w:rsidR="00BD7167" w:rsidRPr="00B66FCC" w:rsidRDefault="00BD7167" w:rsidP="00BD7167">
      <w:pPr>
        <w:pStyle w:val="ListParagraph"/>
        <w:numPr>
          <w:ilvl w:val="0"/>
          <w:numId w:val="16"/>
        </w:numPr>
        <w:tabs>
          <w:tab w:val="left" w:pos="7140"/>
        </w:tabs>
      </w:pPr>
      <w:r w:rsidRPr="00630043">
        <w:t>pacient nehybne leží na lôžku a má nohy vodorovne</w:t>
      </w:r>
    </w:p>
    <w:p w14:paraId="6B6C851C" w14:textId="77777777" w:rsidR="00BD7167" w:rsidRPr="00630043" w:rsidRDefault="00BD7167" w:rsidP="00BD7167">
      <w:pPr>
        <w:pStyle w:val="ListParagraph"/>
        <w:numPr>
          <w:ilvl w:val="1"/>
          <w:numId w:val="16"/>
        </w:numPr>
        <w:tabs>
          <w:tab w:val="left" w:pos="7140"/>
        </w:tabs>
      </w:pPr>
      <w:r w:rsidRPr="00B66FCC">
        <w:t> SV je priemerovaný z 60-tich tepov</w:t>
      </w:r>
    </w:p>
    <w:p w14:paraId="3D3B633B" w14:textId="77777777" w:rsidR="00BD7167" w:rsidRPr="00B66FCC" w:rsidRDefault="00BD7167" w:rsidP="00BD7167">
      <w:pPr>
        <w:pStyle w:val="ListParagraph"/>
        <w:numPr>
          <w:ilvl w:val="0"/>
          <w:numId w:val="14"/>
        </w:numPr>
        <w:tabs>
          <w:tab w:val="left" w:pos="7140"/>
        </w:tabs>
      </w:pPr>
      <w:r w:rsidRPr="00630043">
        <w:t>pacient nehybne leží na lôžku a má zdvihnuté nohy</w:t>
      </w:r>
    </w:p>
    <w:p w14:paraId="2A5AA32E" w14:textId="77777777" w:rsidR="00BD7167" w:rsidRPr="00630043" w:rsidRDefault="00BD7167" w:rsidP="00BD7167">
      <w:pPr>
        <w:pStyle w:val="ListParagraph"/>
        <w:numPr>
          <w:ilvl w:val="1"/>
          <w:numId w:val="14"/>
        </w:numPr>
        <w:tabs>
          <w:tab w:val="left" w:pos="7140"/>
        </w:tabs>
      </w:pPr>
      <w:r w:rsidRPr="00B66FCC">
        <w:t> SV je priemerovaný z 60-tich tepov</w:t>
      </w:r>
    </w:p>
    <w:p w14:paraId="7232DFE5" w14:textId="77777777" w:rsidR="00BD7167" w:rsidRPr="00B66FCC" w:rsidRDefault="00BD7167" w:rsidP="00BD7167">
      <w:pPr>
        <w:pStyle w:val="ListParagraph"/>
        <w:numPr>
          <w:ilvl w:val="0"/>
          <w:numId w:val="14"/>
        </w:numPr>
        <w:tabs>
          <w:tab w:val="left" w:pos="7140"/>
        </w:tabs>
      </w:pPr>
      <w:r w:rsidRPr="00630043">
        <w:t>pacient šľape na horizontálnom rotopede s počiatočnou záťažou 25W ( trvanie záťaže 2 minúty), SV sa meria každých 20 sekúnd</w:t>
      </w:r>
    </w:p>
    <w:p w14:paraId="24C43946" w14:textId="77777777" w:rsidR="00BD7167" w:rsidRPr="00B66FCC" w:rsidRDefault="00BD7167" w:rsidP="00BD7167">
      <w:pPr>
        <w:pStyle w:val="ListParagraph"/>
        <w:numPr>
          <w:ilvl w:val="1"/>
          <w:numId w:val="14"/>
        </w:numPr>
        <w:tabs>
          <w:tab w:val="left" w:pos="7140"/>
        </w:tabs>
      </w:pPr>
      <w:r w:rsidRPr="00B66FCC">
        <w:t> SV je priemerovaný z 20-tich tepov</w:t>
      </w:r>
    </w:p>
    <w:p w14:paraId="16D5E742" w14:textId="77777777" w:rsidR="00BD7167" w:rsidRPr="00B66FCC" w:rsidRDefault="00BD7167" w:rsidP="00BD7167">
      <w:pPr>
        <w:pStyle w:val="ListParagraph"/>
        <w:numPr>
          <w:ilvl w:val="0"/>
          <w:numId w:val="14"/>
        </w:numPr>
        <w:tabs>
          <w:tab w:val="left" w:pos="7140"/>
        </w:tabs>
      </w:pPr>
      <w:r w:rsidRPr="00B66FCC">
        <w:t xml:space="preserve">záťaž na rotopede sa skokovo zvyšuje na 50W ( trvanie záťaže 2 minúty), SV sa meria každých 20 sekúnd </w:t>
      </w:r>
    </w:p>
    <w:p w14:paraId="271584A1" w14:textId="77777777" w:rsidR="00BD7167" w:rsidRPr="00B66FCC" w:rsidRDefault="00BD7167" w:rsidP="00BD7167">
      <w:pPr>
        <w:pStyle w:val="ListParagraph"/>
        <w:numPr>
          <w:ilvl w:val="1"/>
          <w:numId w:val="14"/>
        </w:numPr>
        <w:tabs>
          <w:tab w:val="left" w:pos="7140"/>
        </w:tabs>
      </w:pPr>
      <w:r w:rsidRPr="00B66FCC">
        <w:t> SV je priemerovaný z 20-tich tepov</w:t>
      </w:r>
    </w:p>
    <w:p w14:paraId="7F8DCA0F" w14:textId="77777777" w:rsidR="00BD7167" w:rsidRPr="00B66FCC" w:rsidRDefault="00BD7167" w:rsidP="00BD7167">
      <w:pPr>
        <w:pStyle w:val="ListParagraph"/>
        <w:numPr>
          <w:ilvl w:val="0"/>
          <w:numId w:val="14"/>
        </w:numPr>
        <w:tabs>
          <w:tab w:val="left" w:pos="7140"/>
        </w:tabs>
      </w:pPr>
      <w:r w:rsidRPr="00B66FCC">
        <w:t xml:space="preserve">záťaž na rotopede sa skokovo zvyšuje na 75W ( trvanie záťaže 2 minúty), SV sa meria každých 20 sekúnd </w:t>
      </w:r>
    </w:p>
    <w:p w14:paraId="7D8D9CC7" w14:textId="77777777" w:rsidR="00BD7167" w:rsidRPr="00B66FCC" w:rsidRDefault="00BD7167" w:rsidP="00BD7167">
      <w:pPr>
        <w:pStyle w:val="ListParagraph"/>
        <w:numPr>
          <w:ilvl w:val="1"/>
          <w:numId w:val="14"/>
        </w:numPr>
        <w:tabs>
          <w:tab w:val="left" w:pos="7140"/>
        </w:tabs>
      </w:pPr>
      <w:r w:rsidRPr="00B66FCC">
        <w:t> SV je priemerovaný z 20-tich tepov</w:t>
      </w:r>
    </w:p>
    <w:p w14:paraId="3CC47DE5" w14:textId="77777777" w:rsidR="00BD7167" w:rsidRPr="00B66FCC" w:rsidRDefault="00BD7167" w:rsidP="00BD7167">
      <w:pPr>
        <w:pStyle w:val="ListParagraph"/>
        <w:numPr>
          <w:ilvl w:val="0"/>
          <w:numId w:val="14"/>
        </w:numPr>
        <w:tabs>
          <w:tab w:val="left" w:pos="7140"/>
        </w:tabs>
      </w:pPr>
      <w:r w:rsidRPr="00630043">
        <w:lastRenderedPageBreak/>
        <w:t>po ukončení záťaže pacient opäť odpočíva na lôžku, SV sa počíta každú minútu (celkovo 7 minút)</w:t>
      </w:r>
    </w:p>
    <w:p w14:paraId="591EA0EB" w14:textId="77777777" w:rsidR="00BD7167" w:rsidRPr="00630043" w:rsidRDefault="00BD7167" w:rsidP="00BD7167">
      <w:pPr>
        <w:pStyle w:val="ListParagraph"/>
        <w:numPr>
          <w:ilvl w:val="1"/>
          <w:numId w:val="14"/>
        </w:numPr>
        <w:tabs>
          <w:tab w:val="left" w:pos="7140"/>
        </w:tabs>
      </w:pPr>
      <w:r w:rsidRPr="00B66FCC">
        <w:t> SV je priemerovaný z 60-tich tepov</w:t>
      </w:r>
    </w:p>
    <w:p w14:paraId="07103256" w14:textId="77777777" w:rsidR="00BD7167" w:rsidRPr="00B66FCC" w:rsidRDefault="00BD7167" w:rsidP="00BD7167"/>
    <w:p w14:paraId="114A42A3" w14:textId="03A40AB7" w:rsidR="00BD7167" w:rsidRPr="00630043" w:rsidRDefault="00BD7167" w:rsidP="00821763">
      <w:r w:rsidRPr="00B66FCC">
        <w:t xml:space="preserve">Meranie SV echokardiografiou bolo </w:t>
      </w:r>
      <w:r w:rsidR="00742559" w:rsidRPr="00B66FCC">
        <w:t>vykonané</w:t>
      </w:r>
      <w:r w:rsidRPr="00B66FCC">
        <w:t xml:space="preserve"> 20 sekúnd pre</w:t>
      </w:r>
      <w:r w:rsidR="00CA6536">
        <w:t>d</w:t>
      </w:r>
      <w:r w:rsidRPr="00B66FCC">
        <w:t xml:space="preserve"> koncom</w:t>
      </w:r>
      <w:r w:rsidRPr="00630043">
        <w:t xml:space="preserve"> každej z týchto fáz. </w:t>
      </w:r>
      <w:r w:rsidRPr="00B66FCC">
        <w:t xml:space="preserve">Meranie SV termodilúciou bolo vykonané na začiatku merania keď pacient ležal nehybne na </w:t>
      </w:r>
      <w:r w:rsidR="00742559" w:rsidRPr="00B66FCC">
        <w:t>lôžku</w:t>
      </w:r>
      <w:r w:rsidRPr="00B66FCC">
        <w:t xml:space="preserve">. U niektorých pacientov bolo záťažové meranie na rotopede ukončené </w:t>
      </w:r>
      <w:r w:rsidR="00742559" w:rsidRPr="00B66FCC">
        <w:t>predčasne</w:t>
      </w:r>
      <w:r w:rsidRPr="00B66FCC">
        <w:t xml:space="preserve"> ak sa u nich vyskytla </w:t>
      </w:r>
      <w:r w:rsidR="00742559" w:rsidRPr="00B66FCC">
        <w:t>dýchavičnosť</w:t>
      </w:r>
      <w:r w:rsidRPr="00B66FCC">
        <w:t xml:space="preserve"> alebo vyčerpanie.</w:t>
      </w:r>
      <w:bookmarkStart w:id="143" w:name="_Toc510268159"/>
    </w:p>
    <w:p w14:paraId="68EB14B2" w14:textId="7D16BED9" w:rsidR="00BD7167" w:rsidRPr="00630043" w:rsidRDefault="00BD7167" w:rsidP="0006154B">
      <w:pPr>
        <w:pStyle w:val="Heading3"/>
      </w:pPr>
      <w:bookmarkStart w:id="144" w:name="_Toc517301158"/>
      <w:r w:rsidRPr="00630043">
        <w:t xml:space="preserve">Výpočet </w:t>
      </w:r>
      <w:r w:rsidR="009076DD">
        <w:t>srdcov</w:t>
      </w:r>
      <w:r w:rsidRPr="00630043">
        <w:t>ého výdaja z impedancie krku</w:t>
      </w:r>
      <w:bookmarkEnd w:id="143"/>
      <w:bookmarkEnd w:id="144"/>
    </w:p>
    <w:p w14:paraId="473BCD1F" w14:textId="77777777" w:rsidR="00821763" w:rsidRDefault="00821763" w:rsidP="00BD7167"/>
    <w:p w14:paraId="322F1798" w14:textId="654F535F" w:rsidR="00BD7167" w:rsidRPr="00B519B6" w:rsidRDefault="00BD7167" w:rsidP="00BD7167">
      <w:r w:rsidRPr="00630043">
        <w:t xml:space="preserve">Na meranie </w:t>
      </w:r>
      <w:r w:rsidR="009076DD">
        <w:t>srdcov</w:t>
      </w:r>
      <w:r w:rsidRPr="00630043">
        <w:t xml:space="preserve">ého výdaja sa tradične používa impedancia hrudníka </w:t>
      </w:r>
      <w:r w:rsidRPr="00B66FCC">
        <w:fldChar w:fldCharType="begin"/>
      </w:r>
      <w:r w:rsidR="00483D69">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equations&lt;/IDText&gt;&lt;DisplayText&gt;[4]&lt;/DisplayText&gt;&lt;record&gt;&lt;keywords&gt;&lt;keyword&gt;Impedance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B66FCC">
        <w:fldChar w:fldCharType="separate"/>
      </w:r>
      <w:r w:rsidR="00483D69">
        <w:rPr>
          <w:noProof/>
        </w:rPr>
        <w:t>[4]</w:t>
      </w:r>
      <w:r w:rsidRPr="00B66FCC">
        <w:fldChar w:fldCharType="end"/>
      </w:r>
      <w:r w:rsidRPr="00630043">
        <w:t>. Pri štatistickom spracovaní bioimpedančných parametrov</w:t>
      </w:r>
      <w:r w:rsidRPr="00B66FCC">
        <w:t xml:space="preserve"> bolo ukázané  (</w:t>
      </w:r>
      <w:r w:rsidRPr="00B66FCC">
        <w:fldChar w:fldCharType="begin"/>
      </w:r>
      <w:r w:rsidRPr="00B66FCC">
        <w:instrText xml:space="preserve"> REF _Ref513900121 \h </w:instrText>
      </w:r>
      <w:r w:rsidRPr="00B66FCC">
        <w:fldChar w:fldCharType="separate"/>
      </w:r>
      <w:r w:rsidR="00E97B4A" w:rsidRPr="00B519B6">
        <w:t xml:space="preserve">Tabuľka </w:t>
      </w:r>
      <w:r w:rsidR="00E97B4A">
        <w:rPr>
          <w:noProof/>
        </w:rPr>
        <w:t>5</w:t>
      </w:r>
      <w:r w:rsidRPr="00B66FCC">
        <w:fldChar w:fldCharType="end"/>
      </w:r>
      <w:r w:rsidRPr="00B66FCC">
        <w:t xml:space="preserve">) že relatívna zmena parametra </w:t>
      </w:r>
      <m:oMath>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oMath>
      <w:r w:rsidRPr="00630043">
        <w:t xml:space="preserve"> </w:t>
      </w:r>
      <w:r w:rsidRPr="00B66FCC">
        <w:t xml:space="preserve">počas spontnánneho dýchania na hrudníku (kanál 3) je 8,7%, kdežto relatívna zmena na krku (kanál 1) je vyššia a to 10,6%. Predpokladáme, </w:t>
      </w:r>
      <w:r w:rsidRPr="00B519B6">
        <w:t xml:space="preserve">že vyššia relatívna zmena znamená vyššiu citlivosť parametra na zmeny v toku krvy. V nasledujúcej štúdii sme si preto pre meranie SV vybrali impedanciu krku. Navyše impedancia krku nie je ovplyvnená zmenami impedancie v dôsledku dýchania a pľúcneho obehu. Navrhnutá </w:t>
      </w:r>
      <w:del w:id="145" w:author="Pavel Jurak" w:date="2018-06-21T14:05:00Z">
        <w:r w:rsidRPr="00B519B6" w:rsidDel="00CF3DF3">
          <w:delText xml:space="preserve">nová </w:delText>
        </w:r>
      </w:del>
      <w:r w:rsidRPr="00B519B6">
        <w:t>metóda na stanovenie SV z impedancie krku bola porovnaná s meraním SV pomocou echokardiografie a termodilúcie.</w:t>
      </w:r>
    </w:p>
    <w:p w14:paraId="53A8F8D6" w14:textId="77777777" w:rsidR="00BD7167" w:rsidRPr="00B519B6" w:rsidRDefault="00BD7167" w:rsidP="00BD7167"/>
    <w:p w14:paraId="145F02AF" w14:textId="77777777" w:rsidR="00BD7167" w:rsidRPr="00B519B6" w:rsidRDefault="00BD7167" w:rsidP="00BD7167">
      <w:pPr>
        <w:pStyle w:val="Heading3"/>
      </w:pPr>
      <w:bookmarkStart w:id="146" w:name="_Toc510268161"/>
      <w:bookmarkStart w:id="147" w:name="_Toc517301159"/>
      <w:r w:rsidRPr="00B519B6">
        <w:t>Štatistické vyhodnotenie simultánneho merania</w:t>
      </w:r>
      <w:bookmarkEnd w:id="146"/>
      <w:bookmarkEnd w:id="147"/>
    </w:p>
    <w:p w14:paraId="1BF6BE5B" w14:textId="77777777" w:rsidR="00BD7167" w:rsidRPr="00B519B6" w:rsidRDefault="00BD7167" w:rsidP="00BD7167"/>
    <w:p w14:paraId="63F1672C" w14:textId="7DC1118C" w:rsidR="00BD7167" w:rsidRPr="00B519B6" w:rsidRDefault="00BD7167" w:rsidP="00BD7167">
      <w:r w:rsidRPr="00B519B6">
        <w:t>Pre štatistické spracovanie boli vybrané simultánne meranie SV echokardiografiou a</w:t>
      </w:r>
      <w:r w:rsidR="00EE587A" w:rsidRPr="00B519B6">
        <w:t xml:space="preserve"> </w:t>
      </w:r>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oMath>
      <w:r w:rsidRPr="00B519B6">
        <w:t> bioimpedanciou podľa rovnice</w:t>
      </w:r>
      <w:r w:rsidR="00EE587A" w:rsidRPr="00B519B6">
        <w:t xml:space="preserve"> (</w:t>
      </w:r>
      <w:r w:rsidR="00EE587A" w:rsidRPr="00B519B6">
        <w:fldChar w:fldCharType="begin"/>
      </w:r>
      <w:r w:rsidR="00EE587A" w:rsidRPr="00B519B6">
        <w:instrText xml:space="preserve"> REF SV_krk \h </w:instrText>
      </w:r>
      <w:r w:rsidR="00B519B6" w:rsidRPr="00B519B6">
        <w:instrText xml:space="preserve"> \* MERGEFORMAT </w:instrText>
      </w:r>
      <w:r w:rsidR="00EE587A" w:rsidRPr="00B519B6">
        <w:fldChar w:fldCharType="separate"/>
      </w:r>
      <w:r w:rsidR="00E97B4A">
        <w:rPr>
          <w:noProof/>
          <w:color w:val="000000"/>
        </w:rPr>
        <w:t>11</w:t>
      </w:r>
      <w:r w:rsidR="00EE587A" w:rsidRPr="00B519B6">
        <w:fldChar w:fldCharType="end"/>
      </w:r>
      <w:r w:rsidR="00EE587A" w:rsidRPr="00B519B6">
        <w:t>)</w:t>
      </w:r>
      <w:r w:rsidRPr="00B519B6">
        <w:t xml:space="preserve"> v dvoch momentoch počas merania:</w:t>
      </w:r>
    </w:p>
    <w:p w14:paraId="3F0FF314" w14:textId="77777777" w:rsidR="00BD7167" w:rsidRPr="00B519B6" w:rsidRDefault="00BD7167" w:rsidP="00BD7167">
      <w:pPr>
        <w:pStyle w:val="ListParagraph"/>
        <w:numPr>
          <w:ilvl w:val="0"/>
          <w:numId w:val="38"/>
        </w:numPr>
      </w:pPr>
      <w:r w:rsidRPr="00B519B6">
        <w:t>pacient nehybne leží na lôžku a má nohy vodorovne</w:t>
      </w:r>
    </w:p>
    <w:p w14:paraId="61ED15EA" w14:textId="77777777" w:rsidR="00BD7167" w:rsidRPr="00B519B6" w:rsidRDefault="00BD7167" w:rsidP="00B519B6">
      <w:pPr>
        <w:pStyle w:val="ListParagraph"/>
        <w:numPr>
          <w:ilvl w:val="0"/>
          <w:numId w:val="38"/>
        </w:numPr>
      </w:pPr>
      <w:r w:rsidRPr="00B519B6">
        <w:t xml:space="preserve">20 sekúnd pred koncom šlapania vo vodorovnej polohe na rotopede so záťažou 25W. </w:t>
      </w:r>
    </w:p>
    <w:p w14:paraId="5F6E8F11" w14:textId="77777777" w:rsidR="00BD7167" w:rsidRDefault="00BD7167" w:rsidP="00BD7167"/>
    <w:p w14:paraId="7A9A588C" w14:textId="61C7D71B" w:rsidR="00EE587A" w:rsidRPr="00630043" w:rsidRDefault="00EE587A" w:rsidP="00EE587A">
      <w:r>
        <w:t>SV počítaný z impedancie krku vyjadruje rovnica (</w:t>
      </w:r>
      <w:r>
        <w:fldChar w:fldCharType="begin"/>
      </w:r>
      <w:r>
        <w:instrText xml:space="preserve"> REF SV_krk \h </w:instrText>
      </w:r>
      <w:r>
        <w:fldChar w:fldCharType="separate"/>
      </w:r>
      <w:r w:rsidR="00E97B4A">
        <w:rPr>
          <w:noProof/>
          <w:color w:val="000000"/>
        </w:rPr>
        <w:t>11</w:t>
      </w:r>
      <w:r>
        <w:fldChar w:fldCharType="end"/>
      </w:r>
      <w:r>
        <w:t>).</w:t>
      </w:r>
    </w:p>
    <w:tbl>
      <w:tblPr>
        <w:tblW w:w="0" w:type="auto"/>
        <w:tblLook w:val="04A0" w:firstRow="1" w:lastRow="0" w:firstColumn="1" w:lastColumn="0" w:noHBand="0" w:noVBand="1"/>
      </w:tblPr>
      <w:tblGrid>
        <w:gridCol w:w="704"/>
        <w:gridCol w:w="7088"/>
        <w:gridCol w:w="702"/>
      </w:tblGrid>
      <w:tr w:rsidR="00EE587A" w:rsidRPr="00630043" w14:paraId="7DBEB0F7" w14:textId="77777777" w:rsidTr="00AA122D">
        <w:tc>
          <w:tcPr>
            <w:tcW w:w="704" w:type="dxa"/>
          </w:tcPr>
          <w:p w14:paraId="0E43F790" w14:textId="77777777" w:rsidR="00EE587A" w:rsidRPr="00630043" w:rsidRDefault="00EE587A" w:rsidP="00AA122D">
            <w:pPr>
              <w:jc w:val="center"/>
              <w:rPr>
                <w:color w:val="000000"/>
              </w:rPr>
            </w:pPr>
          </w:p>
        </w:tc>
        <w:tc>
          <w:tcPr>
            <w:tcW w:w="7088" w:type="dxa"/>
            <w:vAlign w:val="center"/>
          </w:tcPr>
          <w:p w14:paraId="607CF6CC" w14:textId="77777777" w:rsidR="00EE587A" w:rsidRPr="00630043" w:rsidRDefault="007352BD" w:rsidP="00EE587A">
            <w:pPr>
              <w:rPr>
                <w:color w:val="000000"/>
              </w:rPr>
            </w:pPr>
            <m:oMathPara>
              <m:oMath>
                <m:sSub>
                  <m:sSubPr>
                    <m:ctrlPr>
                      <w:rPr>
                        <w:rFonts w:ascii="Cambria Math" w:hAnsi="Cambria Math"/>
                        <w:i/>
                      </w:rPr>
                    </m:ctrlPr>
                  </m:sSubPr>
                  <m:e>
                    <m:r>
                      <w:rPr>
                        <w:rFonts w:ascii="Cambria Math" w:hAnsi="Cambria Math"/>
                      </w:rPr>
                      <m:t>SV</m:t>
                    </m:r>
                  </m:e>
                  <m:sub>
                    <m:r>
                      <w:rPr>
                        <w:rFonts w:ascii="Cambria Math" w:hAnsi="Cambria Math"/>
                      </w:rPr>
                      <m:t xml:space="preserve">n </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ITBV</m:t>
                        </m:r>
                      </m:sub>
                    </m:sSub>
                  </m:num>
                  <m:den>
                    <m:sSup>
                      <m:sSupPr>
                        <m:ctrlPr>
                          <w:rPr>
                            <w:rFonts w:ascii="Cambria Math" w:hAnsi="Cambria Math"/>
                            <w:i/>
                          </w:rPr>
                        </m:ctrlPr>
                      </m:sSupPr>
                      <m:e>
                        <m:r>
                          <w:rPr>
                            <w:rFonts w:ascii="Cambria Math" w:hAnsi="Cambria Math"/>
                          </w:rPr>
                          <m:t>ζ</m:t>
                        </m:r>
                      </m:e>
                      <m:sup>
                        <m:r>
                          <w:rPr>
                            <w:rFonts w:ascii="Cambria Math" w:hAnsi="Cambria Math"/>
                          </w:rPr>
                          <m:t>2</m:t>
                        </m:r>
                      </m:sup>
                    </m:sSup>
                  </m:den>
                </m:f>
                <m:rad>
                  <m:radPr>
                    <m:degHide m:val="1"/>
                    <m:ctrlPr>
                      <w:rPr>
                        <w:rFonts w:ascii="Cambria Math" w:hAnsi="Cambria Math"/>
                        <w:i/>
                      </w:rPr>
                    </m:ctrlPr>
                  </m:radPr>
                  <m:deg/>
                  <m:e>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S1S2 </m:t>
                </m:r>
                <m:d>
                  <m:dPr>
                    <m:ctrlPr>
                      <w:rPr>
                        <w:rFonts w:ascii="Cambria Math" w:hAnsi="Cambria Math"/>
                        <w:i/>
                      </w:rPr>
                    </m:ctrlPr>
                  </m:dPr>
                  <m:e>
                    <m:r>
                      <w:rPr>
                        <w:rFonts w:ascii="Cambria Math" w:hAnsi="Cambria Math"/>
                      </w:rPr>
                      <m:t>ml</m:t>
                    </m:r>
                  </m:e>
                </m:d>
                <m:r>
                  <m:rPr>
                    <m:sty m:val="p"/>
                  </m:rPr>
                  <w:rPr>
                    <w:rFonts w:ascii="Cambria Math" w:hAnsi="Cambria Math"/>
                    <w:color w:val="000000"/>
                  </w:rPr>
                  <m:t>.</m:t>
                </m:r>
              </m:oMath>
            </m:oMathPara>
          </w:p>
        </w:tc>
        <w:tc>
          <w:tcPr>
            <w:tcW w:w="702" w:type="dxa"/>
            <w:vAlign w:val="center"/>
          </w:tcPr>
          <w:p w14:paraId="3514E5BF" w14:textId="57B6CBD2" w:rsidR="00EE587A" w:rsidRPr="00630043" w:rsidRDefault="00EE587A" w:rsidP="00AA122D">
            <w:pPr>
              <w:jc w:val="center"/>
              <w:rPr>
                <w:color w:val="000000"/>
              </w:rPr>
            </w:pPr>
            <w:r w:rsidRPr="00630043">
              <w:rPr>
                <w:color w:val="000000"/>
              </w:rPr>
              <w:t>(</w:t>
            </w:r>
            <w:bookmarkStart w:id="148" w:name="SV_krk"/>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E97B4A">
              <w:rPr>
                <w:noProof/>
                <w:color w:val="000000"/>
              </w:rPr>
              <w:t>11</w:t>
            </w:r>
            <w:r w:rsidRPr="00B66FCC">
              <w:rPr>
                <w:color w:val="000000"/>
              </w:rPr>
              <w:fldChar w:fldCharType="end"/>
            </w:r>
            <w:bookmarkEnd w:id="148"/>
            <w:r w:rsidRPr="00630043">
              <w:rPr>
                <w:color w:val="000000"/>
              </w:rPr>
              <w:t>)</w:t>
            </w:r>
          </w:p>
        </w:tc>
      </w:tr>
    </w:tbl>
    <w:p w14:paraId="1797F91B" w14:textId="77777777" w:rsidR="00EE587A" w:rsidRDefault="00EE587A" w:rsidP="00BD7167"/>
    <w:p w14:paraId="3C3C4093" w14:textId="702D54DA" w:rsidR="00EE587A" w:rsidRPr="00EE587A" w:rsidRDefault="00EE587A" w:rsidP="00EE587A">
      <w:r>
        <w:t xml:space="preserve">, kde </w:t>
      </w:r>
      <m:oMath>
        <m:sSub>
          <m:sSubPr>
            <m:ctrlPr>
              <w:rPr>
                <w:rFonts w:ascii="Cambria Math" w:hAnsi="Cambria Math"/>
                <w:i/>
              </w:rPr>
            </m:ctrlPr>
          </m:sSubPr>
          <m:e>
            <m:r>
              <w:rPr>
                <w:rFonts w:ascii="Cambria Math" w:hAnsi="Cambria Math"/>
              </w:rPr>
              <m:t>Z</m:t>
            </m:r>
          </m:e>
          <m:sub>
            <m:r>
              <w:rPr>
                <w:rFonts w:ascii="Cambria Math" w:hAnsi="Cambria Math"/>
              </w:rPr>
              <m:t>n</m:t>
            </m:r>
          </m:sub>
        </m:sSub>
      </m:oMath>
      <w:r>
        <w:t xml:space="preserve"> je impedancia krku (</w:t>
      </w:r>
      <w:r w:rsidR="006456FC">
        <w:t>kanál 1</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ITBV</m:t>
            </m:r>
          </m:sub>
        </m:sSub>
        <m:r>
          <w:rPr>
            <w:rFonts w:ascii="Cambria Math" w:hAnsi="Cambria Math"/>
          </w:rPr>
          <m:t>=17,5*m (ml)</m:t>
        </m:r>
      </m:oMath>
      <w:r w:rsidRPr="00630043">
        <w:t xml:space="preserve">, </w:t>
      </w:r>
      <w:r>
        <w:t>kde m je telesná váha, k</w:t>
      </w:r>
      <w:r w:rsidRPr="00630043">
        <w:t xml:space="preserve">onštanta </w:t>
      </w:r>
      <m:oMath>
        <m:r>
          <w:rPr>
            <w:rFonts w:ascii="Cambria Math" w:hAnsi="Cambria Math"/>
          </w:rPr>
          <m:t xml:space="preserve">ζ= </m:t>
        </m:r>
        <m:f>
          <m:fPr>
            <m:ctrlPr>
              <w:rPr>
                <w:rFonts w:ascii="Cambria Math" w:hAnsi="Cambria Math"/>
                <w:i/>
              </w:rPr>
            </m:ctrlPr>
          </m:fPr>
          <m:num>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K</m:t>
            </m:r>
          </m:num>
          <m:den>
            <m:r>
              <w:rPr>
                <w:rFonts w:ascii="Cambria Math" w:hAnsi="Cambria Math"/>
              </w:rPr>
              <m:t>2</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xml:space="preserve"> + </m:t>
            </m:r>
            <m:sSubSup>
              <m:sSubSupPr>
                <m:ctrlPr>
                  <w:rPr>
                    <w:rFonts w:ascii="Cambria Math" w:hAnsi="Cambria Math"/>
                    <w:i/>
                  </w:rPr>
                </m:ctrlPr>
              </m:sSubSupPr>
              <m:e>
                <m:r>
                  <w:rPr>
                    <w:rFonts w:ascii="Cambria Math" w:hAnsi="Cambria Math"/>
                  </w:rPr>
                  <m:t>Z</m:t>
                </m:r>
              </m:e>
              <m:sub>
                <m:r>
                  <w:rPr>
                    <w:rFonts w:ascii="Cambria Math" w:hAnsi="Cambria Math"/>
                  </w:rPr>
                  <m:t>C</m:t>
                </m:r>
              </m:sub>
              <m:sup>
                <m:r>
                  <w:rPr>
                    <w:rFonts w:ascii="Cambria Math" w:hAnsi="Cambria Math"/>
                  </w:rPr>
                  <m:t>2</m:t>
                </m:r>
              </m:sup>
            </m:sSubSup>
            <m:r>
              <w:rPr>
                <w:rFonts w:ascii="Cambria Math" w:hAnsi="Cambria Math"/>
              </w:rPr>
              <m:t>- +</m:t>
            </m:r>
            <m:sSub>
              <m:sSubPr>
                <m:ctrlPr>
                  <w:rPr>
                    <w:rFonts w:ascii="Cambria Math" w:hAnsi="Cambria Math"/>
                    <w:i/>
                  </w:rPr>
                </m:ctrlPr>
              </m:sSubPr>
              <m:e>
                <m:r>
                  <w:rPr>
                    <w:rFonts w:ascii="Cambria Math" w:hAnsi="Cambria Math"/>
                  </w:rPr>
                  <m:t>Z</m:t>
                </m:r>
              </m:e>
              <m:sub>
                <m:r>
                  <w:rPr>
                    <w:rFonts w:ascii="Cambria Math" w:hAnsi="Cambria Math"/>
                  </w:rPr>
                  <m:t>C</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+K</m:t>
            </m:r>
          </m:den>
        </m:f>
      </m:oMath>
      <w:r w:rsidRPr="00630043">
        <w:t xml:space="preserve">, </w:t>
      </w:r>
      <w:r>
        <w:t xml:space="preserve">kde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t xml:space="preserve"> = 20</w:t>
      </w:r>
      <w:r w:rsidRPr="00630043">
        <w:t>,  a</w:t>
      </w:r>
      <m:oMath>
        <m:r>
          <w:rPr>
            <w:rFonts w:ascii="Cambria Math" w:hAnsi="Cambria Math" w:hint="eastAsia"/>
          </w:rPr>
          <m:t> </m:t>
        </m:r>
        <m:r>
          <w:rPr>
            <w:rFonts w:ascii="Cambria Math" w:hAnsi="Cambria Math"/>
          </w:rPr>
          <m:t>K</m:t>
        </m:r>
      </m:oMath>
      <w:r>
        <w:t>→0 je triviálna konštanta. Táto rovnica je analogickou rovnicou (</w:t>
      </w:r>
      <w:r>
        <w:fldChar w:fldCharType="begin"/>
      </w:r>
      <w:r>
        <w:instrText xml:space="preserve"> REF Berstain_model_3 \h </w:instrText>
      </w:r>
      <w:r>
        <w:fldChar w:fldCharType="separate"/>
      </w:r>
      <w:r w:rsidR="00E97B4A">
        <w:rPr>
          <w:noProof/>
          <w:color w:val="000000"/>
        </w:rPr>
        <w:t>7</w:t>
      </w:r>
      <w:r>
        <w:fldChar w:fldCharType="end"/>
      </w:r>
      <w:r>
        <w:t>) pre výpočrt SV z impedancie krku.</w:t>
      </w:r>
    </w:p>
    <w:p w14:paraId="6E8610FB" w14:textId="77777777" w:rsidR="00EE587A" w:rsidRDefault="00EE587A" w:rsidP="00EE587A"/>
    <w:p w14:paraId="28465543" w14:textId="77777777" w:rsidR="00BD7167" w:rsidRPr="00EE587A" w:rsidRDefault="00BD7167" w:rsidP="00EE587A">
      <w:r w:rsidRPr="00B66FCC">
        <w:t>Boli spracované dva druhy výpočtu SV z bioimpedancie:</w:t>
      </w:r>
    </w:p>
    <w:p w14:paraId="2D41AA5B" w14:textId="55F98435" w:rsidR="00BD7167" w:rsidRPr="00B66FCC" w:rsidRDefault="00BD7167" w:rsidP="00BD7167">
      <w:pPr>
        <w:pStyle w:val="ListParagraph"/>
        <w:numPr>
          <w:ilvl w:val="0"/>
          <w:numId w:val="43"/>
        </w:numPr>
      </w:pPr>
      <w:r w:rsidRPr="00B66FCC">
        <w:t>Výpočet SV podľa rovnice (</w:t>
      </w:r>
      <w:r w:rsidR="00EE587A">
        <w:fldChar w:fldCharType="begin"/>
      </w:r>
      <w:r w:rsidR="00EE587A">
        <w:instrText xml:space="preserve"> REF SV_krk \h </w:instrText>
      </w:r>
      <w:r w:rsidR="00EE587A">
        <w:fldChar w:fldCharType="separate"/>
      </w:r>
      <w:r w:rsidR="00E97B4A">
        <w:rPr>
          <w:noProof/>
          <w:color w:val="000000"/>
        </w:rPr>
        <w:t>11</w:t>
      </w:r>
      <w:r w:rsidR="00EE587A">
        <w:fldChar w:fldCharType="end"/>
      </w:r>
      <w:r w:rsidRPr="00B66FCC">
        <w:t xml:space="preserve">) –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66FCC">
        <w:t xml:space="preserve">  a </w:t>
      </w:r>
      <w:r w:rsidR="00A37FEB">
        <w:t>S1S2</w:t>
      </w:r>
      <w:r w:rsidR="00A37FEB" w:rsidRPr="00630043">
        <w:t xml:space="preserve"> </w:t>
      </w:r>
      <w:r w:rsidRPr="00B66FCC">
        <w:t xml:space="preserve">sa tu násobia </w:t>
      </w:r>
      <w:r w:rsidR="00EE587A" w:rsidRPr="00B66FCC">
        <w:t>konštantou</w:t>
      </w:r>
      <w:r w:rsidRPr="00B66FCC">
        <w:t xml:space="preserve"> a váho</w:t>
      </w:r>
      <w:r w:rsidR="00EE587A">
        <w:t>u</w:t>
      </w:r>
      <w:r w:rsidRPr="00B66FCC">
        <w:t xml:space="preserve"> subjektu (</w:t>
      </w:r>
      <w:r w:rsidR="00EE587A" w:rsidRPr="00B66FCC">
        <w:t>nazvime</w:t>
      </w:r>
      <w:r w:rsidRPr="00B66FCC">
        <w:t xml:space="preserve"> to normalizáciou na váhu)</w:t>
      </w:r>
    </w:p>
    <w:p w14:paraId="4B3135AE" w14:textId="0EBCE7EC" w:rsidR="00BD7167" w:rsidRPr="00B66FCC" w:rsidRDefault="00BD7167" w:rsidP="00BD7167">
      <w:pPr>
        <w:pStyle w:val="ListParagraph"/>
        <w:numPr>
          <w:ilvl w:val="0"/>
          <w:numId w:val="43"/>
        </w:numPr>
      </w:pPr>
      <w:r w:rsidRPr="00B66FCC">
        <w:t>Výpočet SV ako normalizácia na termodilúciu podľa rovnice (</w:t>
      </w:r>
      <w:r w:rsidRPr="00B66FCC">
        <w:fldChar w:fldCharType="begin"/>
      </w:r>
      <w:r w:rsidRPr="00B66FCC">
        <w:instrText xml:space="preserve"> REF nromalizacia_termodilucia \h </w:instrText>
      </w:r>
      <w:r w:rsidRPr="00B66FCC">
        <w:fldChar w:fldCharType="separate"/>
      </w:r>
      <w:r w:rsidR="00E97B4A">
        <w:rPr>
          <w:noProof/>
          <w:color w:val="000000"/>
        </w:rPr>
        <w:t>12</w:t>
      </w:r>
      <w:r w:rsidRPr="00B66FCC">
        <w:fldChar w:fldCharType="end"/>
      </w:r>
      <w:r w:rsidRPr="00B66FCC">
        <w:t xml:space="preserve">). Bioimpedančné parametre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oMath>
      <w:r w:rsidRPr="00B66FCC">
        <w:t xml:space="preserve">  a</w:t>
      </w:r>
      <w:r w:rsidR="00A37FEB">
        <w:t> S1S2</w:t>
      </w:r>
      <w:r w:rsidRPr="00B66FCC">
        <w:t xml:space="preserve"> sú vynásobené a ich hodnota je normalizovaná hodnotou </w:t>
      </w:r>
      <m:oMath>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oMath>
      <w:r w:rsidRPr="00B66FCC">
        <w:t xml:space="preserve"> nameranej termodilúciou počas kľudu na lôžku </w:t>
      </w:r>
    </w:p>
    <w:p w14:paraId="39E53F22" w14:textId="77777777" w:rsidR="00BD7167" w:rsidRPr="00B66FCC" w:rsidRDefault="00BD7167" w:rsidP="00BD7167">
      <w:pPr>
        <w:pStyle w:val="ListParagraph"/>
        <w:ind w:left="720"/>
      </w:pPr>
    </w:p>
    <w:tbl>
      <w:tblPr>
        <w:tblW w:w="0" w:type="auto"/>
        <w:tblLook w:val="04A0" w:firstRow="1" w:lastRow="0" w:firstColumn="1" w:lastColumn="0" w:noHBand="0" w:noVBand="1"/>
      </w:tblPr>
      <w:tblGrid>
        <w:gridCol w:w="704"/>
        <w:gridCol w:w="7088"/>
        <w:gridCol w:w="702"/>
      </w:tblGrid>
      <w:tr w:rsidR="00BD7167" w:rsidRPr="00630043" w14:paraId="6FDB3ABB" w14:textId="77777777" w:rsidTr="00BD7167">
        <w:tc>
          <w:tcPr>
            <w:tcW w:w="704" w:type="dxa"/>
          </w:tcPr>
          <w:p w14:paraId="2AB3DCE9" w14:textId="77777777" w:rsidR="00BD7167" w:rsidRPr="00630043" w:rsidRDefault="00BD7167" w:rsidP="00BD7167">
            <w:pPr>
              <w:jc w:val="center"/>
              <w:rPr>
                <w:color w:val="000000"/>
              </w:rPr>
            </w:pPr>
          </w:p>
        </w:tc>
        <w:tc>
          <w:tcPr>
            <w:tcW w:w="7088" w:type="dxa"/>
            <w:vAlign w:val="center"/>
          </w:tcPr>
          <w:p w14:paraId="512E9D27" w14:textId="77777777" w:rsidR="00BD7167" w:rsidRPr="00B66FCC" w:rsidRDefault="00BD7167" w:rsidP="00BD7167">
            <w:pPr>
              <w:jc w:val="center"/>
            </w:pPr>
            <w:r w:rsidRPr="00630043">
              <w:rPr>
                <w:color w:val="000000"/>
              </w:rPr>
              <w:t xml:space="preserve">SV =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r>
                <w:rPr>
                  <w:rFonts w:ascii="Cambria Math" w:hAnsi="Cambria Math"/>
                </w:rPr>
                <m:t xml:space="preserve">. x; </m:t>
              </m:r>
            </m:oMath>
          </w:p>
          <w:p w14:paraId="044FB817" w14:textId="77777777" w:rsidR="00BD7167" w:rsidRPr="00B66FCC" w:rsidRDefault="00BD7167" w:rsidP="00BD7167">
            <w:pPr>
              <w:jc w:val="center"/>
            </w:pPr>
          </w:p>
          <w:p w14:paraId="0155F272" w14:textId="77777777" w:rsidR="00BD7167" w:rsidRPr="00630043" w:rsidRDefault="00BD7167" w:rsidP="00BD7167">
            <w:pPr>
              <w:jc w:val="center"/>
              <w:rPr>
                <w:color w:val="000000"/>
              </w:rPr>
            </w:pPr>
            <m:oMath>
              <m:r>
                <w:rPr>
                  <w:rFonts w:ascii="Cambria Math" w:hAnsi="Cambria Math"/>
                </w:rPr>
                <m:t>x=</m:t>
              </m:r>
              <m:f>
                <m:fPr>
                  <m:type m:val="skw"/>
                  <m:ctrlPr>
                    <w:rPr>
                      <w:rFonts w:ascii="Cambria Math" w:hAnsi="Cambria Math"/>
                      <w:i/>
                    </w:rPr>
                  </m:ctrlPr>
                </m:fPr>
                <m:num>
                  <m:sSub>
                    <m:sSubPr>
                      <m:ctrlPr>
                        <w:rPr>
                          <w:rFonts w:ascii="Cambria Math" w:hAnsi="Cambria Math"/>
                          <w:i/>
                        </w:rPr>
                      </m:ctrlPr>
                    </m:sSubPr>
                    <m:e>
                      <m:r>
                        <w:rPr>
                          <w:rFonts w:ascii="Cambria Math" w:hAnsi="Cambria Math"/>
                        </w:rPr>
                        <m:t>SV</m:t>
                      </m:r>
                    </m:e>
                    <m:sub>
                      <m:r>
                        <w:rPr>
                          <w:rFonts w:ascii="Cambria Math" w:hAnsi="Cambria Math"/>
                        </w:rPr>
                        <m:t>termo, k</m:t>
                      </m:r>
                      <m:r>
                        <w:rPr>
                          <w:rFonts w:ascii="Cambria Math" w:hAnsi="Cambria Math" w:hint="eastAsia"/>
                        </w:rPr>
                        <m:t>ľ</m:t>
                      </m:r>
                      <m:r>
                        <w:rPr>
                          <w:rFonts w:ascii="Cambria Math" w:hAnsi="Cambria Math"/>
                        </w:rPr>
                        <m:t>ud</m:t>
                      </m:r>
                    </m:sub>
                  </m:sSub>
                </m:num>
                <m:den>
                  <m:rad>
                    <m:radPr>
                      <m:degHide m:val="1"/>
                      <m:ctrlPr>
                        <w:rPr>
                          <w:rFonts w:ascii="Cambria Math" w:hAnsi="Cambria Math"/>
                          <w:i/>
                        </w:rPr>
                      </m:ctrlPr>
                    </m:radPr>
                    <m:deg/>
                    <m:e>
                      <m:f>
                        <m:fPr>
                          <m:ctrlPr>
                            <w:rPr>
                              <w:rFonts w:ascii="Cambria Math" w:hAnsi="Cambria Math"/>
                              <w:i/>
                            </w:rPr>
                          </m:ctrlPr>
                        </m:fPr>
                        <m:num>
                          <m:r>
                            <w:rPr>
                              <w:rFonts w:ascii="Cambria Math" w:hAnsi="Cambria Math"/>
                            </w:rPr>
                            <m:t>-dZ(t</m:t>
                          </m:r>
                          <m:f>
                            <m:fPr>
                              <m:type m:val="lin"/>
                              <m:ctrlPr>
                                <w:rPr>
                                  <w:rFonts w:ascii="Cambria Math" w:hAnsi="Cambria Math"/>
                                  <w:i/>
                                </w:rPr>
                              </m:ctrlPr>
                            </m:fPr>
                            <m:num>
                              <m:r>
                                <w:rPr>
                                  <w:rFonts w:ascii="Cambria Math" w:hAnsi="Cambria Math"/>
                                </w:rPr>
                                <m:t>)</m:t>
                              </m:r>
                            </m:num>
                            <m:den>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max</m:t>
                                  </m:r>
                                </m:sub>
                              </m:sSub>
                            </m:den>
                          </m:f>
                        </m:num>
                        <m:den>
                          <m:sSub>
                            <m:sSubPr>
                              <m:ctrlPr>
                                <w:rPr>
                                  <w:rFonts w:ascii="Cambria Math" w:hAnsi="Cambria Math"/>
                                  <w:i/>
                                </w:rPr>
                              </m:ctrlPr>
                            </m:sSubPr>
                            <m:e>
                              <m:r>
                                <w:rPr>
                                  <w:rFonts w:ascii="Cambria Math" w:hAnsi="Cambria Math"/>
                                </w:rPr>
                                <m:t>Z</m:t>
                              </m:r>
                            </m:e>
                            <m:sub>
                              <m:r>
                                <w:rPr>
                                  <w:rFonts w:ascii="Cambria Math" w:hAnsi="Cambria Math"/>
                                </w:rPr>
                                <m:t>0</m:t>
                              </m:r>
                            </m:sub>
                          </m:sSub>
                        </m:den>
                      </m:f>
                    </m:e>
                  </m:rad>
                  <m:r>
                    <w:rPr>
                      <w:rFonts w:ascii="Cambria Math" w:hAnsi="Cambria Math"/>
                    </w:rPr>
                    <m:t xml:space="preserve"> . </m:t>
                  </m:r>
                  <m:r>
                    <m:rPr>
                      <m:sty m:val="p"/>
                    </m:rPr>
                    <w:rPr>
                      <w:rFonts w:ascii="Cambria Math" w:hAnsi="Cambria Math"/>
                    </w:rPr>
                    <m:t xml:space="preserve">S1S2 </m:t>
                  </m:r>
                </m:den>
              </m:f>
            </m:oMath>
            <w:r w:rsidRPr="00630043">
              <w:t xml:space="preserve"> </w:t>
            </w:r>
          </w:p>
        </w:tc>
        <w:tc>
          <w:tcPr>
            <w:tcW w:w="702" w:type="dxa"/>
            <w:vAlign w:val="center"/>
          </w:tcPr>
          <w:p w14:paraId="5942B9B5" w14:textId="3CC91A1F" w:rsidR="00BD7167" w:rsidRPr="00630043" w:rsidRDefault="00BD7167" w:rsidP="00BD7167">
            <w:pPr>
              <w:jc w:val="center"/>
              <w:rPr>
                <w:color w:val="000000"/>
              </w:rPr>
            </w:pPr>
            <w:r w:rsidRPr="00630043">
              <w:rPr>
                <w:color w:val="000000"/>
              </w:rPr>
              <w:t>(</w:t>
            </w:r>
            <w:bookmarkStart w:id="149" w:name="nromalizacia_termodilucia"/>
            <w:r w:rsidRPr="00B66FCC">
              <w:rPr>
                <w:color w:val="000000"/>
              </w:rPr>
              <w:fldChar w:fldCharType="begin"/>
            </w:r>
            <w:r w:rsidRPr="00630043">
              <w:rPr>
                <w:color w:val="000000"/>
              </w:rPr>
              <w:instrText xml:space="preserve"> SEQ eq \* MERGEFORMAT </w:instrText>
            </w:r>
            <w:r w:rsidRPr="00B66FCC">
              <w:rPr>
                <w:color w:val="000000"/>
              </w:rPr>
              <w:fldChar w:fldCharType="separate"/>
            </w:r>
            <w:r w:rsidR="00E97B4A">
              <w:rPr>
                <w:noProof/>
                <w:color w:val="000000"/>
              </w:rPr>
              <w:t>12</w:t>
            </w:r>
            <w:r w:rsidRPr="00B66FCC">
              <w:rPr>
                <w:color w:val="000000"/>
              </w:rPr>
              <w:fldChar w:fldCharType="end"/>
            </w:r>
            <w:bookmarkEnd w:id="149"/>
            <w:r w:rsidRPr="00630043">
              <w:rPr>
                <w:color w:val="000000"/>
              </w:rPr>
              <w:t>)</w:t>
            </w:r>
          </w:p>
        </w:tc>
      </w:tr>
    </w:tbl>
    <w:p w14:paraId="48690567" w14:textId="77777777" w:rsidR="00BD7167" w:rsidRPr="00B66FCC" w:rsidRDefault="00BD7167" w:rsidP="00BD7167"/>
    <w:p w14:paraId="000128CC" w14:textId="77777777" w:rsidR="00BD7167" w:rsidRPr="00B66FCC" w:rsidRDefault="00BD7167" w:rsidP="00BD7167">
      <w:r w:rsidRPr="00630043">
        <w:t xml:space="preserve">Zvyšné fázy merania boli z tejto analýzy vylúčené pre nízku kvalitu signálu impedancie krku. </w:t>
      </w:r>
    </w:p>
    <w:p w14:paraId="4786CE8F" w14:textId="77777777" w:rsidR="00BD7167" w:rsidRPr="00B66FCC" w:rsidRDefault="00BD7167" w:rsidP="00BD7167">
      <w:pPr>
        <w:pStyle w:val="Heading3"/>
      </w:pPr>
      <w:bookmarkStart w:id="150" w:name="_Toc517301160"/>
      <w:r w:rsidRPr="00B66FCC">
        <w:t>Výsledky</w:t>
      </w:r>
      <w:bookmarkEnd w:id="150"/>
    </w:p>
    <w:p w14:paraId="19AF237D" w14:textId="0A5BF51E" w:rsidR="00BD7167" w:rsidRPr="00630043" w:rsidRDefault="00BD7167" w:rsidP="00BD7167">
      <w:r w:rsidRPr="00630043">
        <w:t>Pri štatistickom spracovaní dát bol spočítaný Personov korelačný koeficient pre simultánne meranie SV echkardiografiou a bioimpedanciou z krku (kanál 1).:</w:t>
      </w:r>
    </w:p>
    <w:p w14:paraId="6EF12416" w14:textId="77777777" w:rsidR="00BD7167" w:rsidRPr="00630043" w:rsidRDefault="00BD7167" w:rsidP="00BD7167">
      <w:pPr>
        <w:pStyle w:val="ListParagraph"/>
        <w:numPr>
          <w:ilvl w:val="0"/>
          <w:numId w:val="39"/>
        </w:numPr>
      </w:pPr>
      <w:r w:rsidRPr="00630043">
        <w:t>Korelačný koeficient dosahoval hodnotu 0,</w:t>
      </w:r>
      <w:r w:rsidRPr="00B66FCC">
        <w:t>68, pri normalizácií na váhu a 0,67 pri normalizácií na termodilúciu</w:t>
      </w:r>
      <w:r w:rsidRPr="00630043">
        <w:t xml:space="preserve">. </w:t>
      </w:r>
    </w:p>
    <w:p w14:paraId="34024A3E" w14:textId="77777777" w:rsidR="00BD7167" w:rsidRPr="00630043" w:rsidRDefault="00BD7167" w:rsidP="00BD7167">
      <w:pPr>
        <w:pStyle w:val="ListParagraph"/>
        <w:numPr>
          <w:ilvl w:val="0"/>
          <w:numId w:val="39"/>
        </w:numPr>
      </w:pPr>
      <w:r w:rsidRPr="00630043">
        <w:t>Regresná priamka má smernicu 0,</w:t>
      </w:r>
      <w:r w:rsidRPr="00B66FCC">
        <w:t>88 resp.</w:t>
      </w:r>
      <w:r w:rsidRPr="00630043">
        <w:t xml:space="preserve">1,1. </w:t>
      </w:r>
    </w:p>
    <w:p w14:paraId="56E6F5E1" w14:textId="77777777" w:rsidR="00BD7167" w:rsidRPr="00630043" w:rsidRDefault="00BD7167" w:rsidP="00BD7167"/>
    <w:p w14:paraId="75738BE8" w14:textId="65EFE0B9" w:rsidR="00BD7167" w:rsidRPr="00630043" w:rsidRDefault="00BD7167" w:rsidP="00BD7167">
      <w:r w:rsidRPr="00630043">
        <w:t xml:space="preserve">Regresnú priamku a párové meranie zachytáva </w:t>
      </w:r>
      <w:r w:rsidRPr="00B66FCC">
        <w:fldChar w:fldCharType="begin"/>
      </w:r>
      <w:r w:rsidRPr="00630043">
        <w:instrText xml:space="preserve"> REF _Ref509784538 \h </w:instrText>
      </w:r>
      <w:r w:rsidRPr="00B66FCC">
        <w:fldChar w:fldCharType="separate"/>
      </w:r>
      <w:r w:rsidR="00E97B4A" w:rsidRPr="00630043">
        <w:t xml:space="preserve">Obrázok </w:t>
      </w:r>
      <w:r w:rsidR="00E97B4A">
        <w:rPr>
          <w:noProof/>
        </w:rPr>
        <w:t>3</w:t>
      </w:r>
      <w:r w:rsidR="00E97B4A">
        <w:t>.</w:t>
      </w:r>
      <w:r w:rsidR="00E97B4A">
        <w:rPr>
          <w:noProof/>
        </w:rPr>
        <w:t>9</w:t>
      </w:r>
      <w:r w:rsidRPr="00B66FCC">
        <w:fldChar w:fldCharType="end"/>
      </w:r>
      <w:r w:rsidRPr="00630043">
        <w:t>.</w:t>
      </w:r>
    </w:p>
    <w:p w14:paraId="6CCB34F2" w14:textId="77777777" w:rsidR="00BD7167" w:rsidRPr="00630043" w:rsidRDefault="00BD7167" w:rsidP="00BD7167">
      <w:pPr>
        <w:jc w:val="center"/>
      </w:pPr>
      <w:r w:rsidRPr="00B66FCC">
        <w:rPr>
          <w:noProof/>
          <w:lang w:val="en-US" w:eastAsia="en-US"/>
        </w:rPr>
        <w:drawing>
          <wp:inline distT="0" distB="0" distL="0" distR="0" wp14:anchorId="6CCF113E" wp14:editId="5ED57135">
            <wp:extent cx="3947393" cy="2954215"/>
            <wp:effectExtent l="0" t="0" r="0" b="0"/>
            <wp:docPr id="35" name="Obrázok 35" descr="C:\Users\Peto\AppData\Local\Microsoft\Windows\INetCache\Content.Word\Z1_termo_corr_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Peto\AppData\Local\Microsoft\Windows\INetCache\Content.Word\Z1_termo_corr_f.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87250" cy="2984044"/>
                    </a:xfrm>
                    <a:prstGeom prst="rect">
                      <a:avLst/>
                    </a:prstGeom>
                    <a:noFill/>
                    <a:ln>
                      <a:noFill/>
                    </a:ln>
                  </pic:spPr>
                </pic:pic>
              </a:graphicData>
            </a:graphic>
          </wp:inline>
        </w:drawing>
      </w:r>
    </w:p>
    <w:p w14:paraId="4ABB16E2" w14:textId="639DFA22" w:rsidR="00BD7167" w:rsidRPr="00630043" w:rsidRDefault="00BD7167" w:rsidP="00BD7167">
      <w:pPr>
        <w:pStyle w:val="Caption"/>
        <w:spacing w:before="240"/>
        <w:rPr>
          <w:vanish/>
          <w:lang w:val="sk-SK"/>
          <w:specVanish/>
        </w:rPr>
      </w:pPr>
      <w:bookmarkStart w:id="151" w:name="_Ref509784538"/>
      <w:bookmarkStart w:id="152" w:name="_Toc516835692"/>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E97B4A">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9</w:t>
      </w:r>
      <w:r>
        <w:rPr>
          <w:lang w:val="sk-SK"/>
        </w:rPr>
        <w:fldChar w:fldCharType="end"/>
      </w:r>
      <w:bookmarkEnd w:id="151"/>
      <w:r w:rsidRPr="00630043">
        <w:rPr>
          <w:lang w:val="sk-SK"/>
        </w:rPr>
        <w:t>: SV z impedancie krku a jeho porovnanie s meraním SV echokardiografiou</w:t>
      </w:r>
      <w:bookmarkEnd w:id="152"/>
      <w:r w:rsidRPr="00630043">
        <w:rPr>
          <w:vanish/>
          <w:lang w:val="sk-SK"/>
          <w:specVanish/>
        </w:rPr>
        <w:t xml:space="preserve"> </w:t>
      </w:r>
    </w:p>
    <w:p w14:paraId="0669B665" w14:textId="23E64BFF" w:rsidR="00BD7167" w:rsidRPr="00630043" w:rsidRDefault="00BD7167" w:rsidP="00BD7167">
      <w:pPr>
        <w:pStyle w:val="Caption"/>
        <w:rPr>
          <w:lang w:val="sk-SK"/>
        </w:rPr>
      </w:pPr>
      <w:r w:rsidRPr="00630043">
        <w:rPr>
          <w:lang w:val="sk-SK"/>
        </w:rPr>
        <w:t xml:space="preserve">. </w:t>
      </w:r>
      <w:r w:rsidRPr="00B66FCC">
        <w:rPr>
          <w:lang w:val="sk-SK"/>
        </w:rPr>
        <w:t>Červené hviezdy reprezentujú meranie SV echom a bioimpedanciou podľa rovnice (</w:t>
      </w:r>
      <w:r w:rsidR="00EE587A">
        <w:fldChar w:fldCharType="begin"/>
      </w:r>
      <w:r w:rsidR="00EE587A">
        <w:instrText xml:space="preserve"> REF SV_krk \h </w:instrText>
      </w:r>
      <w:r w:rsidR="00EE587A">
        <w:fldChar w:fldCharType="separate"/>
      </w:r>
      <w:r w:rsidR="00E97B4A">
        <w:rPr>
          <w:noProof/>
          <w:color w:val="000000"/>
        </w:rPr>
        <w:t>11</w:t>
      </w:r>
      <w:r w:rsidR="00EE587A">
        <w:fldChar w:fldCharType="end"/>
      </w:r>
      <w:r w:rsidRPr="00B66FCC">
        <w:rPr>
          <w:lang w:val="sk-SK"/>
        </w:rPr>
        <w:t>). Modré hviezdy reprezentujú meranie SV echom a bioimpedanciou normalizivanej na termodilúciu</w:t>
      </w:r>
      <w:r w:rsidRPr="00630043">
        <w:rPr>
          <w:lang w:val="sk-SK"/>
        </w:rPr>
        <w:t>.</w:t>
      </w:r>
    </w:p>
    <w:p w14:paraId="0864AF03" w14:textId="77777777" w:rsidR="00BD7167" w:rsidRPr="00B66FCC" w:rsidRDefault="00BD7167" w:rsidP="00BD7167"/>
    <w:p w14:paraId="199AB825" w14:textId="77777777" w:rsidR="00BD7167" w:rsidRPr="00B66FCC" w:rsidRDefault="00BD7167" w:rsidP="00BD7167">
      <w:pPr>
        <w:pStyle w:val="Heading3"/>
      </w:pPr>
      <w:bookmarkStart w:id="153" w:name="_Toc517301161"/>
      <w:commentRangeStart w:id="154"/>
      <w:r w:rsidRPr="00B66FCC">
        <w:t>Diskusia</w:t>
      </w:r>
      <w:bookmarkEnd w:id="153"/>
      <w:commentRangeEnd w:id="154"/>
      <w:r w:rsidR="002A26AC">
        <w:rPr>
          <w:rStyle w:val="CommentReference"/>
          <w:b w:val="0"/>
          <w:bCs w:val="0"/>
        </w:rPr>
        <w:commentReference w:id="154"/>
      </w:r>
    </w:p>
    <w:p w14:paraId="5F9723CE" w14:textId="77777777" w:rsidR="00BD7167" w:rsidRPr="00B66FCC" w:rsidRDefault="00BD7167" w:rsidP="00BD7167">
      <w:r w:rsidRPr="00630043">
        <w:t>Korelačný koeficient merania SV echokardiografiou s SV meraným z impedancie krku a SV meraným z impedancie hrudníka dosahuje podobných hodnôt: 0,68, reps. 0,72. Hodnota smernice regresnej priamky pri meraní SV z impedancie krku je 0.88, smernica priamky pri meraní SV z hrudníka dosahuje hodnotu 1,47. Hodnoty smernice naznačujú, že SV merané z krku viac odpovedá SV meranému z echokardiografie. Podľa výsledkov tejto štúdie meranie SV z impedancie krku dosahuje podobnú presnosť v odhade SV ako merenie SV z impedancie hrudníka. Výhodou je pohodlnejšia aplikácia meracích elektród.</w:t>
      </w:r>
    </w:p>
    <w:p w14:paraId="37052F95" w14:textId="77777777" w:rsidR="00BD7167" w:rsidRDefault="00BD7167" w:rsidP="00BD7167">
      <w:pPr>
        <w:tabs>
          <w:tab w:val="left" w:pos="7140"/>
        </w:tabs>
      </w:pPr>
    </w:p>
    <w:p w14:paraId="4A940837" w14:textId="77777777" w:rsidR="000C426C" w:rsidRDefault="000C426C" w:rsidP="00BD7167">
      <w:pPr>
        <w:tabs>
          <w:tab w:val="left" w:pos="7140"/>
        </w:tabs>
      </w:pPr>
    </w:p>
    <w:p w14:paraId="2C0C04EB" w14:textId="77777777" w:rsidR="000C426C" w:rsidRPr="00630043" w:rsidRDefault="000C426C" w:rsidP="00BD7167">
      <w:pPr>
        <w:tabs>
          <w:tab w:val="left" w:pos="7140"/>
        </w:tabs>
      </w:pPr>
    </w:p>
    <w:p w14:paraId="5CFF2910" w14:textId="6DB22C6F" w:rsidR="00BD7167" w:rsidRPr="00630043" w:rsidRDefault="00BD7167" w:rsidP="0006154B">
      <w:pPr>
        <w:pStyle w:val="Heading3"/>
      </w:pPr>
      <w:bookmarkStart w:id="155" w:name="_Toc517301162"/>
      <w:bookmarkStart w:id="156" w:name="_Toc386404219"/>
      <w:bookmarkStart w:id="157" w:name="_Toc510268162"/>
      <w:r w:rsidRPr="00630043">
        <w:lastRenderedPageBreak/>
        <w:t>Relatívne zmeny SV</w:t>
      </w:r>
      <w:bookmarkEnd w:id="155"/>
      <w:r w:rsidRPr="00630043">
        <w:t xml:space="preserve"> </w:t>
      </w:r>
      <w:bookmarkEnd w:id="156"/>
      <w:bookmarkEnd w:id="157"/>
    </w:p>
    <w:p w14:paraId="43D74505" w14:textId="77777777" w:rsidR="00BD7167" w:rsidRPr="00630043" w:rsidRDefault="00BD7167" w:rsidP="00BD7167">
      <w:pPr>
        <w:tabs>
          <w:tab w:val="left" w:pos="7140"/>
        </w:tabs>
      </w:pPr>
    </w:p>
    <w:p w14:paraId="347FB479" w14:textId="3514AC1D" w:rsidR="00BD7167" w:rsidRPr="00B66FCC" w:rsidRDefault="00BD7167" w:rsidP="00BD7167">
      <w:pPr>
        <w:tabs>
          <w:tab w:val="left" w:pos="7140"/>
        </w:tabs>
      </w:pPr>
      <w:r w:rsidRPr="00B66FCC">
        <w:t>V </w:t>
      </w:r>
      <w:r w:rsidR="00C10869" w:rsidRPr="00B66FCC">
        <w:t>predchádzaj</w:t>
      </w:r>
      <w:r w:rsidR="00C10869">
        <w:t>úcej</w:t>
      </w:r>
      <w:r w:rsidRPr="00B66FCC">
        <w:t xml:space="preserve"> kapitole boli merané absolútne hodnoty SV a toto meranie bolo porovnané s meraním SV pomocou echokardiografiou. </w:t>
      </w:r>
      <w:r w:rsidRPr="00630043">
        <w:t>V nasledujúcej analýze boli sledované relatívne zmeny SV</w:t>
      </w:r>
      <w:r w:rsidRPr="00B66FCC">
        <w:t xml:space="preserve"> </w:t>
      </w:r>
      <w:r w:rsidRPr="00630043">
        <w:t>počítané kontinuálne pomocou hrudníkovej impedancie</w:t>
      </w:r>
      <w:r w:rsidRPr="00B66FCC">
        <w:t xml:space="preserve">. V tejto analýze bolo zahrnutých 39 pacientov po transplantácií srdca. </w:t>
      </w:r>
      <w:r w:rsidRPr="00630043">
        <w:t xml:space="preserve"> </w:t>
      </w:r>
      <w:r w:rsidRPr="00B66FCC">
        <w:t>Pacienti boli rozdelený do dvoch skupín podľa maximálnej záťažovej tolerancie MET</w:t>
      </w:r>
      <w:r w:rsidRPr="00B66FCC">
        <w:fldChar w:fldCharType="begin"/>
      </w:r>
      <w:r w:rsidR="00483D69">
        <w:instrText xml:space="preserve"> ADDIN EN.CITE &lt;EndNote&gt;&lt;Cite&gt;&lt;Author&gt;Swain DP&lt;/Author&gt;&lt;Year&gt;2007&lt;/Year&gt;&lt;RecNum&gt;0&lt;/RecNum&gt;&lt;IDText&gt;Exercise prescription.&lt;/IDText&gt;&lt;DisplayText&gt;[27]&lt;/DisplayText&gt;&lt;record&gt;&lt;titles&gt;&lt;title&gt;Exercise prescription.&amp;#xA;A case Study Approach to the ACSM&amp;#xA;Guidelines.&lt;/title&gt;&lt;/titles&gt;&lt;contributors&gt;&lt;authors&gt;&lt;author&gt;Swain DP, Leutholtz BC.&lt;/author&gt;&lt;/authors&gt;&lt;/contributors&gt;&lt;added-date format="utc"&gt;1528980893&lt;/added-date&gt;&lt;ref-type name="Book"&gt;6&lt;/ref-type&gt;&lt;dates&gt;&lt;year&gt;2007&lt;/year&gt;&lt;/dates&gt;&lt;rec-number&gt;114&lt;/rec-number&gt;&lt;publisher&gt;Human Kinetics&lt;/publisher&gt;&lt;last-updated-date format="utc"&gt;1528980939&lt;/last-updated-date&gt;&lt;contributors&gt;&lt;secondary-authors&gt;&lt;author&gt;2nd edition&lt;/author&gt;&lt;/secondary-authors&gt;&lt;/contributors&gt;&lt;/record&gt;&lt;/Cite&gt;&lt;/EndNote&gt;</w:instrText>
      </w:r>
      <w:r w:rsidRPr="00B66FCC">
        <w:fldChar w:fldCharType="separate"/>
      </w:r>
      <w:r w:rsidR="00483D69">
        <w:rPr>
          <w:noProof/>
        </w:rPr>
        <w:t>[27]</w:t>
      </w:r>
      <w:r w:rsidRPr="00B66FCC">
        <w:fldChar w:fldCharType="end"/>
      </w:r>
      <w:r w:rsidRPr="00B66FCC">
        <w:t xml:space="preserve"> na MET </w:t>
      </w:r>
      <w:r w:rsidRPr="00B66FCC">
        <w:rPr>
          <w:rFonts w:cstheme="majorHAnsi"/>
        </w:rPr>
        <w:t>≥</w:t>
      </w:r>
      <w:r w:rsidRPr="00B66FCC">
        <w:t xml:space="preserve"> 4 (26 pacientov) a MET &lt; 4 (13 pacientov). </w:t>
      </w:r>
    </w:p>
    <w:p w14:paraId="223B4FC3" w14:textId="77777777" w:rsidR="00BD7167" w:rsidRPr="00B66FCC" w:rsidRDefault="00BD7167" w:rsidP="00BD7167">
      <w:pPr>
        <w:pStyle w:val="Heading3"/>
      </w:pPr>
      <w:bookmarkStart w:id="158" w:name="_Toc517301163"/>
      <w:r w:rsidRPr="00B66FCC">
        <w:t>Výsledky</w:t>
      </w:r>
      <w:bookmarkEnd w:id="158"/>
    </w:p>
    <w:p w14:paraId="586FC275" w14:textId="77777777" w:rsidR="00BD7167" w:rsidRPr="00B66FCC" w:rsidRDefault="00BD7167" w:rsidP="00BD7167">
      <w:pPr>
        <w:rPr>
          <w:lang w:val="en-US"/>
        </w:rPr>
      </w:pPr>
      <w:r w:rsidRPr="00630043">
        <w:t>Na kategorizovanie typu odozvy SV na fyzickú záťaž, bol čas cvičenia rozdelený na prvú a druhú polovicu. Bola takisto stanovená východzia úroveň SV ako SV keď subjekt leží na ložku so zdvihnutými nohami. Zmeny v SV väčšie ako 10% v prvej polovici cvi</w:t>
      </w:r>
      <w:r w:rsidRPr="00B66FCC">
        <w:t xml:space="preserve">čenia a v druhej polovici cvičenia oproti východzej úrovni boli považované za štatisticky významné. Bolo identifikovaných 6 typov odozvy SV na </w:t>
      </w:r>
      <w:commentRangeStart w:id="159"/>
      <w:r w:rsidRPr="00B66FCC">
        <w:t>cvčenie</w:t>
      </w:r>
      <w:commentRangeEnd w:id="159"/>
      <w:r w:rsidR="00795444">
        <w:rPr>
          <w:rStyle w:val="CommentReference"/>
        </w:rPr>
        <w:commentReference w:id="159"/>
      </w:r>
      <w:r w:rsidRPr="00B66FCC">
        <w:t xml:space="preserve"> a k týmto odozvám boli priradený pacienti ktorý do nich spadali:</w:t>
      </w:r>
    </w:p>
    <w:p w14:paraId="5283DB71" w14:textId="77777777" w:rsidR="00BD7167" w:rsidRPr="00B66FCC" w:rsidRDefault="00BD7167" w:rsidP="00BD7167">
      <w:pPr>
        <w:pStyle w:val="ListParagraph"/>
        <w:numPr>
          <w:ilvl w:val="0"/>
          <w:numId w:val="44"/>
        </w:numPr>
      </w:pPr>
      <w:r w:rsidRPr="00B66FCC">
        <w:t>A: zvýšenie SV v prvej aj druhej polovici cvičenia</w:t>
      </w:r>
    </w:p>
    <w:p w14:paraId="27866F32" w14:textId="77777777" w:rsidR="00BD7167" w:rsidRPr="00B66FCC" w:rsidRDefault="00BD7167" w:rsidP="00BD7167">
      <w:pPr>
        <w:pStyle w:val="ListParagraph"/>
        <w:numPr>
          <w:ilvl w:val="1"/>
          <w:numId w:val="44"/>
        </w:numPr>
      </w:pPr>
      <w:r w:rsidRPr="00B66FCC">
        <w:t xml:space="preserve"> 54% subjektov (MET </w:t>
      </w:r>
      <w:r w:rsidRPr="00B66FCC">
        <w:rPr>
          <w:rFonts w:cstheme="majorHAnsi"/>
        </w:rPr>
        <w:t>≥ 4), resp. 15% (</w:t>
      </w:r>
      <w:r w:rsidRPr="00B66FCC">
        <w:t xml:space="preserve">MET </w:t>
      </w:r>
      <w:r w:rsidRPr="00B66FCC">
        <w:rPr>
          <w:rFonts w:cstheme="majorHAnsi"/>
        </w:rPr>
        <w:t>&lt; 4)</w:t>
      </w:r>
    </w:p>
    <w:p w14:paraId="6B648F47" w14:textId="77777777" w:rsidR="00BD7167" w:rsidRPr="00B66FCC" w:rsidRDefault="00BD7167" w:rsidP="00BD7167">
      <w:pPr>
        <w:pStyle w:val="ListParagraph"/>
        <w:numPr>
          <w:ilvl w:val="0"/>
          <w:numId w:val="44"/>
        </w:numPr>
      </w:pPr>
      <w:r w:rsidRPr="00B66FCC">
        <w:t>B: zvýšenie SV v prvej polov</w:t>
      </w:r>
      <w:r w:rsidRPr="00630043">
        <w:t>ici, zníženie v druhej polovici</w:t>
      </w:r>
      <w:r w:rsidRPr="00B66FCC">
        <w:t xml:space="preserve"> </w:t>
      </w:r>
    </w:p>
    <w:p w14:paraId="0BD986E4" w14:textId="77777777" w:rsidR="00BD7167" w:rsidRPr="00B66FCC" w:rsidRDefault="00BD7167" w:rsidP="00BD7167">
      <w:pPr>
        <w:pStyle w:val="ListParagraph"/>
        <w:numPr>
          <w:ilvl w:val="1"/>
          <w:numId w:val="44"/>
        </w:numPr>
      </w:pPr>
      <w:r w:rsidRPr="00B66FCC">
        <w:t xml:space="preserve"> 8% subjektov (MET </w:t>
      </w:r>
      <w:r w:rsidRPr="00B66FCC">
        <w:rPr>
          <w:rFonts w:cstheme="majorHAnsi"/>
        </w:rPr>
        <w:t>≥ 4), resp. 15% (</w:t>
      </w:r>
      <w:r w:rsidRPr="00B66FCC">
        <w:t xml:space="preserve">MET </w:t>
      </w:r>
      <w:r w:rsidRPr="00B66FCC">
        <w:rPr>
          <w:rFonts w:cstheme="majorHAnsi"/>
        </w:rPr>
        <w:t>&lt; 4)</w:t>
      </w:r>
    </w:p>
    <w:p w14:paraId="3318821D" w14:textId="77777777" w:rsidR="00BD7167" w:rsidRPr="00B66FCC" w:rsidRDefault="00BD7167" w:rsidP="00BD7167">
      <w:pPr>
        <w:pStyle w:val="ListParagraph"/>
        <w:numPr>
          <w:ilvl w:val="0"/>
          <w:numId w:val="44"/>
        </w:numPr>
      </w:pPr>
      <w:r w:rsidRPr="00B66FCC">
        <w:t xml:space="preserve">C: </w:t>
      </w:r>
      <w:r w:rsidRPr="00630043">
        <w:t>zvýšenie SV v prvej polovici, v druhej polovic SV bez zmeny</w:t>
      </w:r>
    </w:p>
    <w:p w14:paraId="4E446F98" w14:textId="77777777" w:rsidR="00BD7167" w:rsidRPr="00630043" w:rsidRDefault="00BD7167" w:rsidP="00BD7167">
      <w:pPr>
        <w:pStyle w:val="ListParagraph"/>
        <w:numPr>
          <w:ilvl w:val="1"/>
          <w:numId w:val="44"/>
        </w:numPr>
      </w:pPr>
      <w:r w:rsidRPr="00B66FCC">
        <w:t xml:space="preserve"> 27% subjektov (MET </w:t>
      </w:r>
      <w:r w:rsidRPr="00B66FCC">
        <w:rPr>
          <w:rFonts w:cstheme="majorHAnsi"/>
        </w:rPr>
        <w:t>≥ 4), resp. 25% (</w:t>
      </w:r>
      <w:r w:rsidRPr="00B66FCC">
        <w:t xml:space="preserve">MET </w:t>
      </w:r>
      <w:r w:rsidRPr="00B66FCC">
        <w:rPr>
          <w:rFonts w:cstheme="majorHAnsi"/>
        </w:rPr>
        <w:t>&lt; 4)</w:t>
      </w:r>
      <w:r w:rsidRPr="00B66FCC">
        <w:t xml:space="preserve"> </w:t>
      </w:r>
    </w:p>
    <w:p w14:paraId="327A0AFD" w14:textId="77777777" w:rsidR="00BD7167" w:rsidRPr="00B66FCC" w:rsidRDefault="00BD7167" w:rsidP="00BD7167">
      <w:pPr>
        <w:pStyle w:val="ListParagraph"/>
        <w:numPr>
          <w:ilvl w:val="0"/>
          <w:numId w:val="44"/>
        </w:numPr>
      </w:pPr>
      <w:r w:rsidRPr="00630043">
        <w:t xml:space="preserve">D: žiadna zmena v SV počas </w:t>
      </w:r>
      <w:commentRangeStart w:id="160"/>
      <w:r w:rsidRPr="00630043">
        <w:t>svičenia</w:t>
      </w:r>
      <w:commentRangeEnd w:id="160"/>
      <w:r w:rsidR="00795444">
        <w:rPr>
          <w:rStyle w:val="CommentReference"/>
        </w:rPr>
        <w:commentReference w:id="160"/>
      </w:r>
    </w:p>
    <w:p w14:paraId="0F044D8D" w14:textId="77777777" w:rsidR="00BD7167" w:rsidRPr="00630043" w:rsidRDefault="00BD7167" w:rsidP="00BD7167">
      <w:pPr>
        <w:pStyle w:val="ListParagraph"/>
        <w:numPr>
          <w:ilvl w:val="1"/>
          <w:numId w:val="44"/>
        </w:numPr>
      </w:pPr>
      <w:r w:rsidRPr="00B66FCC">
        <w:t xml:space="preserve"> 4% subjektov (MET </w:t>
      </w:r>
      <w:r w:rsidRPr="00B66FCC">
        <w:rPr>
          <w:rFonts w:cstheme="majorHAnsi"/>
        </w:rPr>
        <w:t>≥ 4), resp. 30% (</w:t>
      </w:r>
      <w:r w:rsidRPr="00B66FCC">
        <w:t xml:space="preserve">MET </w:t>
      </w:r>
      <w:r w:rsidRPr="00B66FCC">
        <w:rPr>
          <w:rFonts w:cstheme="majorHAnsi"/>
        </w:rPr>
        <w:t>&lt; 4)</w:t>
      </w:r>
      <w:r w:rsidRPr="00B66FCC">
        <w:t xml:space="preserve"> </w:t>
      </w:r>
    </w:p>
    <w:p w14:paraId="331FD232" w14:textId="77777777" w:rsidR="00BD7167" w:rsidRPr="00B66FCC" w:rsidRDefault="00BD7167" w:rsidP="00BD7167">
      <w:pPr>
        <w:pStyle w:val="ListParagraph"/>
        <w:numPr>
          <w:ilvl w:val="0"/>
          <w:numId w:val="44"/>
        </w:numPr>
      </w:pPr>
      <w:r w:rsidRPr="00630043">
        <w:t>E: žiadna zmena SV v prvej polovici, zníženie SV v druhej polovici</w:t>
      </w:r>
    </w:p>
    <w:p w14:paraId="66CF95F0" w14:textId="77777777" w:rsidR="00BD7167" w:rsidRPr="00630043" w:rsidRDefault="00BD7167" w:rsidP="00BD7167">
      <w:pPr>
        <w:pStyle w:val="ListParagraph"/>
        <w:numPr>
          <w:ilvl w:val="1"/>
          <w:numId w:val="44"/>
        </w:numPr>
      </w:pPr>
      <w:r w:rsidRPr="00B66FCC">
        <w:t xml:space="preserve"> 0% subjektov (MET </w:t>
      </w:r>
      <w:r w:rsidRPr="00B66FCC">
        <w:rPr>
          <w:rFonts w:cstheme="majorHAnsi"/>
        </w:rPr>
        <w:t>≥ 4), resp. 0% (</w:t>
      </w:r>
      <w:r w:rsidRPr="00B66FCC">
        <w:t xml:space="preserve">MET </w:t>
      </w:r>
      <w:r w:rsidRPr="00B66FCC">
        <w:rPr>
          <w:rFonts w:cstheme="majorHAnsi"/>
        </w:rPr>
        <w:t>&lt; 4)</w:t>
      </w:r>
      <w:r w:rsidRPr="00B66FCC">
        <w:t xml:space="preserve"> </w:t>
      </w:r>
    </w:p>
    <w:p w14:paraId="44B806DB" w14:textId="77777777" w:rsidR="00BD7167" w:rsidRPr="00B66FCC" w:rsidRDefault="00BD7167" w:rsidP="00BD7167">
      <w:pPr>
        <w:pStyle w:val="ListParagraph"/>
        <w:numPr>
          <w:ilvl w:val="0"/>
          <w:numId w:val="44"/>
        </w:numPr>
      </w:pPr>
      <w:r w:rsidRPr="00630043">
        <w:t>F: žiadne zmena SV v prvej polovic, zvýšenie SV v druhej polovici</w:t>
      </w:r>
    </w:p>
    <w:p w14:paraId="62EBE443" w14:textId="77777777" w:rsidR="00BD7167" w:rsidRPr="00B66FCC" w:rsidRDefault="00BD7167" w:rsidP="00BD7167">
      <w:pPr>
        <w:pStyle w:val="ListParagraph"/>
        <w:numPr>
          <w:ilvl w:val="1"/>
          <w:numId w:val="44"/>
        </w:numPr>
      </w:pPr>
      <w:r w:rsidRPr="00B66FCC">
        <w:t xml:space="preserve"> 7% subjektov (MET </w:t>
      </w:r>
      <w:r w:rsidRPr="00B66FCC">
        <w:rPr>
          <w:rFonts w:cstheme="majorHAnsi"/>
        </w:rPr>
        <w:t>≥ 4), resp. 15% (</w:t>
      </w:r>
      <w:r w:rsidRPr="00B66FCC">
        <w:t xml:space="preserve">MET </w:t>
      </w:r>
      <w:r w:rsidRPr="00B66FCC">
        <w:rPr>
          <w:rFonts w:cstheme="majorHAnsi"/>
        </w:rPr>
        <w:t>&lt; 4)</w:t>
      </w:r>
      <w:r w:rsidRPr="00B66FCC">
        <w:t xml:space="preserve"> </w:t>
      </w:r>
    </w:p>
    <w:p w14:paraId="0EA0BCFA" w14:textId="77777777" w:rsidR="00BD7167" w:rsidRPr="00630043" w:rsidRDefault="00BD7167" w:rsidP="00BD7167">
      <w:pPr>
        <w:pStyle w:val="ListParagraph"/>
        <w:ind w:left="770"/>
      </w:pPr>
    </w:p>
    <w:p w14:paraId="477E861B" w14:textId="488FFBAC" w:rsidR="00BD7167" w:rsidRPr="00630043" w:rsidRDefault="00BD7167" w:rsidP="00BD7167">
      <w:pPr>
        <w:tabs>
          <w:tab w:val="left" w:pos="7140"/>
        </w:tabs>
      </w:pPr>
      <w:r w:rsidRPr="00630043">
        <w:lastRenderedPageBreak/>
        <w:t xml:space="preserve">Výsledok relatívnych zmien SV </w:t>
      </w:r>
      <w:r w:rsidR="00AC399E">
        <w:t xml:space="preserve">pre jedneho pacienta </w:t>
      </w:r>
      <w:r w:rsidRPr="00630043">
        <w:t xml:space="preserve">sú zobrazené na </w:t>
      </w:r>
      <w:r w:rsidRPr="00B66FCC">
        <w:fldChar w:fldCharType="begin"/>
      </w:r>
      <w:r w:rsidRPr="00630043">
        <w:instrText xml:space="preserve"> REF _Ref510354717 \h </w:instrText>
      </w:r>
      <w:r w:rsidRPr="00B66FCC">
        <w:fldChar w:fldCharType="separate"/>
      </w:r>
      <w:r w:rsidR="00E97B4A" w:rsidRPr="00630043">
        <w:t xml:space="preserve">Obrázok </w:t>
      </w:r>
      <w:r w:rsidR="00E97B4A">
        <w:rPr>
          <w:noProof/>
        </w:rPr>
        <w:t>3</w:t>
      </w:r>
      <w:r w:rsidR="00E97B4A">
        <w:t>.</w:t>
      </w:r>
      <w:r w:rsidR="00E97B4A">
        <w:rPr>
          <w:noProof/>
        </w:rPr>
        <w:t>10</w:t>
      </w:r>
      <w:r w:rsidRPr="00B66FCC">
        <w:fldChar w:fldCharType="end"/>
      </w:r>
      <w:r w:rsidR="00AC399E">
        <w:t>.</w:t>
      </w:r>
      <w:r w:rsidRPr="00630043">
        <w:t xml:space="preserve"> Relatívne zmeny SV na </w:t>
      </w:r>
      <w:r w:rsidRPr="00B66FCC">
        <w:fldChar w:fldCharType="begin"/>
      </w:r>
      <w:r w:rsidRPr="00630043">
        <w:instrText xml:space="preserve"> REF _Ref510354717 \h </w:instrText>
      </w:r>
      <w:r w:rsidRPr="00B66FCC">
        <w:fldChar w:fldCharType="separate"/>
      </w:r>
      <w:r w:rsidR="00E97B4A" w:rsidRPr="00630043">
        <w:t xml:space="preserve">Obrázok </w:t>
      </w:r>
      <w:r w:rsidR="00E97B4A">
        <w:rPr>
          <w:noProof/>
        </w:rPr>
        <w:t>3</w:t>
      </w:r>
      <w:r w:rsidR="00E97B4A">
        <w:t>.</w:t>
      </w:r>
      <w:r w:rsidR="00E97B4A">
        <w:rPr>
          <w:noProof/>
        </w:rPr>
        <w:t>10</w:t>
      </w:r>
      <w:r w:rsidRPr="00B66FCC">
        <w:fldChar w:fldCharType="end"/>
      </w:r>
      <w:r w:rsidRPr="00630043">
        <w:t xml:space="preserve"> majú predpokladaný priebeh s postupným nárastom pri zvyšovanej záťaže. </w:t>
      </w:r>
      <w:r w:rsidR="00AC399E">
        <w:t>.</w:t>
      </w:r>
      <w:r w:rsidRPr="00630043">
        <w:t xml:space="preserve"> </w:t>
      </w:r>
    </w:p>
    <w:p w14:paraId="5BEB97FE" w14:textId="77777777" w:rsidR="00BD7167" w:rsidRPr="00630043" w:rsidRDefault="00BD7167" w:rsidP="00BD7167">
      <w:pPr>
        <w:tabs>
          <w:tab w:val="left" w:pos="5638"/>
        </w:tabs>
      </w:pPr>
      <w:r w:rsidRPr="00B66FCC">
        <w:rPr>
          <w:noProof/>
          <w:lang w:val="en-US" w:eastAsia="en-US"/>
        </w:rPr>
        <mc:AlternateContent>
          <mc:Choice Requires="wps">
            <w:drawing>
              <wp:anchor distT="0" distB="0" distL="114300" distR="114300" simplePos="0" relativeHeight="251662336" behindDoc="0" locked="0" layoutInCell="1" allowOverlap="1" wp14:anchorId="2614814D" wp14:editId="7BB131D3">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14:paraId="21BC0AAC" w14:textId="77777777" w:rsidR="00840533" w:rsidRPr="00903A70" w:rsidRDefault="00840533" w:rsidP="00BD7167">
                            <w:pPr>
                              <w:rPr>
                                <w:sz w:val="16"/>
                                <w:szCs w:val="16"/>
                              </w:rPr>
                            </w:pPr>
                            <w:r w:rsidRPr="00903A70">
                              <w:rPr>
                                <w:sz w:val="16"/>
                                <w:szCs w:val="16"/>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2614814D" id="Text Box 8" o:spid="_x0000_s1039" type="#_x0000_t202" style="position:absolute;left:0;text-align:left;margin-left:425.55pt;margin-top:156.6pt;width:41.95pt;height:15.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" strokecolor="white [3212]" strokeweight="0">
                <v:textbox>
                  <w:txbxContent>
                    <w:p w14:paraId="21BC0AAC" w14:textId="77777777" w:rsidR="00840533" w:rsidRPr="00903A70" w:rsidRDefault="00840533" w:rsidP="00BD7167">
                      <w:pPr>
                        <w:rPr>
                          <w:sz w:val="16"/>
                          <w:szCs w:val="16"/>
                        </w:rPr>
                      </w:pPr>
                      <w:r w:rsidRPr="00903A70">
                        <w:rPr>
                          <w:sz w:val="16"/>
                          <w:szCs w:val="16"/>
                        </w:rPr>
                        <w:t>Udalosť</w:t>
                      </w:r>
                    </w:p>
                  </w:txbxContent>
                </v:textbox>
              </v:shape>
            </w:pict>
          </mc:Fallback>
        </mc:AlternateContent>
      </w:r>
      <w:r w:rsidRPr="00B66FCC">
        <w:rPr>
          <w:noProof/>
          <w:lang w:val="en-US" w:eastAsia="en-US"/>
        </w:rPr>
        <mc:AlternateContent>
          <mc:Choice Requires="wps">
            <w:drawing>
              <wp:anchor distT="0" distB="0" distL="114300" distR="114300" simplePos="0" relativeHeight="251660288" behindDoc="0" locked="0" layoutInCell="1" allowOverlap="1" wp14:anchorId="57D15719" wp14:editId="15074635">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14:paraId="7635865F" w14:textId="77777777" w:rsidR="00840533" w:rsidRPr="00903A70" w:rsidRDefault="00840533" w:rsidP="00BD7167">
                            <w:pPr>
                              <w:rPr>
                                <w:sz w:val="16"/>
                                <w:szCs w:val="16"/>
                                <w:lang w:val="en-US"/>
                              </w:rPr>
                            </w:pPr>
                            <w:r w:rsidRPr="00903A70">
                              <w:rPr>
                                <w:sz w:val="16"/>
                                <w:szCs w:val="16"/>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7D15719" id="Text Box 6" o:spid="_x0000_s1040" type="#_x0000_t202" style="position:absolute;left:0;text-align:left;margin-left:-.55pt;margin-top:-.65pt;width:62.55pt;height:24.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" strokecolor="white [3212]" strokeweight="0">
                <v:textbox>
                  <w:txbxContent>
                    <w:p w14:paraId="7635865F" w14:textId="77777777" w:rsidR="00840533" w:rsidRPr="00903A70" w:rsidRDefault="00840533" w:rsidP="00BD7167">
                      <w:pPr>
                        <w:rPr>
                          <w:sz w:val="16"/>
                          <w:szCs w:val="16"/>
                          <w:lang w:val="en-US"/>
                        </w:rPr>
                      </w:pPr>
                      <w:r w:rsidRPr="00903A70">
                        <w:rPr>
                          <w:sz w:val="16"/>
                          <w:szCs w:val="16"/>
                        </w:rPr>
                        <w:t xml:space="preserve">Relatívna zmena SV </w:t>
                      </w:r>
                      <w:r w:rsidRPr="00903A70">
                        <w:rPr>
                          <w:sz w:val="16"/>
                          <w:szCs w:val="16"/>
                          <w:lang w:val="en-US"/>
                        </w:rPr>
                        <w:t>[%]</w:t>
                      </w:r>
                    </w:p>
                  </w:txbxContent>
                </v:textbox>
              </v:shape>
            </w:pict>
          </mc:Fallback>
        </mc:AlternateContent>
      </w:r>
      <w:r w:rsidRPr="00B66FCC">
        <w:rPr>
          <w:noProof/>
          <w:lang w:val="en-US" w:eastAsia="en-US"/>
        </w:rPr>
        <w:drawing>
          <wp:inline distT="0" distB="0" distL="0" distR="0" wp14:anchorId="531D16DA" wp14:editId="15D28652">
            <wp:extent cx="5400040" cy="2724132"/>
            <wp:effectExtent l="0" t="0" r="0" b="635"/>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C434E7E" w14:textId="616E0A65" w:rsidR="00BD7167" w:rsidRPr="00630043" w:rsidRDefault="00BD7167" w:rsidP="00AC399E">
      <w:pPr>
        <w:pStyle w:val="Caption"/>
        <w:rPr>
          <w:lang w:val="sk-SK"/>
        </w:rPr>
      </w:pPr>
      <w:bookmarkStart w:id="161" w:name="_Ref510354717"/>
      <w:bookmarkStart w:id="162" w:name="_Toc516835696"/>
      <w:r w:rsidRPr="00630043">
        <w:rPr>
          <w:lang w:val="sk-SK"/>
        </w:rPr>
        <w:t xml:space="preserve">Obrázok </w:t>
      </w:r>
      <w:r>
        <w:rPr>
          <w:lang w:val="sk-SK"/>
        </w:rPr>
        <w:fldChar w:fldCharType="begin"/>
      </w:r>
      <w:r>
        <w:rPr>
          <w:lang w:val="sk-SK"/>
        </w:rPr>
        <w:instrText xml:space="preserve"> STYLEREF 1 \s </w:instrText>
      </w:r>
      <w:r>
        <w:rPr>
          <w:lang w:val="sk-SK"/>
        </w:rPr>
        <w:fldChar w:fldCharType="separate"/>
      </w:r>
      <w:r w:rsidR="00E97B4A">
        <w:rPr>
          <w:noProof/>
          <w:lang w:val="sk-SK"/>
        </w:rPr>
        <w:t>3</w:t>
      </w:r>
      <w:r>
        <w:rPr>
          <w:lang w:val="sk-SK"/>
        </w:rPr>
        <w:fldChar w:fldCharType="end"/>
      </w:r>
      <w:r>
        <w:rPr>
          <w:lang w:val="sk-SK"/>
        </w:rPr>
        <w:t>.</w:t>
      </w:r>
      <w:r>
        <w:rPr>
          <w:lang w:val="sk-SK"/>
        </w:rPr>
        <w:fldChar w:fldCharType="begin"/>
      </w:r>
      <w:r>
        <w:rPr>
          <w:lang w:val="sk-SK"/>
        </w:rPr>
        <w:instrText xml:space="preserve"> SEQ Obrázok \* ARABIC \s 1 </w:instrText>
      </w:r>
      <w:r>
        <w:rPr>
          <w:lang w:val="sk-SK"/>
        </w:rPr>
        <w:fldChar w:fldCharType="separate"/>
      </w:r>
      <w:r w:rsidR="00E97B4A">
        <w:rPr>
          <w:noProof/>
          <w:lang w:val="sk-SK"/>
        </w:rPr>
        <w:t>10</w:t>
      </w:r>
      <w:r>
        <w:rPr>
          <w:lang w:val="sk-SK"/>
        </w:rPr>
        <w:fldChar w:fldCharType="end"/>
      </w:r>
      <w:bookmarkEnd w:id="161"/>
      <w:r w:rsidRPr="00630043">
        <w:rPr>
          <w:lang w:val="sk-SK"/>
        </w:rPr>
        <w:t>:</w:t>
      </w:r>
      <w:r w:rsidRPr="00630043">
        <w:rPr>
          <w:szCs w:val="22"/>
          <w:lang w:val="sk-SK"/>
        </w:rPr>
        <w:t xml:space="preserve"> Relatívne zmeny SV subjektu 53 pri </w:t>
      </w:r>
      <w:commentRangeStart w:id="163"/>
      <w:commentRangeStart w:id="164"/>
      <w:r w:rsidRPr="00630043">
        <w:rPr>
          <w:szCs w:val="22"/>
          <w:lang w:val="sk-SK"/>
        </w:rPr>
        <w:t>záťaži</w:t>
      </w:r>
      <w:commentRangeEnd w:id="163"/>
      <w:r w:rsidR="00973789">
        <w:rPr>
          <w:rStyle w:val="CommentReference"/>
          <w:rFonts w:eastAsia="Times New Roman" w:cs="Times New Roman"/>
          <w:spacing w:val="0"/>
          <w:lang w:val="sk-SK" w:eastAsia="cs-CZ" w:bidi="ar-SA"/>
        </w:rPr>
        <w:commentReference w:id="163"/>
      </w:r>
      <w:commentRangeEnd w:id="164"/>
      <w:r w:rsidR="00973789">
        <w:rPr>
          <w:rStyle w:val="CommentReference"/>
          <w:rFonts w:eastAsia="Times New Roman" w:cs="Times New Roman"/>
          <w:spacing w:val="0"/>
          <w:lang w:val="sk-SK" w:eastAsia="cs-CZ" w:bidi="ar-SA"/>
        </w:rPr>
        <w:commentReference w:id="164"/>
      </w:r>
      <w:r w:rsidRPr="00630043">
        <w:rPr>
          <w:szCs w:val="22"/>
          <w:lang w:val="sk-SK"/>
        </w:rPr>
        <w:t>.</w:t>
      </w:r>
      <w:bookmarkEnd w:id="162"/>
      <w:r w:rsidRPr="00630043">
        <w:rPr>
          <w:lang w:val="sk-SK"/>
        </w:rPr>
        <w:t xml:space="preserve"> </w:t>
      </w:r>
    </w:p>
    <w:p w14:paraId="71092C9D" w14:textId="77777777" w:rsidR="00BD7167" w:rsidRPr="00B66FCC" w:rsidRDefault="00BD7167" w:rsidP="00BD7167">
      <w:pPr>
        <w:pStyle w:val="Text"/>
        <w:ind w:firstLine="0"/>
      </w:pPr>
    </w:p>
    <w:p w14:paraId="080188F0" w14:textId="77777777" w:rsidR="00BD7167" w:rsidRPr="00B66FCC" w:rsidRDefault="00BD7167" w:rsidP="00BD7167">
      <w:pPr>
        <w:pStyle w:val="Heading3"/>
      </w:pPr>
      <w:bookmarkStart w:id="165" w:name="_Toc517301164"/>
      <w:r w:rsidRPr="00B66FCC">
        <w:t>Diskusia</w:t>
      </w:r>
      <w:bookmarkEnd w:id="165"/>
    </w:p>
    <w:p w14:paraId="3DEF0314" w14:textId="0C9443FB" w:rsidR="00BD7167" w:rsidRPr="00B66FCC" w:rsidRDefault="00BD7167" w:rsidP="00BD7167">
      <w:pPr>
        <w:tabs>
          <w:tab w:val="left" w:pos="7140"/>
        </w:tabs>
      </w:pPr>
      <w:r w:rsidRPr="00B66FCC">
        <w:t xml:space="preserve">V čase písania tejto práce je táto štúdia najvačšou s pacientami so zlyhaním srdca s normálnou ejekčnou frakciou (Heart Failure and Normal Left Ventricular Ejection Fraction - HFNEF), ktorá hodnotí hemodynamické parametre v priebehú fyzickej </w:t>
      </w:r>
      <w:r w:rsidRPr="00B66FCC">
        <w:fldChar w:fldCharType="begin"/>
      </w:r>
      <w:r w:rsidR="00483D69">
        <w:instrText xml:space="preserve"> ADDIN EN.CITE &lt;EndNote&gt;&lt;Cite&gt;&lt;Author&gt;Higginbotham&lt;/Author&gt;&lt;Year&gt;1986&lt;/Year&gt;&lt;RecNum&gt;0&lt;/RecNum&gt;&lt;IDText&gt;REGULATION OF STROKE VOLUME DURING SUBMAXIMAL AND MAXIMAL UPRIGHT EXERCISE IN NORMAL MAN&lt;/IDText&gt;&lt;DisplayText&gt;[28]&lt;/DisplayText&gt;&lt;record&gt;&lt;dates&gt;&lt;pub-dates&gt;&lt;date&gt;Feb&lt;/date&gt;&lt;/pub-dates&gt;&lt;year&gt;1986&lt;/year&gt;&lt;/dates&gt;&lt;keywords&gt;&lt;keyword&gt;Cardiovascular System &amp;amp; Cardiology&lt;/keyword&gt;&lt;keyword&gt;Hematology&lt;/keyword&gt;&lt;/keywords&gt;&lt;urls&gt;&lt;related-urls&gt;&lt;url&gt;&amp;lt;Go to ISI&amp;gt;://WOS:A1986A337000010&lt;/url&gt;&lt;/related-urls&gt;&lt;/urls&gt;&lt;isbn&gt;0009-7330&lt;/isbn&gt;&lt;work-type&gt;Article&lt;/work-type&gt;&lt;titles&gt;&lt;title&gt;REGULATION OF STROKE VOLUME DURING SUBMAXIMAL AND MAXIMAL UPRIGHT EXERCISE IN NORMAL MAN&lt;/title&gt;&lt;secondary-title&gt;Circulation Research&lt;/secondary-title&gt;&lt;alt-title&gt;Circ.Res.&lt;/alt-title&gt;&lt;/titles&gt;&lt;pages&gt;281-291&lt;/pages&gt;&lt;number&gt;2&lt;/number&gt;&lt;contributors&gt;&lt;authors&gt;&lt;author&gt;Higginbotham, M. B.&lt;/author&gt;&lt;author&gt;Morris, K. G.&lt;/author&gt;&lt;author&gt;Williams, R. S.&lt;/author&gt;&lt;author&gt;McHale, P. A.&lt;/author&gt;&lt;author&gt;Coleman, R. E.&lt;/author&gt;&lt;author&gt;Cobb, F. R.&lt;/author&gt;&lt;/authors&gt;&lt;/contributors&gt;&lt;language&gt;English&lt;/language&gt;&lt;added-date format="utc"&gt;1526197152&lt;/added-date&gt;&lt;ref-type name="Journal Article"&gt;17&lt;/ref-type&gt;&lt;auth-address&gt;VET ADM MED CTR,DIV CARDIOL 111A,508 FULTON ST,DURHAM,NC 27705. DUKE UNIV,MED CTR,DEPT MED,DIV CARDIOL,DURHAM,NC 27710. DUKE UNIV,MED CTR,DEPT RADIOL,DURHAM,NC 27710.&lt;/auth-address&gt;&lt;rec-number&gt;105&lt;/rec-number&gt;&lt;last-updated-date format="utc"&gt;1526197152&lt;/last-updated-date&gt;&lt;accession-num&gt;WOS:A1986A337000010&lt;/accession-num&gt;&lt;electronic-resource-num&gt;10.1161/01.res.58.2.281&lt;/electronic-resource-num&gt;&lt;volume&gt;58&lt;/volume&gt;&lt;/record&gt;&lt;/Cite&gt;&lt;/EndNote&gt;</w:instrText>
      </w:r>
      <w:r w:rsidRPr="00B66FCC">
        <w:fldChar w:fldCharType="separate"/>
      </w:r>
      <w:r w:rsidR="00483D69">
        <w:rPr>
          <w:noProof/>
        </w:rPr>
        <w:t>[28]</w:t>
      </w:r>
      <w:r w:rsidRPr="00B66FCC">
        <w:fldChar w:fldCharType="end"/>
      </w:r>
      <w:r w:rsidRPr="00B66FCC">
        <w:t xml:space="preserve">záťaže simultánne s kateterizáciou pravého srdca a echokardiografiou. Po prvý raz takisto analyzuje smer zmeny </w:t>
      </w:r>
      <w:r w:rsidR="009076DD">
        <w:t>srdcov</w:t>
      </w:r>
      <w:r w:rsidRPr="00B66FCC">
        <w:t xml:space="preserve">ého výdaja pre individuálnych pacientov vo veľmi krátkych časových intervaloch – 20 sekúnd. U zdravých ľudí bolo popísaných niekoľko typov odoziev SVI na fyzickú záťaž. Pravdepodobne najčastejšou odozvou je zvýšenie SV pri nízkej úrovni fyzickej záťaže a žiadne významné zvýšenie SV pri vysokej fyzickej záťaži </w:t>
      </w:r>
      <w:r w:rsidRPr="00B66FCC">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483D69">
        <w:instrText xml:space="preserve"> ADDIN EN.CITE </w:instrText>
      </w:r>
      <w:r w:rsidR="00483D69">
        <w:fldChar w:fldCharType="begin">
          <w:fldData xml:space="preserve">PEVuZE5vdGU+PENpdGU+PEF1dGhvcj5LaXR6bWFuPC9BdXRob3I+PFllYXI+MTk5MTwvWWVhcj48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</w:fldData>
        </w:fldChar>
      </w:r>
      <w:r w:rsidR="00483D69">
        <w:instrText xml:space="preserve"> ADDIN EN.CITE.DATA </w:instrText>
      </w:r>
      <w:r w:rsidR="00483D69">
        <w:fldChar w:fldCharType="end"/>
      </w:r>
      <w:r w:rsidRPr="00B66FCC">
        <w:fldChar w:fldCharType="separate"/>
      </w:r>
      <w:r w:rsidR="00483D69">
        <w:rPr>
          <w:noProof/>
        </w:rPr>
        <w:t>[28, 29]</w:t>
      </w:r>
      <w:r w:rsidRPr="00B66FCC">
        <w:fldChar w:fldCharType="end"/>
      </w:r>
      <w:r w:rsidRPr="00B66FCC">
        <w:t>. Častou odozvou je takisto kontinuálne zvyšovanie SV počas fyzickej záťaže, s výrazným zvýšením pri počiatku záťaže</w:t>
      </w:r>
      <w:r w:rsidRPr="00B66FCC">
        <w:fldChar w:fldCharType="begin"/>
      </w:r>
      <w:r w:rsidR="00483D69">
        <w:instrText xml:space="preserve"> ADDIN EN.CITE &lt;EndNote&gt;&lt;Cite&gt;&lt;Author&gt;Rodeheffer&lt;/Author&gt;&lt;Year&gt;1984&lt;/Year&gt;&lt;RecNum&gt;0&lt;/RecNum&gt;&lt;IDText&gt;EXERCISE CARDIAC-OUTPUT IS MAINTAINED WITH ADVANCING AGE IN HEALTHY-HUMAN SUBJECTS - CARDIAC DILATATION AND INCREASED STROKE VOLUME COMPENSATE FOR A DIMINISHED HEART-RATE&lt;/IDText&gt;&lt;DisplayText&gt;[30]&lt;/DisplayText&gt;&lt;record&gt;&lt;keywords&gt;&lt;keyword&gt;Cardiovascular System &amp;amp; Cardiology&lt;/keyword&gt;&lt;/keywords&gt;&lt;urls&gt;&lt;related-urls&gt;&lt;url&gt;&amp;lt;Go to ISI&amp;gt;://WOS:A1984SA26500001&lt;/url&gt;&lt;/related-urls&gt;&lt;/urls&gt;&lt;isbn&gt;0009-7322&lt;/isbn&gt;&lt;work-type&gt;Article&lt;/work-type&gt;&lt;titles&gt;&lt;title&gt;EXERCISE CARDIAC-OUTPUT IS MAINTAINED WITH ADVANCING AGE IN HEALTHY-HUMAN SUBJECTS - CARDIAC DILATATION AND INCREASED STROKE VOLUME COMPENSATE FOR A DIMINISHED HEART-RATE&lt;/title&gt;&lt;secondary-title&gt;Circulation&lt;/secondary-title&gt;&lt;alt-title&gt;Circulation&lt;/alt-title&gt;&lt;/titles&gt;&lt;pages&gt;203-213&lt;/pages&gt;&lt;number&gt;2&lt;/number&gt;&lt;contributors&gt;&lt;authors&gt;&lt;author&gt;Rodeheffer, R. J.&lt;/author&gt;&lt;author&gt;Gerstenblith, G.&lt;/author&gt;&lt;author&gt;Becker, L. C.&lt;/author&gt;&lt;author&gt;Fleg, J. L.&lt;/author&gt;&lt;author&gt;Weisfeldt, M. L.&lt;/author&gt;&lt;author&gt;Lakatta, E. G.&lt;/author&gt;&lt;/authors&gt;&lt;/contributors&gt;&lt;language&gt;English&lt;/language&gt;&lt;added-date format="utc"&gt;1526205203&lt;/added-date&gt;&lt;ref-type name="Journal Article"&gt;17&lt;/ref-type&gt;&lt;auth-address&gt;JOHNS HOPKINS UNIV,SCH MED,DIV CARDIOL,BALTIMORE,MD 21205. JOHNS HOPKINS UNIV,SCH MED,DEPT MED,BALTIMORE,MD 21205. NIA,GERONTOL RES CTR,BALTIMORE,MD 21224.&lt;/auth-address&gt;&lt;dates&gt;&lt;year&gt;1984&lt;/year&gt;&lt;/dates&gt;&lt;rec-number&gt;106&lt;/rec-number&gt;&lt;last-updated-date format="utc"&gt;1526205203&lt;/last-updated-date&gt;&lt;accession-num&gt;WOS:A1984SA26500001&lt;/accession-num&gt;&lt;electronic-resource-num&gt;10.1161/01.cir.69.2.203&lt;/electronic-resource-num&gt;&lt;volume&gt;69&lt;/volume&gt;&lt;/record&gt;&lt;/Cite&gt;&lt;/EndNote&gt;</w:instrText>
      </w:r>
      <w:r w:rsidRPr="00B66FCC">
        <w:fldChar w:fldCharType="separate"/>
      </w:r>
      <w:r w:rsidR="00483D69">
        <w:rPr>
          <w:noProof/>
        </w:rPr>
        <w:t>[30]</w:t>
      </w:r>
      <w:r w:rsidRPr="00B66FCC">
        <w:fldChar w:fldCharType="end"/>
      </w:r>
      <w:r w:rsidRPr="00B66FCC">
        <w:t xml:space="preserve">. Niekedy počiatočné zvýšenie SV je nasledované znížením SV na konci záťaže </w:t>
      </w:r>
      <w:r w:rsidRPr="00B66FCC">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483D69">
        <w:instrText xml:space="preserve"> ADDIN EN.CITE </w:instrText>
      </w:r>
      <w:r w:rsidR="00483D69">
        <w:fldChar w:fldCharType="begin">
          <w:fldData xml:space="preserve">PEVuZE5vdGU+PENpdGU+PEF1dGhvcj5IYXlrb3dza3k8L0F1dGhvcj48WWVhcj4yMDExPC9ZZWFy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</w:fldData>
        </w:fldChar>
      </w:r>
      <w:r w:rsidR="00483D69">
        <w:instrText xml:space="preserve"> ADDIN EN.CITE.DATA </w:instrText>
      </w:r>
      <w:r w:rsidR="00483D69">
        <w:fldChar w:fldCharType="end"/>
      </w:r>
      <w:r w:rsidRPr="00B66FCC">
        <w:fldChar w:fldCharType="separate"/>
      </w:r>
      <w:r w:rsidR="00483D69">
        <w:rPr>
          <w:noProof/>
        </w:rPr>
        <w:t>[31]</w:t>
      </w:r>
      <w:r w:rsidRPr="00B66FCC">
        <w:fldChar w:fldCharType="end"/>
      </w:r>
      <w:r w:rsidRPr="00B66FCC">
        <w:t xml:space="preserve">. Zaujímavé je, že maximum SV nenastáva v období najväčšej záťaže. V tejto štúdii bolo zistené, že maximum SV sa až v 67% prípadov nevyskytuje v rovnakej dobe ako maximum záťaže </w:t>
      </w:r>
      <w:r w:rsidRPr="00B66FCC">
        <w:fldChar w:fldCharType="begin"/>
      </w:r>
      <w:r w:rsidR="00483D69">
        <w:instrText xml:space="preserve"> ADDIN EN.CITE &lt;EndNote&gt;&lt;Cite&gt;&lt;Author&gt;Meluzín&lt;/Author&gt;&lt;Year&gt;2014&lt;/Year&gt;&lt;RecNum&gt;0&lt;/RecNum&gt;&lt;IDText&gt;The magnitude and course of exercise-induced stroke volume changes determine the exercise tolerance in heart transplant recipients with heart failure and normal ejection fraction&lt;/IDText&gt;&lt;DisplayText&gt;[32]&lt;/DisplayText&gt;&lt;record&gt;&lt;titles&gt;&lt;title&gt;The magnitude and course of exercise-induced stroke volume changes determine the exercise tolerance in heart transplant recipients with heart failure and normal ejection fraction&lt;/title&gt;&lt;/titles&gt;&lt;pages&gt;674-687&lt;/pages&gt;&lt;number&gt;1&lt;/number&gt;&lt;contributors&gt;&lt;authors&gt;&lt;author&gt;Meluzín,&lt;/author&gt;&lt;author&gt;J.,  Hude, P., Leinveber, P.,  Jurak, P., Soukup, L., Viscor, I., Spinarova,&lt;/author&gt;&lt;author&gt;L., Stepanova, R.,  Podrouzkova, H.,&lt;/author&gt;&lt;author&gt;Vondra, V., Langer P., and Nemec&lt;/author&gt;&lt;/authors&gt;&lt;/contributors&gt;&lt;added-date format="utc"&gt;1522488013&lt;/added-date&gt;&lt;ref-type name="Generic"&gt;13&lt;/ref-type&gt;&lt;dates&gt;&lt;year&gt;2014&lt;/year&gt;&lt;/dates&gt;&lt;rec-number&gt;101&lt;/rec-number&gt;&lt;publisher&gt;Experimental and Clinical Cardiology &lt;/publisher&gt;&lt;last-updated-date format="utc"&gt;1522488529&lt;/last-updated-date&gt;&lt;volume&gt;20&lt;/volume&gt;&lt;/record&gt;&lt;/Cite&gt;&lt;/EndNote&gt;</w:instrText>
      </w:r>
      <w:r w:rsidRPr="00B66FCC">
        <w:fldChar w:fldCharType="separate"/>
      </w:r>
      <w:r w:rsidR="00483D69">
        <w:rPr>
          <w:noProof/>
        </w:rPr>
        <w:t>[32]</w:t>
      </w:r>
      <w:r w:rsidRPr="00B66FCC">
        <w:fldChar w:fldCharType="end"/>
      </w:r>
      <w:r w:rsidRPr="00B66FCC">
        <w:t>. Vysvetlením by mohla byť nesprávna funkcia srdca, ako aj neschopnosť srdca zvládať zvýšenú zaťaž.</w:t>
      </w:r>
    </w:p>
    <w:p w14:paraId="1CF1AD18" w14:textId="77777777" w:rsidR="00BD7167" w:rsidRPr="00630043" w:rsidRDefault="00BD7167" w:rsidP="00BD7167">
      <w:pPr>
        <w:pStyle w:val="Heading1"/>
      </w:pPr>
      <w:bookmarkStart w:id="166" w:name="_Toc386404220"/>
      <w:bookmarkStart w:id="167" w:name="_Toc510268163"/>
      <w:bookmarkStart w:id="168" w:name="_Toc517301165"/>
      <w:r w:rsidRPr="00630043">
        <w:lastRenderedPageBreak/>
        <w:t>Záver</w:t>
      </w:r>
      <w:bookmarkEnd w:id="166"/>
      <w:bookmarkEnd w:id="167"/>
      <w:bookmarkEnd w:id="168"/>
    </w:p>
    <w:p w14:paraId="7E8A3EBE" w14:textId="5C5C4CF3" w:rsidR="00BD7167" w:rsidRPr="00630043" w:rsidRDefault="00BD7167" w:rsidP="00BD7167">
      <w:pPr>
        <w:tabs>
          <w:tab w:val="left" w:pos="7140"/>
        </w:tabs>
      </w:pPr>
      <w:r w:rsidRPr="00630043">
        <w:t xml:space="preserve">V práci sa využíva  výnimočných dátových súborov, ktoré zahrňujú súčasné meranie 12-zvodového EKG, srdcových zvukov, </w:t>
      </w:r>
      <w:r w:rsidRPr="00B66FCC">
        <w:t>arteriálneho krvného tlaku</w:t>
      </w:r>
      <w:r w:rsidRPr="00630043">
        <w:t xml:space="preserve"> a celotelovej  boimpedance. </w:t>
      </w:r>
      <w:r w:rsidR="00CA6536" w:rsidRPr="00630043">
        <w:t>Analyzované</w:t>
      </w:r>
      <w:r w:rsidRPr="00630043">
        <w:t xml:space="preserve"> sú dve skupiny ľudí – zdraví dobrovoľníci a pacienti po transplantácií srdca. </w:t>
      </w:r>
    </w:p>
    <w:p w14:paraId="20CEBA98" w14:textId="77777777" w:rsidR="00BD7167" w:rsidRPr="00630043" w:rsidRDefault="00BD7167" w:rsidP="00BD7167">
      <w:pPr>
        <w:tabs>
          <w:tab w:val="left" w:pos="7140"/>
        </w:tabs>
      </w:pPr>
    </w:p>
    <w:p w14:paraId="35D9153D" w14:textId="32CBEF90" w:rsidR="00BD7167" w:rsidRPr="00B66FCC" w:rsidRDefault="00BD7167" w:rsidP="00BD7167">
      <w:pPr>
        <w:tabs>
          <w:tab w:val="left" w:pos="7140"/>
        </w:tabs>
        <w:rPr>
          <w:b/>
        </w:rPr>
      </w:pPr>
      <w:r w:rsidRPr="00630043">
        <w:rPr>
          <w:b/>
        </w:rPr>
        <w:t>Prínosy a  závery práce:</w:t>
      </w:r>
    </w:p>
    <w:p w14:paraId="64108B97" w14:textId="2EDF802D" w:rsidR="00BD7167" w:rsidRPr="00630043" w:rsidRDefault="00BD7167" w:rsidP="00BD7167">
      <w:pPr>
        <w:tabs>
          <w:tab w:val="left" w:pos="7140"/>
        </w:tabs>
      </w:pPr>
      <w:r w:rsidRPr="00630043">
        <w:t xml:space="preserve">Bola vytvorená </w:t>
      </w:r>
      <w:del w:id="169" w:author="Pavel Jurak" w:date="2018-06-21T14:05:00Z">
        <w:r w:rsidRPr="00630043" w:rsidDel="00CF3DF3">
          <w:delText xml:space="preserve">nová </w:delText>
        </w:r>
      </w:del>
      <w:r w:rsidRPr="00630043">
        <w:t xml:space="preserve">metóda na detekciu prvého a druhého </w:t>
      </w:r>
      <w:r w:rsidR="009076DD">
        <w:t>srdcov</w:t>
      </w:r>
      <w:r w:rsidRPr="00630043">
        <w:t xml:space="preserve">ého zvuku. Bolo ukázané, že frekvenčné rozloženie </w:t>
      </w:r>
      <w:r w:rsidR="009076DD">
        <w:t>srdcov</w:t>
      </w:r>
      <w:r w:rsidRPr="00630043">
        <w:t xml:space="preserve">ých zvukov je u každého človeka iné. </w:t>
      </w:r>
      <w:del w:id="170" w:author="Pavel Jurak" w:date="2018-06-21T14:30:00Z">
        <w:r w:rsidRPr="00630043" w:rsidDel="00795444">
          <w:delText>Nové</w:delText>
        </w:r>
      </w:del>
      <w:r w:rsidRPr="00630043">
        <w:t xml:space="preserve"> </w:t>
      </w:r>
      <w:ins w:id="171" w:author="Pavel Jurak" w:date="2018-06-21T14:30:00Z">
        <w:r w:rsidR="00795444">
          <w:t>M</w:t>
        </w:r>
      </w:ins>
      <w:del w:id="172" w:author="Pavel Jurak" w:date="2018-06-21T14:30:00Z">
        <w:r w:rsidRPr="00630043" w:rsidDel="00795444">
          <w:delText>m</w:delText>
        </w:r>
      </w:del>
      <w:r w:rsidRPr="00630043">
        <w:t xml:space="preserve">etódy detekcie navrhnuté v tejto práci pozostávajú z filtrácie </w:t>
      </w:r>
      <w:r w:rsidR="009076DD">
        <w:t>srdcov</w:t>
      </w:r>
      <w:r w:rsidRPr="00630043">
        <w:t xml:space="preserve">ých zvukov </w:t>
      </w:r>
      <w:r w:rsidR="00AC1CE2">
        <w:t>pre každý subjekt individuálne.</w:t>
      </w:r>
    </w:p>
    <w:p w14:paraId="7D833215" w14:textId="77777777" w:rsidR="00BD7167" w:rsidRPr="00630043" w:rsidRDefault="00BD7167" w:rsidP="00BD7167">
      <w:pPr>
        <w:tabs>
          <w:tab w:val="left" w:pos="7140"/>
        </w:tabs>
      </w:pPr>
    </w:p>
    <w:p w14:paraId="07A4273F" w14:textId="659CD641" w:rsidR="00BD7167" w:rsidRPr="00630043" w:rsidRDefault="00BD7167" w:rsidP="00BD7167">
      <w:pPr>
        <w:tabs>
          <w:tab w:val="left" w:pos="7140"/>
        </w:tabs>
      </w:pPr>
      <w:r w:rsidRPr="00630043">
        <w:t xml:space="preserve">Bola spracovaná popisná štatistika hemodynamických parametrov so zameraním na parametre používané na stanovenie srdcového výdaja. Bola vytvorená </w:t>
      </w:r>
      <w:del w:id="173" w:author="Pavel Jurak" w:date="2018-06-21T14:06:00Z">
        <w:r w:rsidRPr="00630043" w:rsidDel="00CF3DF3">
          <w:delText xml:space="preserve">nová </w:delText>
        </w:r>
      </w:del>
      <w:r w:rsidRPr="00630043">
        <w:t>metodika, na stanovenie sily väzby hemodynamických parametrov na hlboké a </w:t>
      </w:r>
      <w:r w:rsidR="00CA6536" w:rsidRPr="00630043">
        <w:t>spontánne</w:t>
      </w:r>
      <w:r w:rsidRPr="00630043">
        <w:t xml:space="preserve"> dýchanie s dôrazom na bioimpedančné parametre. Bol takisto stanovený oneskorenie reakcie hemodynamických parametrov na fázu dýchania. Zistili sme, že táto metóda umožňuje prehľad </w:t>
      </w:r>
      <w:r w:rsidR="00CA6536" w:rsidRPr="00630043">
        <w:t>reakcie</w:t>
      </w:r>
      <w:r w:rsidRPr="00630043">
        <w:t xml:space="preserve"> navzájom </w:t>
      </w:r>
      <w:r w:rsidR="00AC1CE2" w:rsidRPr="00630043">
        <w:t>rozdielnych</w:t>
      </w:r>
      <w:r w:rsidRPr="00630043">
        <w:t xml:space="preserve"> parametrov na fázu dýchania</w:t>
      </w:r>
      <w:r w:rsidR="00AC1CE2">
        <w:t>.</w:t>
      </w:r>
    </w:p>
    <w:p w14:paraId="3F824553" w14:textId="77777777" w:rsidR="00BD7167" w:rsidRPr="00630043" w:rsidRDefault="00BD7167" w:rsidP="00BD7167">
      <w:pPr>
        <w:tabs>
          <w:tab w:val="left" w:pos="7140"/>
        </w:tabs>
      </w:pPr>
    </w:p>
    <w:p w14:paraId="03AA45CA" w14:textId="1C5FB3C6" w:rsidR="00BD7167" w:rsidRPr="00630043" w:rsidRDefault="00BD7167" w:rsidP="00BD7167">
      <w:pPr>
        <w:tabs>
          <w:tab w:val="left" w:pos="7140"/>
        </w:tabs>
      </w:pPr>
      <w:r w:rsidRPr="00630043">
        <w:t xml:space="preserve">Bola navrhnutá </w:t>
      </w:r>
      <w:del w:id="174" w:author="Pavel Jurak" w:date="2018-06-21T14:06:00Z">
        <w:r w:rsidRPr="00630043" w:rsidDel="00CF3DF3">
          <w:delText xml:space="preserve">nová </w:delText>
        </w:r>
      </w:del>
      <w:r w:rsidRPr="00630043">
        <w:t xml:space="preserve">metóda na stanovenie srdcového výdaja z impedancie krku. Impedancia krku </w:t>
      </w:r>
      <w:r w:rsidR="00AC1CE2" w:rsidRPr="00630043">
        <w:t>nie je</w:t>
      </w:r>
      <w:r w:rsidRPr="00630043">
        <w:t xml:space="preserve"> zaťažená vplyvom pľúcneho obehu, plnenia pľúc vzduchom a dýchacími pohybmi</w:t>
      </w:r>
      <w:r w:rsidR="00C10869">
        <w:t>.</w:t>
      </w:r>
    </w:p>
    <w:p w14:paraId="3644188C" w14:textId="77777777" w:rsidR="00BD7167" w:rsidRPr="00630043" w:rsidRDefault="00BD7167" w:rsidP="00BD7167">
      <w:pPr>
        <w:tabs>
          <w:tab w:val="left" w:pos="7140"/>
        </w:tabs>
      </w:pPr>
    </w:p>
    <w:p w14:paraId="6D6E753E" w14:textId="77777777" w:rsidR="00BD7167" w:rsidRPr="00630043" w:rsidRDefault="00BD7167" w:rsidP="00BD7167">
      <w:pPr>
        <w:tabs>
          <w:tab w:val="left" w:pos="7140"/>
        </w:tabs>
      </w:pPr>
      <w:r w:rsidRPr="00630043">
        <w:t>Bol spočítaný kontinuálny srdcový výdaj z impedancie počas fyzickej záťaže súčasne s echokardiografiou a termodilúciou. Bolo ukázané že kontinuálne merania srdcového výdaja pomocou bioimpedancie je citlivé na relatívny zmeny srdcového výdaja a odpovedá relatívnym zmenám meraným pomocou echokardiografie.</w:t>
      </w:r>
    </w:p>
    <w:p w14:paraId="15FD91D3" w14:textId="75581228" w:rsidR="00C93F57" w:rsidRDefault="00C93F57" w:rsidP="00AC1CE2">
      <w:pPr>
        <w:pStyle w:val="Heading1"/>
        <w:numPr>
          <w:ilvl w:val="0"/>
          <w:numId w:val="0"/>
        </w:numPr>
        <w:ind w:left="850"/>
        <w:rPr>
          <w:ins w:id="175" w:author="Pavel Jurak" w:date="2018-06-21T11:47:00Z"/>
        </w:rPr>
      </w:pPr>
    </w:p>
    <w:p w14:paraId="4EBD7A46" w14:textId="34882558" w:rsidR="005871F5" w:rsidRDefault="005871F5">
      <w:pPr>
        <w:rPr>
          <w:ins w:id="176" w:author="Pavel Jurak" w:date="2018-06-21T11:47:00Z"/>
        </w:rPr>
        <w:pPrChange w:id="177" w:author="Pavel Jurak" w:date="2018-06-21T11:47:00Z">
          <w:pPr>
            <w:pStyle w:val="Heading1"/>
            <w:numPr>
              <w:numId w:val="0"/>
            </w:numPr>
            <w:ind w:left="850" w:firstLine="0"/>
          </w:pPr>
        </w:pPrChange>
      </w:pPr>
      <w:ins w:id="178" w:author="Pavel Jurak" w:date="2018-06-21T11:47:00Z">
        <w:r>
          <w:t>V posledním ostavci uvést hlavní přínos práce</w:t>
        </w:r>
      </w:ins>
      <w:ins w:id="179" w:author="Pavel Jurak" w:date="2018-06-21T13:36:00Z">
        <w:r w:rsidR="00953244">
          <w:t>, například</w:t>
        </w:r>
      </w:ins>
      <w:ins w:id="180" w:author="Pavel Jurak" w:date="2018-06-21T11:47:00Z">
        <w:r>
          <w:t>:</w:t>
        </w:r>
      </w:ins>
    </w:p>
    <w:p w14:paraId="6A51B63D" w14:textId="4DEABDBF" w:rsidR="005871F5" w:rsidRDefault="005871F5">
      <w:pPr>
        <w:rPr>
          <w:ins w:id="181" w:author="Pavel Jurak" w:date="2018-06-21T11:47:00Z"/>
        </w:rPr>
        <w:pPrChange w:id="182" w:author="Pavel Jurak" w:date="2018-06-21T11:47:00Z">
          <w:pPr>
            <w:pStyle w:val="Heading1"/>
            <w:numPr>
              <w:numId w:val="0"/>
            </w:numPr>
            <w:ind w:left="850" w:firstLine="0"/>
          </w:pPr>
        </w:pPrChange>
      </w:pPr>
    </w:p>
    <w:p w14:paraId="417E3063" w14:textId="65E032B6" w:rsidR="00E06306" w:rsidRPr="00E06306" w:rsidRDefault="00303923" w:rsidP="00E06306">
      <w:pPr>
        <w:rPr>
          <w:lang w:val="cs-CZ"/>
          <w:rPrChange w:id="183" w:author="Pavel Jurak" w:date="2018-06-21T11:50:00Z">
            <w:rPr/>
          </w:rPrChange>
        </w:rPr>
        <w:sectPr w:rsidR="00E06306" w:rsidRPr="00E06306" w:rsidSect="00BD7167">
          <w:headerReference w:type="default" r:id="rId33"/>
          <w:footerReference w:type="default" r:id="rId34"/>
          <w:headerReference w:type="first" r:id="rId35"/>
          <w:footerReference w:type="first" r:id="rId36"/>
          <w:pgSz w:w="11907" w:h="16840" w:code="9"/>
          <w:pgMar w:top="1418" w:right="1418" w:bottom="1418" w:left="1985" w:header="737" w:footer="737" w:gutter="0"/>
          <w:cols w:space="708"/>
          <w:noEndnote/>
          <w:titlePg/>
        </w:sectPr>
        <w:pPrChange w:id="184" w:author="Pavel Jurak" w:date="2018-06-21T11:47:00Z">
          <w:pPr>
            <w:pStyle w:val="Heading1"/>
            <w:numPr>
              <w:numId w:val="0"/>
            </w:numPr>
            <w:ind w:left="850" w:firstLine="0"/>
          </w:pPr>
        </w:pPrChange>
      </w:pPr>
      <w:ins w:id="185" w:author="Pavel Jurak" w:date="2018-06-21T11:47:00Z">
        <w:r w:rsidRPr="00303923">
          <w:rPr>
            <w:lang w:val="cs-CZ"/>
          </w:rPr>
          <w:t>Hlavní</w:t>
        </w:r>
        <w:r w:rsidR="005871F5" w:rsidRPr="00840533">
          <w:rPr>
            <w:lang w:val="cs-CZ"/>
            <w:rPrChange w:id="186" w:author="Pavel Jurak" w:date="2018-06-21T11:50:00Z">
              <w:rPr/>
            </w:rPrChange>
          </w:rPr>
          <w:t xml:space="preserve"> přínos práce </w:t>
        </w:r>
      </w:ins>
      <w:ins w:id="187" w:author="Pavel Jurak" w:date="2018-06-21T11:48:00Z">
        <w:r w:rsidR="005871F5" w:rsidRPr="00840533">
          <w:rPr>
            <w:lang w:val="cs-CZ"/>
            <w:rPrChange w:id="188" w:author="Pavel Jurak" w:date="2018-06-21T11:50:00Z">
              <w:rPr/>
            </w:rPrChange>
          </w:rPr>
          <w:t xml:space="preserve"> </w:t>
        </w:r>
        <w:r w:rsidR="00840533" w:rsidRPr="00840533">
          <w:rPr>
            <w:lang w:val="cs-CZ"/>
            <w:rPrChange w:id="189" w:author="Pavel Jurak" w:date="2018-06-21T11:50:00Z">
              <w:rPr/>
            </w:rPrChange>
          </w:rPr>
          <w:t xml:space="preserve">spočívá </w:t>
        </w:r>
      </w:ins>
      <w:ins w:id="190" w:author="Pavel Jurak" w:date="2018-06-21T13:36:00Z">
        <w:r w:rsidR="00953244">
          <w:rPr>
            <w:lang w:val="cs-CZ"/>
          </w:rPr>
          <w:t>p</w:t>
        </w:r>
      </w:ins>
      <w:ins w:id="191" w:author="Pavel Jurak" w:date="2018-06-21T13:34:00Z">
        <w:r w:rsidR="00953244">
          <w:rPr>
            <w:lang w:val="cs-CZ"/>
          </w:rPr>
          <w:t xml:space="preserve">ředevším </w:t>
        </w:r>
      </w:ins>
      <w:ins w:id="192" w:author="Pavel Jurak" w:date="2018-06-21T11:48:00Z">
        <w:r w:rsidR="00840533" w:rsidRPr="00840533">
          <w:rPr>
            <w:lang w:val="cs-CZ"/>
            <w:rPrChange w:id="193" w:author="Pavel Jurak" w:date="2018-06-21T11:50:00Z">
              <w:rPr/>
            </w:rPrChange>
          </w:rPr>
          <w:t>v</w:t>
        </w:r>
      </w:ins>
      <w:ins w:id="194" w:author="Pavel Jurak" w:date="2018-06-21T11:54:00Z">
        <w:r>
          <w:rPr>
            <w:lang w:val="cs-CZ"/>
          </w:rPr>
          <w:t> návrhu metod pro</w:t>
        </w:r>
      </w:ins>
      <w:ins w:id="195" w:author="Pavel Jurak" w:date="2018-06-21T11:48:00Z">
        <w:r w:rsidR="00840533" w:rsidRPr="00840533">
          <w:rPr>
            <w:lang w:val="cs-CZ"/>
            <w:rPrChange w:id="196" w:author="Pavel Jurak" w:date="2018-06-21T11:50:00Z">
              <w:rPr/>
            </w:rPrChange>
          </w:rPr>
          <w:t xml:space="preserve"> zpracování </w:t>
        </w:r>
      </w:ins>
      <w:ins w:id="197" w:author="Pavel Jurak" w:date="2018-06-21T11:49:00Z">
        <w:r w:rsidR="00840533" w:rsidRPr="00840533">
          <w:rPr>
            <w:lang w:val="cs-CZ"/>
            <w:rPrChange w:id="198" w:author="Pavel Jurak" w:date="2018-06-21T11:50:00Z">
              <w:rPr/>
            </w:rPrChange>
          </w:rPr>
          <w:t>bioimped</w:t>
        </w:r>
      </w:ins>
      <w:ins w:id="199" w:author="Pavel Jurak" w:date="2018-06-21T11:50:00Z">
        <w:r w:rsidR="00840533">
          <w:rPr>
            <w:lang w:val="cs-CZ"/>
          </w:rPr>
          <w:t>a</w:t>
        </w:r>
      </w:ins>
      <w:ins w:id="200" w:author="Pavel Jurak" w:date="2018-06-21T11:49:00Z">
        <w:r w:rsidR="00840533" w:rsidRPr="00840533">
          <w:rPr>
            <w:lang w:val="cs-CZ"/>
            <w:rPrChange w:id="201" w:author="Pavel Jurak" w:date="2018-06-21T11:50:00Z">
              <w:rPr/>
            </w:rPrChange>
          </w:rPr>
          <w:t xml:space="preserve">nčních signálů </w:t>
        </w:r>
      </w:ins>
      <w:ins w:id="202" w:author="Pavel Jurak" w:date="2018-06-21T13:32:00Z">
        <w:r w:rsidR="00953244">
          <w:rPr>
            <w:lang w:val="cs-CZ"/>
          </w:rPr>
          <w:t xml:space="preserve">měřených současně </w:t>
        </w:r>
      </w:ins>
      <w:ins w:id="203" w:author="Pavel Jurak" w:date="2018-06-21T11:49:00Z">
        <w:r w:rsidR="00840533" w:rsidRPr="00840533">
          <w:rPr>
            <w:lang w:val="cs-CZ"/>
            <w:rPrChange w:id="204" w:author="Pavel Jurak" w:date="2018-06-21T11:50:00Z">
              <w:rPr/>
            </w:rPrChange>
          </w:rPr>
          <w:t xml:space="preserve">z více </w:t>
        </w:r>
      </w:ins>
      <w:ins w:id="205" w:author="Pavel Jurak" w:date="2018-06-21T11:51:00Z">
        <w:r w:rsidR="00840533" w:rsidRPr="00840533">
          <w:rPr>
            <w:lang w:val="cs-CZ"/>
          </w:rPr>
          <w:t>míst</w:t>
        </w:r>
      </w:ins>
      <w:ins w:id="206" w:author="Pavel Jurak" w:date="2018-06-21T11:49:00Z">
        <w:r w:rsidR="00840533" w:rsidRPr="00840533">
          <w:rPr>
            <w:lang w:val="cs-CZ"/>
            <w:rPrChange w:id="207" w:author="Pavel Jurak" w:date="2018-06-21T11:50:00Z">
              <w:rPr/>
            </w:rPrChange>
          </w:rPr>
          <w:t xml:space="preserve"> na </w:t>
        </w:r>
      </w:ins>
      <w:ins w:id="208" w:author="Pavel Jurak" w:date="2018-06-21T11:51:00Z">
        <w:r w:rsidR="00840533" w:rsidRPr="00840533">
          <w:rPr>
            <w:lang w:val="cs-CZ"/>
          </w:rPr>
          <w:t>lidském</w:t>
        </w:r>
      </w:ins>
      <w:ins w:id="209" w:author="Pavel Jurak" w:date="2018-06-21T11:49:00Z">
        <w:r w:rsidR="00840533" w:rsidRPr="00840533">
          <w:rPr>
            <w:lang w:val="cs-CZ"/>
          </w:rPr>
          <w:t xml:space="preserve"> těle</w:t>
        </w:r>
      </w:ins>
      <w:ins w:id="210" w:author="Pavel Jurak" w:date="2018-06-21T11:54:00Z">
        <w:r>
          <w:rPr>
            <w:lang w:val="cs-CZ"/>
          </w:rPr>
          <w:t xml:space="preserve"> a</w:t>
        </w:r>
      </w:ins>
      <w:ins w:id="211" w:author="Pavel Jurak" w:date="2018-06-21T13:34:00Z">
        <w:r w:rsidR="00953244">
          <w:rPr>
            <w:lang w:val="cs-CZ"/>
          </w:rPr>
          <w:t xml:space="preserve"> v</w:t>
        </w:r>
      </w:ins>
      <w:ins w:id="212" w:author="Pavel Jurak" w:date="2018-06-21T11:54:00Z">
        <w:r>
          <w:rPr>
            <w:lang w:val="cs-CZ"/>
          </w:rPr>
          <w:t xml:space="preserve"> interpretaci dosažených výsledků</w:t>
        </w:r>
      </w:ins>
      <w:ins w:id="213" w:author="Pavel Jurak" w:date="2018-06-21T11:49:00Z">
        <w:r w:rsidR="00840533" w:rsidRPr="00840533">
          <w:rPr>
            <w:lang w:val="cs-CZ"/>
          </w:rPr>
          <w:t>.</w:t>
        </w:r>
        <w:r w:rsidR="00840533" w:rsidRPr="00840533">
          <w:rPr>
            <w:lang w:val="cs-CZ"/>
            <w:rPrChange w:id="214" w:author="Pavel Jurak" w:date="2018-06-21T11:50:00Z">
              <w:rPr/>
            </w:rPrChange>
          </w:rPr>
          <w:t xml:space="preserve"> V práci </w:t>
        </w:r>
      </w:ins>
      <w:ins w:id="215" w:author="Pavel Jurak" w:date="2018-06-21T13:33:00Z">
        <w:r w:rsidR="00953244">
          <w:rPr>
            <w:lang w:val="cs-CZ"/>
          </w:rPr>
          <w:t>je ukázáno</w:t>
        </w:r>
      </w:ins>
      <w:ins w:id="216" w:author="Pavel Jurak" w:date="2018-06-21T11:49:00Z">
        <w:r w:rsidR="00840533" w:rsidRPr="00840533">
          <w:rPr>
            <w:lang w:val="cs-CZ"/>
            <w:rPrChange w:id="217" w:author="Pavel Jurak" w:date="2018-06-21T11:50:00Z">
              <w:rPr/>
            </w:rPrChange>
          </w:rPr>
          <w:t xml:space="preserve">, jakým způsobem  </w:t>
        </w:r>
      </w:ins>
      <w:ins w:id="218" w:author="Pavel Jurak" w:date="2018-06-21T11:51:00Z">
        <w:r w:rsidR="00840533" w:rsidRPr="00840533">
          <w:rPr>
            <w:lang w:val="cs-CZ"/>
          </w:rPr>
          <w:t>parametry</w:t>
        </w:r>
      </w:ins>
      <w:ins w:id="219" w:author="Pavel Jurak" w:date="2018-06-21T11:49:00Z">
        <w:r w:rsidR="00840533" w:rsidRPr="00840533">
          <w:rPr>
            <w:lang w:val="cs-CZ"/>
            <w:rPrChange w:id="220" w:author="Pavel Jurak" w:date="2018-06-21T11:50:00Z">
              <w:rPr/>
            </w:rPrChange>
          </w:rPr>
          <w:t xml:space="preserve"> odrážející </w:t>
        </w:r>
      </w:ins>
      <w:ins w:id="221" w:author="Pavel Jurak" w:date="2018-06-21T11:51:00Z">
        <w:r w:rsidR="00840533" w:rsidRPr="00840533">
          <w:rPr>
            <w:lang w:val="cs-CZ"/>
          </w:rPr>
          <w:t>krevní</w:t>
        </w:r>
      </w:ins>
      <w:ins w:id="222" w:author="Pavel Jurak" w:date="2018-06-21T11:49:00Z">
        <w:r w:rsidR="00840533" w:rsidRPr="00840533">
          <w:rPr>
            <w:lang w:val="cs-CZ"/>
            <w:rPrChange w:id="223" w:author="Pavel Jurak" w:date="2018-06-21T11:50:00Z">
              <w:rPr/>
            </w:rPrChange>
          </w:rPr>
          <w:t xml:space="preserve"> hemodynamiku r</w:t>
        </w:r>
      </w:ins>
      <w:ins w:id="224" w:author="Pavel Jurak" w:date="2018-06-21T11:51:00Z">
        <w:r w:rsidR="00840533">
          <w:rPr>
            <w:lang w:val="cs-CZ"/>
          </w:rPr>
          <w:t>e</w:t>
        </w:r>
      </w:ins>
      <w:ins w:id="225" w:author="Pavel Jurak" w:date="2018-06-21T11:49:00Z">
        <w:r w:rsidR="00840533" w:rsidRPr="00840533">
          <w:rPr>
            <w:lang w:val="cs-CZ"/>
          </w:rPr>
          <w:t>agují na ř</w:t>
        </w:r>
        <w:r w:rsidR="00840533" w:rsidRPr="00840533">
          <w:rPr>
            <w:lang w:val="cs-CZ"/>
            <w:rPrChange w:id="226" w:author="Pavel Jurak" w:date="2018-06-21T11:50:00Z">
              <w:rPr/>
            </w:rPrChange>
          </w:rPr>
          <w:t xml:space="preserve">ízené dýchání a </w:t>
        </w:r>
      </w:ins>
      <w:ins w:id="227" w:author="Pavel Jurak" w:date="2018-06-21T11:51:00Z">
        <w:r w:rsidR="004D6E86">
          <w:rPr>
            <w:lang w:val="cs-CZ"/>
          </w:rPr>
          <w:t xml:space="preserve"> jak se </w:t>
        </w:r>
        <w:r w:rsidR="00840533">
          <w:rPr>
            <w:lang w:val="cs-CZ"/>
          </w:rPr>
          <w:t>liší vliv dýchání  v končetinách a karotidě ve srovnání s</w:t>
        </w:r>
      </w:ins>
      <w:ins w:id="228" w:author="Pavel Jurak" w:date="2018-06-21T11:52:00Z">
        <w:r w:rsidR="004D6E86">
          <w:rPr>
            <w:lang w:val="cs-CZ"/>
          </w:rPr>
          <w:t> </w:t>
        </w:r>
      </w:ins>
      <w:ins w:id="229" w:author="Pavel Jurak" w:date="2018-06-21T11:51:00Z">
        <w:r w:rsidR="004D6E86">
          <w:rPr>
            <w:lang w:val="cs-CZ"/>
          </w:rPr>
          <w:t>hrudníkem</w:t>
        </w:r>
      </w:ins>
      <w:ins w:id="230" w:author="Pavel Jurak" w:date="2018-06-21T11:52:00Z">
        <w:r w:rsidR="004D6E86">
          <w:rPr>
            <w:lang w:val="cs-CZ"/>
          </w:rPr>
          <w:t xml:space="preserve">. </w:t>
        </w:r>
      </w:ins>
      <w:ins w:id="231" w:author="Pavel Jurak" w:date="2018-06-21T11:54:00Z">
        <w:r>
          <w:rPr>
            <w:lang w:val="cs-CZ"/>
          </w:rPr>
          <w:t xml:space="preserve"> </w:t>
        </w:r>
      </w:ins>
      <w:ins w:id="232" w:author="Pavel Jurak" w:date="2018-06-21T11:55:00Z">
        <w:r>
          <w:rPr>
            <w:lang w:val="cs-CZ"/>
          </w:rPr>
          <w:t xml:space="preserve"> Z práce též plyne doporučení pro  </w:t>
        </w:r>
      </w:ins>
      <w:ins w:id="233" w:author="Pavel Jurak" w:date="2018-06-21T13:33:00Z">
        <w:r w:rsidR="00953244">
          <w:rPr>
            <w:lang w:val="cs-CZ"/>
          </w:rPr>
          <w:t xml:space="preserve">  výběr </w:t>
        </w:r>
      </w:ins>
      <w:ins w:id="234" w:author="Pavel Jurak" w:date="2018-06-21T13:35:00Z">
        <w:r w:rsidR="00953244">
          <w:rPr>
            <w:lang w:val="cs-CZ"/>
          </w:rPr>
          <w:t xml:space="preserve">vhodného </w:t>
        </w:r>
      </w:ins>
      <w:ins w:id="235" w:author="Pavel Jurak" w:date="2018-06-21T13:33:00Z">
        <w:r w:rsidR="00953244">
          <w:rPr>
            <w:lang w:val="cs-CZ"/>
          </w:rPr>
          <w:t>místa</w:t>
        </w:r>
      </w:ins>
      <w:ins w:id="236" w:author="Pavel Jurak" w:date="2018-06-21T13:35:00Z">
        <w:r w:rsidR="00953244">
          <w:rPr>
            <w:lang w:val="cs-CZ"/>
          </w:rPr>
          <w:t xml:space="preserve"> a metodiky</w:t>
        </w:r>
      </w:ins>
      <w:ins w:id="237" w:author="Pavel Jurak" w:date="2018-06-21T13:33:00Z">
        <w:r w:rsidR="00953244">
          <w:rPr>
            <w:lang w:val="cs-CZ"/>
          </w:rPr>
          <w:t xml:space="preserve"> pro přesné stanovení</w:t>
        </w:r>
      </w:ins>
      <w:ins w:id="238" w:author="Pavel Jurak" w:date="2018-06-21T13:34:00Z">
        <w:r w:rsidR="00953244">
          <w:rPr>
            <w:lang w:val="cs-CZ"/>
          </w:rPr>
          <w:t xml:space="preserve"> </w:t>
        </w:r>
      </w:ins>
      <w:ins w:id="239" w:author="Pavel Jurak" w:date="2018-06-21T13:33:00Z">
        <w:r w:rsidR="00953244">
          <w:rPr>
            <w:lang w:val="cs-CZ"/>
          </w:rPr>
          <w:t xml:space="preserve">srdečního výdeje. </w:t>
        </w:r>
      </w:ins>
      <w:ins w:id="240" w:author="Pavel Jurak" w:date="2018-06-21T13:35:00Z">
        <w:r w:rsidR="00953244">
          <w:rPr>
            <w:lang w:val="cs-CZ"/>
          </w:rPr>
          <w:t xml:space="preserve">  Výsledky práce též ot</w:t>
        </w:r>
      </w:ins>
      <w:ins w:id="241" w:author="Pavel Jurak" w:date="2018-06-21T13:37:00Z">
        <w:r w:rsidR="00953244">
          <w:rPr>
            <w:lang w:val="cs-CZ"/>
          </w:rPr>
          <w:t>e</w:t>
        </w:r>
      </w:ins>
      <w:ins w:id="242" w:author="Pavel Jurak" w:date="2018-06-21T13:35:00Z">
        <w:r w:rsidR="00953244">
          <w:rPr>
            <w:lang w:val="cs-CZ"/>
          </w:rPr>
          <w:t xml:space="preserve">vírají další možnosti </w:t>
        </w:r>
      </w:ins>
      <w:ins w:id="243" w:author="Pavel Jurak" w:date="2018-06-21T13:39:00Z">
        <w:r w:rsidR="00953244">
          <w:rPr>
            <w:lang w:val="cs-CZ"/>
          </w:rPr>
          <w:t xml:space="preserve">pro komplexní </w:t>
        </w:r>
      </w:ins>
      <w:ins w:id="244" w:author="Pavel Jurak" w:date="2018-06-21T13:40:00Z">
        <w:r w:rsidR="00953244">
          <w:rPr>
            <w:lang w:val="cs-CZ"/>
          </w:rPr>
          <w:t>h</w:t>
        </w:r>
      </w:ins>
      <w:ins w:id="245" w:author="Pavel Jurak" w:date="2018-06-21T13:35:00Z">
        <w:r w:rsidR="00953244">
          <w:rPr>
            <w:lang w:val="cs-CZ"/>
          </w:rPr>
          <w:t xml:space="preserve">odnocení </w:t>
        </w:r>
      </w:ins>
      <w:ins w:id="246" w:author="Pavel Jurak" w:date="2018-06-21T13:36:00Z">
        <w:r w:rsidR="00953244">
          <w:rPr>
            <w:lang w:val="cs-CZ"/>
          </w:rPr>
          <w:t xml:space="preserve">krevní cirkulace. </w:t>
        </w:r>
      </w:ins>
    </w:p>
    <w:p w14:paraId="648679AA" w14:textId="3BD00D5D" w:rsidR="00BD7167" w:rsidRPr="00630043" w:rsidRDefault="00BD7167" w:rsidP="00AC1CE2">
      <w:pPr>
        <w:pStyle w:val="Heading1"/>
        <w:numPr>
          <w:ilvl w:val="0"/>
          <w:numId w:val="0"/>
        </w:numPr>
        <w:ind w:left="850"/>
      </w:pPr>
      <w:bookmarkStart w:id="247" w:name="_Toc259606667"/>
      <w:bookmarkStart w:id="248" w:name="_Toc386404221"/>
      <w:bookmarkStart w:id="249" w:name="_Toc510268164"/>
      <w:bookmarkStart w:id="250" w:name="_Toc517301166"/>
      <w:r w:rsidRPr="00630043">
        <w:lastRenderedPageBreak/>
        <w:t>Literatúra</w:t>
      </w:r>
      <w:bookmarkEnd w:id="247"/>
      <w:bookmarkEnd w:id="248"/>
      <w:bookmarkEnd w:id="249"/>
      <w:bookmarkEnd w:id="250"/>
    </w:p>
    <w:p w14:paraId="19884A8C" w14:textId="77777777" w:rsidR="00483D69" w:rsidRPr="00483D69" w:rsidRDefault="00BD7167" w:rsidP="00483D69">
      <w:pPr>
        <w:pStyle w:val="EndNoteBibliography"/>
        <w:ind w:left="720" w:hanging="720"/>
      </w:pPr>
      <w:r w:rsidRPr="007851DF">
        <w:rPr>
          <w:noProof w:val="0"/>
          <w:color w:val="000000" w:themeColor="text1"/>
          <w:lang w:val="sk-SK"/>
        </w:rPr>
        <w:fldChar w:fldCharType="begin"/>
      </w:r>
      <w:r w:rsidRPr="007851DF">
        <w:rPr>
          <w:noProof w:val="0"/>
          <w:color w:val="000000" w:themeColor="text1"/>
          <w:lang w:val="sk-SK"/>
        </w:rPr>
        <w:instrText xml:space="preserve"> ADDIN EN.REFLIST </w:instrText>
      </w:r>
      <w:r w:rsidRPr="007851DF">
        <w:rPr>
          <w:noProof w:val="0"/>
          <w:color w:val="000000" w:themeColor="text1"/>
          <w:lang w:val="sk-SK"/>
        </w:rPr>
        <w:fldChar w:fldCharType="separate"/>
      </w:r>
      <w:r w:rsidR="00483D69" w:rsidRPr="00483D69">
        <w:t>1.</w:t>
      </w:r>
      <w:r w:rsidR="00483D69" w:rsidRPr="00483D69">
        <w:tab/>
        <w:t xml:space="preserve">Nyboer, J., </w:t>
      </w:r>
      <w:r w:rsidR="00483D69" w:rsidRPr="00483D69">
        <w:rPr>
          <w:i/>
        </w:rPr>
        <w:t>ELECTRICAL IMPEDANCE PLETHYSMOGRAPHY - A PHYSICAL AND PHYSIOLOGIC APPROACH TO PERIPHERAL VASCULAR STUDY.</w:t>
      </w:r>
      <w:r w:rsidR="00483D69" w:rsidRPr="00483D69">
        <w:t xml:space="preserve"> Circulation, 1950. </w:t>
      </w:r>
      <w:r w:rsidR="00483D69" w:rsidRPr="00483D69">
        <w:rPr>
          <w:b/>
        </w:rPr>
        <w:t>2</w:t>
      </w:r>
      <w:r w:rsidR="00483D69" w:rsidRPr="00483D69">
        <w:t>(6): p. 811-821.</w:t>
      </w:r>
    </w:p>
    <w:p w14:paraId="7B3B7A47" w14:textId="77777777" w:rsidR="00483D69" w:rsidRPr="00483D69" w:rsidRDefault="00483D69" w:rsidP="00483D69">
      <w:pPr>
        <w:pStyle w:val="EndNoteBibliography"/>
        <w:ind w:left="720" w:hanging="720"/>
      </w:pPr>
      <w:r w:rsidRPr="00483D69">
        <w:t>2.</w:t>
      </w:r>
      <w:r w:rsidRPr="00483D69">
        <w:tab/>
        <w:t xml:space="preserve">Borzage, M., et al., </w:t>
      </w:r>
      <w:r w:rsidRPr="00483D69">
        <w:rPr>
          <w:i/>
        </w:rPr>
        <w:t>MEASURING STROKE VOLUME: IMPEDANCE CARDIOGRAPHY VS PHASE-CONTRAST MAGNETIC RESONANCE IMAGING.</w:t>
      </w:r>
      <w:r w:rsidRPr="00483D69">
        <w:t xml:space="preserve"> American Journal of Critical Care, 2017. </w:t>
      </w:r>
      <w:r w:rsidRPr="00483D69">
        <w:rPr>
          <w:b/>
        </w:rPr>
        <w:t>26</w:t>
      </w:r>
      <w:r w:rsidRPr="00483D69">
        <w:t>(5): p. 408-415.</w:t>
      </w:r>
    </w:p>
    <w:p w14:paraId="41F4D368" w14:textId="77777777" w:rsidR="00483D69" w:rsidRPr="00483D69" w:rsidRDefault="00483D69" w:rsidP="00483D69">
      <w:pPr>
        <w:pStyle w:val="EndNoteBibliography"/>
        <w:ind w:left="720" w:hanging="720"/>
      </w:pPr>
      <w:r w:rsidRPr="00483D69">
        <w:t>3.</w:t>
      </w:r>
      <w:r w:rsidRPr="00483D69">
        <w:tab/>
        <w:t xml:space="preserve">Honzikova, N., et al., </w:t>
      </w:r>
      <w:r w:rsidRPr="00483D69">
        <w:rPr>
          <w:i/>
        </w:rPr>
        <w:t>Influence of age, body mass index, and blood pressure on the carotid intima-media thickness in normotensive and hypertensive patients.</w:t>
      </w:r>
      <w:r w:rsidRPr="00483D69">
        <w:t xml:space="preserve"> Biomedizinische Technik, 2006. </w:t>
      </w:r>
      <w:r w:rsidRPr="00483D69">
        <w:rPr>
          <w:b/>
        </w:rPr>
        <w:t>51</w:t>
      </w:r>
      <w:r w:rsidRPr="00483D69">
        <w:t>(4): p. 159-+.</w:t>
      </w:r>
    </w:p>
    <w:p w14:paraId="23EAD850" w14:textId="77777777" w:rsidR="00483D69" w:rsidRPr="00483D69" w:rsidRDefault="00483D69" w:rsidP="00483D69">
      <w:pPr>
        <w:pStyle w:val="EndNoteBibliography"/>
        <w:ind w:left="720" w:hanging="720"/>
      </w:pPr>
      <w:r w:rsidRPr="00483D69">
        <w:t>4.</w:t>
      </w:r>
      <w:r w:rsidRPr="00483D69">
        <w:tab/>
        <w:t xml:space="preserve">Bernstein, D.P., </w:t>
      </w:r>
      <w:r w:rsidRPr="00483D69">
        <w:rPr>
          <w:i/>
        </w:rPr>
        <w:t>Impedance cardiography: Pulsatile blood flow and the biophysical and electrodynamic basis for the stroke volume equations.</w:t>
      </w:r>
      <w:r w:rsidRPr="00483D69">
        <w:t xml:space="preserve"> Journal of Electrical Bioimpedance, 2010. </w:t>
      </w:r>
      <w:r w:rsidRPr="00483D69">
        <w:rPr>
          <w:b/>
        </w:rPr>
        <w:t>1</w:t>
      </w:r>
      <w:r w:rsidRPr="00483D69">
        <w:t>.</w:t>
      </w:r>
    </w:p>
    <w:p w14:paraId="5D78193D" w14:textId="77777777" w:rsidR="00483D69" w:rsidRPr="00483D69" w:rsidRDefault="00483D69" w:rsidP="00483D69">
      <w:pPr>
        <w:pStyle w:val="EndNoteBibliography"/>
        <w:ind w:left="720" w:hanging="720"/>
      </w:pPr>
      <w:r w:rsidRPr="00483D69">
        <w:t>5.</w:t>
      </w:r>
      <w:r w:rsidRPr="00483D69">
        <w:tab/>
        <w:t xml:space="preserve">Boron, W.F.B., Emile L., </w:t>
      </w:r>
      <w:r w:rsidRPr="00483D69">
        <w:rPr>
          <w:i/>
        </w:rPr>
        <w:t>Medical physiology :a cellular and molecular approach </w:t>
      </w:r>
      <w:r w:rsidRPr="00483D69">
        <w:t>3ed. 2009, Philadelphia: Saunders/Elsevier.</w:t>
      </w:r>
    </w:p>
    <w:p w14:paraId="6D10FB0E" w14:textId="77777777" w:rsidR="00483D69" w:rsidRPr="00483D69" w:rsidRDefault="00483D69" w:rsidP="00483D69">
      <w:pPr>
        <w:pStyle w:val="EndNoteBibliography"/>
        <w:ind w:left="720" w:hanging="720"/>
      </w:pPr>
      <w:r w:rsidRPr="00483D69">
        <w:t>6.</w:t>
      </w:r>
      <w:r w:rsidRPr="00483D69">
        <w:tab/>
        <w:t xml:space="preserve">Baura, G.D., </w:t>
      </w:r>
      <w:r w:rsidRPr="00483D69">
        <w:rPr>
          <w:i/>
        </w:rPr>
        <w:t>System theory and practical applications of biomedical signals</w:t>
      </w:r>
      <w:r w:rsidRPr="00483D69">
        <w:t>. 2002, Wiley-Interscience, IEEE Press.</w:t>
      </w:r>
    </w:p>
    <w:p w14:paraId="7CEC38F0" w14:textId="77777777" w:rsidR="00483D69" w:rsidRPr="00483D69" w:rsidRDefault="00483D69" w:rsidP="00483D69">
      <w:pPr>
        <w:pStyle w:val="EndNoteBibliography"/>
        <w:ind w:left="720" w:hanging="720"/>
      </w:pPr>
      <w:r w:rsidRPr="00483D69">
        <w:t>7.</w:t>
      </w:r>
      <w:r w:rsidRPr="00483D69">
        <w:tab/>
        <w:t xml:space="preserve">Rooney, W., </w:t>
      </w:r>
      <w:r w:rsidRPr="00483D69">
        <w:rPr>
          <w:i/>
        </w:rPr>
        <w:t>MRI: From picture to proton.</w:t>
      </w:r>
      <w:r w:rsidRPr="00483D69">
        <w:t xml:space="preserve"> Health Physics, 2003. </w:t>
      </w:r>
      <w:r w:rsidRPr="00483D69">
        <w:rPr>
          <w:b/>
        </w:rPr>
        <w:t>85</w:t>
      </w:r>
      <w:r w:rsidRPr="00483D69">
        <w:t>(4): p. 504-505.</w:t>
      </w:r>
    </w:p>
    <w:p w14:paraId="0012671A" w14:textId="77777777" w:rsidR="00483D69" w:rsidRPr="00483D69" w:rsidRDefault="00483D69" w:rsidP="00483D69">
      <w:pPr>
        <w:pStyle w:val="EndNoteBibliography"/>
        <w:ind w:left="720" w:hanging="720"/>
      </w:pPr>
      <w:r w:rsidRPr="00483D69">
        <w:t>8.</w:t>
      </w:r>
      <w:r w:rsidRPr="00483D69">
        <w:tab/>
        <w:t xml:space="preserve">Leenders, K.L., </w:t>
      </w:r>
      <w:r w:rsidRPr="00483D69">
        <w:rPr>
          <w:i/>
        </w:rPr>
        <w:t>PET - BLOOD-FLOW AND OXYGEN-CONSUMPTION IN BRAIN-TUMORS.</w:t>
      </w:r>
      <w:r w:rsidRPr="00483D69">
        <w:t xml:space="preserve"> Journal of Neuro-Oncology, 1994. </w:t>
      </w:r>
      <w:r w:rsidRPr="00483D69">
        <w:rPr>
          <w:b/>
        </w:rPr>
        <w:t>22</w:t>
      </w:r>
      <w:r w:rsidRPr="00483D69">
        <w:t>(3): p. 269-273.</w:t>
      </w:r>
    </w:p>
    <w:p w14:paraId="1BBC62B2" w14:textId="77777777" w:rsidR="00483D69" w:rsidRPr="00483D69" w:rsidRDefault="00483D69" w:rsidP="00483D69">
      <w:pPr>
        <w:pStyle w:val="EndNoteBibliography"/>
        <w:ind w:left="720" w:hanging="720"/>
      </w:pPr>
      <w:r w:rsidRPr="00483D69">
        <w:t>9.</w:t>
      </w:r>
      <w:r w:rsidRPr="00483D69">
        <w:tab/>
        <w:t xml:space="preserve">Papaioannou, T.G., O. Vardoulis, and N. Stergiopulos, </w:t>
      </w:r>
      <w:r w:rsidRPr="00483D69">
        <w:rPr>
          <w:i/>
        </w:rPr>
        <w:t>The "systolic volume balance" method for the noninvasive estimation of cardiac output based on pressure wave analysis.</w:t>
      </w:r>
      <w:r w:rsidRPr="00483D69">
        <w:t xml:space="preserve"> American Journal of Physiology-Heart and Circulatory Physiology, 2012. </w:t>
      </w:r>
      <w:r w:rsidRPr="00483D69">
        <w:rPr>
          <w:b/>
        </w:rPr>
        <w:t>302</w:t>
      </w:r>
      <w:r w:rsidRPr="00483D69">
        <w:t>(10): p. H2064-H2073.</w:t>
      </w:r>
    </w:p>
    <w:p w14:paraId="5E70BA46" w14:textId="77777777" w:rsidR="00483D69" w:rsidRPr="00483D69" w:rsidRDefault="00483D69" w:rsidP="00483D69">
      <w:pPr>
        <w:pStyle w:val="EndNoteBibliography"/>
        <w:ind w:left="720" w:hanging="720"/>
      </w:pPr>
      <w:r w:rsidRPr="00483D69">
        <w:t>10.</w:t>
      </w:r>
      <w:r w:rsidRPr="00483D69">
        <w:tab/>
        <w:t xml:space="preserve">Parlikar, T.A., et al., </w:t>
      </w:r>
      <w:r w:rsidRPr="00483D69">
        <w:rPr>
          <w:i/>
        </w:rPr>
        <w:t>Model-Based Estimation of Cardiac Output and Total Peripheral Resistance.</w:t>
      </w:r>
      <w:r w:rsidRPr="00483D69">
        <w:t xml:space="preserve"> Computers in Cardiology 2007, Vol 34, 2007. </w:t>
      </w:r>
      <w:r w:rsidRPr="00483D69">
        <w:rPr>
          <w:b/>
        </w:rPr>
        <w:t>34</w:t>
      </w:r>
      <w:r w:rsidRPr="00483D69">
        <w:t>: p. 379-382.</w:t>
      </w:r>
    </w:p>
    <w:p w14:paraId="405CF7A2" w14:textId="77777777" w:rsidR="00483D69" w:rsidRPr="00483D69" w:rsidRDefault="00483D69" w:rsidP="00483D69">
      <w:pPr>
        <w:pStyle w:val="EndNoteBibliography"/>
        <w:ind w:left="720" w:hanging="720"/>
      </w:pPr>
      <w:r w:rsidRPr="00483D69">
        <w:t>11.</w:t>
      </w:r>
      <w:r w:rsidRPr="00483D69">
        <w:tab/>
        <w:t xml:space="preserve">Caillard, A., et al., </w:t>
      </w:r>
      <w:r w:rsidRPr="00483D69">
        <w:rPr>
          <w:i/>
        </w:rPr>
        <w:t>Comparison of cardiac output measured by oesophageal Doppler ultrasonography or pulse pressure contour wave analysis.</w:t>
      </w:r>
      <w:r w:rsidRPr="00483D69">
        <w:t xml:space="preserve"> British Journal of Anaesthesia, 2015. </w:t>
      </w:r>
      <w:r w:rsidRPr="00483D69">
        <w:rPr>
          <w:b/>
        </w:rPr>
        <w:t>114</w:t>
      </w:r>
      <w:r w:rsidRPr="00483D69">
        <w:t>(6): p. 893-900.</w:t>
      </w:r>
    </w:p>
    <w:p w14:paraId="3E696FB1" w14:textId="77777777" w:rsidR="00483D69" w:rsidRPr="00483D69" w:rsidRDefault="00483D69" w:rsidP="00483D69">
      <w:pPr>
        <w:pStyle w:val="EndNoteBibliography"/>
        <w:ind w:left="720" w:hanging="720"/>
      </w:pPr>
      <w:r w:rsidRPr="00483D69">
        <w:t>12.</w:t>
      </w:r>
      <w:r w:rsidRPr="00483D69">
        <w:tab/>
        <w:t xml:space="preserve">Gaw, R.L., B.H. Cornish, and B.J. Thomas, </w:t>
      </w:r>
      <w:r w:rsidRPr="00483D69">
        <w:rPr>
          <w:i/>
        </w:rPr>
        <w:t>The electrical impedance of pulsatile blood flowing through rigid tubes: A theoretical investigation.</w:t>
      </w:r>
      <w:r w:rsidRPr="00483D69">
        <w:t xml:space="preserve"> Ieee Transactions on Biomedical Engineering, 2008. </w:t>
      </w:r>
      <w:r w:rsidRPr="00483D69">
        <w:rPr>
          <w:b/>
        </w:rPr>
        <w:t>55</w:t>
      </w:r>
      <w:r w:rsidRPr="00483D69">
        <w:t>(2): p. 721-727.</w:t>
      </w:r>
    </w:p>
    <w:p w14:paraId="79C2B917" w14:textId="77777777" w:rsidR="00483D69" w:rsidRPr="00483D69" w:rsidRDefault="00483D69" w:rsidP="00483D69">
      <w:pPr>
        <w:pStyle w:val="EndNoteBibliography"/>
        <w:ind w:left="720" w:hanging="720"/>
      </w:pPr>
      <w:r w:rsidRPr="00483D69">
        <w:t>13.</w:t>
      </w:r>
      <w:r w:rsidRPr="00483D69">
        <w:tab/>
        <w:t xml:space="preserve">Sherwood, A., et al., </w:t>
      </w:r>
      <w:r w:rsidRPr="00483D69">
        <w:rPr>
          <w:i/>
        </w:rPr>
        <w:t>METHODOLOGICAL GUIDELINES FOR IMPEDANCE CARDIOGRAPHY.</w:t>
      </w:r>
      <w:r w:rsidRPr="00483D69">
        <w:t xml:space="preserve"> Psychophysiology, 1990. </w:t>
      </w:r>
      <w:r w:rsidRPr="00483D69">
        <w:rPr>
          <w:b/>
        </w:rPr>
        <w:t>27</w:t>
      </w:r>
      <w:r w:rsidRPr="00483D69">
        <w:t>(1): p. 1-23.</w:t>
      </w:r>
    </w:p>
    <w:p w14:paraId="0BF60807" w14:textId="77777777" w:rsidR="00483D69" w:rsidRPr="00483D69" w:rsidRDefault="00483D69" w:rsidP="00483D69">
      <w:pPr>
        <w:pStyle w:val="EndNoteBibliography"/>
        <w:ind w:left="720" w:hanging="720"/>
      </w:pPr>
      <w:r w:rsidRPr="00483D69">
        <w:t>14.</w:t>
      </w:r>
      <w:r w:rsidRPr="00483D69">
        <w:tab/>
        <w:t xml:space="preserve">Vondra, V., et al., </w:t>
      </w:r>
      <w:r w:rsidRPr="00483D69">
        <w:rPr>
          <w:i/>
        </w:rPr>
        <w:t>A multichannel bioimpedance monitor for full-body blood flow monitoring.</w:t>
      </w:r>
      <w:r w:rsidRPr="00483D69">
        <w:t xml:space="preserve"> Biomedical Engineering-Biomedizinische Technik, 2016. </w:t>
      </w:r>
      <w:r w:rsidRPr="00483D69">
        <w:rPr>
          <w:b/>
        </w:rPr>
        <w:t>61</w:t>
      </w:r>
      <w:r w:rsidRPr="00483D69">
        <w:t>(1): p. 107-118.</w:t>
      </w:r>
    </w:p>
    <w:p w14:paraId="036EA9C7" w14:textId="77777777" w:rsidR="00483D69" w:rsidRPr="00483D69" w:rsidRDefault="00483D69" w:rsidP="00483D69">
      <w:pPr>
        <w:pStyle w:val="EndNoteBibliography"/>
        <w:ind w:left="720" w:hanging="720"/>
      </w:pPr>
      <w:r w:rsidRPr="00483D69">
        <w:t>15.</w:t>
      </w:r>
      <w:r w:rsidRPr="00483D69">
        <w:tab/>
        <w:t xml:space="preserve">Shen, H., Y. Zhu, and K.R. Qin, </w:t>
      </w:r>
      <w:r w:rsidRPr="00483D69">
        <w:rPr>
          <w:i/>
        </w:rPr>
        <w:t>A theoretical computerized study for the electrical conductivity of arterial pulsatile blood flow by an elastic tube model.</w:t>
      </w:r>
      <w:r w:rsidRPr="00483D69">
        <w:t xml:space="preserve"> Medical Engineering &amp; Physics, 2016. </w:t>
      </w:r>
      <w:r w:rsidRPr="00483D69">
        <w:rPr>
          <w:b/>
        </w:rPr>
        <w:t>38</w:t>
      </w:r>
      <w:r w:rsidRPr="00483D69">
        <w:t>(12): p. 1439-1448.</w:t>
      </w:r>
    </w:p>
    <w:p w14:paraId="0E3E573C" w14:textId="77777777" w:rsidR="00483D69" w:rsidRPr="00483D69" w:rsidRDefault="00483D69" w:rsidP="00483D69">
      <w:pPr>
        <w:pStyle w:val="EndNoteBibliography"/>
        <w:ind w:left="720" w:hanging="720"/>
      </w:pPr>
      <w:r w:rsidRPr="00483D69">
        <w:t>16.</w:t>
      </w:r>
      <w:r w:rsidRPr="00483D69">
        <w:tab/>
        <w:t xml:space="preserve">Bernstein, D.P., et al., </w:t>
      </w:r>
      <w:r w:rsidRPr="00483D69">
        <w:rPr>
          <w:i/>
        </w:rPr>
        <w:t>Validation of stroke volume and cardiac output by electrical interrogation of the brachial artery in normals: assessment of strengths, limitations, and sources of error.</w:t>
      </w:r>
      <w:r w:rsidRPr="00483D69">
        <w:t xml:space="preserve"> Journal of Clinical Monitoring and Computing, 2015. </w:t>
      </w:r>
      <w:r w:rsidRPr="00483D69">
        <w:rPr>
          <w:b/>
        </w:rPr>
        <w:t>29</w:t>
      </w:r>
      <w:r w:rsidRPr="00483D69">
        <w:t>(6): p. 789-800.</w:t>
      </w:r>
    </w:p>
    <w:p w14:paraId="4BAAA5BA" w14:textId="77777777" w:rsidR="00483D69" w:rsidRPr="00483D69" w:rsidRDefault="00483D69" w:rsidP="00483D69">
      <w:pPr>
        <w:pStyle w:val="EndNoteBibliography"/>
        <w:ind w:left="720" w:hanging="720"/>
      </w:pPr>
      <w:r w:rsidRPr="00483D69">
        <w:t>17.</w:t>
      </w:r>
      <w:r w:rsidRPr="00483D69">
        <w:tab/>
        <w:t xml:space="preserve">Seppä, V.-P., </w:t>
      </w:r>
      <w:r w:rsidRPr="00483D69">
        <w:rPr>
          <w:i/>
        </w:rPr>
        <w:t>Development and clinical application of impedance pneumography technique</w:t>
      </w:r>
      <w:r w:rsidRPr="00483D69">
        <w:t>. Tampere University of Techology. Publication. 2014, Tampere: Tampere University of Technology.</w:t>
      </w:r>
    </w:p>
    <w:p w14:paraId="684ADF8F" w14:textId="77777777" w:rsidR="00483D69" w:rsidRPr="00483D69" w:rsidRDefault="00483D69" w:rsidP="00483D69">
      <w:pPr>
        <w:pStyle w:val="EndNoteBibliography"/>
        <w:ind w:left="720" w:hanging="720"/>
      </w:pPr>
      <w:r w:rsidRPr="00483D69">
        <w:t>18.</w:t>
      </w:r>
      <w:r w:rsidRPr="00483D69">
        <w:tab/>
        <w:t xml:space="preserve">Kubicek, W.G., et al., </w:t>
      </w:r>
      <w:r w:rsidRPr="00483D69">
        <w:rPr>
          <w:i/>
        </w:rPr>
        <w:t>DEVELOPMENT AND EVALUATION OF AN IMPEDANCE CARDIAC OUTPUT SYSTEM.</w:t>
      </w:r>
      <w:r w:rsidRPr="00483D69">
        <w:t xml:space="preserve"> Aerospace Medicine, 1966. </w:t>
      </w:r>
      <w:r w:rsidRPr="00483D69">
        <w:rPr>
          <w:b/>
        </w:rPr>
        <w:t>37</w:t>
      </w:r>
      <w:r w:rsidRPr="00483D69">
        <w:t>(12): p. 1208-&amp;.</w:t>
      </w:r>
    </w:p>
    <w:p w14:paraId="2B079021" w14:textId="77777777" w:rsidR="00483D69" w:rsidRPr="00483D69" w:rsidRDefault="00483D69" w:rsidP="00483D69">
      <w:pPr>
        <w:pStyle w:val="EndNoteBibliography"/>
        <w:ind w:left="720" w:hanging="720"/>
      </w:pPr>
      <w:r w:rsidRPr="00483D69">
        <w:t>19.</w:t>
      </w:r>
      <w:r w:rsidRPr="00483D69">
        <w:tab/>
        <w:t xml:space="preserve">Jeyhani, V., et al., </w:t>
      </w:r>
      <w:r w:rsidRPr="00483D69">
        <w:rPr>
          <w:i/>
        </w:rPr>
        <w:t>Comparison of simple algorithms for estimating respiration rate from electrical impedance pneumography signals in wearable devices.</w:t>
      </w:r>
      <w:r w:rsidRPr="00483D69">
        <w:t xml:space="preserve"> Health and Technology, 2017. </w:t>
      </w:r>
      <w:r w:rsidRPr="00483D69">
        <w:rPr>
          <w:b/>
        </w:rPr>
        <w:t>7</w:t>
      </w:r>
      <w:r w:rsidRPr="00483D69">
        <w:t>(1): p. 21-31.</w:t>
      </w:r>
    </w:p>
    <w:p w14:paraId="61283B27" w14:textId="77777777" w:rsidR="00483D69" w:rsidRPr="00483D69" w:rsidRDefault="00483D69" w:rsidP="00483D69">
      <w:pPr>
        <w:pStyle w:val="EndNoteBibliography"/>
        <w:ind w:left="720" w:hanging="720"/>
      </w:pPr>
      <w:r w:rsidRPr="00483D69">
        <w:t>20.</w:t>
      </w:r>
      <w:r w:rsidRPr="00483D69">
        <w:tab/>
        <w:t xml:space="preserve">Halamek, J., et al., </w:t>
      </w:r>
      <w:r w:rsidRPr="00483D69">
        <w:rPr>
          <w:i/>
        </w:rPr>
        <w:t>Variability of phase shift between blood pressure and heart rate fluctuations - A marker of short-term circulation control.</w:t>
      </w:r>
      <w:r w:rsidRPr="00483D69">
        <w:t xml:space="preserve"> Circulation, 2003. </w:t>
      </w:r>
      <w:r w:rsidRPr="00483D69">
        <w:rPr>
          <w:b/>
        </w:rPr>
        <w:t>108</w:t>
      </w:r>
      <w:r w:rsidRPr="00483D69">
        <w:t>(3): p. 292-297.</w:t>
      </w:r>
    </w:p>
    <w:p w14:paraId="130B05CE" w14:textId="77777777" w:rsidR="00483D69" w:rsidRPr="00483D69" w:rsidRDefault="00483D69" w:rsidP="00483D69">
      <w:pPr>
        <w:pStyle w:val="EndNoteBibliography"/>
        <w:ind w:left="720" w:hanging="720"/>
      </w:pPr>
      <w:r w:rsidRPr="00483D69">
        <w:lastRenderedPageBreak/>
        <w:t>21.</w:t>
      </w:r>
      <w:r w:rsidRPr="00483D69">
        <w:tab/>
        <w:t xml:space="preserve">Peter Langer, P.J., Vlastimil Vondra, Josef Halámek, Michal Mešťaník, Ingrid Tonhajzerová, Ivo Viščor, Ladislav Soukup, Magdaléna Matejkova, Eva Závodná, Pavel Leinveber, </w:t>
      </w:r>
      <w:r w:rsidRPr="00483D69">
        <w:rPr>
          <w:b/>
          <w:i/>
        </w:rPr>
        <w:t>Respiratory-induced hemodynamic changes measured by whole-body multichannel impedance plethysmography </w:t>
      </w:r>
      <w:r w:rsidRPr="00483D69">
        <w:t>Physiological Research, 2018.</w:t>
      </w:r>
    </w:p>
    <w:p w14:paraId="4363C090" w14:textId="77777777" w:rsidR="00483D69" w:rsidRPr="00483D69" w:rsidRDefault="00483D69" w:rsidP="00483D69">
      <w:pPr>
        <w:pStyle w:val="EndNoteBibliography"/>
        <w:ind w:left="720" w:hanging="720"/>
      </w:pPr>
      <w:r w:rsidRPr="00483D69">
        <w:t>22.</w:t>
      </w:r>
      <w:r w:rsidRPr="00483D69">
        <w:tab/>
        <w:t xml:space="preserve">Barrett, K.E. and W.F. Ganong, </w:t>
      </w:r>
      <w:r w:rsidRPr="00483D69">
        <w:rPr>
          <w:i/>
        </w:rPr>
        <w:t>Ganong's review of medical physiology</w:t>
      </w:r>
      <w:r w:rsidRPr="00483D69">
        <w:t>. 2012, New York; London: McGraw-Hill Medical ; McGraw-Hill [distributor].</w:t>
      </w:r>
    </w:p>
    <w:p w14:paraId="5F343446" w14:textId="77777777" w:rsidR="00483D69" w:rsidRPr="00483D69" w:rsidRDefault="00483D69" w:rsidP="00483D69">
      <w:pPr>
        <w:pStyle w:val="EndNoteBibliography"/>
        <w:ind w:left="720" w:hanging="720"/>
      </w:pPr>
      <w:r w:rsidRPr="00483D69">
        <w:t>23.</w:t>
      </w:r>
      <w:r w:rsidRPr="00483D69">
        <w:tab/>
        <w:t xml:space="preserve">Hall, J.E. and A.C. Guyton, </w:t>
      </w:r>
      <w:r w:rsidRPr="00483D69">
        <w:rPr>
          <w:i/>
        </w:rPr>
        <w:t>Guyton and Hall textbook of medical physiology</w:t>
      </w:r>
      <w:r w:rsidRPr="00483D69">
        <w:t>. 2011.</w:t>
      </w:r>
    </w:p>
    <w:p w14:paraId="2F35C163" w14:textId="77777777" w:rsidR="00483D69" w:rsidRPr="00483D69" w:rsidRDefault="00483D69" w:rsidP="00483D69">
      <w:pPr>
        <w:pStyle w:val="EndNoteBibliography"/>
        <w:ind w:left="720" w:hanging="720"/>
      </w:pPr>
      <w:r w:rsidRPr="00483D69">
        <w:t>24.</w:t>
      </w:r>
      <w:r w:rsidRPr="00483D69">
        <w:tab/>
        <w:t xml:space="preserve">Willeput, R., C. Rondeux, and A. Detroyer, </w:t>
      </w:r>
      <w:r w:rsidRPr="00483D69">
        <w:rPr>
          <w:i/>
        </w:rPr>
        <w:t>BREATHING AFFECTS VENOUS RETURN FROM LEGS IN HUMANS.</w:t>
      </w:r>
      <w:r w:rsidRPr="00483D69">
        <w:t xml:space="preserve"> Journal of Applied Physiology, 1984. </w:t>
      </w:r>
      <w:r w:rsidRPr="00483D69">
        <w:rPr>
          <w:b/>
        </w:rPr>
        <w:t>57</w:t>
      </w:r>
      <w:r w:rsidRPr="00483D69">
        <w:t>(4): p. 971-976.</w:t>
      </w:r>
    </w:p>
    <w:p w14:paraId="4F22554D" w14:textId="77777777" w:rsidR="00483D69" w:rsidRPr="00483D69" w:rsidRDefault="00483D69" w:rsidP="00483D69">
      <w:pPr>
        <w:pStyle w:val="EndNoteBibliography"/>
        <w:ind w:left="720" w:hanging="720"/>
      </w:pPr>
      <w:r w:rsidRPr="00483D69">
        <w:t>25.</w:t>
      </w:r>
      <w:r w:rsidRPr="00483D69">
        <w:tab/>
        <w:t xml:space="preserve">Berrones, B.S.F.A.J., </w:t>
      </w:r>
      <w:r w:rsidRPr="00483D69">
        <w:rPr>
          <w:i/>
        </w:rPr>
        <w:t>Arterial Stiffness</w:t>
      </w:r>
      <w:r w:rsidRPr="00483D69">
        <w:t>. 2015: Springer, Cham.</w:t>
      </w:r>
    </w:p>
    <w:p w14:paraId="30312FC9" w14:textId="77777777" w:rsidR="00483D69" w:rsidRPr="00483D69" w:rsidRDefault="00483D69" w:rsidP="00483D69">
      <w:pPr>
        <w:pStyle w:val="EndNoteBibliography"/>
        <w:ind w:left="720" w:hanging="720"/>
      </w:pPr>
      <w:r w:rsidRPr="00483D69">
        <w:t>26.</w:t>
      </w:r>
      <w:r w:rsidRPr="00483D69">
        <w:tab/>
        <w:t xml:space="preserve">Starc, V., </w:t>
      </w:r>
      <w:r w:rsidRPr="00483D69">
        <w:rPr>
          <w:i/>
        </w:rPr>
        <w:t>Effects of Myogenic and Metabolic Mechanisms on the Autoregulation of Blood Flow Through Muscle Tissue: A Mathematical Model Study.</w:t>
      </w:r>
      <w:r w:rsidRPr="00483D69">
        <w:t xml:space="preserve"> Cardiovascular Engineering: An International Journal, 2004. </w:t>
      </w:r>
      <w:r w:rsidRPr="00483D69">
        <w:rPr>
          <w:b/>
        </w:rPr>
        <w:t>4</w:t>
      </w:r>
      <w:r w:rsidRPr="00483D69">
        <w:t>(1): p. 81-88.</w:t>
      </w:r>
    </w:p>
    <w:p w14:paraId="5BDFDD93" w14:textId="114F7E93" w:rsidR="00483D69" w:rsidRPr="00483D69" w:rsidRDefault="00483D69" w:rsidP="00483D69">
      <w:pPr>
        <w:pStyle w:val="EndNoteBibliography"/>
        <w:ind w:left="720" w:hanging="720"/>
      </w:pPr>
      <w:r w:rsidRPr="00483D69">
        <w:t>27.</w:t>
      </w:r>
      <w:r w:rsidRPr="00483D69">
        <w:tab/>
        <w:t xml:space="preserve">Swain DP, L.B., </w:t>
      </w:r>
      <w:r w:rsidRPr="00483D69">
        <w:rPr>
          <w:i/>
        </w:rPr>
        <w:t>Exercise prescription.A case Study Approach to the ACSMGuidelines.</w:t>
      </w:r>
      <w:r w:rsidRPr="00483D69">
        <w:t>, ed. n. edition. 2007: Human Kinetics.</w:t>
      </w:r>
    </w:p>
    <w:p w14:paraId="714050BE" w14:textId="77777777" w:rsidR="00483D69" w:rsidRPr="00483D69" w:rsidRDefault="00483D69" w:rsidP="00483D69">
      <w:pPr>
        <w:pStyle w:val="EndNoteBibliography"/>
        <w:ind w:left="720" w:hanging="720"/>
      </w:pPr>
      <w:r w:rsidRPr="00483D69">
        <w:t>28.</w:t>
      </w:r>
      <w:r w:rsidRPr="00483D69">
        <w:tab/>
        <w:t xml:space="preserve">Higginbotham, M.B., et al., </w:t>
      </w:r>
      <w:r w:rsidRPr="00483D69">
        <w:rPr>
          <w:i/>
        </w:rPr>
        <w:t>REGULATION OF STROKE VOLUME DURING SUBMAXIMAL AND MAXIMAL UPRIGHT EXERCISE IN NORMAL MAN.</w:t>
      </w:r>
      <w:r w:rsidRPr="00483D69">
        <w:t xml:space="preserve"> Circulation Research, 1986. </w:t>
      </w:r>
      <w:r w:rsidRPr="00483D69">
        <w:rPr>
          <w:b/>
        </w:rPr>
        <w:t>58</w:t>
      </w:r>
      <w:r w:rsidRPr="00483D69">
        <w:t>(2): p. 281-291.</w:t>
      </w:r>
    </w:p>
    <w:p w14:paraId="43141B90" w14:textId="77777777" w:rsidR="00483D69" w:rsidRPr="00483D69" w:rsidRDefault="00483D69" w:rsidP="00483D69">
      <w:pPr>
        <w:pStyle w:val="EndNoteBibliography"/>
        <w:ind w:left="720" w:hanging="720"/>
      </w:pPr>
      <w:r w:rsidRPr="00483D69">
        <w:t>29.</w:t>
      </w:r>
      <w:r w:rsidRPr="00483D69">
        <w:tab/>
        <w:t xml:space="preserve">Kitzman, D.W., et al., </w:t>
      </w:r>
      <w:r w:rsidRPr="00483D69">
        <w:rPr>
          <w:i/>
        </w:rPr>
        <w:t>EXERCISE INTOLERANCE IN PATIENTS WITH HEART-FAILURE AND PRESERVED LEFT-VENTRICULAR SYSTOLIC FUNCTION - FAILURE OF THE FRANK-STARLING MECHANISM.</w:t>
      </w:r>
      <w:r w:rsidRPr="00483D69">
        <w:t xml:space="preserve"> Journal of the American College of Cardiology, 1991. </w:t>
      </w:r>
      <w:r w:rsidRPr="00483D69">
        <w:rPr>
          <w:b/>
        </w:rPr>
        <w:t>17</w:t>
      </w:r>
      <w:r w:rsidRPr="00483D69">
        <w:t>(5): p. 1065-1072.</w:t>
      </w:r>
    </w:p>
    <w:p w14:paraId="688FDE03" w14:textId="77777777" w:rsidR="00483D69" w:rsidRPr="00483D69" w:rsidRDefault="00483D69" w:rsidP="00483D69">
      <w:pPr>
        <w:pStyle w:val="EndNoteBibliography"/>
        <w:ind w:left="720" w:hanging="720"/>
      </w:pPr>
      <w:r w:rsidRPr="00483D69">
        <w:t>30.</w:t>
      </w:r>
      <w:r w:rsidRPr="00483D69">
        <w:tab/>
        <w:t xml:space="preserve">Rodeheffer, R.J., et al., </w:t>
      </w:r>
      <w:r w:rsidRPr="00483D69">
        <w:rPr>
          <w:i/>
        </w:rPr>
        <w:t>EXERCISE CARDIAC-OUTPUT IS MAINTAINED WITH ADVANCING AGE IN HEALTHY-HUMAN SUBJECTS - CARDIAC DILATATION AND INCREASED STROKE VOLUME COMPENSATE FOR A DIMINISHED HEART-RATE.</w:t>
      </w:r>
      <w:r w:rsidRPr="00483D69">
        <w:t xml:space="preserve"> Circulation, 1984. </w:t>
      </w:r>
      <w:r w:rsidRPr="00483D69">
        <w:rPr>
          <w:b/>
        </w:rPr>
        <w:t>69</w:t>
      </w:r>
      <w:r w:rsidRPr="00483D69">
        <w:t>(2): p. 203-213.</w:t>
      </w:r>
    </w:p>
    <w:p w14:paraId="7805EE4E" w14:textId="77777777" w:rsidR="00483D69" w:rsidRPr="00483D69" w:rsidRDefault="00483D69" w:rsidP="00483D69">
      <w:pPr>
        <w:pStyle w:val="EndNoteBibliography"/>
        <w:ind w:left="720" w:hanging="720"/>
      </w:pPr>
      <w:r w:rsidRPr="00483D69">
        <w:t>31.</w:t>
      </w:r>
      <w:r w:rsidRPr="00483D69">
        <w:tab/>
        <w:t xml:space="preserve">Haykowsky, M.J., et al., </w:t>
      </w:r>
      <w:r w:rsidRPr="00483D69">
        <w:rPr>
          <w:i/>
        </w:rPr>
        <w:t>Determinants of Exercise Intolerance in Elderly Heart Failure Patients With Preserved Ejection Fraction.</w:t>
      </w:r>
      <w:r w:rsidRPr="00483D69">
        <w:t xml:space="preserve"> Journal of the American College of Cardiology, 2011. </w:t>
      </w:r>
      <w:r w:rsidRPr="00483D69">
        <w:rPr>
          <w:b/>
        </w:rPr>
        <w:t>58</w:t>
      </w:r>
      <w:r w:rsidRPr="00483D69">
        <w:t>(3): p. 265-274.</w:t>
      </w:r>
    </w:p>
    <w:p w14:paraId="268A246E" w14:textId="77777777" w:rsidR="00483D69" w:rsidRPr="00483D69" w:rsidRDefault="00483D69" w:rsidP="00483D69">
      <w:pPr>
        <w:pStyle w:val="EndNoteBibliography"/>
        <w:ind w:left="720" w:hanging="720"/>
      </w:pPr>
      <w:r w:rsidRPr="00483D69">
        <w:t>32.</w:t>
      </w:r>
      <w:r w:rsidRPr="00483D69">
        <w:tab/>
        <w:t xml:space="preserve">Meluzín, et al., </w:t>
      </w:r>
      <w:r w:rsidRPr="00483D69">
        <w:rPr>
          <w:i/>
        </w:rPr>
        <w:t>The magnitude and course of exercise-induced stroke volume changes determine the exercise tolerance in heart transplant recipients with heart failure and normal ejection fraction</w:t>
      </w:r>
      <w:r w:rsidRPr="00483D69">
        <w:t>. 2014, Experimental and Clinical Cardiology p. 674-687.</w:t>
      </w:r>
    </w:p>
    <w:p w14:paraId="6547E794" w14:textId="4C77AF3A" w:rsidR="00BD7167" w:rsidRPr="00630043" w:rsidRDefault="00BD7167" w:rsidP="00BD7167">
      <w:pPr>
        <w:pStyle w:val="literatura"/>
        <w:rPr>
          <w:color w:val="000000" w:themeColor="text1"/>
          <w:lang w:val="sk-SK"/>
        </w:rPr>
      </w:pPr>
      <w:r w:rsidRPr="007851DF">
        <w:rPr>
          <w:color w:val="000000" w:themeColor="text1"/>
          <w:lang w:val="sk-SK"/>
        </w:rPr>
        <w:fldChar w:fldCharType="end"/>
      </w:r>
    </w:p>
    <w:p w14:paraId="128BF4A1" w14:textId="77777777" w:rsidR="00BD7167" w:rsidRPr="00630043" w:rsidRDefault="00BD7167" w:rsidP="00BD7167">
      <w:pPr>
        <w:overflowPunct/>
        <w:autoSpaceDE/>
        <w:autoSpaceDN/>
        <w:adjustRightInd/>
        <w:spacing w:line="240" w:lineRule="auto"/>
        <w:textAlignment w:val="auto"/>
        <w:rPr>
          <w:color w:val="000000" w:themeColor="text1"/>
          <w:sz w:val="20"/>
        </w:rPr>
      </w:pPr>
      <w:r w:rsidRPr="00630043">
        <w:rPr>
          <w:color w:val="000000" w:themeColor="text1"/>
        </w:rPr>
        <w:br w:type="page"/>
      </w:r>
    </w:p>
    <w:p w14:paraId="1E34927E" w14:textId="77777777" w:rsidR="00BD7167" w:rsidRPr="00630043" w:rsidRDefault="00BD7167" w:rsidP="00BD7167">
      <w:pPr>
        <w:pStyle w:val="Heading1"/>
        <w:numPr>
          <w:ilvl w:val="0"/>
          <w:numId w:val="0"/>
        </w:numPr>
        <w:ind w:left="432" w:hanging="432"/>
      </w:pPr>
      <w:bookmarkStart w:id="251" w:name="_Toc510268165"/>
      <w:bookmarkStart w:id="252" w:name="_Toc517301167"/>
      <w:r w:rsidRPr="00630043">
        <w:lastRenderedPageBreak/>
        <w:t>ZOZNAM SYMBOLOV, VELIČÍN A SKRATIEK</w:t>
      </w:r>
      <w:bookmarkEnd w:id="251"/>
      <w:bookmarkEnd w:id="252"/>
    </w:p>
    <w:p w14:paraId="61E4A29F" w14:textId="77777777" w:rsidR="00BD7167" w:rsidRPr="00630043" w:rsidRDefault="00BD7167" w:rsidP="00BD7167">
      <w:r w:rsidRPr="00630043">
        <w:t xml:space="preserve">CO </w:t>
      </w:r>
      <w:r w:rsidRPr="00630043">
        <w:tab/>
      </w:r>
      <w:r w:rsidRPr="00630043">
        <w:tab/>
      </w:r>
      <w:r w:rsidRPr="00630043">
        <w:tab/>
        <w:t>minútový objem</w:t>
      </w:r>
    </w:p>
    <w:p w14:paraId="1B3F861B" w14:textId="77777777" w:rsidR="00BD7167" w:rsidRPr="00630043" w:rsidRDefault="00BD7167" w:rsidP="00BD7167">
      <w:r w:rsidRPr="00630043">
        <w:t>SV</w:t>
      </w:r>
      <w:r w:rsidRPr="00630043">
        <w:tab/>
      </w:r>
      <w:r w:rsidRPr="00630043">
        <w:tab/>
      </w:r>
      <w:r w:rsidRPr="00630043">
        <w:tab/>
        <w:t>tepový objem</w:t>
      </w:r>
    </w:p>
    <w:p w14:paraId="6F087333" w14:textId="77777777" w:rsidR="00BD7167" w:rsidRPr="00630043" w:rsidRDefault="00BD7167" w:rsidP="00BD7167">
      <w:r w:rsidRPr="00630043">
        <w:t>LVET</w:t>
      </w:r>
      <w:r w:rsidRPr="00630043">
        <w:tab/>
      </w:r>
      <w:r w:rsidRPr="00630043">
        <w:tab/>
      </w:r>
      <w:r w:rsidRPr="00630043">
        <w:tab/>
        <w:t>doba výdaja ľavej komory</w:t>
      </w:r>
    </w:p>
    <w:p w14:paraId="323870FA" w14:textId="17E9327F" w:rsidR="00BD7167" w:rsidRPr="00630043" w:rsidRDefault="00BD7167" w:rsidP="00BD7167">
      <w:r w:rsidRPr="00630043">
        <w:t>HR</w:t>
      </w:r>
      <w:r w:rsidRPr="00630043">
        <w:tab/>
      </w:r>
      <w:r w:rsidRPr="00630043">
        <w:tab/>
      </w:r>
      <w:r w:rsidRPr="00630043">
        <w:tab/>
      </w:r>
      <w:r w:rsidR="009076DD">
        <w:t>srdcov</w:t>
      </w:r>
      <w:r w:rsidRPr="00630043">
        <w:t>á frekvencia</w:t>
      </w:r>
    </w:p>
    <w:p w14:paraId="3A52EDA1" w14:textId="77777777" w:rsidR="00BD7167" w:rsidRPr="00630043" w:rsidRDefault="00BD7167" w:rsidP="00BD7167">
      <w:r w:rsidRPr="00630043">
        <w:t>EKG</w:t>
      </w:r>
      <w:r w:rsidRPr="00630043">
        <w:tab/>
      </w:r>
      <w:r w:rsidRPr="00630043">
        <w:tab/>
      </w:r>
      <w:r w:rsidRPr="00630043">
        <w:tab/>
        <w:t>elektrokardiogra</w:t>
      </w:r>
    </w:p>
    <w:p w14:paraId="1A7305EB" w14:textId="77777777" w:rsidR="00BD7167" w:rsidRDefault="00BD7167" w:rsidP="00BD7167">
      <w:r w:rsidRPr="00630043">
        <w:t>BP</w:t>
      </w:r>
      <w:r w:rsidRPr="00630043">
        <w:tab/>
      </w:r>
      <w:r w:rsidRPr="00630043">
        <w:tab/>
      </w:r>
      <w:r w:rsidRPr="00630043">
        <w:tab/>
        <w:t>arteriálny krvný tlak</w:t>
      </w:r>
    </w:p>
    <w:p w14:paraId="5C38F268" w14:textId="2E391B99" w:rsidR="00821763" w:rsidRPr="00630043" w:rsidRDefault="00821763" w:rsidP="00BD7167">
      <w:r>
        <w:t>HS</w:t>
      </w:r>
      <w:r>
        <w:tab/>
      </w:r>
      <w:r>
        <w:tab/>
      </w:r>
      <w:r>
        <w:tab/>
        <w:t>srdcový zvuk (</w:t>
      </w:r>
      <w:r w:rsidRPr="00821763">
        <w:rPr>
          <w:i/>
        </w:rPr>
        <w:t>Heart Sound</w:t>
      </w:r>
      <w:r>
        <w:t>)</w:t>
      </w:r>
    </w:p>
    <w:p w14:paraId="49B6C656" w14:textId="77777777" w:rsidR="00BD7167" w:rsidRPr="00630043" w:rsidRDefault="00BD7167" w:rsidP="00BD7167">
      <w:r w:rsidRPr="00630043">
        <w:t>PP</w:t>
      </w:r>
      <w:r w:rsidRPr="00630043">
        <w:tab/>
      </w:r>
      <w:r w:rsidRPr="00630043">
        <w:tab/>
      </w:r>
      <w:r w:rsidRPr="00630043">
        <w:tab/>
        <w:t>arteriálny pulzný tlak</w:t>
      </w:r>
    </w:p>
    <w:p w14:paraId="03E3B367" w14:textId="77777777" w:rsidR="00BD7167" w:rsidRPr="00630043" w:rsidRDefault="00BD7167" w:rsidP="00BD7167">
      <w:r w:rsidRPr="00630043">
        <w:t>MBP</w:t>
      </w:r>
      <w:r w:rsidRPr="00630043">
        <w:tab/>
      </w:r>
      <w:r w:rsidRPr="00630043">
        <w:tab/>
      </w:r>
      <w:r w:rsidRPr="00630043">
        <w:tab/>
        <w:t>stredný arteriálny krvný tlak</w:t>
      </w:r>
    </w:p>
    <w:p w14:paraId="516627F2" w14:textId="77777777" w:rsidR="00BD7167" w:rsidRPr="00630043" w:rsidRDefault="00BD7167" w:rsidP="00BD7167">
      <w:r w:rsidRPr="00630043">
        <w:t>SBP</w:t>
      </w:r>
      <w:r w:rsidRPr="00630043">
        <w:tab/>
      </w:r>
      <w:r w:rsidRPr="00630043">
        <w:tab/>
      </w:r>
      <w:r w:rsidRPr="00630043">
        <w:tab/>
        <w:t>systolický arteriálny krvný tlak</w:t>
      </w:r>
    </w:p>
    <w:p w14:paraId="57174B3A" w14:textId="77777777" w:rsidR="00BD7167" w:rsidRPr="00630043" w:rsidRDefault="00BD7167" w:rsidP="00BD7167">
      <w:r w:rsidRPr="00630043">
        <w:t>DBP</w:t>
      </w:r>
      <w:r w:rsidRPr="00630043">
        <w:tab/>
      </w:r>
      <w:r w:rsidRPr="00630043">
        <w:tab/>
      </w:r>
      <w:r w:rsidRPr="00630043">
        <w:tab/>
        <w:t>diastolický arteriálny krvný tlak</w:t>
      </w:r>
    </w:p>
    <w:p w14:paraId="33ADC185" w14:textId="77777777" w:rsidR="00BD7167" w:rsidRPr="00630043" w:rsidRDefault="00BD7167" w:rsidP="00BD7167">
      <w:r w:rsidRPr="00630043">
        <w:t>Z</w:t>
      </w:r>
      <w:r w:rsidRPr="00630043">
        <w:tab/>
      </w:r>
      <w:r w:rsidRPr="00630043">
        <w:tab/>
      </w:r>
      <w:r w:rsidRPr="00630043">
        <w:tab/>
        <w:t>impedancia</w:t>
      </w:r>
    </w:p>
    <w:p w14:paraId="2BE5CFCD" w14:textId="77777777" w:rsidR="00BD7167" w:rsidRPr="00630043" w:rsidRDefault="00BD7167" w:rsidP="00BD7167">
      <w:pPr>
        <w:rPr>
          <w:color w:val="000000" w:themeColor="text1"/>
        </w:rPr>
      </w:pPr>
      <m:oMath>
        <m:r>
          <w:rPr>
            <w:rFonts w:ascii="Cambria Math" w:hAnsi="Cambria Math"/>
          </w:rPr>
          <m:t>-dZ/dt</m:t>
        </m:r>
      </m:oMath>
      <w:r w:rsidRPr="00630043">
        <w:rPr>
          <w:color w:val="000000" w:themeColor="text1"/>
        </w:rPr>
        <w:t xml:space="preserve"> </w:t>
      </w:r>
      <w:r w:rsidRPr="00630043">
        <w:rPr>
          <w:color w:val="000000" w:themeColor="text1"/>
        </w:rPr>
        <w:tab/>
      </w:r>
      <w:r w:rsidRPr="00630043">
        <w:rPr>
          <w:color w:val="000000" w:themeColor="text1"/>
        </w:rPr>
        <w:tab/>
        <w:t>derivovaná hrudníková impedancia násobená konštantou -1</w:t>
      </w:r>
    </w:p>
    <w:p w14:paraId="2A61C610" w14:textId="77777777" w:rsidR="00BD7167" w:rsidRPr="00630043" w:rsidRDefault="00BD7167" w:rsidP="00BD7167">
      <w:pPr>
        <w:rPr>
          <w:color w:val="000000" w:themeColor="text1"/>
        </w:rPr>
      </w:pPr>
      <m:oMath>
        <m:r>
          <w:rPr>
            <w:rFonts w:ascii="Cambria Math" w:hAnsi="Cambria Math"/>
          </w:rPr>
          <m:t>-dZ/d</m:t>
        </m:r>
        <m:sSub>
          <m:sSubPr>
            <m:ctrlPr>
              <w:rPr>
                <w:rFonts w:ascii="Cambria Math" w:hAnsi="Cambria Math"/>
                <w:i/>
              </w:rPr>
            </m:ctrlPr>
          </m:sSubPr>
          <m:e>
            <m:r>
              <w:rPr>
                <w:rFonts w:ascii="Cambria Math" w:hAnsi="Cambria Math"/>
              </w:rPr>
              <m:t>t</m:t>
            </m:r>
          </m:e>
          <m:sub>
            <m:r>
              <w:rPr>
                <w:rFonts w:ascii="Cambria Math" w:hAnsi="Cambria Math"/>
              </w:rPr>
              <m:t>max</m:t>
            </m:r>
          </m:sub>
        </m:sSub>
      </m:oMath>
      <w:r w:rsidRPr="00630043">
        <w:rPr>
          <w:color w:val="000000" w:themeColor="text1"/>
        </w:rPr>
        <w:t xml:space="preserve"> </w:t>
      </w:r>
      <w:r w:rsidRPr="00630043">
        <w:rPr>
          <w:color w:val="000000" w:themeColor="text1"/>
        </w:rPr>
        <w:tab/>
      </w:r>
      <w:r w:rsidR="00A37FEB">
        <w:rPr>
          <w:color w:val="000000" w:themeColor="text1"/>
        </w:rPr>
        <w:tab/>
      </w:r>
      <w:r w:rsidRPr="00630043">
        <w:rPr>
          <w:color w:val="000000" w:themeColor="text1"/>
        </w:rPr>
        <w:t>maximum zápornej derivovanej hrudníkovej impedancie</w:t>
      </w:r>
    </w:p>
    <w:p w14:paraId="03F81E72" w14:textId="693617CB" w:rsidR="00BD7167" w:rsidRPr="00630043" w:rsidRDefault="00BD7167" w:rsidP="00BD7167">
      <w:r w:rsidRPr="00630043">
        <w:t>S1</w:t>
      </w:r>
      <w:r w:rsidRPr="00630043">
        <w:tab/>
      </w:r>
      <w:r w:rsidRPr="00630043">
        <w:tab/>
      </w:r>
      <w:r w:rsidRPr="00630043">
        <w:tab/>
        <w:t xml:space="preserve">1. </w:t>
      </w:r>
      <w:r w:rsidR="009076DD">
        <w:t>srdcov</w:t>
      </w:r>
      <w:r w:rsidRPr="00630043">
        <w:t>ý zvuk</w:t>
      </w:r>
    </w:p>
    <w:p w14:paraId="60B4AB97" w14:textId="1C8629E5" w:rsidR="00BD7167" w:rsidRDefault="00BD7167" w:rsidP="00BD7167">
      <w:r w:rsidRPr="00630043">
        <w:t>S2</w:t>
      </w:r>
      <w:r w:rsidRPr="00630043">
        <w:tab/>
      </w:r>
      <w:r w:rsidRPr="00630043">
        <w:tab/>
      </w:r>
      <w:r w:rsidRPr="00630043">
        <w:tab/>
        <w:t xml:space="preserve">2. </w:t>
      </w:r>
      <w:r w:rsidR="009076DD">
        <w:t>srdcov</w:t>
      </w:r>
      <w:r w:rsidRPr="00630043">
        <w:t>ý zvuk</w:t>
      </w:r>
    </w:p>
    <w:p w14:paraId="0E27B832" w14:textId="016D9444" w:rsidR="00A37FEB" w:rsidRPr="00630043" w:rsidRDefault="00A37FEB" w:rsidP="00BD7167">
      <w:r>
        <w:t>S1S2</w:t>
      </w:r>
      <w:r>
        <w:tab/>
      </w:r>
      <w:r>
        <w:tab/>
      </w:r>
      <w:r>
        <w:tab/>
        <w:t xml:space="preserve">Interval medzi prvý a druhým </w:t>
      </w:r>
      <w:r w:rsidR="009076DD">
        <w:t>srdcov</w:t>
      </w:r>
      <w:r>
        <w:t>ým zvukom</w:t>
      </w:r>
    </w:p>
    <w:p w14:paraId="24D1FEB4" w14:textId="77777777" w:rsidR="00BD7167" w:rsidRPr="00630043" w:rsidRDefault="00BD7167" w:rsidP="00BD7167">
      <w:r w:rsidRPr="00630043">
        <w:t>r</w:t>
      </w:r>
      <w:r w:rsidRPr="00630043">
        <w:tab/>
      </w:r>
      <w:r w:rsidRPr="00630043">
        <w:tab/>
      </w:r>
      <w:r w:rsidRPr="00630043">
        <w:tab/>
        <w:t>Pearsonov korelačný koeficient</w:t>
      </w:r>
    </w:p>
    <w:p w14:paraId="2724FD22" w14:textId="77777777" w:rsidR="00BD7167" w:rsidRPr="00630043" w:rsidRDefault="00BD7167" w:rsidP="00BD7167">
      <w:r w:rsidRPr="00630043">
        <w:t>Ω</w:t>
      </w:r>
      <w:r w:rsidRPr="00630043">
        <w:tab/>
      </w:r>
      <w:r w:rsidRPr="00630043">
        <w:tab/>
      </w:r>
      <w:r w:rsidRPr="00630043">
        <w:tab/>
        <w:t>ohm</w:t>
      </w:r>
    </w:p>
    <w:p w14:paraId="510FCE9A" w14:textId="77777777" w:rsidR="00BD7167" w:rsidRPr="00630043" w:rsidRDefault="00BD7167" w:rsidP="00BD7167">
      <w:r w:rsidRPr="00630043">
        <w:t>s</w:t>
      </w:r>
      <w:r w:rsidRPr="00630043">
        <w:tab/>
      </w:r>
      <w:r w:rsidRPr="00630043">
        <w:tab/>
      </w:r>
      <w:r w:rsidRPr="00630043">
        <w:tab/>
        <w:t>sekunda</w:t>
      </w:r>
    </w:p>
    <w:p w14:paraId="6675CE33" w14:textId="77777777" w:rsidR="00BD7167" w:rsidRPr="00630043" w:rsidRDefault="00BD7167" w:rsidP="00BD7167">
      <w:r w:rsidRPr="00630043">
        <w:t>RR</w:t>
      </w:r>
      <w:r w:rsidRPr="00630043">
        <w:tab/>
      </w:r>
      <w:r w:rsidRPr="00630043">
        <w:tab/>
      </w:r>
      <w:r w:rsidRPr="00630043">
        <w:tab/>
        <w:t>R-R interval, dĺžka intervalu medzi dvoma R vlnami</w:t>
      </w:r>
    </w:p>
    <w:p w14:paraId="507455B7" w14:textId="77777777" w:rsidR="00BD7167" w:rsidRPr="00630043" w:rsidRDefault="00BD7167" w:rsidP="00BD7167"/>
    <w:p w14:paraId="1A09297F" w14:textId="77777777" w:rsidR="00BD7167" w:rsidRPr="00630043" w:rsidRDefault="00BD7167" w:rsidP="00BD7167"/>
    <w:p w14:paraId="6C89A2B5" w14:textId="77777777" w:rsidR="00337173" w:rsidRDefault="00337173"/>
    <w:p w14:paraId="5FE494B2" w14:textId="77777777" w:rsidR="00821763" w:rsidRDefault="00821763"/>
    <w:p w14:paraId="5F2961E1" w14:textId="77777777" w:rsidR="00821763" w:rsidRDefault="00821763"/>
    <w:p w14:paraId="519CE02F" w14:textId="77777777" w:rsidR="00821763" w:rsidRDefault="00821763"/>
    <w:p w14:paraId="0A51570D" w14:textId="77777777" w:rsidR="00821763" w:rsidRDefault="00821763"/>
    <w:p w14:paraId="6D853761" w14:textId="77777777" w:rsidR="00821763" w:rsidRDefault="00821763"/>
    <w:p w14:paraId="2AAA8424" w14:textId="6A9C3550" w:rsidR="00821763" w:rsidRDefault="00821763" w:rsidP="00821763">
      <w:pPr>
        <w:pStyle w:val="Heading1"/>
        <w:numPr>
          <w:ilvl w:val="0"/>
          <w:numId w:val="0"/>
        </w:numPr>
        <w:ind w:left="432" w:hanging="432"/>
      </w:pPr>
      <w:bookmarkStart w:id="253" w:name="_Toc517301168"/>
      <w:r>
        <w:lastRenderedPageBreak/>
        <w:t>Publikačná aktivita</w:t>
      </w:r>
      <w:bookmarkEnd w:id="253"/>
    </w:p>
    <w:p w14:paraId="18BCEFA6" w14:textId="7138CD38" w:rsidR="00483D69" w:rsidRPr="00483D69" w:rsidRDefault="00483D69" w:rsidP="00821763">
      <w:pPr>
        <w:pStyle w:val="ListParagraph"/>
        <w:numPr>
          <w:ilvl w:val="0"/>
          <w:numId w:val="47"/>
        </w:numPr>
      </w:pPr>
      <w:r w:rsidRPr="00483D69">
        <w:rPr>
          <w:rFonts w:ascii="Arial" w:hAnsi="Arial" w:cs="Arial"/>
          <w:b/>
          <w:color w:val="000000"/>
          <w:spacing w:val="4"/>
          <w:sz w:val="21"/>
          <w:szCs w:val="21"/>
          <w:shd w:val="clear" w:color="auto" w:fill="FFFFFF"/>
        </w:rPr>
        <w:t>LANGER, P.;</w:t>
      </w:r>
      <w:r>
        <w:rPr>
          <w:rFonts w:ascii="Arial" w:hAnsi="Arial" w:cs="Arial"/>
          <w:color w:val="000000"/>
          <w:spacing w:val="4"/>
          <w:sz w:val="21"/>
          <w:szCs w:val="21"/>
          <w:shd w:val="clear" w:color="auto" w:fill="FFFFFF"/>
        </w:rPr>
        <w:t xml:space="preserve"> JURÁK, P.; VONDRA, V.; HALÁMEK, J.; SOUKUP, L.; MATEJKOVÁ, M.; ZÁVODNÁ, E.; LEINVEBER, P. Respiratory induced hemodynamic changes measured by whole body multichannel impedance plethysmography. </w:t>
      </w:r>
      <w:r>
        <w:rPr>
          <w:rFonts w:ascii="Arial" w:hAnsi="Arial" w:cs="Arial"/>
          <w:i/>
          <w:iCs/>
          <w:color w:val="000000"/>
          <w:spacing w:val="4"/>
          <w:sz w:val="21"/>
          <w:szCs w:val="21"/>
          <w:shd w:val="clear" w:color="auto" w:fill="FFFFFF"/>
        </w:rPr>
        <w:t>Physiological Research, </w:t>
      </w:r>
      <w:r>
        <w:rPr>
          <w:rFonts w:ascii="Arial" w:hAnsi="Arial" w:cs="Arial"/>
          <w:color w:val="000000"/>
          <w:spacing w:val="4"/>
          <w:sz w:val="21"/>
          <w:szCs w:val="21"/>
          <w:shd w:val="clear" w:color="auto" w:fill="FFFFFF"/>
        </w:rPr>
        <w:t xml:space="preserve">2018, </w:t>
      </w:r>
      <w:r>
        <w:t>. </w:t>
      </w:r>
      <w:r>
        <w:rPr>
          <w:rFonts w:ascii="Arial" w:hAnsi="Arial" w:cs="Arial"/>
          <w:color w:val="000000"/>
          <w:spacing w:val="4"/>
          <w:sz w:val="21"/>
          <w:szCs w:val="21"/>
          <w:shd w:val="clear" w:color="auto" w:fill="FFFFFF"/>
        </w:rPr>
        <w:t>ISSN: 0862-8408 (Accepted on 21.1.2018)</w:t>
      </w:r>
    </w:p>
    <w:p w14:paraId="5AEB2986" w14:textId="2C67DCD9" w:rsidR="00483D69" w:rsidRPr="00483D69" w:rsidRDefault="00483D69" w:rsidP="00483D69">
      <w:pPr>
        <w:pStyle w:val="ListParagraph"/>
        <w:ind w:left="720"/>
      </w:pPr>
      <w:r w:rsidRPr="00483D69">
        <w:t>http://www.biomed.cas.cz/physiolres/pdf/prepress/933778.pdf</w:t>
      </w:r>
    </w:p>
    <w:p w14:paraId="67F8571B" w14:textId="0DC2E6A4" w:rsidR="00821763" w:rsidRPr="00821763" w:rsidRDefault="00821763" w:rsidP="00821763">
      <w:pPr>
        <w:pStyle w:val="ListParagraph"/>
        <w:numPr>
          <w:ilvl w:val="0"/>
          <w:numId w:val="47"/>
        </w:numPr>
      </w:pPr>
      <w:r>
        <w:rPr>
          <w:rFonts w:ascii="Arial" w:hAnsi="Arial" w:cs="Arial"/>
          <w:color w:val="000000"/>
          <w:spacing w:val="4"/>
          <w:sz w:val="21"/>
          <w:szCs w:val="21"/>
          <w:shd w:val="clear" w:color="auto" w:fill="FFFFFF"/>
        </w:rPr>
        <w:t xml:space="preserve">MATEJKOVÁ, M.; JURÁK, P.; SOUKUP, L.; HALÁMEK, J.; VIŠČOR, I.; </w:t>
      </w:r>
      <w:r w:rsidRPr="00483D69">
        <w:rPr>
          <w:rFonts w:ascii="Arial" w:hAnsi="Arial" w:cs="Arial"/>
          <w:b/>
          <w:color w:val="000000"/>
          <w:spacing w:val="4"/>
          <w:sz w:val="21"/>
          <w:szCs w:val="21"/>
          <w:shd w:val="clear" w:color="auto" w:fill="FFFFFF"/>
        </w:rPr>
        <w:t>LANGER, P.</w:t>
      </w:r>
      <w:r>
        <w:rPr>
          <w:rFonts w:ascii="Arial" w:hAnsi="Arial" w:cs="Arial"/>
          <w:color w:val="000000"/>
          <w:spacing w:val="4"/>
          <w:sz w:val="21"/>
          <w:szCs w:val="21"/>
          <w:shd w:val="clear" w:color="auto" w:fill="FFFFFF"/>
        </w:rPr>
        <w:t>; VONDRA, V. Hemodynamic Modelling in the Calf - A Pilot Study. In </w:t>
      </w:r>
      <w:r>
        <w:rPr>
          <w:rFonts w:ascii="Arial" w:hAnsi="Arial" w:cs="Arial"/>
          <w:i/>
          <w:iCs/>
          <w:color w:val="000000"/>
          <w:spacing w:val="4"/>
          <w:sz w:val="21"/>
          <w:szCs w:val="21"/>
          <w:shd w:val="clear" w:color="auto" w:fill="FFFFFF"/>
        </w:rPr>
        <w:t>Computing in Cardiology. Computing in Cardiology 2012. </w:t>
      </w:r>
      <w:r>
        <w:rPr>
          <w:rFonts w:ascii="Arial" w:hAnsi="Arial" w:cs="Arial"/>
          <w:color w:val="000000"/>
          <w:spacing w:val="4"/>
          <w:sz w:val="21"/>
          <w:szCs w:val="21"/>
          <w:shd w:val="clear" w:color="auto" w:fill="FFFFFF"/>
        </w:rPr>
        <w:t>2016. 2016. </w:t>
      </w:r>
      <w:r>
        <w:t>s. 525-528. </w:t>
      </w:r>
      <w:r>
        <w:rPr>
          <w:rFonts w:ascii="Arial" w:hAnsi="Arial" w:cs="Arial"/>
          <w:color w:val="000000"/>
          <w:spacing w:val="4"/>
          <w:sz w:val="21"/>
          <w:szCs w:val="21"/>
          <w:shd w:val="clear" w:color="auto" w:fill="FFFFFF"/>
        </w:rPr>
        <w:t>ISSN: 2325-887X.</w:t>
      </w:r>
    </w:p>
    <w:p w14:paraId="583CD8AD" w14:textId="5060894F" w:rsidR="00821763" w:rsidRDefault="00821763" w:rsidP="00821763">
      <w:pPr>
        <w:pStyle w:val="ListParagraph"/>
        <w:numPr>
          <w:ilvl w:val="0"/>
          <w:numId w:val="47"/>
        </w:numPr>
      </w:pPr>
      <w:r w:rsidRPr="00821763">
        <w:rPr>
          <w:rFonts w:ascii="Arial" w:hAnsi="Arial" w:cs="Arial"/>
          <w:color w:val="000000"/>
          <w:spacing w:val="4"/>
          <w:sz w:val="21"/>
          <w:szCs w:val="21"/>
          <w:shd w:val="clear" w:color="auto" w:fill="FFFFFF"/>
        </w:rPr>
        <w:t xml:space="preserve">MELUZÍN, J.; HUDE, P.; LEINVEBER, P.; JURÁK, P.; SOUKUP, L.; VIŠČOR, I.; ŠPINAROVÁ, L.; ŠTĚPÁNOVÁ, R.; PODROUŽKOVÁ, H.; VONDRA, V.; </w:t>
      </w:r>
      <w:r w:rsidRPr="00821763">
        <w:rPr>
          <w:rFonts w:ascii="Arial" w:hAnsi="Arial" w:cs="Arial"/>
          <w:b/>
          <w:color w:val="000000"/>
          <w:spacing w:val="4"/>
          <w:sz w:val="21"/>
          <w:szCs w:val="21"/>
          <w:shd w:val="clear" w:color="auto" w:fill="FFFFFF"/>
        </w:rPr>
        <w:t>LANGER, P.;</w:t>
      </w:r>
      <w:r w:rsidRPr="00821763">
        <w:rPr>
          <w:rFonts w:ascii="Arial" w:hAnsi="Arial" w:cs="Arial"/>
          <w:color w:val="000000"/>
          <w:spacing w:val="4"/>
          <w:sz w:val="21"/>
          <w:szCs w:val="21"/>
          <w:shd w:val="clear" w:color="auto" w:fill="FFFFFF"/>
        </w:rPr>
        <w:t xml:space="preserve"> NĚMEC, P. The magnitude and course of exercise- induced stroke volume changes determine the exercise tolerance in heart transplant recipients with heart failure and normal ejection fraction. </w:t>
      </w:r>
      <w:r w:rsidRPr="00821763">
        <w:rPr>
          <w:rFonts w:ascii="Arial" w:hAnsi="Arial" w:cs="Arial"/>
          <w:i/>
          <w:iCs/>
          <w:color w:val="000000"/>
          <w:spacing w:val="4"/>
          <w:sz w:val="21"/>
          <w:szCs w:val="21"/>
          <w:shd w:val="clear" w:color="auto" w:fill="FFFFFF"/>
        </w:rPr>
        <w:t>Exp. Clin. Cardiol, </w:t>
      </w:r>
      <w:r w:rsidRPr="00821763">
        <w:rPr>
          <w:rFonts w:ascii="Arial" w:hAnsi="Arial" w:cs="Arial"/>
          <w:color w:val="000000"/>
          <w:spacing w:val="4"/>
          <w:sz w:val="21"/>
          <w:szCs w:val="21"/>
          <w:shd w:val="clear" w:color="auto" w:fill="FFFFFF"/>
        </w:rPr>
        <w:t>2014, roč. 20, č. 1, </w:t>
      </w:r>
      <w:r>
        <w:t>s. 674-687. </w:t>
      </w:r>
      <w:r w:rsidRPr="00821763">
        <w:rPr>
          <w:rFonts w:ascii="Arial" w:hAnsi="Arial" w:cs="Arial"/>
          <w:color w:val="000000"/>
          <w:spacing w:val="4"/>
          <w:sz w:val="21"/>
          <w:szCs w:val="21"/>
          <w:shd w:val="clear" w:color="auto" w:fill="FFFFFF"/>
        </w:rPr>
        <w:t>ISSN: 1205- 6626.</w:t>
      </w:r>
    </w:p>
    <w:p w14:paraId="3151595D" w14:textId="79FC5E91" w:rsidR="00821763" w:rsidRPr="00821763" w:rsidRDefault="00821763" w:rsidP="00821763">
      <w:pPr>
        <w:pStyle w:val="ListParagraph"/>
        <w:numPr>
          <w:ilvl w:val="0"/>
          <w:numId w:val="46"/>
        </w:numPr>
      </w:pPr>
      <w:r w:rsidRPr="00821763">
        <w:rPr>
          <w:rFonts w:ascii="Arial" w:hAnsi="Arial" w:cs="Arial"/>
          <w:b/>
          <w:color w:val="000000"/>
          <w:spacing w:val="4"/>
          <w:sz w:val="21"/>
          <w:szCs w:val="21"/>
          <w:shd w:val="clear" w:color="auto" w:fill="FFFFFF"/>
        </w:rPr>
        <w:t>LANGER, P.</w:t>
      </w:r>
      <w:r w:rsidRPr="00821763">
        <w:rPr>
          <w:rFonts w:ascii="Arial" w:hAnsi="Arial" w:cs="Arial"/>
          <w:color w:val="000000"/>
          <w:spacing w:val="4"/>
          <w:sz w:val="21"/>
          <w:szCs w:val="21"/>
          <w:shd w:val="clear" w:color="auto" w:fill="FFFFFF"/>
        </w:rPr>
        <w:t>; JURÁK, P.; HALÁMEK, J.; VONDRA, V. First Heart Sound Detection Methods A Comparison of Wavelet Transform and Fourier Analysis in Different Frequency Bands. In </w:t>
      </w:r>
      <w:r w:rsidRPr="00821763">
        <w:rPr>
          <w:rFonts w:ascii="Arial" w:hAnsi="Arial" w:cs="Arial"/>
          <w:i/>
          <w:iCs/>
          <w:color w:val="000000"/>
          <w:spacing w:val="4"/>
          <w:sz w:val="21"/>
          <w:szCs w:val="21"/>
          <w:shd w:val="clear" w:color="auto" w:fill="FFFFFF"/>
        </w:rPr>
        <w:t>Proceedings of the International Conference on Bio- inspired Systems and Signal Processing. </w:t>
      </w:r>
      <w:r w:rsidRPr="00821763">
        <w:rPr>
          <w:rFonts w:ascii="Arial" w:hAnsi="Arial" w:cs="Arial"/>
          <w:color w:val="000000"/>
          <w:spacing w:val="4"/>
          <w:sz w:val="21"/>
          <w:szCs w:val="21"/>
          <w:shd w:val="clear" w:color="auto" w:fill="FFFFFF"/>
        </w:rPr>
        <w:t>2014. </w:t>
      </w:r>
      <w:r>
        <w:t>s. 278-283. </w:t>
      </w:r>
      <w:r w:rsidRPr="00821763">
        <w:rPr>
          <w:rFonts w:ascii="Arial" w:hAnsi="Arial" w:cs="Arial"/>
          <w:color w:val="000000"/>
          <w:spacing w:val="4"/>
          <w:sz w:val="21"/>
          <w:szCs w:val="21"/>
          <w:shd w:val="clear" w:color="auto" w:fill="FFFFFF"/>
        </w:rPr>
        <w:t>ISBN: 978-989-758-011- 6.</w:t>
      </w:r>
    </w:p>
    <w:p w14:paraId="0391052E" w14:textId="4B07F8B9" w:rsidR="00821763" w:rsidRPr="00821763" w:rsidRDefault="00821763" w:rsidP="00483D69">
      <w:pPr>
        <w:pStyle w:val="ListParagraph"/>
        <w:ind w:left="720"/>
      </w:pPr>
    </w:p>
    <w:sectPr w:rsidR="00821763" w:rsidRPr="00821763" w:rsidSect="00180E3B">
      <w:footerReference w:type="default" r:id="rId37"/>
      <w:pgSz w:w="11907" w:h="16840" w:code="9"/>
      <w:pgMar w:top="1418" w:right="1418" w:bottom="1418" w:left="1985" w:header="737" w:footer="737" w:gutter="0"/>
      <w:pgNumType w:start="1"/>
      <w:cols w:space="708"/>
      <w:noEndnote/>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4" w:author="Pavel Jurak" w:date="2018-06-21T13:49:00Z" w:initials="PJ">
    <w:p w14:paraId="779A8F92" w14:textId="7BFDAFD0" w:rsidR="004E6D50" w:rsidRDefault="004E6D50">
      <w:pPr>
        <w:pStyle w:val="CommentText"/>
      </w:pPr>
      <w:r>
        <w:rPr>
          <w:rStyle w:val="CommentReference"/>
        </w:rPr>
        <w:annotationRef/>
      </w:r>
      <w:r>
        <w:t>Do abstractu neuvádět čísla, je to rozebrané v textu dále</w:t>
      </w:r>
    </w:p>
  </w:comment>
  <w:comment w:id="134" w:author="Pavel Jurak" w:date="2018-06-21T14:36:00Z" w:initials="PJ">
    <w:p w14:paraId="58471BB4" w14:textId="4AEE3EE2" w:rsidR="002A26AC" w:rsidRDefault="002A26AC">
      <w:pPr>
        <w:pStyle w:val="CommentText"/>
      </w:pPr>
      <w:r>
        <w:rPr>
          <w:rStyle w:val="CommentReference"/>
        </w:rPr>
        <w:annotationRef/>
      </w:r>
      <w:r>
        <w:t>Diskusi je třeba strukturovat, je to hrozný monolit</w:t>
      </w:r>
    </w:p>
  </w:comment>
  <w:comment w:id="136" w:author="Pavel Jurak" w:date="2018-06-21T14:34:00Z" w:initials="PJ">
    <w:p w14:paraId="65B696DA" w14:textId="430C49CE" w:rsidR="00795444" w:rsidRDefault="00795444">
      <w:pPr>
        <w:pStyle w:val="CommentText"/>
      </w:pPr>
      <w:r>
        <w:rPr>
          <w:rStyle w:val="CommentReference"/>
        </w:rPr>
        <w:annotationRef/>
      </w:r>
      <w:r>
        <w:t>Zkontroluj slovenskou gramatiku, spoustu termínů se mi tam nezdá, ale nedokážu to posoudit</w:t>
      </w:r>
    </w:p>
  </w:comment>
  <w:comment w:id="154" w:author="Pavel Jurak" w:date="2018-06-21T14:41:00Z" w:initials="PJ">
    <w:p w14:paraId="3F4A96DD" w14:textId="70FA5A6A" w:rsidR="002A26AC" w:rsidRDefault="002A26AC">
      <w:pPr>
        <w:pStyle w:val="CommentText"/>
      </w:pPr>
      <w:r>
        <w:rPr>
          <w:rStyle w:val="CommentReference"/>
        </w:rPr>
        <w:annotationRef/>
      </w:r>
      <w:r>
        <w:t xml:space="preserve">Zde bych v diskusi uvedl, že SV z karotidy počítaný v ml podle rovnice ....  má nižší systematickou chybu a více odpovídá měřené hodnotě (jak echo tak termodiluce) než z hrudníku. V případě hrudníku by bylo třeba zahrnout korekci, po korekci by obě metody byly srovnatelné, protože korelační koeficienty jsou podobné. </w:t>
      </w:r>
    </w:p>
  </w:comment>
  <w:comment w:id="159" w:author="Pavel Jurak" w:date="2018-06-21T14:32:00Z" w:initials="PJ">
    <w:p w14:paraId="0992CDEA" w14:textId="2D8985C8" w:rsidR="00795444" w:rsidRDefault="00795444">
      <w:pPr>
        <w:pStyle w:val="CommentText"/>
      </w:pPr>
      <w:r>
        <w:rPr>
          <w:rStyle w:val="CommentReference"/>
        </w:rPr>
        <w:annotationRef/>
      </w:r>
      <w:r>
        <w:t>?? je to slovensky správně ?</w:t>
      </w:r>
    </w:p>
  </w:comment>
  <w:comment w:id="160" w:author="Pavel Jurak" w:date="2018-06-21T14:31:00Z" w:initials="PJ">
    <w:p w14:paraId="102AD471" w14:textId="36D78B35" w:rsidR="00795444" w:rsidRDefault="00795444">
      <w:pPr>
        <w:pStyle w:val="CommentText"/>
      </w:pPr>
      <w:r>
        <w:rPr>
          <w:rStyle w:val="CommentReference"/>
        </w:rPr>
        <w:annotationRef/>
      </w:r>
      <w:r>
        <w:t>???</w:t>
      </w:r>
    </w:p>
  </w:comment>
  <w:comment w:id="163" w:author="Pavel Jurak" w:date="2018-06-21T14:46:00Z" w:initials="PJ">
    <w:p w14:paraId="71A9C899" w14:textId="4A362C38" w:rsidR="00973789" w:rsidRDefault="00973789">
      <w:pPr>
        <w:pStyle w:val="CommentText"/>
      </w:pPr>
      <w:r>
        <w:rPr>
          <w:rStyle w:val="CommentReference"/>
        </w:rPr>
        <w:annotationRef/>
      </w:r>
      <w:r>
        <w:t xml:space="preserve">100 procent je stanoveno pro klid před zátěží, </w:t>
      </w:r>
    </w:p>
  </w:comment>
  <w:comment w:id="164" w:author="Pavel Jurak" w:date="2018-06-21T14:46:00Z" w:initials="PJ">
    <w:p w14:paraId="157B274E" w14:textId="767F5E0F" w:rsidR="00973789" w:rsidRDefault="00973789">
      <w:pPr>
        <w:pStyle w:val="CommentText"/>
      </w:pPr>
      <w:r>
        <w:rPr>
          <w:rStyle w:val="CommentReference"/>
        </w:rPr>
        <w:annotationRef/>
      </w:r>
      <w:r>
        <w:t xml:space="preserve">Ukázal bchy zde dva obrázky – ten co tu je  a pak nějaký s velmi malýn nárůstem SV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79A8F92" w15:done="0"/>
  <w15:commentEx w15:paraId="58471BB4" w15:done="0"/>
  <w15:commentEx w15:paraId="65B696DA" w15:done="0"/>
  <w15:commentEx w15:paraId="3F4A96DD" w15:done="0"/>
  <w15:commentEx w15:paraId="0992CDEA" w15:done="0"/>
  <w15:commentEx w15:paraId="102AD471" w15:done="0"/>
  <w15:commentEx w15:paraId="71A9C899" w15:done="0"/>
  <w15:commentEx w15:paraId="157B274E"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D1FF0E" w14:textId="77777777" w:rsidR="007352BD" w:rsidRDefault="007352BD" w:rsidP="009076DD">
      <w:pPr>
        <w:spacing w:line="240" w:lineRule="auto"/>
      </w:pPr>
      <w:r>
        <w:separator/>
      </w:r>
    </w:p>
  </w:endnote>
  <w:endnote w:type="continuationSeparator" w:id="0">
    <w:p w14:paraId="5591E392" w14:textId="77777777" w:rsidR="007352BD" w:rsidRDefault="007352BD" w:rsidP="009076D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Calibri Light">
    <w:panose1 w:val="020F03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Vafle VUT">
    <w:panose1 w:val="00000000000000000000"/>
    <w:charset w:val="EE"/>
    <w:family w:val="auto"/>
    <w:notTrueType/>
    <w:pitch w:val="default"/>
    <w:sig w:usb0="00000005" w:usb1="00000000" w:usb2="00000000" w:usb3="00000000" w:csb0="00000002"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9EBD5" w14:textId="06C1DE4E" w:rsidR="00840533" w:rsidRPr="00867DA8" w:rsidRDefault="00840533">
    <w:pPr>
      <w:pStyle w:val="Footer"/>
      <w:jc w:val="center"/>
      <w:rPr>
        <w:caps/>
      </w:rPr>
    </w:pPr>
    <w:r w:rsidRPr="00867DA8">
      <w:rPr>
        <w:caps/>
      </w:rPr>
      <w:fldChar w:fldCharType="begin"/>
    </w:r>
    <w:r w:rsidRPr="00867DA8">
      <w:rPr>
        <w:caps/>
      </w:rPr>
      <w:instrText>PAGE   \* MERGEFORMAT</w:instrText>
    </w:r>
    <w:r w:rsidRPr="00867DA8">
      <w:rPr>
        <w:caps/>
      </w:rPr>
      <w:fldChar w:fldCharType="separate"/>
    </w:r>
    <w:r w:rsidR="00574BE0">
      <w:rPr>
        <w:caps/>
        <w:noProof/>
      </w:rPr>
      <w:t>VI</w:t>
    </w:r>
    <w:r w:rsidRPr="00867DA8">
      <w:rPr>
        <w:caps/>
      </w:rPr>
      <w:fldChar w:fldCharType="end"/>
    </w:r>
  </w:p>
  <w:p w14:paraId="36435806" w14:textId="3C8783F9" w:rsidR="00840533" w:rsidRDefault="00840533" w:rsidP="00BD7167">
    <w:pPr>
      <w:spacing w:before="360"/>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9864788"/>
      <w:docPartObj>
        <w:docPartGallery w:val="Page Numbers (Bottom of Page)"/>
        <w:docPartUnique/>
      </w:docPartObj>
    </w:sdtPr>
    <w:sdtEndPr/>
    <w:sdtContent>
      <w:p w14:paraId="67FC9A10" w14:textId="0D81C2DA" w:rsidR="00840533" w:rsidRDefault="00840533" w:rsidP="00BD7167">
        <w:pPr>
          <w:spacing w:before="360"/>
          <w:jc w:val="center"/>
        </w:pPr>
        <w:r>
          <w:fldChar w:fldCharType="begin"/>
        </w:r>
        <w:r>
          <w:instrText xml:space="preserve"> PAGE   \* MERGEFORMAT </w:instrText>
        </w:r>
        <w:r>
          <w:fldChar w:fldCharType="separate"/>
        </w:r>
        <w:r w:rsidR="00574BE0">
          <w:rPr>
            <w:noProof/>
          </w:rPr>
          <w:t>5</w:t>
        </w:r>
        <w:r>
          <w:rPr>
            <w:noProof/>
          </w:rPr>
          <w:fldChar w:fldCharType="end"/>
        </w:r>
        <w:r w:rsidRPr="00E072E3">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AB2CFD" w14:textId="7CEDCE73" w:rsidR="00840533" w:rsidRPr="00BE2FE3" w:rsidRDefault="00840533">
    <w:pPr>
      <w:pStyle w:val="Footer"/>
      <w:jc w:val="center"/>
      <w:rPr>
        <w:caps/>
      </w:rPr>
    </w:pPr>
    <w:r w:rsidRPr="00BE2FE3">
      <w:rPr>
        <w:caps/>
      </w:rPr>
      <w:fldChar w:fldCharType="begin"/>
    </w:r>
    <w:r w:rsidRPr="00BE2FE3">
      <w:rPr>
        <w:caps/>
      </w:rPr>
      <w:instrText>PAGE   \* MERGEFORMAT</w:instrText>
    </w:r>
    <w:r w:rsidRPr="00BE2FE3">
      <w:rPr>
        <w:caps/>
      </w:rPr>
      <w:fldChar w:fldCharType="separate"/>
    </w:r>
    <w:r w:rsidR="00574BE0">
      <w:rPr>
        <w:caps/>
        <w:noProof/>
      </w:rPr>
      <w:t>1</w:t>
    </w:r>
    <w:r w:rsidRPr="00BE2FE3">
      <w:rPr>
        <w:caps/>
      </w:rPr>
      <w:fldChar w:fldCharType="end"/>
    </w:r>
  </w:p>
  <w:p w14:paraId="12942275" w14:textId="30AD83EF" w:rsidR="00840533" w:rsidRDefault="00840533" w:rsidP="00BD7167">
    <w:pPr>
      <w:spacing w:before="360"/>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2D7A89" w14:textId="2144FD53" w:rsidR="00840533" w:rsidRPr="00C93F57" w:rsidRDefault="00840533">
    <w:pPr>
      <w:pStyle w:val="Footer"/>
      <w:jc w:val="center"/>
      <w:rPr>
        <w:caps/>
      </w:rPr>
    </w:pPr>
    <w:r w:rsidRPr="00C93F57">
      <w:rPr>
        <w:caps/>
      </w:rPr>
      <w:fldChar w:fldCharType="begin"/>
    </w:r>
    <w:r w:rsidRPr="00C93F57">
      <w:rPr>
        <w:caps/>
      </w:rPr>
      <w:instrText>PAGE   \* MERGEFORMAT</w:instrText>
    </w:r>
    <w:r w:rsidRPr="00C93F57">
      <w:rPr>
        <w:caps/>
      </w:rPr>
      <w:fldChar w:fldCharType="separate"/>
    </w:r>
    <w:r w:rsidR="00574BE0">
      <w:rPr>
        <w:caps/>
        <w:noProof/>
      </w:rPr>
      <w:t>41</w:t>
    </w:r>
    <w:r w:rsidRPr="00C93F57">
      <w:rPr>
        <w:caps/>
      </w:rPr>
      <w:fldChar w:fldCharType="end"/>
    </w:r>
  </w:p>
  <w:p w14:paraId="723C98B9" w14:textId="154C823F" w:rsidR="00840533" w:rsidRDefault="00840533" w:rsidP="00BD7167">
    <w:pPr>
      <w:spacing w:befor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6DE970" w14:textId="79498A53" w:rsidR="00840533" w:rsidRDefault="00840533">
    <w:pPr>
      <w:pStyle w:val="Footer"/>
    </w:pPr>
  </w:p>
  <w:p w14:paraId="685035ED" w14:textId="10E294AA" w:rsidR="00840533" w:rsidRDefault="00840533">
    <w:pPr>
      <w:spacing w:before="360"/>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4A841B" w14:textId="77777777" w:rsidR="00840533" w:rsidRDefault="00840533" w:rsidP="00BD7167">
    <w:pPr>
      <w:spacing w:before="36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181B0E" w14:textId="77777777" w:rsidR="007352BD" w:rsidRDefault="007352BD" w:rsidP="009076DD">
      <w:pPr>
        <w:spacing w:line="240" w:lineRule="auto"/>
      </w:pPr>
      <w:r>
        <w:separator/>
      </w:r>
    </w:p>
  </w:footnote>
  <w:footnote w:type="continuationSeparator" w:id="0">
    <w:p w14:paraId="6780519A" w14:textId="77777777" w:rsidR="007352BD" w:rsidRDefault="007352BD" w:rsidP="009076D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E6060C" w14:textId="6A75DF13" w:rsidR="00840533" w:rsidRDefault="00840533">
    <w:pPr>
      <w:pStyle w:val="Header"/>
    </w:pPr>
  </w:p>
  <w:p w14:paraId="3F01061E" w14:textId="77777777" w:rsidR="00840533" w:rsidRDefault="00840533" w:rsidP="00BD7167">
    <w:pPr>
      <w:pStyle w:val="Header"/>
      <w:ind w:firstLine="284"/>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0755C3" w14:textId="77777777" w:rsidR="00840533" w:rsidRDefault="00840533" w:rsidP="00BD7167">
    <w:pPr>
      <w:pStyle w:val="Header"/>
      <w:ind w:firstLine="284"/>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1FE948" w14:textId="77777777" w:rsidR="00840533" w:rsidRDefault="00840533" w:rsidP="00BD7167">
    <w:pPr>
      <w:pStyle w:val="Header"/>
      <w:ind w:firstLine="284"/>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410722" w14:textId="77777777" w:rsidR="00840533" w:rsidRDefault="00840533" w:rsidP="00BD7167">
    <w:pPr>
      <w:pStyle w:val="Header"/>
      <w:ind w:firstLine="284"/>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4C1CCE" w14:textId="77777777" w:rsidR="00840533" w:rsidRDefault="00840533" w:rsidP="00BD7167">
    <w:pPr>
      <w:pStyle w:val="Header"/>
      <w:ind w:firstLine="284"/>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541918" w14:textId="77777777" w:rsidR="00840533" w:rsidRDefault="0084053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15:restartNumberingAfterBreak="0">
    <w:nsid w:val="03FC0DBC"/>
    <w:multiLevelType w:val="hybridMultilevel"/>
    <w:tmpl w:val="9042BDA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15:restartNumberingAfterBreak="0">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119E0A3F"/>
    <w:multiLevelType w:val="hybridMultilevel"/>
    <w:tmpl w:val="8E1C6A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15:restartNumberingAfterBreak="0">
    <w:nsid w:val="19714219"/>
    <w:multiLevelType w:val="hybridMultilevel"/>
    <w:tmpl w:val="1898E6B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15:restartNumberingAfterBreak="0">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15:restartNumberingAfterBreak="0">
    <w:nsid w:val="22803474"/>
    <w:multiLevelType w:val="hybridMultilevel"/>
    <w:tmpl w:val="0832CEF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1" w15:restartNumberingAfterBreak="0">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15:restartNumberingAfterBreak="0">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15:restartNumberingAfterBreak="0">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15:restartNumberingAfterBreak="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5" w15:restartNumberingAfterBreak="0">
    <w:nsid w:val="31856B51"/>
    <w:multiLevelType w:val="hybridMultilevel"/>
    <w:tmpl w:val="9A02B9A8"/>
    <w:lvl w:ilvl="0" w:tplc="F568301A">
      <w:numFmt w:val="bullet"/>
      <w:lvlText w:val="-"/>
      <w:lvlJc w:val="left"/>
      <w:pPr>
        <w:ind w:left="720" w:hanging="360"/>
      </w:pPr>
      <w:rPr>
        <w:rFonts w:ascii="Calibri Light" w:eastAsia="Times New Roman" w:hAnsi="Calibri Light" w:cs="Calibri Light"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15:restartNumberingAfterBreak="0">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3B23700E"/>
    <w:multiLevelType w:val="hybridMultilevel"/>
    <w:tmpl w:val="BF247826"/>
    <w:lvl w:ilvl="0" w:tplc="0405000F">
      <w:start w:val="1"/>
      <w:numFmt w:val="decimal"/>
      <w:lvlText w:val="%1."/>
      <w:lvlJc w:val="left"/>
      <w:pPr>
        <w:ind w:left="720" w:hanging="360"/>
      </w:pPr>
      <w:rPr>
        <w:rFonts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15:restartNumberingAfterBreak="0">
    <w:nsid w:val="3D953D21"/>
    <w:multiLevelType w:val="hybridMultilevel"/>
    <w:tmpl w:val="C2CEFC7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0" w15:restartNumberingAfterBreak="0">
    <w:nsid w:val="412D1A3B"/>
    <w:multiLevelType w:val="hybridMultilevel"/>
    <w:tmpl w:val="09460BD8"/>
    <w:lvl w:ilvl="0" w:tplc="04050001">
      <w:start w:val="1"/>
      <w:numFmt w:val="bullet"/>
      <w:lvlText w:val=""/>
      <w:lvlJc w:val="left"/>
      <w:pPr>
        <w:ind w:left="770" w:hanging="360"/>
      </w:pPr>
      <w:rPr>
        <w:rFonts w:ascii="Symbol" w:hAnsi="Symbol" w:hint="default"/>
      </w:rPr>
    </w:lvl>
    <w:lvl w:ilvl="1" w:tplc="04050003">
      <w:start w:val="1"/>
      <w:numFmt w:val="bullet"/>
      <w:lvlText w:val="o"/>
      <w:lvlJc w:val="left"/>
      <w:pPr>
        <w:ind w:left="1490" w:hanging="360"/>
      </w:pPr>
      <w:rPr>
        <w:rFonts w:ascii="Courier New" w:hAnsi="Courier New" w:cs="Courier New" w:hint="default"/>
      </w:rPr>
    </w:lvl>
    <w:lvl w:ilvl="2" w:tplc="04050005">
      <w:start w:val="1"/>
      <w:numFmt w:val="bullet"/>
      <w:lvlText w:val=""/>
      <w:lvlJc w:val="left"/>
      <w:pPr>
        <w:ind w:left="2210" w:hanging="360"/>
      </w:pPr>
      <w:rPr>
        <w:rFonts w:ascii="Wingdings" w:hAnsi="Wingdings" w:hint="default"/>
      </w:rPr>
    </w:lvl>
    <w:lvl w:ilvl="3" w:tplc="04050001" w:tentative="1">
      <w:start w:val="1"/>
      <w:numFmt w:val="bullet"/>
      <w:lvlText w:val=""/>
      <w:lvlJc w:val="left"/>
      <w:pPr>
        <w:ind w:left="2930" w:hanging="360"/>
      </w:pPr>
      <w:rPr>
        <w:rFonts w:ascii="Symbol" w:hAnsi="Symbol" w:hint="default"/>
      </w:rPr>
    </w:lvl>
    <w:lvl w:ilvl="4" w:tplc="04050003" w:tentative="1">
      <w:start w:val="1"/>
      <w:numFmt w:val="bullet"/>
      <w:lvlText w:val="o"/>
      <w:lvlJc w:val="left"/>
      <w:pPr>
        <w:ind w:left="3650" w:hanging="360"/>
      </w:pPr>
      <w:rPr>
        <w:rFonts w:ascii="Courier New" w:hAnsi="Courier New" w:cs="Courier New" w:hint="default"/>
      </w:rPr>
    </w:lvl>
    <w:lvl w:ilvl="5" w:tplc="04050005" w:tentative="1">
      <w:start w:val="1"/>
      <w:numFmt w:val="bullet"/>
      <w:lvlText w:val=""/>
      <w:lvlJc w:val="left"/>
      <w:pPr>
        <w:ind w:left="4370" w:hanging="360"/>
      </w:pPr>
      <w:rPr>
        <w:rFonts w:ascii="Wingdings" w:hAnsi="Wingdings" w:hint="default"/>
      </w:rPr>
    </w:lvl>
    <w:lvl w:ilvl="6" w:tplc="04050001" w:tentative="1">
      <w:start w:val="1"/>
      <w:numFmt w:val="bullet"/>
      <w:lvlText w:val=""/>
      <w:lvlJc w:val="left"/>
      <w:pPr>
        <w:ind w:left="5090" w:hanging="360"/>
      </w:pPr>
      <w:rPr>
        <w:rFonts w:ascii="Symbol" w:hAnsi="Symbol" w:hint="default"/>
      </w:rPr>
    </w:lvl>
    <w:lvl w:ilvl="7" w:tplc="04050003" w:tentative="1">
      <w:start w:val="1"/>
      <w:numFmt w:val="bullet"/>
      <w:lvlText w:val="o"/>
      <w:lvlJc w:val="left"/>
      <w:pPr>
        <w:ind w:left="5810" w:hanging="360"/>
      </w:pPr>
      <w:rPr>
        <w:rFonts w:ascii="Courier New" w:hAnsi="Courier New" w:cs="Courier New" w:hint="default"/>
      </w:rPr>
    </w:lvl>
    <w:lvl w:ilvl="8" w:tplc="04050005" w:tentative="1">
      <w:start w:val="1"/>
      <w:numFmt w:val="bullet"/>
      <w:lvlText w:val=""/>
      <w:lvlJc w:val="left"/>
      <w:pPr>
        <w:ind w:left="6530" w:hanging="360"/>
      </w:pPr>
      <w:rPr>
        <w:rFonts w:ascii="Wingdings" w:hAnsi="Wingdings" w:hint="default"/>
      </w:rPr>
    </w:lvl>
  </w:abstractNum>
  <w:abstractNum w:abstractNumId="21" w15:restartNumberingAfterBreak="0">
    <w:nsid w:val="44BE78A6"/>
    <w:multiLevelType w:val="hybridMultilevel"/>
    <w:tmpl w:val="073A9F7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45C60101"/>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3" w15:restartNumberingAfterBreak="0">
    <w:nsid w:val="4B764052"/>
    <w:multiLevelType w:val="hybridMultilevel"/>
    <w:tmpl w:val="28709B6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4" w15:restartNumberingAfterBreak="0">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5" w15:restartNumberingAfterBreak="0">
    <w:nsid w:val="57F340D5"/>
    <w:multiLevelType w:val="hybridMultilevel"/>
    <w:tmpl w:val="1E6EDE02"/>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6" w15:restartNumberingAfterBreak="0">
    <w:nsid w:val="59B41B9F"/>
    <w:multiLevelType w:val="hybridMultilevel"/>
    <w:tmpl w:val="6D585E78"/>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5D1B2517"/>
    <w:multiLevelType w:val="hybridMultilevel"/>
    <w:tmpl w:val="27E6F5D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8" w15:restartNumberingAfterBreak="0">
    <w:nsid w:val="61844F2B"/>
    <w:multiLevelType w:val="hybridMultilevel"/>
    <w:tmpl w:val="D3FAA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1C457F3"/>
    <w:multiLevelType w:val="hybridMultilevel"/>
    <w:tmpl w:val="93B0565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0" w15:restartNumberingAfterBreak="0">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1" w15:restartNumberingAfterBreak="0">
    <w:nsid w:val="66661626"/>
    <w:multiLevelType w:val="multilevel"/>
    <w:tmpl w:val="0A2A57C8"/>
    <w:lvl w:ilvl="0">
      <w:start w:val="1"/>
      <w:numFmt w:val="decimal"/>
      <w:pStyle w:val="Heading1"/>
      <w:lvlText w:val="%1"/>
      <w:lvlJc w:val="left"/>
      <w:pPr>
        <w:ind w:left="1282" w:hanging="432"/>
      </w:pPr>
    </w:lvl>
    <w:lvl w:ilvl="1">
      <w:start w:val="1"/>
      <w:numFmt w:val="decimal"/>
      <w:pStyle w:val="Heading2"/>
      <w:lvlText w:val="%1.%2"/>
      <w:lvlJc w:val="left"/>
      <w:pPr>
        <w:ind w:left="1426" w:hanging="576"/>
      </w:pPr>
    </w:lvl>
    <w:lvl w:ilvl="2">
      <w:start w:val="1"/>
      <w:numFmt w:val="decimal"/>
      <w:pStyle w:val="Heading3"/>
      <w:lvlText w:val="%1.%2.%3"/>
      <w:lvlJc w:val="left"/>
      <w:pPr>
        <w:ind w:left="1570" w:hanging="720"/>
      </w:pPr>
    </w:lvl>
    <w:lvl w:ilvl="3">
      <w:start w:val="1"/>
      <w:numFmt w:val="decimal"/>
      <w:pStyle w:val="Heading4"/>
      <w:lvlText w:val="%1.%2.%3.%4"/>
      <w:lvlJc w:val="left"/>
      <w:pPr>
        <w:ind w:left="171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858" w:hanging="1008"/>
      </w:pPr>
    </w:lvl>
    <w:lvl w:ilvl="5">
      <w:start w:val="1"/>
      <w:numFmt w:val="decimal"/>
      <w:pStyle w:val="Heading6"/>
      <w:lvlText w:val="%1.%2.%3.%4.%5.%6"/>
      <w:lvlJc w:val="left"/>
      <w:pPr>
        <w:ind w:left="2002" w:hanging="1152"/>
      </w:pPr>
    </w:lvl>
    <w:lvl w:ilvl="6">
      <w:start w:val="1"/>
      <w:numFmt w:val="decimal"/>
      <w:pStyle w:val="Heading7"/>
      <w:lvlText w:val="%1.%2.%3.%4.%5.%6.%7"/>
      <w:lvlJc w:val="left"/>
      <w:pPr>
        <w:ind w:left="2146" w:hanging="1296"/>
      </w:pPr>
    </w:lvl>
    <w:lvl w:ilvl="7">
      <w:start w:val="1"/>
      <w:numFmt w:val="decimal"/>
      <w:pStyle w:val="Heading8"/>
      <w:lvlText w:val="%1.%2.%3.%4.%5.%6.%7.%8"/>
      <w:lvlJc w:val="left"/>
      <w:pPr>
        <w:ind w:left="2290" w:hanging="1440"/>
      </w:pPr>
    </w:lvl>
    <w:lvl w:ilvl="8">
      <w:start w:val="1"/>
      <w:numFmt w:val="decimal"/>
      <w:pStyle w:val="Heading9"/>
      <w:lvlText w:val="%1.%2.%3.%4.%5.%6.%7.%8.%9"/>
      <w:lvlJc w:val="left"/>
      <w:pPr>
        <w:ind w:left="2434" w:hanging="1584"/>
      </w:pPr>
    </w:lvl>
  </w:abstractNum>
  <w:abstractNum w:abstractNumId="32" w15:restartNumberingAfterBreak="0">
    <w:nsid w:val="67FF6C41"/>
    <w:multiLevelType w:val="hybridMultilevel"/>
    <w:tmpl w:val="8DE4CC3A"/>
    <w:lvl w:ilvl="0" w:tplc="0405000F">
      <w:start w:val="1"/>
      <w:numFmt w:val="decimal"/>
      <w:lvlText w:val="%1."/>
      <w:lvlJc w:val="left"/>
      <w:pPr>
        <w:ind w:left="780" w:hanging="360"/>
      </w:pPr>
    </w:lvl>
    <w:lvl w:ilvl="1" w:tplc="04050019">
      <w:start w:val="1"/>
      <w:numFmt w:val="lowerLetter"/>
      <w:lvlText w:val="%2."/>
      <w:lvlJc w:val="left"/>
      <w:pPr>
        <w:ind w:left="1500" w:hanging="360"/>
      </w:pPr>
    </w:lvl>
    <w:lvl w:ilvl="2" w:tplc="0405001B" w:tentative="1">
      <w:start w:val="1"/>
      <w:numFmt w:val="lowerRoman"/>
      <w:lvlText w:val="%3."/>
      <w:lvlJc w:val="right"/>
      <w:pPr>
        <w:ind w:left="2220" w:hanging="180"/>
      </w:pPr>
    </w:lvl>
    <w:lvl w:ilvl="3" w:tplc="0405000F" w:tentative="1">
      <w:start w:val="1"/>
      <w:numFmt w:val="decimal"/>
      <w:lvlText w:val="%4."/>
      <w:lvlJc w:val="left"/>
      <w:pPr>
        <w:ind w:left="2940" w:hanging="360"/>
      </w:pPr>
    </w:lvl>
    <w:lvl w:ilvl="4" w:tplc="04050019" w:tentative="1">
      <w:start w:val="1"/>
      <w:numFmt w:val="lowerLetter"/>
      <w:lvlText w:val="%5."/>
      <w:lvlJc w:val="left"/>
      <w:pPr>
        <w:ind w:left="3660" w:hanging="360"/>
      </w:pPr>
    </w:lvl>
    <w:lvl w:ilvl="5" w:tplc="0405001B" w:tentative="1">
      <w:start w:val="1"/>
      <w:numFmt w:val="lowerRoman"/>
      <w:lvlText w:val="%6."/>
      <w:lvlJc w:val="right"/>
      <w:pPr>
        <w:ind w:left="4380" w:hanging="180"/>
      </w:pPr>
    </w:lvl>
    <w:lvl w:ilvl="6" w:tplc="0405000F" w:tentative="1">
      <w:start w:val="1"/>
      <w:numFmt w:val="decimal"/>
      <w:lvlText w:val="%7."/>
      <w:lvlJc w:val="left"/>
      <w:pPr>
        <w:ind w:left="5100" w:hanging="360"/>
      </w:pPr>
    </w:lvl>
    <w:lvl w:ilvl="7" w:tplc="04050019" w:tentative="1">
      <w:start w:val="1"/>
      <w:numFmt w:val="lowerLetter"/>
      <w:lvlText w:val="%8."/>
      <w:lvlJc w:val="left"/>
      <w:pPr>
        <w:ind w:left="5820" w:hanging="360"/>
      </w:pPr>
    </w:lvl>
    <w:lvl w:ilvl="8" w:tplc="0405001B" w:tentative="1">
      <w:start w:val="1"/>
      <w:numFmt w:val="lowerRoman"/>
      <w:lvlText w:val="%9."/>
      <w:lvlJc w:val="right"/>
      <w:pPr>
        <w:ind w:left="6540" w:hanging="180"/>
      </w:pPr>
    </w:lvl>
  </w:abstractNum>
  <w:abstractNum w:abstractNumId="33" w15:restartNumberingAfterBreak="0">
    <w:nsid w:val="6D4A730A"/>
    <w:multiLevelType w:val="hybridMultilevel"/>
    <w:tmpl w:val="1F92768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4" w15:restartNumberingAfterBreak="0">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38A34D1"/>
    <w:multiLevelType w:val="hybridMultilevel"/>
    <w:tmpl w:val="AA4A5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7" w15:restartNumberingAfterBreak="0">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38" w15:restartNumberingAfterBreak="0">
    <w:nsid w:val="7B415165"/>
    <w:multiLevelType w:val="hybridMultilevel"/>
    <w:tmpl w:val="C67618C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9" w15:restartNumberingAfterBreak="0">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1" w15:restartNumberingAfterBreak="0">
    <w:nsid w:val="7F775252"/>
    <w:multiLevelType w:val="hybridMultilevel"/>
    <w:tmpl w:val="B28045A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37"/>
  </w:num>
  <w:num w:numId="2">
    <w:abstractNumId w:val="2"/>
  </w:num>
  <w:num w:numId="3">
    <w:abstractNumId w:val="11"/>
  </w:num>
  <w:num w:numId="4">
    <w:abstractNumId w:val="36"/>
  </w:num>
  <w:num w:numId="5">
    <w:abstractNumId w:val="12"/>
  </w:num>
  <w:num w:numId="6">
    <w:abstractNumId w:val="0"/>
  </w:num>
  <w:num w:numId="7">
    <w:abstractNumId w:val="8"/>
  </w:num>
  <w:num w:numId="8">
    <w:abstractNumId w:val="39"/>
  </w:num>
  <w:num w:numId="9">
    <w:abstractNumId w:val="7"/>
  </w:num>
  <w:num w:numId="10">
    <w:abstractNumId w:val="31"/>
  </w:num>
  <w:num w:numId="11">
    <w:abstractNumId w:val="5"/>
  </w:num>
  <w:num w:numId="12">
    <w:abstractNumId w:val="25"/>
  </w:num>
  <w:num w:numId="13">
    <w:abstractNumId w:val="30"/>
  </w:num>
  <w:num w:numId="14">
    <w:abstractNumId w:val="40"/>
  </w:num>
  <w:num w:numId="15">
    <w:abstractNumId w:val="24"/>
  </w:num>
  <w:num w:numId="16">
    <w:abstractNumId w:val="9"/>
  </w:num>
  <w:num w:numId="17">
    <w:abstractNumId w:val="14"/>
  </w:num>
  <w:num w:numId="18">
    <w:abstractNumId w:val="34"/>
  </w:num>
  <w:num w:numId="19">
    <w:abstractNumId w:val="3"/>
  </w:num>
  <w:num w:numId="20">
    <w:abstractNumId w:val="13"/>
  </w:num>
  <w:num w:numId="21">
    <w:abstractNumId w:val="17"/>
  </w:num>
  <w:num w:numId="22">
    <w:abstractNumId w:val="16"/>
  </w:num>
  <w:num w:numId="23">
    <w:abstractNumId w:val="19"/>
  </w:num>
  <w:num w:numId="24">
    <w:abstractNumId w:val="27"/>
  </w:num>
  <w:num w:numId="25">
    <w:abstractNumId w:val="6"/>
  </w:num>
  <w:num w:numId="26">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33"/>
  </w:num>
  <w:num w:numId="28">
    <w:abstractNumId w:val="18"/>
  </w:num>
  <w:num w:numId="29">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2"/>
  </w:num>
  <w:num w:numId="3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4"/>
  </w:num>
  <w:num w:numId="34">
    <w:abstractNumId w:val="22"/>
  </w:num>
  <w:num w:numId="35">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8"/>
  </w:num>
  <w:num w:numId="37">
    <w:abstractNumId w:val="26"/>
  </w:num>
  <w:num w:numId="38">
    <w:abstractNumId w:val="23"/>
  </w:num>
  <w:num w:numId="39">
    <w:abstractNumId w:val="21"/>
  </w:num>
  <w:num w:numId="40">
    <w:abstractNumId w:val="15"/>
  </w:num>
  <w:num w:numId="41">
    <w:abstractNumId w:val="41"/>
  </w:num>
  <w:num w:numId="42">
    <w:abstractNumId w:val="35"/>
  </w:num>
  <w:num w:numId="43">
    <w:abstractNumId w:val="1"/>
  </w:num>
  <w:num w:numId="44">
    <w:abstractNumId w:val="20"/>
  </w:num>
  <w:num w:numId="45">
    <w:abstractNumId w:val="31"/>
  </w:num>
  <w:num w:numId="46">
    <w:abstractNumId w:val="29"/>
  </w:num>
  <w:num w:numId="47">
    <w:abstractNumId w:val="10"/>
  </w:num>
  <w:num w:numId="48">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Pavel Jurak">
    <w15:presenceInfo w15:providerId="None" w15:userId="Pavel Jura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BD7167"/>
    <w:rsid w:val="000006BB"/>
    <w:rsid w:val="00017715"/>
    <w:rsid w:val="0002320B"/>
    <w:rsid w:val="000358C6"/>
    <w:rsid w:val="0006154B"/>
    <w:rsid w:val="00067698"/>
    <w:rsid w:val="00087417"/>
    <w:rsid w:val="000C426C"/>
    <w:rsid w:val="000F33BC"/>
    <w:rsid w:val="00105E08"/>
    <w:rsid w:val="00126629"/>
    <w:rsid w:val="00156428"/>
    <w:rsid w:val="0016502A"/>
    <w:rsid w:val="001666F8"/>
    <w:rsid w:val="00180E3B"/>
    <w:rsid w:val="00197EE5"/>
    <w:rsid w:val="001B36A6"/>
    <w:rsid w:val="001F06FE"/>
    <w:rsid w:val="001F5DC0"/>
    <w:rsid w:val="00220CC0"/>
    <w:rsid w:val="00221A32"/>
    <w:rsid w:val="002353BF"/>
    <w:rsid w:val="0027698D"/>
    <w:rsid w:val="00284C6A"/>
    <w:rsid w:val="002A26AC"/>
    <w:rsid w:val="002B1698"/>
    <w:rsid w:val="002C512A"/>
    <w:rsid w:val="00303923"/>
    <w:rsid w:val="00337173"/>
    <w:rsid w:val="00372233"/>
    <w:rsid w:val="00383FFA"/>
    <w:rsid w:val="0039451C"/>
    <w:rsid w:val="003C18C9"/>
    <w:rsid w:val="003D4243"/>
    <w:rsid w:val="00427B33"/>
    <w:rsid w:val="004349AC"/>
    <w:rsid w:val="00456C15"/>
    <w:rsid w:val="00483D69"/>
    <w:rsid w:val="00485255"/>
    <w:rsid w:val="00492C69"/>
    <w:rsid w:val="004B699E"/>
    <w:rsid w:val="004D6E86"/>
    <w:rsid w:val="004E6D50"/>
    <w:rsid w:val="00574BE0"/>
    <w:rsid w:val="00581146"/>
    <w:rsid w:val="00585A7B"/>
    <w:rsid w:val="005871F5"/>
    <w:rsid w:val="005D438D"/>
    <w:rsid w:val="006372A4"/>
    <w:rsid w:val="006456FC"/>
    <w:rsid w:val="00663145"/>
    <w:rsid w:val="00671DE5"/>
    <w:rsid w:val="00675121"/>
    <w:rsid w:val="0068248B"/>
    <w:rsid w:val="006C3CE4"/>
    <w:rsid w:val="006D22A0"/>
    <w:rsid w:val="00701162"/>
    <w:rsid w:val="00715F6D"/>
    <w:rsid w:val="00717CE4"/>
    <w:rsid w:val="007352BD"/>
    <w:rsid w:val="00742559"/>
    <w:rsid w:val="00747946"/>
    <w:rsid w:val="007711CF"/>
    <w:rsid w:val="007851DF"/>
    <w:rsid w:val="00790046"/>
    <w:rsid w:val="0079161B"/>
    <w:rsid w:val="00795444"/>
    <w:rsid w:val="00796B63"/>
    <w:rsid w:val="008078D1"/>
    <w:rsid w:val="00821763"/>
    <w:rsid w:val="00840533"/>
    <w:rsid w:val="0086186D"/>
    <w:rsid w:val="00867DA8"/>
    <w:rsid w:val="00896546"/>
    <w:rsid w:val="008C6240"/>
    <w:rsid w:val="009076DD"/>
    <w:rsid w:val="00953244"/>
    <w:rsid w:val="00957A6D"/>
    <w:rsid w:val="00962056"/>
    <w:rsid w:val="00973789"/>
    <w:rsid w:val="0098559D"/>
    <w:rsid w:val="00991724"/>
    <w:rsid w:val="009D5537"/>
    <w:rsid w:val="00A37FEB"/>
    <w:rsid w:val="00A50EC4"/>
    <w:rsid w:val="00A6119C"/>
    <w:rsid w:val="00AA122D"/>
    <w:rsid w:val="00AC1CE2"/>
    <w:rsid w:val="00AC399E"/>
    <w:rsid w:val="00AF3884"/>
    <w:rsid w:val="00AF7738"/>
    <w:rsid w:val="00B169C3"/>
    <w:rsid w:val="00B2223E"/>
    <w:rsid w:val="00B27734"/>
    <w:rsid w:val="00B31691"/>
    <w:rsid w:val="00B42E7E"/>
    <w:rsid w:val="00B519B6"/>
    <w:rsid w:val="00B57C8B"/>
    <w:rsid w:val="00BD7167"/>
    <w:rsid w:val="00BE2FE3"/>
    <w:rsid w:val="00BE4F42"/>
    <w:rsid w:val="00BF2AFF"/>
    <w:rsid w:val="00BF4D0C"/>
    <w:rsid w:val="00C10869"/>
    <w:rsid w:val="00C1175B"/>
    <w:rsid w:val="00C179F2"/>
    <w:rsid w:val="00C17E47"/>
    <w:rsid w:val="00C93F57"/>
    <w:rsid w:val="00CA6536"/>
    <w:rsid w:val="00CD056E"/>
    <w:rsid w:val="00CF0978"/>
    <w:rsid w:val="00CF31E0"/>
    <w:rsid w:val="00CF3DF3"/>
    <w:rsid w:val="00D107B3"/>
    <w:rsid w:val="00D46096"/>
    <w:rsid w:val="00DE6055"/>
    <w:rsid w:val="00E06306"/>
    <w:rsid w:val="00E55C6C"/>
    <w:rsid w:val="00E97B4A"/>
    <w:rsid w:val="00EE587A"/>
    <w:rsid w:val="00F15E78"/>
    <w:rsid w:val="00F353C8"/>
    <w:rsid w:val="00F6469F"/>
    <w:rsid w:val="00FA5C18"/>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C64143"/>
  <w15:chartTrackingRefBased/>
  <w15:docId w15:val="{E0925405-059F-490C-AFA5-48AC3D182F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D7167"/>
    <w:pPr>
      <w:overflowPunct w:val="0"/>
      <w:autoSpaceDE w:val="0"/>
      <w:autoSpaceDN w:val="0"/>
      <w:adjustRightInd w:val="0"/>
      <w:spacing w:after="0" w:line="360" w:lineRule="auto"/>
      <w:jc w:val="both"/>
      <w:textAlignment w:val="baseline"/>
    </w:pPr>
    <w:rPr>
      <w:rFonts w:asciiTheme="majorHAnsi" w:eastAsia="Times New Roman" w:hAnsiTheme="majorHAnsi" w:cs="Times New Roman"/>
      <w:sz w:val="24"/>
      <w:szCs w:val="20"/>
      <w:lang w:val="sk-SK" w:eastAsia="cs-CZ"/>
    </w:rPr>
  </w:style>
  <w:style w:type="paragraph" w:styleId="Heading1">
    <w:name w:val="heading 1"/>
    <w:basedOn w:val="Normal"/>
    <w:next w:val="Normal"/>
    <w:link w:val="Heading1Char"/>
    <w:uiPriority w:val="9"/>
    <w:qFormat/>
    <w:rsid w:val="00BD7167"/>
    <w:pPr>
      <w:keepNext/>
      <w:numPr>
        <w:numId w:val="10"/>
      </w:numPr>
      <w:spacing w:before="1200" w:after="240"/>
      <w:outlineLvl w:val="0"/>
    </w:pPr>
    <w:rPr>
      <w:rFonts w:ascii="Arial" w:hAnsi="Arial" w:cs="Arial"/>
      <w:b/>
      <w:bCs/>
      <w:sz w:val="36"/>
      <w:szCs w:val="32"/>
    </w:rPr>
  </w:style>
  <w:style w:type="paragraph" w:styleId="Heading2">
    <w:name w:val="heading 2"/>
    <w:basedOn w:val="Normal"/>
    <w:next w:val="Normal"/>
    <w:link w:val="Heading2Char"/>
    <w:uiPriority w:val="9"/>
    <w:rsid w:val="00BD7167"/>
    <w:pPr>
      <w:keepNext/>
      <w:numPr>
        <w:ilvl w:val="1"/>
        <w:numId w:val="10"/>
      </w:numPr>
      <w:spacing w:before="72"/>
      <w:outlineLvl w:val="1"/>
    </w:pPr>
    <w:rPr>
      <w:rFonts w:ascii="Arial" w:hAnsi="Arial" w:cs="Arial Narrow"/>
      <w:b/>
      <w:bCs/>
      <w:sz w:val="28"/>
      <w:szCs w:val="40"/>
    </w:rPr>
  </w:style>
  <w:style w:type="paragraph" w:styleId="Heading3">
    <w:name w:val="heading 3"/>
    <w:basedOn w:val="Normal"/>
    <w:next w:val="Normal"/>
    <w:link w:val="Heading3Char"/>
    <w:uiPriority w:val="9"/>
    <w:qFormat/>
    <w:rsid w:val="00BD7167"/>
    <w:pPr>
      <w:keepNext/>
      <w:numPr>
        <w:ilvl w:val="2"/>
        <w:numId w:val="10"/>
      </w:numPr>
      <w:spacing w:before="240"/>
      <w:outlineLvl w:val="2"/>
    </w:pPr>
    <w:rPr>
      <w:b/>
      <w:bCs/>
      <w:szCs w:val="32"/>
    </w:rPr>
  </w:style>
  <w:style w:type="paragraph" w:styleId="Heading4">
    <w:name w:val="heading 4"/>
    <w:basedOn w:val="Normal"/>
    <w:next w:val="Normal"/>
    <w:link w:val="Heading4Char"/>
    <w:uiPriority w:val="9"/>
    <w:qFormat/>
    <w:rsid w:val="00BD7167"/>
    <w:pPr>
      <w:keepNext/>
      <w:numPr>
        <w:ilvl w:val="3"/>
        <w:numId w:val="10"/>
      </w:numPr>
      <w:spacing w:before="120"/>
      <w:outlineLvl w:val="3"/>
    </w:pPr>
    <w:rPr>
      <w:b/>
      <w:bCs/>
      <w:sz w:val="22"/>
      <w:szCs w:val="22"/>
    </w:rPr>
  </w:style>
  <w:style w:type="paragraph" w:styleId="Heading5">
    <w:name w:val="heading 5"/>
    <w:basedOn w:val="Normal"/>
    <w:next w:val="Normal"/>
    <w:link w:val="Heading5Char"/>
    <w:uiPriority w:val="9"/>
    <w:qFormat/>
    <w:rsid w:val="00BD7167"/>
    <w:pPr>
      <w:keepNext/>
      <w:numPr>
        <w:ilvl w:val="4"/>
        <w:numId w:val="10"/>
      </w:numPr>
      <w:outlineLvl w:val="4"/>
    </w:pPr>
    <w:rPr>
      <w:szCs w:val="24"/>
    </w:rPr>
  </w:style>
  <w:style w:type="paragraph" w:styleId="Heading6">
    <w:name w:val="heading 6"/>
    <w:basedOn w:val="Normal"/>
    <w:next w:val="Normal"/>
    <w:link w:val="Heading6Char"/>
    <w:uiPriority w:val="9"/>
    <w:qFormat/>
    <w:rsid w:val="00BD7167"/>
    <w:pPr>
      <w:keepNext/>
      <w:numPr>
        <w:ilvl w:val="5"/>
        <w:numId w:val="10"/>
      </w:numPr>
      <w:outlineLvl w:val="5"/>
    </w:pPr>
    <w:rPr>
      <w:b/>
      <w:bCs/>
      <w:szCs w:val="24"/>
    </w:rPr>
  </w:style>
  <w:style w:type="paragraph" w:styleId="Heading7">
    <w:name w:val="heading 7"/>
    <w:basedOn w:val="Normal"/>
    <w:next w:val="Normal"/>
    <w:link w:val="Heading7Char"/>
    <w:uiPriority w:val="9"/>
    <w:qFormat/>
    <w:rsid w:val="00BD7167"/>
    <w:pPr>
      <w:keepNext/>
      <w:numPr>
        <w:ilvl w:val="6"/>
        <w:numId w:val="10"/>
      </w:numPr>
      <w:jc w:val="center"/>
      <w:outlineLvl w:val="6"/>
    </w:pPr>
    <w:rPr>
      <w:szCs w:val="24"/>
    </w:rPr>
  </w:style>
  <w:style w:type="paragraph" w:styleId="Heading8">
    <w:name w:val="heading 8"/>
    <w:basedOn w:val="Normal"/>
    <w:next w:val="Normal"/>
    <w:link w:val="Heading8Char"/>
    <w:uiPriority w:val="9"/>
    <w:qFormat/>
    <w:rsid w:val="00BD7167"/>
    <w:pPr>
      <w:keepNext/>
      <w:numPr>
        <w:ilvl w:val="7"/>
        <w:numId w:val="10"/>
      </w:numPr>
      <w:jc w:val="center"/>
      <w:outlineLvl w:val="7"/>
    </w:pPr>
    <w:rPr>
      <w:b/>
      <w:bCs/>
      <w:szCs w:val="24"/>
    </w:rPr>
  </w:style>
  <w:style w:type="paragraph" w:styleId="Heading9">
    <w:name w:val="heading 9"/>
    <w:basedOn w:val="Normal"/>
    <w:next w:val="Normal"/>
    <w:link w:val="Heading9Char"/>
    <w:uiPriority w:val="9"/>
    <w:qFormat/>
    <w:rsid w:val="00BD7167"/>
    <w:pPr>
      <w:keepNext/>
      <w:numPr>
        <w:ilvl w:val="8"/>
        <w:numId w:val="10"/>
      </w:numPr>
      <w:jc w:val="right"/>
      <w:outlineLvl w:val="8"/>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D7167"/>
    <w:rPr>
      <w:rFonts w:ascii="Arial" w:eastAsia="Times New Roman" w:hAnsi="Arial" w:cs="Arial"/>
      <w:b/>
      <w:bCs/>
      <w:sz w:val="36"/>
      <w:szCs w:val="32"/>
      <w:lang w:val="sk-SK" w:eastAsia="cs-CZ"/>
    </w:rPr>
  </w:style>
  <w:style w:type="character" w:customStyle="1" w:styleId="Heading2Char">
    <w:name w:val="Heading 2 Char"/>
    <w:basedOn w:val="DefaultParagraphFont"/>
    <w:link w:val="Heading2"/>
    <w:uiPriority w:val="9"/>
    <w:rsid w:val="00BD7167"/>
    <w:rPr>
      <w:rFonts w:ascii="Arial" w:eastAsia="Times New Roman" w:hAnsi="Arial" w:cs="Arial Narrow"/>
      <w:b/>
      <w:bCs/>
      <w:sz w:val="28"/>
      <w:szCs w:val="40"/>
      <w:lang w:val="sk-SK" w:eastAsia="cs-CZ"/>
    </w:rPr>
  </w:style>
  <w:style w:type="character" w:customStyle="1" w:styleId="Heading3Char">
    <w:name w:val="Heading 3 Char"/>
    <w:basedOn w:val="DefaultParagraphFont"/>
    <w:link w:val="Heading3"/>
    <w:uiPriority w:val="9"/>
    <w:rsid w:val="00BD7167"/>
    <w:rPr>
      <w:rFonts w:asciiTheme="majorHAnsi" w:eastAsia="Times New Roman" w:hAnsiTheme="majorHAnsi" w:cs="Times New Roman"/>
      <w:b/>
      <w:bCs/>
      <w:sz w:val="24"/>
      <w:szCs w:val="32"/>
      <w:lang w:val="sk-SK" w:eastAsia="cs-CZ"/>
    </w:rPr>
  </w:style>
  <w:style w:type="character" w:customStyle="1" w:styleId="Heading4Char">
    <w:name w:val="Heading 4 Char"/>
    <w:basedOn w:val="DefaultParagraphFont"/>
    <w:link w:val="Heading4"/>
    <w:uiPriority w:val="9"/>
    <w:rsid w:val="00BD7167"/>
    <w:rPr>
      <w:rFonts w:asciiTheme="majorHAnsi" w:eastAsia="Times New Roman" w:hAnsiTheme="majorHAnsi" w:cs="Times New Roman"/>
      <w:b/>
      <w:bCs/>
      <w:lang w:val="sk-SK" w:eastAsia="cs-CZ"/>
    </w:rPr>
  </w:style>
  <w:style w:type="character" w:customStyle="1" w:styleId="Heading5Char">
    <w:name w:val="Heading 5 Char"/>
    <w:basedOn w:val="DefaultParagraphFont"/>
    <w:link w:val="Heading5"/>
    <w:uiPriority w:val="9"/>
    <w:rsid w:val="00BD7167"/>
    <w:rPr>
      <w:rFonts w:asciiTheme="majorHAnsi" w:eastAsia="Times New Roman" w:hAnsiTheme="majorHAnsi" w:cs="Times New Roman"/>
      <w:sz w:val="24"/>
      <w:szCs w:val="24"/>
      <w:lang w:val="sk-SK" w:eastAsia="cs-CZ"/>
    </w:rPr>
  </w:style>
  <w:style w:type="character" w:customStyle="1" w:styleId="Heading6Char">
    <w:name w:val="Heading 6 Char"/>
    <w:basedOn w:val="DefaultParagraphFont"/>
    <w:link w:val="Heading6"/>
    <w:uiPriority w:val="9"/>
    <w:rsid w:val="00BD7167"/>
    <w:rPr>
      <w:rFonts w:asciiTheme="majorHAnsi" w:eastAsia="Times New Roman" w:hAnsiTheme="majorHAnsi" w:cs="Times New Roman"/>
      <w:b/>
      <w:bCs/>
      <w:sz w:val="24"/>
      <w:szCs w:val="24"/>
      <w:lang w:val="sk-SK" w:eastAsia="cs-CZ"/>
    </w:rPr>
  </w:style>
  <w:style w:type="character" w:customStyle="1" w:styleId="Heading7Char">
    <w:name w:val="Heading 7 Char"/>
    <w:basedOn w:val="DefaultParagraphFont"/>
    <w:link w:val="Heading7"/>
    <w:uiPriority w:val="9"/>
    <w:rsid w:val="00BD7167"/>
    <w:rPr>
      <w:rFonts w:asciiTheme="majorHAnsi" w:eastAsia="Times New Roman" w:hAnsiTheme="majorHAnsi" w:cs="Times New Roman"/>
      <w:sz w:val="24"/>
      <w:szCs w:val="24"/>
      <w:lang w:val="sk-SK" w:eastAsia="cs-CZ"/>
    </w:rPr>
  </w:style>
  <w:style w:type="character" w:customStyle="1" w:styleId="Heading8Char">
    <w:name w:val="Heading 8 Char"/>
    <w:basedOn w:val="DefaultParagraphFont"/>
    <w:link w:val="Heading8"/>
    <w:uiPriority w:val="9"/>
    <w:rsid w:val="00BD7167"/>
    <w:rPr>
      <w:rFonts w:asciiTheme="majorHAnsi" w:eastAsia="Times New Roman" w:hAnsiTheme="majorHAnsi" w:cs="Times New Roman"/>
      <w:b/>
      <w:bCs/>
      <w:sz w:val="24"/>
      <w:szCs w:val="24"/>
      <w:lang w:val="sk-SK" w:eastAsia="cs-CZ"/>
    </w:rPr>
  </w:style>
  <w:style w:type="character" w:customStyle="1" w:styleId="Heading9Char">
    <w:name w:val="Heading 9 Char"/>
    <w:basedOn w:val="DefaultParagraphFont"/>
    <w:link w:val="Heading9"/>
    <w:uiPriority w:val="9"/>
    <w:rsid w:val="00BD7167"/>
    <w:rPr>
      <w:rFonts w:asciiTheme="majorHAnsi" w:eastAsia="Times New Roman" w:hAnsiTheme="majorHAnsi" w:cs="Times New Roman"/>
      <w:b/>
      <w:bCs/>
      <w:sz w:val="28"/>
      <w:szCs w:val="28"/>
      <w:lang w:val="sk-SK" w:eastAsia="cs-CZ"/>
    </w:rPr>
  </w:style>
  <w:style w:type="paragraph" w:styleId="Footer">
    <w:name w:val="footer"/>
    <w:basedOn w:val="Normal"/>
    <w:link w:val="FooterChar"/>
    <w:uiPriority w:val="99"/>
    <w:rsid w:val="00BD7167"/>
    <w:pPr>
      <w:tabs>
        <w:tab w:val="center" w:pos="4536"/>
        <w:tab w:val="right" w:pos="9072"/>
      </w:tabs>
    </w:pPr>
  </w:style>
  <w:style w:type="character" w:customStyle="1" w:styleId="FooterChar">
    <w:name w:val="Footer Char"/>
    <w:basedOn w:val="DefaultParagraphFont"/>
    <w:link w:val="Footer"/>
    <w:uiPriority w:val="99"/>
    <w:rsid w:val="00BD7167"/>
    <w:rPr>
      <w:rFonts w:asciiTheme="majorHAnsi" w:eastAsia="Times New Roman" w:hAnsiTheme="majorHAnsi" w:cs="Times New Roman"/>
      <w:sz w:val="24"/>
      <w:szCs w:val="20"/>
      <w:lang w:val="sk-SK" w:eastAsia="cs-CZ"/>
    </w:rPr>
  </w:style>
  <w:style w:type="paragraph" w:customStyle="1" w:styleId="Title-main">
    <w:name w:val="Title - main"/>
    <w:basedOn w:val="Normal"/>
    <w:uiPriority w:val="99"/>
    <w:rsid w:val="00BD7167"/>
    <w:pPr>
      <w:spacing w:before="2400" w:after="1200"/>
      <w:jc w:val="center"/>
    </w:pPr>
    <w:rPr>
      <w:rFonts w:ascii="Arial" w:hAnsi="Arial" w:cs="Arial"/>
      <w:b/>
      <w:bCs/>
      <w:caps/>
      <w:color w:val="000000"/>
      <w:sz w:val="40"/>
      <w:szCs w:val="40"/>
    </w:rPr>
  </w:style>
  <w:style w:type="paragraph" w:customStyle="1" w:styleId="Title-dept">
    <w:name w:val="Title - dept"/>
    <w:basedOn w:val="Normal"/>
    <w:uiPriority w:val="99"/>
    <w:rsid w:val="00BD7167"/>
    <w:pPr>
      <w:spacing w:line="240" w:lineRule="atLeast"/>
      <w:jc w:val="center"/>
    </w:pPr>
    <w:rPr>
      <w:rFonts w:ascii="Arial" w:hAnsi="Arial" w:cs="Arial"/>
      <w:b/>
      <w:bCs/>
      <w:color w:val="000000"/>
      <w:position w:val="10"/>
      <w:sz w:val="32"/>
      <w:szCs w:val="32"/>
    </w:rPr>
  </w:style>
  <w:style w:type="paragraph" w:customStyle="1" w:styleId="Title-sign">
    <w:name w:val="Title - sign"/>
    <w:basedOn w:val="Normal"/>
    <w:uiPriority w:val="99"/>
    <w:rsid w:val="00BD7167"/>
    <w:pPr>
      <w:spacing w:after="360"/>
    </w:pPr>
    <w:rPr>
      <w:rFonts w:ascii="Arial" w:hAnsi="Arial" w:cs="Arial"/>
      <w:b/>
      <w:bCs/>
      <w:color w:val="333399"/>
      <w:sz w:val="30"/>
      <w:szCs w:val="30"/>
    </w:rPr>
  </w:style>
  <w:style w:type="paragraph" w:customStyle="1" w:styleId="Title-pojed">
    <w:name w:val="Title - pojed"/>
    <w:basedOn w:val="Normal"/>
    <w:uiPriority w:val="99"/>
    <w:rsid w:val="00BD7167"/>
    <w:pPr>
      <w:spacing w:after="2400"/>
      <w:jc w:val="center"/>
    </w:pPr>
    <w:rPr>
      <w:rFonts w:ascii="Arial" w:hAnsi="Arial" w:cs="Arial"/>
      <w:b/>
      <w:bCs/>
      <w:i/>
      <w:iCs/>
      <w:color w:val="000000"/>
      <w:sz w:val="32"/>
      <w:szCs w:val="32"/>
    </w:rPr>
  </w:style>
  <w:style w:type="paragraph" w:customStyle="1" w:styleId="Title-autor">
    <w:name w:val="Title - autor"/>
    <w:basedOn w:val="Normal"/>
    <w:uiPriority w:val="99"/>
    <w:rsid w:val="00BD7167"/>
    <w:pPr>
      <w:spacing w:after="2400"/>
      <w:jc w:val="center"/>
    </w:pPr>
    <w:rPr>
      <w:rFonts w:ascii="Arial" w:hAnsi="Arial" w:cs="Arial"/>
      <w:b/>
      <w:bCs/>
      <w:color w:val="000000"/>
      <w:sz w:val="40"/>
      <w:szCs w:val="40"/>
    </w:rPr>
  </w:style>
  <w:style w:type="paragraph" w:customStyle="1" w:styleId="Title-brno">
    <w:name w:val="Title - brno"/>
    <w:basedOn w:val="Normal"/>
    <w:uiPriority w:val="99"/>
    <w:rsid w:val="00BD7167"/>
    <w:pPr>
      <w:spacing w:line="480" w:lineRule="atLeast"/>
      <w:jc w:val="center"/>
    </w:pPr>
    <w:rPr>
      <w:rFonts w:ascii="Arial" w:hAnsi="Arial" w:cs="Arial"/>
      <w:b/>
      <w:bCs/>
      <w:color w:val="000000"/>
      <w:sz w:val="32"/>
      <w:szCs w:val="32"/>
    </w:rPr>
  </w:style>
  <w:style w:type="paragraph" w:customStyle="1" w:styleId="Obsah">
    <w:name w:val="Obsah"/>
    <w:basedOn w:val="Normal"/>
    <w:uiPriority w:val="99"/>
    <w:rsid w:val="00BD7167"/>
    <w:pPr>
      <w:spacing w:before="1200" w:after="120"/>
      <w:ind w:left="567"/>
    </w:pPr>
    <w:rPr>
      <w:rFonts w:ascii="Arial" w:hAnsi="Arial" w:cs="Arial"/>
      <w:b/>
      <w:bCs/>
      <w:sz w:val="32"/>
      <w:szCs w:val="32"/>
    </w:rPr>
  </w:style>
  <w:style w:type="paragraph" w:customStyle="1" w:styleId="Text">
    <w:name w:val="Text"/>
    <w:basedOn w:val="Normal"/>
    <w:link w:val="TextChar"/>
    <w:uiPriority w:val="99"/>
    <w:rsid w:val="00BD7167"/>
    <w:pPr>
      <w:spacing w:before="120"/>
      <w:ind w:firstLine="567"/>
    </w:pPr>
    <w:rPr>
      <w:szCs w:val="24"/>
    </w:rPr>
  </w:style>
  <w:style w:type="character" w:customStyle="1" w:styleId="TextChar">
    <w:name w:val="Text Char"/>
    <w:basedOn w:val="DefaultParagraphFont"/>
    <w:link w:val="Text"/>
    <w:uiPriority w:val="99"/>
    <w:rsid w:val="00BD7167"/>
    <w:rPr>
      <w:rFonts w:asciiTheme="majorHAnsi" w:eastAsia="Times New Roman" w:hAnsiTheme="majorHAnsi" w:cs="Times New Roman"/>
      <w:sz w:val="24"/>
      <w:szCs w:val="24"/>
      <w:lang w:val="sk-SK" w:eastAsia="cs-CZ"/>
    </w:rPr>
  </w:style>
  <w:style w:type="paragraph" w:customStyle="1" w:styleId="Reference">
    <w:name w:val="Reference"/>
    <w:basedOn w:val="Text"/>
    <w:link w:val="ReferenceChar"/>
    <w:rsid w:val="00BD7167"/>
    <w:pPr>
      <w:ind w:left="426" w:hanging="426"/>
    </w:pPr>
    <w:rPr>
      <w:sz w:val="20"/>
      <w:szCs w:val="20"/>
      <w:lang w:val="en-US"/>
    </w:rPr>
  </w:style>
  <w:style w:type="character" w:customStyle="1" w:styleId="ReferenceChar">
    <w:name w:val="Reference Char"/>
    <w:basedOn w:val="TextChar"/>
    <w:link w:val="Reference"/>
    <w:rsid w:val="00BD7167"/>
    <w:rPr>
      <w:rFonts w:asciiTheme="majorHAnsi" w:eastAsia="Times New Roman" w:hAnsiTheme="majorHAnsi" w:cs="Times New Roman"/>
      <w:sz w:val="20"/>
      <w:szCs w:val="20"/>
      <w:lang w:val="en-US" w:eastAsia="cs-CZ"/>
    </w:rPr>
  </w:style>
  <w:style w:type="paragraph" w:styleId="Header">
    <w:name w:val="header"/>
    <w:basedOn w:val="Normal"/>
    <w:link w:val="HeaderChar"/>
    <w:uiPriority w:val="99"/>
    <w:rsid w:val="00BD7167"/>
    <w:pPr>
      <w:tabs>
        <w:tab w:val="center" w:pos="4536"/>
        <w:tab w:val="right" w:pos="9072"/>
      </w:tabs>
    </w:pPr>
  </w:style>
  <w:style w:type="character" w:customStyle="1" w:styleId="HeaderChar">
    <w:name w:val="Header Char"/>
    <w:basedOn w:val="DefaultParagraphFont"/>
    <w:link w:val="Header"/>
    <w:uiPriority w:val="99"/>
    <w:rsid w:val="00BD7167"/>
    <w:rPr>
      <w:rFonts w:asciiTheme="majorHAnsi" w:eastAsia="Times New Roman" w:hAnsiTheme="majorHAnsi" w:cs="Times New Roman"/>
      <w:sz w:val="24"/>
      <w:szCs w:val="20"/>
      <w:lang w:val="sk-SK" w:eastAsia="cs-CZ"/>
    </w:rPr>
  </w:style>
  <w:style w:type="character" w:styleId="PageNumber">
    <w:name w:val="page number"/>
    <w:basedOn w:val="DefaultParagraphFont"/>
    <w:uiPriority w:val="99"/>
    <w:rsid w:val="00BD7167"/>
    <w:rPr>
      <w:rFonts w:cs="Times New Roman"/>
    </w:rPr>
  </w:style>
  <w:style w:type="paragraph" w:styleId="TOC1">
    <w:name w:val="toc 1"/>
    <w:basedOn w:val="Normal"/>
    <w:next w:val="Normal"/>
    <w:autoRedefine/>
    <w:uiPriority w:val="39"/>
    <w:rsid w:val="00BD7167"/>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al"/>
    <w:uiPriority w:val="99"/>
    <w:rsid w:val="00BD7167"/>
    <w:pPr>
      <w:overflowPunct/>
      <w:autoSpaceDE/>
      <w:autoSpaceDN/>
      <w:adjustRightInd/>
      <w:spacing w:before="240"/>
      <w:jc w:val="center"/>
      <w:textAlignment w:val="auto"/>
    </w:pPr>
    <w:rPr>
      <w:color w:val="000000"/>
      <w:lang w:val="en-US"/>
    </w:rPr>
  </w:style>
  <w:style w:type="paragraph" w:customStyle="1" w:styleId="Table">
    <w:name w:val="Table"/>
    <w:basedOn w:val="Normal"/>
    <w:uiPriority w:val="99"/>
    <w:rsid w:val="00BD7167"/>
    <w:pPr>
      <w:overflowPunct/>
      <w:autoSpaceDE/>
      <w:autoSpaceDN/>
      <w:adjustRightInd/>
      <w:spacing w:before="40" w:after="40"/>
      <w:jc w:val="center"/>
      <w:textAlignment w:val="auto"/>
    </w:pPr>
    <w:rPr>
      <w:color w:val="000000"/>
      <w:lang w:val="en-US"/>
    </w:rPr>
  </w:style>
  <w:style w:type="paragraph" w:customStyle="1" w:styleId="Equation">
    <w:name w:val="Equation"/>
    <w:basedOn w:val="Normal"/>
    <w:uiPriority w:val="99"/>
    <w:rsid w:val="00BD7167"/>
    <w:pPr>
      <w:tabs>
        <w:tab w:val="center" w:pos="4253"/>
        <w:tab w:val="right" w:pos="8505"/>
      </w:tabs>
      <w:overflowPunct/>
      <w:autoSpaceDE/>
      <w:autoSpaceDN/>
      <w:adjustRightInd/>
      <w:spacing w:before="120"/>
      <w:textAlignment w:val="auto"/>
    </w:pPr>
    <w:rPr>
      <w:color w:val="000000"/>
      <w:szCs w:val="24"/>
      <w:lang w:val="en-US"/>
    </w:rPr>
  </w:style>
  <w:style w:type="paragraph" w:customStyle="1" w:styleId="Table-caption">
    <w:name w:val="Table-caption"/>
    <w:basedOn w:val="Normal"/>
    <w:uiPriority w:val="99"/>
    <w:rsid w:val="00BD7167"/>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al"/>
    <w:uiPriority w:val="99"/>
    <w:rsid w:val="00BD7167"/>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al"/>
    <w:next w:val="Normal"/>
    <w:rsid w:val="00BD7167"/>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al"/>
    <w:rsid w:val="00BD7167"/>
    <w:pPr>
      <w:overflowPunct/>
      <w:autoSpaceDE/>
      <w:autoSpaceDN/>
      <w:adjustRightInd/>
      <w:ind w:firstLine="340"/>
      <w:textAlignment w:val="auto"/>
    </w:pPr>
    <w:rPr>
      <w:szCs w:val="24"/>
    </w:rPr>
  </w:style>
  <w:style w:type="character" w:styleId="Emphasis">
    <w:name w:val="Emphasis"/>
    <w:basedOn w:val="DefaultParagraphFont"/>
    <w:uiPriority w:val="20"/>
    <w:qFormat/>
    <w:rsid w:val="00BD7167"/>
    <w:rPr>
      <w:rFonts w:cs="Times New Roman"/>
      <w:i/>
      <w:iCs/>
    </w:rPr>
  </w:style>
  <w:style w:type="paragraph" w:styleId="ListParagraph">
    <w:name w:val="List Paragraph"/>
    <w:basedOn w:val="Normal"/>
    <w:uiPriority w:val="34"/>
    <w:qFormat/>
    <w:rsid w:val="00BD7167"/>
    <w:pPr>
      <w:ind w:left="708"/>
    </w:pPr>
  </w:style>
  <w:style w:type="character" w:customStyle="1" w:styleId="apple-style-span">
    <w:name w:val="apple-style-span"/>
    <w:basedOn w:val="DefaultParagraphFont"/>
    <w:rsid w:val="00BD7167"/>
    <w:rPr>
      <w:rFonts w:cs="Times New Roman"/>
    </w:rPr>
  </w:style>
  <w:style w:type="character" w:customStyle="1" w:styleId="apple-converted-space">
    <w:name w:val="apple-converted-space"/>
    <w:basedOn w:val="DefaultParagraphFont"/>
    <w:rsid w:val="00BD7167"/>
    <w:rPr>
      <w:rFonts w:cs="Times New Roman"/>
    </w:rPr>
  </w:style>
  <w:style w:type="character" w:styleId="Hyperlink">
    <w:name w:val="Hyperlink"/>
    <w:basedOn w:val="DefaultParagraphFont"/>
    <w:uiPriority w:val="99"/>
    <w:unhideWhenUsed/>
    <w:rsid w:val="00BD7167"/>
    <w:rPr>
      <w:rFonts w:cs="Times New Roman"/>
      <w:color w:val="0000FF"/>
      <w:u w:val="single"/>
    </w:rPr>
  </w:style>
  <w:style w:type="paragraph" w:styleId="BalloonText">
    <w:name w:val="Balloon Text"/>
    <w:basedOn w:val="Normal"/>
    <w:link w:val="BalloonTextChar"/>
    <w:uiPriority w:val="99"/>
    <w:semiHidden/>
    <w:unhideWhenUsed/>
    <w:rsid w:val="00BD7167"/>
    <w:rPr>
      <w:rFonts w:ascii="Tahoma" w:hAnsi="Tahoma" w:cs="Tahoma"/>
      <w:sz w:val="16"/>
      <w:szCs w:val="16"/>
    </w:rPr>
  </w:style>
  <w:style w:type="character" w:customStyle="1" w:styleId="BalloonTextChar">
    <w:name w:val="Balloon Text Char"/>
    <w:basedOn w:val="DefaultParagraphFont"/>
    <w:link w:val="BalloonText"/>
    <w:uiPriority w:val="99"/>
    <w:semiHidden/>
    <w:rsid w:val="00BD7167"/>
    <w:rPr>
      <w:rFonts w:ascii="Tahoma" w:eastAsia="Times New Roman" w:hAnsi="Tahoma" w:cs="Tahoma"/>
      <w:sz w:val="16"/>
      <w:szCs w:val="16"/>
      <w:lang w:val="sk-SK" w:eastAsia="cs-CZ"/>
    </w:rPr>
  </w:style>
  <w:style w:type="paragraph" w:styleId="TOC2">
    <w:name w:val="toc 2"/>
    <w:basedOn w:val="Normal"/>
    <w:next w:val="Normal"/>
    <w:autoRedefine/>
    <w:uiPriority w:val="39"/>
    <w:unhideWhenUsed/>
    <w:rsid w:val="00BD7167"/>
    <w:pPr>
      <w:tabs>
        <w:tab w:val="left" w:pos="880"/>
        <w:tab w:val="right" w:pos="8494"/>
      </w:tabs>
      <w:spacing w:after="100" w:line="240" w:lineRule="auto"/>
      <w:ind w:left="200"/>
    </w:pPr>
  </w:style>
  <w:style w:type="paragraph" w:customStyle="1" w:styleId="References">
    <w:name w:val="References"/>
    <w:basedOn w:val="Normal"/>
    <w:rsid w:val="00BD7167"/>
    <w:pPr>
      <w:widowControl w:val="0"/>
      <w:overflowPunct/>
      <w:autoSpaceDE/>
      <w:autoSpaceDN/>
      <w:adjustRightInd/>
      <w:ind w:left="567" w:hanging="567"/>
      <w:textAlignment w:val="auto"/>
    </w:pPr>
    <w:rPr>
      <w:lang w:val="en-US" w:eastAsia="en-US"/>
    </w:rPr>
  </w:style>
  <w:style w:type="paragraph" w:styleId="Title">
    <w:name w:val="Title"/>
    <w:basedOn w:val="Normal"/>
    <w:next w:val="Normal"/>
    <w:link w:val="TitleChar"/>
    <w:uiPriority w:val="10"/>
    <w:qFormat/>
    <w:rsid w:val="00BD7167"/>
    <w:pPr>
      <w:pBdr>
        <w:top w:val="dotted" w:sz="2" w:space="1" w:color="833C0B" w:themeColor="accent2" w:themeShade="80"/>
        <w:bottom w:val="dotted" w:sz="2" w:space="6" w:color="833C0B" w:themeColor="accent2" w:themeShade="80"/>
      </w:pBdr>
      <w:overflowPunct/>
      <w:autoSpaceDE/>
      <w:autoSpaceDN/>
      <w:adjustRightInd/>
      <w:spacing w:before="500" w:after="300"/>
      <w:jc w:val="center"/>
      <w:textAlignment w:val="auto"/>
    </w:pPr>
    <w:rPr>
      <w:rFonts w:eastAsiaTheme="majorEastAsia" w:cstheme="majorBidi"/>
      <w:caps/>
      <w:color w:val="833C0B" w:themeColor="accent2" w:themeShade="80"/>
      <w:spacing w:val="50"/>
      <w:sz w:val="44"/>
      <w:szCs w:val="44"/>
      <w:lang w:val="en-US" w:eastAsia="en-US" w:bidi="en-US"/>
    </w:rPr>
  </w:style>
  <w:style w:type="character" w:customStyle="1" w:styleId="TitleChar">
    <w:name w:val="Title Char"/>
    <w:basedOn w:val="DefaultParagraphFont"/>
    <w:link w:val="Title"/>
    <w:uiPriority w:val="10"/>
    <w:rsid w:val="00BD7167"/>
    <w:rPr>
      <w:rFonts w:asciiTheme="majorHAnsi" w:eastAsiaTheme="majorEastAsia" w:hAnsiTheme="majorHAnsi" w:cstheme="majorBidi"/>
      <w:caps/>
      <w:color w:val="833C0B" w:themeColor="accent2" w:themeShade="80"/>
      <w:spacing w:val="50"/>
      <w:sz w:val="44"/>
      <w:szCs w:val="44"/>
      <w:lang w:val="en-US" w:bidi="en-US"/>
    </w:rPr>
  </w:style>
  <w:style w:type="character" w:customStyle="1" w:styleId="st">
    <w:name w:val="st"/>
    <w:basedOn w:val="DefaultParagraphFont"/>
    <w:rsid w:val="00BD7167"/>
  </w:style>
  <w:style w:type="paragraph" w:styleId="Caption">
    <w:name w:val="caption"/>
    <w:basedOn w:val="Normal"/>
    <w:next w:val="Normal"/>
    <w:uiPriority w:val="35"/>
    <w:unhideWhenUsed/>
    <w:qFormat/>
    <w:rsid w:val="00BD7167"/>
    <w:pPr>
      <w:overflowPunct/>
      <w:autoSpaceDE/>
      <w:autoSpaceDN/>
      <w:adjustRightInd/>
      <w:spacing w:after="200" w:line="252" w:lineRule="auto"/>
      <w:textAlignment w:val="auto"/>
    </w:pPr>
    <w:rPr>
      <w:rFonts w:eastAsiaTheme="majorEastAsia" w:cstheme="majorBidi"/>
      <w:spacing w:val="10"/>
      <w:sz w:val="22"/>
      <w:szCs w:val="18"/>
      <w:lang w:val="en-US" w:eastAsia="en-US" w:bidi="en-US"/>
    </w:rPr>
  </w:style>
  <w:style w:type="paragraph" w:styleId="Subtitle">
    <w:name w:val="Subtitle"/>
    <w:basedOn w:val="Normal"/>
    <w:next w:val="Normal"/>
    <w:link w:val="SubtitleChar"/>
    <w:uiPriority w:val="11"/>
    <w:qFormat/>
    <w:rsid w:val="00BD7167"/>
    <w:pPr>
      <w:overflowPunct/>
      <w:autoSpaceDE/>
      <w:autoSpaceDN/>
      <w:adjustRightInd/>
      <w:spacing w:after="560"/>
      <w:jc w:val="center"/>
      <w:textAlignment w:val="auto"/>
    </w:pPr>
    <w:rPr>
      <w:rFonts w:eastAsiaTheme="majorEastAsia" w:cstheme="majorBidi"/>
      <w:caps/>
      <w:spacing w:val="20"/>
      <w:sz w:val="18"/>
      <w:szCs w:val="18"/>
      <w:lang w:val="en-US" w:eastAsia="en-US" w:bidi="en-US"/>
    </w:rPr>
  </w:style>
  <w:style w:type="character" w:customStyle="1" w:styleId="SubtitleChar">
    <w:name w:val="Subtitle Char"/>
    <w:basedOn w:val="DefaultParagraphFont"/>
    <w:link w:val="Subtitle"/>
    <w:uiPriority w:val="11"/>
    <w:rsid w:val="00BD7167"/>
    <w:rPr>
      <w:rFonts w:asciiTheme="majorHAnsi" w:eastAsiaTheme="majorEastAsia" w:hAnsiTheme="majorHAnsi" w:cstheme="majorBidi"/>
      <w:caps/>
      <w:spacing w:val="20"/>
      <w:sz w:val="18"/>
      <w:szCs w:val="18"/>
      <w:lang w:val="en-US" w:bidi="en-US"/>
    </w:rPr>
  </w:style>
  <w:style w:type="character" w:styleId="Strong">
    <w:name w:val="Strong"/>
    <w:uiPriority w:val="22"/>
    <w:qFormat/>
    <w:rsid w:val="00BD7167"/>
    <w:rPr>
      <w:b/>
      <w:bCs/>
      <w:color w:val="C45911" w:themeColor="accent2" w:themeShade="BF"/>
      <w:spacing w:val="5"/>
    </w:rPr>
  </w:style>
  <w:style w:type="paragraph" w:styleId="NoSpacing">
    <w:name w:val="No Spacing"/>
    <w:basedOn w:val="Normal"/>
    <w:link w:val="NoSpacingChar"/>
    <w:uiPriority w:val="1"/>
    <w:qFormat/>
    <w:rsid w:val="00BD7167"/>
    <w:pPr>
      <w:overflowPunct/>
      <w:autoSpaceDE/>
      <w:autoSpaceDN/>
      <w:adjustRightInd/>
      <w:textAlignment w:val="auto"/>
    </w:pPr>
    <w:rPr>
      <w:rFonts w:eastAsiaTheme="majorEastAsia" w:cstheme="majorBidi"/>
      <w:sz w:val="22"/>
      <w:szCs w:val="22"/>
      <w:lang w:val="en-US" w:eastAsia="en-US" w:bidi="en-US"/>
    </w:rPr>
  </w:style>
  <w:style w:type="character" w:customStyle="1" w:styleId="NoSpacingChar">
    <w:name w:val="No Spacing Char"/>
    <w:basedOn w:val="DefaultParagraphFont"/>
    <w:link w:val="NoSpacing"/>
    <w:uiPriority w:val="1"/>
    <w:rsid w:val="00BD7167"/>
    <w:rPr>
      <w:rFonts w:asciiTheme="majorHAnsi" w:eastAsiaTheme="majorEastAsia" w:hAnsiTheme="majorHAnsi" w:cstheme="majorBidi"/>
      <w:lang w:val="en-US" w:bidi="en-US"/>
    </w:rPr>
  </w:style>
  <w:style w:type="paragraph" w:styleId="Quote">
    <w:name w:val="Quote"/>
    <w:basedOn w:val="Normal"/>
    <w:next w:val="Normal"/>
    <w:link w:val="QuoteChar"/>
    <w:uiPriority w:val="29"/>
    <w:qFormat/>
    <w:rsid w:val="00BD7167"/>
    <w:pPr>
      <w:overflowPunct/>
      <w:autoSpaceDE/>
      <w:autoSpaceDN/>
      <w:adjustRightInd/>
      <w:spacing w:after="200" w:line="252" w:lineRule="auto"/>
      <w:textAlignment w:val="auto"/>
    </w:pPr>
    <w:rPr>
      <w:rFonts w:eastAsiaTheme="majorEastAsia" w:cstheme="majorBidi"/>
      <w:i/>
      <w:iCs/>
      <w:sz w:val="22"/>
      <w:szCs w:val="22"/>
      <w:lang w:val="en-US" w:eastAsia="en-US" w:bidi="en-US"/>
    </w:rPr>
  </w:style>
  <w:style w:type="character" w:customStyle="1" w:styleId="QuoteChar">
    <w:name w:val="Quote Char"/>
    <w:basedOn w:val="DefaultParagraphFont"/>
    <w:link w:val="Quote"/>
    <w:uiPriority w:val="29"/>
    <w:rsid w:val="00BD7167"/>
    <w:rPr>
      <w:rFonts w:asciiTheme="majorHAnsi" w:eastAsiaTheme="majorEastAsia" w:hAnsiTheme="majorHAnsi" w:cstheme="majorBidi"/>
      <w:i/>
      <w:iCs/>
      <w:lang w:val="en-US" w:bidi="en-US"/>
    </w:rPr>
  </w:style>
  <w:style w:type="paragraph" w:styleId="IntenseQuote">
    <w:name w:val="Intense Quote"/>
    <w:basedOn w:val="Normal"/>
    <w:next w:val="Normal"/>
    <w:link w:val="IntenseQuoteChar"/>
    <w:uiPriority w:val="30"/>
    <w:qFormat/>
    <w:rsid w:val="00BD7167"/>
    <w:pPr>
      <w:pBdr>
        <w:top w:val="dotted" w:sz="2" w:space="10" w:color="833C0B" w:themeColor="accent2" w:themeShade="80"/>
        <w:bottom w:val="dotted" w:sz="2" w:space="4" w:color="833C0B" w:themeColor="accent2" w:themeShade="80"/>
      </w:pBdr>
      <w:overflowPunct/>
      <w:autoSpaceDE/>
      <w:autoSpaceDN/>
      <w:adjustRightInd/>
      <w:spacing w:before="160" w:after="200" w:line="300" w:lineRule="auto"/>
      <w:ind w:left="1440" w:right="1440"/>
      <w:textAlignment w:val="auto"/>
    </w:pPr>
    <w:rPr>
      <w:rFonts w:eastAsiaTheme="majorEastAsia" w:cstheme="majorBidi"/>
      <w:caps/>
      <w:color w:val="823B0B" w:themeColor="accent2" w:themeShade="7F"/>
      <w:spacing w:val="5"/>
      <w:lang w:val="en-US" w:eastAsia="en-US" w:bidi="en-US"/>
    </w:rPr>
  </w:style>
  <w:style w:type="character" w:customStyle="1" w:styleId="IntenseQuoteChar">
    <w:name w:val="Intense Quote Char"/>
    <w:basedOn w:val="DefaultParagraphFont"/>
    <w:link w:val="IntenseQuote"/>
    <w:uiPriority w:val="30"/>
    <w:rsid w:val="00BD7167"/>
    <w:rPr>
      <w:rFonts w:asciiTheme="majorHAnsi" w:eastAsiaTheme="majorEastAsia" w:hAnsiTheme="majorHAnsi" w:cstheme="majorBidi"/>
      <w:caps/>
      <w:color w:val="823B0B" w:themeColor="accent2" w:themeShade="7F"/>
      <w:spacing w:val="5"/>
      <w:sz w:val="24"/>
      <w:szCs w:val="20"/>
      <w:lang w:val="en-US" w:bidi="en-US"/>
    </w:rPr>
  </w:style>
  <w:style w:type="character" w:styleId="SubtleEmphasis">
    <w:name w:val="Subtle Emphasis"/>
    <w:uiPriority w:val="19"/>
    <w:qFormat/>
    <w:rsid w:val="00BD7167"/>
    <w:rPr>
      <w:i/>
      <w:iCs/>
    </w:rPr>
  </w:style>
  <w:style w:type="character" w:styleId="IntenseEmphasis">
    <w:name w:val="Intense Emphasis"/>
    <w:uiPriority w:val="21"/>
    <w:qFormat/>
    <w:rsid w:val="00BD7167"/>
    <w:rPr>
      <w:i/>
      <w:iCs/>
      <w:caps/>
      <w:spacing w:val="10"/>
      <w:sz w:val="20"/>
      <w:szCs w:val="20"/>
    </w:rPr>
  </w:style>
  <w:style w:type="character" w:styleId="SubtleReference">
    <w:name w:val="Subtle Reference"/>
    <w:basedOn w:val="DefaultParagraphFont"/>
    <w:uiPriority w:val="31"/>
    <w:qFormat/>
    <w:rsid w:val="00BD7167"/>
    <w:rPr>
      <w:rFonts w:asciiTheme="minorHAnsi" w:eastAsiaTheme="minorEastAsia" w:hAnsiTheme="minorHAnsi" w:cstheme="minorBidi"/>
      <w:i/>
      <w:iCs/>
      <w:color w:val="823B0B" w:themeColor="accent2" w:themeShade="7F"/>
    </w:rPr>
  </w:style>
  <w:style w:type="character" w:styleId="IntenseReference">
    <w:name w:val="Intense Reference"/>
    <w:uiPriority w:val="32"/>
    <w:qFormat/>
    <w:rsid w:val="00BD7167"/>
    <w:rPr>
      <w:rFonts w:asciiTheme="minorHAnsi" w:eastAsiaTheme="minorEastAsia" w:hAnsiTheme="minorHAnsi" w:cstheme="minorBidi"/>
      <w:b/>
      <w:bCs/>
      <w:i/>
      <w:iCs/>
      <w:color w:val="823B0B" w:themeColor="accent2" w:themeShade="7F"/>
    </w:rPr>
  </w:style>
  <w:style w:type="character" w:styleId="BookTitle">
    <w:name w:val="Book Title"/>
    <w:uiPriority w:val="33"/>
    <w:qFormat/>
    <w:rsid w:val="00BD7167"/>
    <w:rPr>
      <w:caps/>
      <w:color w:val="823B0B" w:themeColor="accent2" w:themeShade="7F"/>
      <w:spacing w:val="5"/>
      <w:u w:color="823B0B" w:themeColor="accent2" w:themeShade="7F"/>
    </w:rPr>
  </w:style>
  <w:style w:type="paragraph" w:styleId="TOCHeading">
    <w:name w:val="TOC Heading"/>
    <w:basedOn w:val="Heading1"/>
    <w:next w:val="Normal"/>
    <w:uiPriority w:val="39"/>
    <w:unhideWhenUsed/>
    <w:qFormat/>
    <w:rsid w:val="00BD7167"/>
    <w:pPr>
      <w:keepNext w:val="0"/>
      <w:numPr>
        <w:numId w:val="0"/>
      </w:numPr>
      <w:pBdr>
        <w:bottom w:val="thinThickSmallGap" w:sz="12" w:space="1" w:color="C45911"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833C0B" w:themeColor="accent2" w:themeShade="80"/>
      <w:spacing w:val="20"/>
      <w:sz w:val="28"/>
      <w:szCs w:val="28"/>
      <w:lang w:val="en-US" w:eastAsia="en-US" w:bidi="en-US"/>
    </w:rPr>
  </w:style>
  <w:style w:type="paragraph" w:styleId="TOC3">
    <w:name w:val="toc 3"/>
    <w:basedOn w:val="Normal"/>
    <w:next w:val="Normal"/>
    <w:autoRedefine/>
    <w:uiPriority w:val="39"/>
    <w:unhideWhenUsed/>
    <w:rsid w:val="00BD7167"/>
    <w:pPr>
      <w:tabs>
        <w:tab w:val="left" w:pos="1320"/>
        <w:tab w:val="right" w:pos="8494"/>
      </w:tabs>
      <w:spacing w:after="100" w:line="240" w:lineRule="auto"/>
      <w:ind w:left="400"/>
    </w:pPr>
  </w:style>
  <w:style w:type="paragraph" w:styleId="BodyText">
    <w:name w:val="Body Text"/>
    <w:basedOn w:val="Normal"/>
    <w:link w:val="BodyTextChar"/>
    <w:rsid w:val="00BD7167"/>
    <w:pPr>
      <w:overflowPunct/>
      <w:autoSpaceDE/>
      <w:autoSpaceDN/>
      <w:adjustRightInd/>
      <w:textAlignment w:val="auto"/>
    </w:pPr>
  </w:style>
  <w:style w:type="character" w:customStyle="1" w:styleId="BodyTextChar">
    <w:name w:val="Body Text Char"/>
    <w:basedOn w:val="DefaultParagraphFont"/>
    <w:link w:val="BodyText"/>
    <w:rsid w:val="00BD7167"/>
    <w:rPr>
      <w:rFonts w:asciiTheme="majorHAnsi" w:eastAsia="Times New Roman" w:hAnsiTheme="majorHAnsi" w:cs="Times New Roman"/>
      <w:sz w:val="24"/>
      <w:szCs w:val="20"/>
      <w:lang w:val="sk-SK" w:eastAsia="cs-CZ"/>
    </w:rPr>
  </w:style>
  <w:style w:type="paragraph" w:customStyle="1" w:styleId="viewer-reference">
    <w:name w:val="viewer-reference"/>
    <w:basedOn w:val="Normal"/>
    <w:rsid w:val="00BD7167"/>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BD7167"/>
    <w:rPr>
      <w:lang w:val="en-GB"/>
    </w:rPr>
  </w:style>
  <w:style w:type="character" w:customStyle="1" w:styleId="literaturaChar">
    <w:name w:val="literatura Char"/>
    <w:basedOn w:val="ReferenceChar"/>
    <w:link w:val="literatura"/>
    <w:rsid w:val="00BD7167"/>
    <w:rPr>
      <w:rFonts w:asciiTheme="majorHAnsi" w:eastAsia="Times New Roman" w:hAnsiTheme="majorHAnsi" w:cs="Times New Roman"/>
      <w:sz w:val="20"/>
      <w:szCs w:val="20"/>
      <w:lang w:val="en-GB" w:eastAsia="cs-CZ"/>
    </w:rPr>
  </w:style>
  <w:style w:type="paragraph" w:customStyle="1" w:styleId="EndNoteBibliographyTitle">
    <w:name w:val="EndNote Bibliography Title"/>
    <w:basedOn w:val="Normal"/>
    <w:link w:val="EndNoteBibliographyTitleChar"/>
    <w:rsid w:val="00BD7167"/>
    <w:pPr>
      <w:jc w:val="center"/>
    </w:pPr>
    <w:rPr>
      <w:rFonts w:ascii="Times New Roman" w:hAnsi="Times New Roman"/>
      <w:noProof/>
      <w:sz w:val="20"/>
      <w:lang w:val="en-GB"/>
    </w:rPr>
  </w:style>
  <w:style w:type="character" w:customStyle="1" w:styleId="EndNoteBibliographyTitleChar">
    <w:name w:val="EndNote Bibliography Title Char"/>
    <w:basedOn w:val="literaturaChar"/>
    <w:link w:val="EndNoteBibliographyTitle"/>
    <w:rsid w:val="00BD7167"/>
    <w:rPr>
      <w:rFonts w:ascii="Times New Roman" w:eastAsia="Times New Roman" w:hAnsi="Times New Roman" w:cs="Times New Roman"/>
      <w:noProof/>
      <w:sz w:val="20"/>
      <w:szCs w:val="20"/>
      <w:lang w:val="en-GB" w:eastAsia="cs-CZ"/>
    </w:rPr>
  </w:style>
  <w:style w:type="paragraph" w:customStyle="1" w:styleId="EndNoteBibliography">
    <w:name w:val="EndNote Bibliography"/>
    <w:basedOn w:val="Normal"/>
    <w:link w:val="EndNoteBibliographyChar"/>
    <w:rsid w:val="00BD7167"/>
    <w:pPr>
      <w:spacing w:line="240" w:lineRule="auto"/>
    </w:pPr>
    <w:rPr>
      <w:rFonts w:ascii="Times New Roman" w:hAnsi="Times New Roman"/>
      <w:noProof/>
      <w:sz w:val="20"/>
      <w:lang w:val="en-GB"/>
    </w:rPr>
  </w:style>
  <w:style w:type="character" w:customStyle="1" w:styleId="EndNoteBibliographyChar">
    <w:name w:val="EndNote Bibliography Char"/>
    <w:basedOn w:val="literaturaChar"/>
    <w:link w:val="EndNoteBibliography"/>
    <w:rsid w:val="00BD7167"/>
    <w:rPr>
      <w:rFonts w:ascii="Times New Roman" w:eastAsia="Times New Roman" w:hAnsi="Times New Roman" w:cs="Times New Roman"/>
      <w:noProof/>
      <w:sz w:val="20"/>
      <w:szCs w:val="20"/>
      <w:lang w:val="en-GB" w:eastAsia="cs-CZ"/>
    </w:rPr>
  </w:style>
  <w:style w:type="character" w:customStyle="1" w:styleId="hithilite">
    <w:name w:val="hithilite"/>
    <w:basedOn w:val="DefaultParagraphFont"/>
    <w:rsid w:val="00BD7167"/>
  </w:style>
  <w:style w:type="table" w:styleId="TableGrid">
    <w:name w:val="Table Grid"/>
    <w:basedOn w:val="TableNormal"/>
    <w:uiPriority w:val="59"/>
    <w:rsid w:val="00BD7167"/>
    <w:pPr>
      <w:spacing w:after="0" w:line="240" w:lineRule="auto"/>
    </w:pPr>
    <w:rPr>
      <w:rFonts w:ascii="Calibri" w:eastAsia="Times New Roman" w:hAnsi="Calibri" w:cs="Times New Roman"/>
      <w:sz w:val="20"/>
      <w:szCs w:val="20"/>
      <w:lang w:eastAsia="cs-CZ"/>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7167"/>
    <w:pPr>
      <w:overflowPunct/>
      <w:autoSpaceDE/>
      <w:autoSpaceDN/>
      <w:adjustRightInd/>
      <w:spacing w:before="100" w:beforeAutospacing="1" w:after="100" w:afterAutospacing="1" w:line="240" w:lineRule="auto"/>
      <w:textAlignment w:val="auto"/>
    </w:pPr>
    <w:rPr>
      <w:rFonts w:eastAsiaTheme="minorEastAsia"/>
      <w:szCs w:val="24"/>
    </w:rPr>
  </w:style>
  <w:style w:type="paragraph" w:customStyle="1" w:styleId="Pokraovn">
    <w:name w:val="Pokračování"/>
    <w:basedOn w:val="Normal"/>
    <w:next w:val="Normal"/>
    <w:rsid w:val="00BD7167"/>
    <w:pPr>
      <w:widowControl w:val="0"/>
      <w:overflowPunct/>
      <w:autoSpaceDE/>
      <w:autoSpaceDN/>
      <w:adjustRightInd/>
      <w:spacing w:after="120" w:line="240" w:lineRule="auto"/>
      <w:textAlignment w:val="auto"/>
    </w:pPr>
    <w:rPr>
      <w:color w:val="000000"/>
      <w:szCs w:val="24"/>
    </w:rPr>
  </w:style>
  <w:style w:type="paragraph" w:customStyle="1" w:styleId="AbstraktKlicovaslova">
    <w:name w:val="Abstrakt_Klicova_slova"/>
    <w:basedOn w:val="Normal"/>
    <w:next w:val="Pokraovn"/>
    <w:uiPriority w:val="99"/>
    <w:semiHidden/>
    <w:rsid w:val="00BD7167"/>
    <w:pPr>
      <w:widowControl w:val="0"/>
      <w:overflowPunct/>
      <w:autoSpaceDE/>
      <w:autoSpaceDN/>
      <w:adjustRightInd/>
      <w:spacing w:before="480" w:after="120" w:line="240" w:lineRule="auto"/>
      <w:textAlignment w:val="auto"/>
    </w:pPr>
    <w:rPr>
      <w:b/>
      <w:bCs/>
      <w:caps/>
      <w:color w:val="000000"/>
      <w:sz w:val="32"/>
      <w:szCs w:val="32"/>
    </w:rPr>
  </w:style>
  <w:style w:type="paragraph" w:styleId="TOC4">
    <w:name w:val="toc 4"/>
    <w:basedOn w:val="Normal"/>
    <w:next w:val="Normal"/>
    <w:autoRedefine/>
    <w:uiPriority w:val="39"/>
    <w:unhideWhenUsed/>
    <w:rsid w:val="00BD7167"/>
    <w:pPr>
      <w:spacing w:after="100"/>
      <w:ind w:left="720"/>
    </w:pPr>
  </w:style>
  <w:style w:type="paragraph" w:styleId="TableofFigures">
    <w:name w:val="table of figures"/>
    <w:basedOn w:val="Normal"/>
    <w:next w:val="Normal"/>
    <w:uiPriority w:val="99"/>
    <w:unhideWhenUsed/>
    <w:rsid w:val="00BD7167"/>
    <w:pPr>
      <w:ind w:left="480" w:hanging="480"/>
    </w:pPr>
    <w:rPr>
      <w:rFonts w:asciiTheme="minorHAnsi" w:hAnsiTheme="minorHAnsi" w:cstheme="minorHAnsi"/>
      <w:smallCaps/>
      <w:sz w:val="20"/>
    </w:rPr>
  </w:style>
  <w:style w:type="character" w:styleId="CommentReference">
    <w:name w:val="annotation reference"/>
    <w:basedOn w:val="DefaultParagraphFont"/>
    <w:uiPriority w:val="99"/>
    <w:semiHidden/>
    <w:unhideWhenUsed/>
    <w:rsid w:val="00BD7167"/>
    <w:rPr>
      <w:sz w:val="16"/>
      <w:szCs w:val="16"/>
    </w:rPr>
  </w:style>
  <w:style w:type="paragraph" w:styleId="CommentText">
    <w:name w:val="annotation text"/>
    <w:basedOn w:val="Normal"/>
    <w:link w:val="CommentTextChar"/>
    <w:uiPriority w:val="99"/>
    <w:semiHidden/>
    <w:unhideWhenUsed/>
    <w:rsid w:val="00BD7167"/>
    <w:pPr>
      <w:spacing w:line="240" w:lineRule="auto"/>
    </w:pPr>
    <w:rPr>
      <w:sz w:val="20"/>
    </w:rPr>
  </w:style>
  <w:style w:type="character" w:customStyle="1" w:styleId="CommentTextChar">
    <w:name w:val="Comment Text Char"/>
    <w:basedOn w:val="DefaultParagraphFont"/>
    <w:link w:val="CommentText"/>
    <w:uiPriority w:val="99"/>
    <w:semiHidden/>
    <w:rsid w:val="00BD7167"/>
    <w:rPr>
      <w:rFonts w:asciiTheme="majorHAnsi" w:eastAsia="Times New Roman" w:hAnsiTheme="majorHAnsi" w:cs="Times New Roman"/>
      <w:sz w:val="20"/>
      <w:szCs w:val="20"/>
      <w:lang w:val="sk-SK" w:eastAsia="cs-CZ"/>
    </w:rPr>
  </w:style>
  <w:style w:type="character" w:customStyle="1" w:styleId="CommentSubjectChar">
    <w:name w:val="Comment Subject Char"/>
    <w:basedOn w:val="CommentTextChar"/>
    <w:link w:val="CommentSubject"/>
    <w:uiPriority w:val="99"/>
    <w:semiHidden/>
    <w:rsid w:val="00BD7167"/>
    <w:rPr>
      <w:rFonts w:asciiTheme="majorHAnsi" w:eastAsia="Times New Roman" w:hAnsiTheme="majorHAnsi" w:cs="Times New Roman"/>
      <w:b/>
      <w:bCs/>
      <w:sz w:val="20"/>
      <w:szCs w:val="20"/>
      <w:lang w:val="sk-SK" w:eastAsia="cs-CZ"/>
    </w:rPr>
  </w:style>
  <w:style w:type="paragraph" w:styleId="CommentSubject">
    <w:name w:val="annotation subject"/>
    <w:basedOn w:val="CommentText"/>
    <w:next w:val="CommentText"/>
    <w:link w:val="CommentSubjectChar"/>
    <w:uiPriority w:val="99"/>
    <w:semiHidden/>
    <w:unhideWhenUsed/>
    <w:rsid w:val="00BD7167"/>
    <w:rPr>
      <w:b/>
      <w:bCs/>
    </w:rPr>
  </w:style>
  <w:style w:type="character" w:styleId="PlaceholderText">
    <w:name w:val="Placeholder Text"/>
    <w:basedOn w:val="DefaultParagraphFont"/>
    <w:uiPriority w:val="99"/>
    <w:semiHidden/>
    <w:rsid w:val="00663145"/>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footer" Target="footer2.xml"/><Relationship Id="rId26" Type="http://schemas.openxmlformats.org/officeDocument/2006/relationships/image" Target="media/image10.jpe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header" Target="header5.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footer" Target="footer3.xml"/><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chart" Target="charts/chart1.xml"/><Relationship Id="rId37" Type="http://schemas.openxmlformats.org/officeDocument/2006/relationships/footer" Target="footer6.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5.xml"/><Relationship Id="rId10" Type="http://schemas.microsoft.com/office/2011/relationships/commentsExtended" Target="commentsExtended.xml"/><Relationship Id="rId19" Type="http://schemas.openxmlformats.org/officeDocument/2006/relationships/header" Target="header4.xml"/><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header" Target="header6.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extLst>
            <c:ext xmlns:c16="http://schemas.microsoft.com/office/drawing/2014/chart" uri="{C3380CC4-5D6E-409C-BE32-E72D297353CC}">
              <c16:uniqueId val="{00000000-F510-4AA4-8AC2-705A5E7599E9}"/>
            </c:ext>
          </c:extLst>
        </c:ser>
        <c:dLbls>
          <c:showLegendKey val="0"/>
          <c:showVal val="0"/>
          <c:showCatName val="0"/>
          <c:showSerName val="0"/>
          <c:showPercent val="0"/>
          <c:showBubbleSize val="0"/>
        </c:dLbls>
        <c:gapWidth val="150"/>
        <c:axId val="234431152"/>
        <c:axId val="234437136"/>
      </c:barChart>
      <c:catAx>
        <c:axId val="234431152"/>
        <c:scaling>
          <c:orientation val="minMax"/>
        </c:scaling>
        <c:delete val="0"/>
        <c:axPos val="b"/>
        <c:numFmt formatCode="General" sourceLinked="1"/>
        <c:majorTickMark val="out"/>
        <c:minorTickMark val="none"/>
        <c:tickLblPos val="nextTo"/>
        <c:crossAx val="234437136"/>
        <c:crosses val="autoZero"/>
        <c:auto val="1"/>
        <c:lblAlgn val="ctr"/>
        <c:lblOffset val="100"/>
        <c:noMultiLvlLbl val="0"/>
      </c:catAx>
      <c:valAx>
        <c:axId val="234437136"/>
        <c:scaling>
          <c:orientation val="minMax"/>
        </c:scaling>
        <c:delete val="0"/>
        <c:axPos val="l"/>
        <c:majorGridlines/>
        <c:numFmt formatCode="General" sourceLinked="1"/>
        <c:majorTickMark val="out"/>
        <c:minorTickMark val="none"/>
        <c:tickLblPos val="nextTo"/>
        <c:crossAx val="234431152"/>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772D77-CDF7-42C6-AB43-C16F62B5F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51</Pages>
  <Words>19079</Words>
  <Characters>108755</Characters>
  <Application>Microsoft Office Word</Application>
  <DocSecurity>0</DocSecurity>
  <Lines>906</Lines>
  <Paragraphs>255</Paragraphs>
  <ScaleCrop>false</ScaleCrop>
  <HeadingPairs>
    <vt:vector size="6" baseType="variant">
      <vt:variant>
        <vt:lpstr>Title</vt:lpstr>
      </vt:variant>
      <vt:variant>
        <vt:i4>1</vt:i4>
      </vt:variant>
      <vt:variant>
        <vt:lpstr>Název</vt:lpstr>
      </vt:variant>
      <vt:variant>
        <vt:i4>1</vt:i4>
      </vt:variant>
      <vt:variant>
        <vt:lpstr>Názov</vt:lpstr>
      </vt:variant>
      <vt:variant>
        <vt:i4>1</vt:i4>
      </vt:variant>
    </vt:vector>
  </HeadingPairs>
  <TitlesOfParts>
    <vt:vector size="3" baseType="lpstr">
      <vt:lpstr/>
      <vt:lpstr/>
      <vt:lpstr/>
    </vt:vector>
  </TitlesOfParts>
  <Company/>
  <LinksUpToDate>false</LinksUpToDate>
  <CharactersWithSpaces>127579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Peto</dc:creator>
  <cp:keywords/>
  <dc:description/>
  <cp:lastModifiedBy>Langer, Peter</cp:lastModifiedBy>
  <cp:revision>2</cp:revision>
  <dcterms:created xsi:type="dcterms:W3CDTF">2018-06-22T13:51:00Z</dcterms:created>
  <dcterms:modified xsi:type="dcterms:W3CDTF">2018-06-22T13:51:00Z</dcterms:modified>
</cp:coreProperties>
</file>